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2912" w14:textId="7D6B1589" w:rsidR="004F01D4" w:rsidRPr="00DC03A0" w:rsidRDefault="00DC03A0" w:rsidP="00AB3C57">
      <w:pPr>
        <w:pStyle w:val="Heading1"/>
        <w:rPr>
          <w:rFonts w:cs="Times New Roman"/>
          <w:sz w:val="32"/>
        </w:rPr>
      </w:pPr>
      <w:r w:rsidRPr="00DC03A0">
        <w:rPr>
          <w:rFonts w:cs="Times New Roman"/>
          <w:sz w:val="32"/>
        </w:rPr>
        <w:t xml:space="preserve">Gestational </w:t>
      </w:r>
      <w:r>
        <w:rPr>
          <w:rFonts w:cs="Times New Roman"/>
          <w:sz w:val="32"/>
        </w:rPr>
        <w:t>early time-restricted feeding results in mild maternal glycemic differences, reduced litter sizes, and pup survival</w:t>
      </w:r>
    </w:p>
    <w:p w14:paraId="1EF4C39F" w14:textId="4569C876" w:rsidR="00AB3C57" w:rsidRDefault="00AB3C57" w:rsidP="00AB3C57">
      <w:pPr>
        <w:pStyle w:val="Heading1"/>
      </w:pPr>
      <w:r>
        <w:t>Abstract</w:t>
      </w:r>
    </w:p>
    <w:p w14:paraId="34D8B808" w14:textId="64849B79" w:rsidR="00B87ADE" w:rsidRDefault="00B87ADE" w:rsidP="00C07DE5">
      <w:pPr>
        <w:tabs>
          <w:tab w:val="left" w:pos="1256"/>
        </w:tabs>
      </w:pPr>
    </w:p>
    <w:p w14:paraId="4E4D5AAE" w14:textId="3EED9B13" w:rsidR="00C07DE5" w:rsidRPr="004D7957" w:rsidRDefault="00C07DE5" w:rsidP="00B26A5F">
      <w:pPr>
        <w:tabs>
          <w:tab w:val="left" w:pos="1256"/>
        </w:tabs>
        <w:spacing w:line="360" w:lineRule="auto"/>
        <w:rPr>
          <w:rFonts w:ascii="Times New Roman" w:hAnsi="Times New Roman" w:cs="Times New Roman"/>
        </w:rPr>
      </w:pPr>
      <w:r w:rsidRPr="004D7957">
        <w:rPr>
          <w:rFonts w:ascii="Times New Roman" w:hAnsi="Times New Roman" w:cs="Times New Roman"/>
        </w:rPr>
        <w:t xml:space="preserve">Time-restricted Feeding is an </w:t>
      </w:r>
      <w:r w:rsidRPr="00DC4CCA">
        <w:rPr>
          <w:rFonts w:ascii="Times New Roman" w:hAnsi="Times New Roman" w:cs="Times New Roman"/>
          <w:highlight w:val="yellow"/>
          <w:rPrChange w:id="0" w:author="Molly C. Mulcahy" w:date="2025-07-25T15:34:00Z" w16du:dateUtc="2025-07-25T20:34:00Z">
            <w:rPr>
              <w:rFonts w:ascii="Times New Roman" w:hAnsi="Times New Roman" w:cs="Times New Roman"/>
            </w:rPr>
          </w:rPrChange>
        </w:rPr>
        <w:t>increasingly common</w:t>
      </w:r>
      <w:r w:rsidRPr="004D7957">
        <w:rPr>
          <w:rFonts w:ascii="Times New Roman" w:hAnsi="Times New Roman" w:cs="Times New Roman"/>
        </w:rPr>
        <w:t xml:space="preserve"> diet that may modulate metabolic health. As recent evidence suggests pregnant people have considered or used </w:t>
      </w:r>
      <w:del w:id="1" w:author="Molly C. Mulcahy" w:date="2025-07-25T15:35:00Z" w16du:dateUtc="2025-07-25T20:35:00Z">
        <w:r w:rsidRPr="004D7957" w:rsidDel="00DC4CCA">
          <w:rPr>
            <w:rFonts w:ascii="Times New Roman" w:hAnsi="Times New Roman" w:cs="Times New Roman"/>
          </w:rPr>
          <w:delText xml:space="preserve">the </w:delText>
        </w:r>
      </w:del>
      <w:ins w:id="2" w:author="Molly C. Mulcahy" w:date="2025-07-25T15:35:00Z" w16du:dateUtc="2025-07-25T20:35:00Z">
        <w:r w:rsidR="00DC4CCA" w:rsidRPr="004D7957">
          <w:rPr>
            <w:rFonts w:ascii="Times New Roman" w:hAnsi="Times New Roman" w:cs="Times New Roman"/>
          </w:rPr>
          <w:t>th</w:t>
        </w:r>
        <w:r w:rsidR="00DC4CCA">
          <w:rPr>
            <w:rFonts w:ascii="Times New Roman" w:hAnsi="Times New Roman" w:cs="Times New Roman"/>
          </w:rPr>
          <w:t>is</w:t>
        </w:r>
        <w:r w:rsidR="00DC4CCA" w:rsidRPr="004D7957">
          <w:rPr>
            <w:rFonts w:ascii="Times New Roman" w:hAnsi="Times New Roman" w:cs="Times New Roman"/>
          </w:rPr>
          <w:t xml:space="preserve"> </w:t>
        </w:r>
      </w:ins>
      <w:r w:rsidRPr="004D7957">
        <w:rPr>
          <w:rFonts w:ascii="Times New Roman" w:hAnsi="Times New Roman" w:cs="Times New Roman"/>
        </w:rPr>
        <w:t>diet</w:t>
      </w:r>
      <w:r w:rsidR="00B26A5F">
        <w:rPr>
          <w:rFonts w:ascii="Times New Roman" w:hAnsi="Times New Roman" w:cs="Times New Roman"/>
        </w:rPr>
        <w:t xml:space="preserve"> </w:t>
      </w:r>
      <w:ins w:id="3" w:author="Molly C. Mulcahy" w:date="2025-07-25T15:35:00Z" w16du:dateUtc="2025-07-25T20:35:00Z">
        <w:r w:rsidR="00DC4CCA">
          <w:rPr>
            <w:rFonts w:ascii="Times New Roman" w:hAnsi="Times New Roman" w:cs="Times New Roman"/>
          </w:rPr>
          <w:t xml:space="preserve">modality </w:t>
        </w:r>
      </w:ins>
      <w:r w:rsidR="00B26A5F">
        <w:rPr>
          <w:rFonts w:ascii="Times New Roman" w:hAnsi="Times New Roman" w:cs="Times New Roman"/>
        </w:rPr>
        <w:t>and pregnancy is a critical period of development for both parent and child, investigation of the effects of TRF during pregnancy in preclinical models is warranted. We employed a chow fed</w:t>
      </w:r>
      <w:ins w:id="4" w:author="Molly C. Mulcahy" w:date="2025-07-25T15:35:00Z" w16du:dateUtc="2025-07-25T20:35:00Z">
        <w:r w:rsidR="00DC4CCA">
          <w:rPr>
            <w:rFonts w:ascii="Times New Roman" w:hAnsi="Times New Roman" w:cs="Times New Roman"/>
          </w:rPr>
          <w:t>,</w:t>
        </w:r>
      </w:ins>
      <w:r w:rsidR="00B26A5F">
        <w:rPr>
          <w:rFonts w:ascii="Times New Roman" w:hAnsi="Times New Roman" w:cs="Times New Roman"/>
        </w:rPr>
        <w:t xml:space="preserve"> daily</w:t>
      </w:r>
      <w:ins w:id="5" w:author="Molly C. Mulcahy" w:date="2025-07-25T15:35:00Z" w16du:dateUtc="2025-07-25T20:35:00Z">
        <w:r w:rsidR="00DC4CCA">
          <w:rPr>
            <w:rFonts w:ascii="Times New Roman" w:hAnsi="Times New Roman" w:cs="Times New Roman"/>
          </w:rPr>
          <w:t>,</w:t>
        </w:r>
      </w:ins>
      <w:r w:rsidR="00B26A5F">
        <w:rPr>
          <w:rFonts w:ascii="Times New Roman" w:hAnsi="Times New Roman" w:cs="Times New Roman"/>
        </w:rPr>
        <w:t xml:space="preserve"> early time-restricted feeding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regimen during the dark </w:t>
      </w:r>
      <w:ins w:id="6" w:author="Molly C. Mulcahy" w:date="2025-07-22T13:38:00Z" w16du:dateUtc="2025-07-22T18:38:00Z">
        <w:r w:rsidR="009D29A5">
          <w:rPr>
            <w:rFonts w:ascii="Times New Roman" w:hAnsi="Times New Roman" w:cs="Times New Roman"/>
          </w:rPr>
          <w:t xml:space="preserve">cycle </w:t>
        </w:r>
      </w:ins>
      <w:proofErr w:type="gramStart"/>
      <w:r w:rsidR="00B26A5F">
        <w:rPr>
          <w:rFonts w:ascii="Times New Roman" w:hAnsi="Times New Roman" w:cs="Times New Roman"/>
        </w:rPr>
        <w:t>during the course of</w:t>
      </w:r>
      <w:proofErr w:type="gramEnd"/>
      <w:r w:rsidR="00B26A5F">
        <w:rPr>
          <w:rFonts w:ascii="Times New Roman" w:hAnsi="Times New Roman" w:cs="Times New Roman"/>
        </w:rPr>
        <w:t xml:space="preserve"> mouse pregnancy and evaluated its effect on maternal body weight and food intake, maternal insulin sensitivity, and offspring early postnatal health. We found that dams who were fed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consumed similar kilocalories </w:t>
      </w:r>
      <w:proofErr w:type="gramStart"/>
      <w:r w:rsidR="00B26A5F">
        <w:rPr>
          <w:rFonts w:ascii="Times New Roman" w:hAnsi="Times New Roman" w:cs="Times New Roman"/>
        </w:rPr>
        <w:t>during the course of</w:t>
      </w:r>
      <w:proofErr w:type="gramEnd"/>
      <w:r w:rsidR="00B26A5F">
        <w:rPr>
          <w:rFonts w:ascii="Times New Roman" w:hAnsi="Times New Roman" w:cs="Times New Roman"/>
        </w:rPr>
        <w:t xml:space="preserve"> their pregnancies and gained comparable weight to Ad Libitum dams. Dams who were exposed to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had similar insulin sensitivity but increased rebound from hypoglycemia during late gestation. Fertility, and pup birth weight were comparable between diets, but there was a significant reduction in litter sizes and rates of survival to postnatal day 3 in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dams. Pups born to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dams had similar growth to postnatal day 21. These data suggest that </w:t>
      </w:r>
      <w:proofErr w:type="spellStart"/>
      <w:r w:rsidR="00B26A5F">
        <w:rPr>
          <w:rFonts w:ascii="Times New Roman" w:hAnsi="Times New Roman" w:cs="Times New Roman"/>
        </w:rPr>
        <w:t>eTRF</w:t>
      </w:r>
      <w:proofErr w:type="spellEnd"/>
      <w:r w:rsidR="00B26A5F">
        <w:rPr>
          <w:rFonts w:ascii="Times New Roman" w:hAnsi="Times New Roman" w:cs="Times New Roman"/>
        </w:rPr>
        <w:t xml:space="preserve"> during gestation has mild effects in pregnant populations but may impact offspring health. More evaluation of this phenotype is warranted </w:t>
      </w:r>
      <w:proofErr w:type="gramStart"/>
      <w:r w:rsidR="00B26A5F">
        <w:rPr>
          <w:rFonts w:ascii="Times New Roman" w:hAnsi="Times New Roman" w:cs="Times New Roman"/>
        </w:rPr>
        <w:t>in order to</w:t>
      </w:r>
      <w:proofErr w:type="gramEnd"/>
      <w:r w:rsidR="00B26A5F">
        <w:rPr>
          <w:rFonts w:ascii="Times New Roman" w:hAnsi="Times New Roman" w:cs="Times New Roman"/>
        </w:rPr>
        <w:t xml:space="preserve"> translate to pregnant human populations. </w:t>
      </w:r>
    </w:p>
    <w:p w14:paraId="127872CD" w14:textId="31A24746" w:rsidR="0040750B" w:rsidRPr="00B6239B" w:rsidRDefault="00AB3C57" w:rsidP="00AB3C57">
      <w:pPr>
        <w:pStyle w:val="Heading1"/>
        <w:rPr>
          <w:rFonts w:cs="Times New Roman"/>
        </w:rPr>
      </w:pPr>
      <w:r w:rsidRPr="00B6239B">
        <w:rPr>
          <w:rFonts w:cs="Times New Roman"/>
        </w:rPr>
        <w:t>Introduction</w:t>
      </w:r>
    </w:p>
    <w:p w14:paraId="4A9E5F7F" w14:textId="77777777" w:rsidR="008A5EDB" w:rsidRDefault="008A5EDB" w:rsidP="00674BBC">
      <w:pPr>
        <w:spacing w:line="360" w:lineRule="auto"/>
        <w:rPr>
          <w:rFonts w:ascii="Times New Roman" w:hAnsi="Times New Roman" w:cs="Times New Roman"/>
        </w:rPr>
      </w:pPr>
    </w:p>
    <w:p w14:paraId="14D3BA8E" w14:textId="2B38DDE1" w:rsidR="008A5EDB" w:rsidRDefault="00C3462E" w:rsidP="00C3462E">
      <w:pPr>
        <w:spacing w:line="360" w:lineRule="auto"/>
        <w:ind w:firstLine="720"/>
        <w:rPr>
          <w:rFonts w:ascii="Times New Roman" w:hAnsi="Times New Roman" w:cs="Times New Roman"/>
        </w:rPr>
      </w:pPr>
      <w:r>
        <w:rPr>
          <w:rFonts w:ascii="Times New Roman" w:hAnsi="Times New Roman" w:cs="Times New Roman"/>
        </w:rPr>
        <w:t>T</w:t>
      </w:r>
      <w:r w:rsidR="008A5EDB">
        <w:rPr>
          <w:rFonts w:ascii="Times New Roman" w:hAnsi="Times New Roman" w:cs="Times New Roman"/>
        </w:rPr>
        <w:t>he timing of eating with respect to one’s circadian rhythm</w:t>
      </w:r>
      <w:r>
        <w:rPr>
          <w:rFonts w:ascii="Times New Roman" w:hAnsi="Times New Roman" w:cs="Times New Roman"/>
        </w:rPr>
        <w:t xml:space="preserve"> has become </w:t>
      </w:r>
      <w:r w:rsidR="00153745">
        <w:rPr>
          <w:rFonts w:ascii="Times New Roman" w:hAnsi="Times New Roman" w:cs="Times New Roman"/>
        </w:rPr>
        <w:t xml:space="preserve">an area of interest as a </w:t>
      </w:r>
      <w:del w:id="7" w:author="Molly C. Mulcahy" w:date="2025-07-25T15:40:00Z" w16du:dateUtc="2025-07-25T20:40:00Z">
        <w:r w:rsidDel="00DC4CCA">
          <w:rPr>
            <w:rFonts w:ascii="Times New Roman" w:hAnsi="Times New Roman" w:cs="Times New Roman"/>
          </w:rPr>
          <w:delText xml:space="preserve"> </w:delText>
        </w:r>
      </w:del>
      <w:r>
        <w:rPr>
          <w:rFonts w:ascii="Times New Roman" w:hAnsi="Times New Roman" w:cs="Times New Roman"/>
        </w:rPr>
        <w:t>modifiable component of the diet</w:t>
      </w:r>
      <w:del w:id="8" w:author="Molly C. Mulcahy" w:date="2025-07-25T15:40:00Z" w16du:dateUtc="2025-07-25T20:40:00Z">
        <w:r w:rsidDel="00DC4CCA">
          <w:rPr>
            <w:rFonts w:ascii="Times New Roman" w:hAnsi="Times New Roman" w:cs="Times New Roman"/>
          </w:rPr>
          <w:delText xml:space="preserve"> </w:delText>
        </w:r>
      </w:del>
      <w:ins w:id="9" w:author="Molly C. Mulcahy" w:date="2025-07-25T15:40:00Z" w16du:dateUtc="2025-07-25T20:40:00Z">
        <w:r w:rsidR="00DC4CCA">
          <w:rPr>
            <w:rFonts w:ascii="Times New Roman" w:hAnsi="Times New Roman" w:cs="Times New Roman"/>
          </w:rPr>
          <w:t xml:space="preserve"> used to optimize health</w:t>
        </w:r>
      </w:ins>
      <w:del w:id="10" w:author="Molly C. Mulcahy" w:date="2025-07-25T15:40:00Z" w16du:dateUtc="2025-07-25T20:40:00Z">
        <w:r w:rsidDel="00DC4CCA">
          <w:rPr>
            <w:rFonts w:ascii="Times New Roman" w:hAnsi="Times New Roman" w:cs="Times New Roman"/>
          </w:rPr>
          <w:delText>to alter for health reasons</w:delText>
        </w:r>
      </w:del>
      <w:r w:rsidR="008A5EDB">
        <w:rPr>
          <w:rFonts w:ascii="Times New Roman" w:hAnsi="Times New Roman" w:cs="Times New Roman"/>
        </w:rPr>
        <w:t xml:space="preserve">. There are many forms of eating that </w:t>
      </w:r>
      <w:del w:id="11" w:author="Molly C. Mulcahy" w:date="2025-07-25T15:41:00Z" w16du:dateUtc="2025-07-25T20:41:00Z">
        <w:r w:rsidR="008A5EDB" w:rsidDel="00DC4CCA">
          <w:rPr>
            <w:rFonts w:ascii="Times New Roman" w:hAnsi="Times New Roman" w:cs="Times New Roman"/>
          </w:rPr>
          <w:delText xml:space="preserve">attempt to </w:delText>
        </w:r>
      </w:del>
      <w:r w:rsidR="008A5EDB">
        <w:rPr>
          <w:rFonts w:ascii="Times New Roman" w:hAnsi="Times New Roman" w:cs="Times New Roman"/>
        </w:rPr>
        <w:t xml:space="preserve">manipulate </w:t>
      </w:r>
      <w:r>
        <w:rPr>
          <w:rFonts w:ascii="Times New Roman" w:hAnsi="Times New Roman" w:cs="Times New Roman"/>
        </w:rPr>
        <w:t>the timing of food</w:t>
      </w:r>
      <w:r w:rsidR="008A5EDB">
        <w:rPr>
          <w:rFonts w:ascii="Times New Roman" w:hAnsi="Times New Roman" w:cs="Times New Roman"/>
        </w:rPr>
        <w:t xml:space="preserve">, among them is time-restricted eating or feeding (TRF/TRE). </w:t>
      </w:r>
      <w:r w:rsidR="00942AAA">
        <w:rPr>
          <w:rFonts w:ascii="Times New Roman" w:hAnsi="Times New Roman" w:cs="Times New Roman"/>
        </w:rPr>
        <w:t>With this modality,</w:t>
      </w:r>
      <w:r w:rsidR="00B5063D">
        <w:rPr>
          <w:rFonts w:ascii="Times New Roman" w:hAnsi="Times New Roman" w:cs="Times New Roman"/>
        </w:rPr>
        <w:t xml:space="preserve"> </w:t>
      </w:r>
      <w:r w:rsidR="00942AAA">
        <w:rPr>
          <w:rFonts w:ascii="Times New Roman" w:hAnsi="Times New Roman" w:cs="Times New Roman"/>
        </w:rPr>
        <w:t>one</w:t>
      </w:r>
      <w:r w:rsidR="00B5063D">
        <w:rPr>
          <w:rFonts w:ascii="Times New Roman" w:hAnsi="Times New Roman" w:cs="Times New Roman"/>
        </w:rPr>
        <w:t xml:space="preserve"> </w:t>
      </w:r>
      <w:r w:rsidR="00942AAA">
        <w:rPr>
          <w:rFonts w:ascii="Times New Roman" w:hAnsi="Times New Roman" w:cs="Times New Roman"/>
        </w:rPr>
        <w:t>confines</w:t>
      </w:r>
      <w:r w:rsidR="00B5063D">
        <w:rPr>
          <w:rFonts w:ascii="Times New Roman" w:hAnsi="Times New Roman" w:cs="Times New Roman"/>
        </w:rPr>
        <w:t xml:space="preserve"> caloric intake to a predictable and condensed </w:t>
      </w:r>
      <w:proofErr w:type="gramStart"/>
      <w:r w:rsidR="00B5063D">
        <w:rPr>
          <w:rFonts w:ascii="Times New Roman" w:hAnsi="Times New Roman" w:cs="Times New Roman"/>
        </w:rPr>
        <w:t>period of time</w:t>
      </w:r>
      <w:proofErr w:type="gramEnd"/>
      <w:r w:rsidR="00B5063D">
        <w:rPr>
          <w:rFonts w:ascii="Times New Roman" w:hAnsi="Times New Roman" w:cs="Times New Roman"/>
        </w:rPr>
        <w:t xml:space="preserve"> each day, in line with the circadian day</w:t>
      </w:r>
      <w:r w:rsidR="00942AAA">
        <w:rPr>
          <w:rFonts w:ascii="Times New Roman" w:hAnsi="Times New Roman" w:cs="Times New Roman"/>
        </w:rPr>
        <w:t>, ultimately increasing the number of hours spent fasting</w:t>
      </w:r>
      <w:r w:rsidR="00B5063D">
        <w:rPr>
          <w:rFonts w:ascii="Times New Roman" w:hAnsi="Times New Roman" w:cs="Times New Roman"/>
        </w:rPr>
        <w:t xml:space="preserve">. </w:t>
      </w:r>
    </w:p>
    <w:p w14:paraId="42497AD6" w14:textId="6E28DA88" w:rsidR="00B5063D" w:rsidRDefault="00B5063D" w:rsidP="00AE239F">
      <w:pPr>
        <w:spacing w:line="360" w:lineRule="auto"/>
        <w:ind w:firstLine="720"/>
        <w:rPr>
          <w:rFonts w:ascii="Times New Roman" w:hAnsi="Times New Roman" w:cs="Times New Roman"/>
        </w:rPr>
      </w:pPr>
      <w:r>
        <w:rPr>
          <w:rFonts w:ascii="Times New Roman" w:hAnsi="Times New Roman" w:cs="Times New Roman"/>
        </w:rPr>
        <w:t xml:space="preserve">Preclinical </w:t>
      </w:r>
      <w:r w:rsidR="00942AAA">
        <w:rPr>
          <w:rFonts w:ascii="Times New Roman" w:hAnsi="Times New Roman" w:cs="Times New Roman"/>
        </w:rPr>
        <w:t>model</w:t>
      </w:r>
      <w:r>
        <w:rPr>
          <w:rFonts w:ascii="Times New Roman" w:hAnsi="Times New Roman" w:cs="Times New Roman"/>
        </w:rPr>
        <w:t xml:space="preserve">s have </w:t>
      </w:r>
      <w:r w:rsidR="00942AAA">
        <w:rPr>
          <w:rFonts w:ascii="Times New Roman" w:hAnsi="Times New Roman" w:cs="Times New Roman"/>
        </w:rPr>
        <w:t>thoroughly detailed</w:t>
      </w:r>
      <w:r>
        <w:rPr>
          <w:rFonts w:ascii="Times New Roman" w:hAnsi="Times New Roman" w:cs="Times New Roman"/>
        </w:rPr>
        <w:t xml:space="preserve"> this dietary </w:t>
      </w:r>
      <w:del w:id="12" w:author="Molly C. Mulcahy" w:date="2025-07-25T15:41:00Z" w16du:dateUtc="2025-07-25T20:41:00Z">
        <w:r w:rsidDel="00DC4CCA">
          <w:rPr>
            <w:rFonts w:ascii="Times New Roman" w:hAnsi="Times New Roman" w:cs="Times New Roman"/>
          </w:rPr>
          <w:delText>manipulation</w:delText>
        </w:r>
      </w:del>
      <w:ins w:id="13" w:author="Molly C. Mulcahy" w:date="2025-07-25T15:41:00Z" w16du:dateUtc="2025-07-25T20:41:00Z">
        <w:r w:rsidR="00DC4CCA">
          <w:rPr>
            <w:rFonts w:ascii="Times New Roman" w:hAnsi="Times New Roman" w:cs="Times New Roman"/>
          </w:rPr>
          <w:t>modality</w:t>
        </w:r>
      </w:ins>
      <w:r w:rsidR="00942AAA">
        <w:rPr>
          <w:rFonts w:ascii="Times New Roman" w:hAnsi="Times New Roman" w:cs="Times New Roman"/>
        </w:rPr>
        <w:t xml:space="preserve">. </w:t>
      </w:r>
      <w:r w:rsidR="00264855">
        <w:rPr>
          <w:rFonts w:ascii="Times New Roman" w:hAnsi="Times New Roman" w:cs="Times New Roman"/>
        </w:rPr>
        <w:t>Often, when TRF is</w:t>
      </w:r>
      <w:r w:rsidR="00942AAA">
        <w:rPr>
          <w:rFonts w:ascii="Times New Roman" w:hAnsi="Times New Roman" w:cs="Times New Roman"/>
        </w:rPr>
        <w:t xml:space="preserve"> employed </w:t>
      </w:r>
      <w:r w:rsidR="00264855">
        <w:rPr>
          <w:rFonts w:ascii="Times New Roman" w:hAnsi="Times New Roman" w:cs="Times New Roman"/>
        </w:rPr>
        <w:t>i</w:t>
      </w:r>
      <w:r w:rsidR="00942AAA">
        <w:rPr>
          <w:rFonts w:ascii="Times New Roman" w:hAnsi="Times New Roman" w:cs="Times New Roman"/>
        </w:rPr>
        <w:t xml:space="preserve">n rodents </w:t>
      </w:r>
      <w:r w:rsidR="00264855">
        <w:rPr>
          <w:rFonts w:ascii="Times New Roman" w:hAnsi="Times New Roman" w:cs="Times New Roman"/>
        </w:rPr>
        <w:t>provided</w:t>
      </w:r>
      <w:r w:rsidR="00942AAA">
        <w:rPr>
          <w:rFonts w:ascii="Times New Roman" w:hAnsi="Times New Roman" w:cs="Times New Roman"/>
        </w:rPr>
        <w:t xml:space="preserve"> with a high-fat, high-sucrose diet, </w:t>
      </w:r>
      <w:del w:id="14" w:author="Molly C. Mulcahy" w:date="2025-07-25T15:41:00Z" w16du:dateUtc="2025-07-25T20:41:00Z">
        <w:r w:rsidR="00942AAA" w:rsidDel="00DC4CCA">
          <w:rPr>
            <w:rFonts w:ascii="Times New Roman" w:hAnsi="Times New Roman" w:cs="Times New Roman"/>
          </w:rPr>
          <w:delText xml:space="preserve">that </w:delText>
        </w:r>
      </w:del>
      <w:r w:rsidR="00942AAA">
        <w:rPr>
          <w:rFonts w:ascii="Times New Roman" w:hAnsi="Times New Roman" w:cs="Times New Roman"/>
        </w:rPr>
        <w:t>weight gain is reduced compared to ad libitum fed controls</w:t>
      </w:r>
      <w:r w:rsidR="00AE239F">
        <w:rPr>
          <w:rFonts w:ascii="Times New Roman" w:hAnsi="Times New Roman" w:cs="Times New Roman"/>
        </w:rPr>
        <w:t xml:space="preserve"> </w:t>
      </w:r>
      <w:r w:rsidR="00942AA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{"citationID":"3bYPDqnX","properties":{"formattedCitation":"(Boucsein et al., 2019; Chaix et al., 2019; Sherman et al., 2012)","plainCitation":"(Boucsein et al., 2019; Chaix et al., 2019; Sherman et al., 2012)","noteIndex":0},"citationItems":[{"id":702,"uris":["http://zotero.org/users/5073745/items/K7KVJXE6"],"itemData":{"id":702,"type":"article-journal","abstract":"Synchronization between biologic clocks and metabolism is crucial for most species. Here, we examined the ability of leptin, important in the control of energy metabolism, to induce leptin signaling at the molecular as well as the behavioral level throughout the 24-h day in mice fed either a control or a high-fat diet (HFD). Furthermore, we investigated the effects of time-restricted feeding (TRF; a limitation of HFD access to 6 h each day) on energy metabolism during different periods throughout the 24-h day. In control mice, molecular leptin sensitivity was highest at zeitgeber time (ZT)0 (lights on), declining during the light phase, and increasing during the dark phase. Surprisingly, leptin resistance in HFD-fed mice was only present from the middle of the dark to the middle of the light period. Specifically, when TRF occurred from ZT21 to ZT3 (when leptin resistance in HFD-fed mice was most profound), it resulted in a disruption of the daily rhythms of locomotor activity and energy expenditure and in increased plasma insulin levels compared with other TRF periods. These data provide evidence that leptin sensitivity is controlled by the circadian rhythm and that TRF periods may be most efficient when aligned with the leptin-sensitive period.-Boucsein, A., Rizwan, M. Z., Tups, A. Hypothalamic leptin sensitivity and health benefits of time-restricted feeding are dependent on the time of day in male mice.","container-title":"FASEB journal: official publication of the Federation of American Societies for Experimental Biology","DOI":"10.1096/fj.201901004R","ISSN":"1530-6860","issue":"11","journalAbbreviation":"FASEB J","language":"eng","note":"PMID: 31366239\nPMCID: PMC6902664","page":"12175-12187","source":"PubMed","title":"Hypothalamic leptin sensitivity and health benefits of time-restricted feeding are dependent on the time of day in male mice","volume":"33","author":[{"family":"Boucsein","given":"Alisa"},{"family":"Rizwan","given":"Mohammed Z."},{"family":"Tups","given":"Alexander"}],"issued":{"date-parts":[["2019",11]]}}},{"id":594,"uris":["http://zotero.org/users/5073745/items/UGYPSTUR"],"itemData":{"id":594,"type":"article-journal","abstract":"Increased susceptibility of circadian clock mutant mice to metabolic diseases has led to the idea that a molecular clock is necessary for metabolic homeostasis. However, these mice often lack a normal feeding-fasting cycle. We tested whether timerestricted feeding (TRF) could prevent obesity and metabolic syndrome in whole-body Cry1;Cry2 and in liver-speciﬁc Bmal1 and Rev-erba/b knockout mice. When provided access to food ad libitum, these mice rapidly gained weight and showed genotype-speciﬁc metabolic defects. However, when fed the same diet under TRF (food access restricted to 10 hr during the dark phase) they were protected from excessive weight gain and metabolic diseases. Transcriptome and metabolome analyses showed that TRF reduced the accumulation of hepatic lipids and enhanced cellular defenses against metabolic stress. These results suggest that the circadian clock maintains metabolic homeostasis by sustaining daily rhythms in feeding and fasting and by maintaining balance between nutrient and cellular stress responses.","container-title":"Cell Metabolism","DOI":"10.1016/j.cmet.2018.08.004","ISSN":"15504131","issue":"2","journalAbbreviation":"Cell Metabolism","language":"en","page":"303-319.e4","source":"DOI.org (Crossref)","title":"Time-Restricted Feeding Prevents Obesity and Metabolic Syndrome in Mice Lacking a Circadian Clock","volume":"29","author":[{"family":"Chaix","given":"Amandine"},{"family":"Lin","given":"Terry"},{"family":"Le","given":"Hiep D."},{"family":"Chang","given":"Max W."},{"family":"Panda","given":"Satchidananda"}],"issued":{"date-parts":[["2019",2]]}}},{"id":642,"uris":["http://zotero.org/users/5073745/items/P497KC7N"],"itemData":{"id":642,"type":"article-journal","abstract":"Disruption of circadian rhythms leads to obesity and metabolic disorders. Timed restricted feeding (RF) provides a time cue and resets the circadian clock, leading to better health. In contrast, a high-fat (HF) diet leads to disrupted circadian expression of metabolic factors and obesity. We tested whether long-term (18 wk) clock resetting by RF can attenuate the disruptive effects of diet-induced obesity. Analyses included liver clock gene expression, locomotor activity, blood glucose, metabolic markers, lipids, and hormones around the circadian cycle for a more accurate assessment. Compared with mice fed the HF diet ad libitum, the timed HF diet restored the expression phase of the clock genes Clock and Cry1 and phase-advanced Per1, Per2, Cry2, Bmal1, Rorα, and Rev-erbα. Although timed HF-diet-fed mice consumed the same amount of calories as ad libitum low-fat diet-fed mice, they showed 12% reduced body weight, 21% reduced cholesterol levels, and 1.4-fold increased insulin sensitivity. Compared with the HF diet ad libitum, the timed HF diet led to 18% lower body weight, 30% decreased cholesterol levels, 10% reduced TNF-α levels, and 3.7-fold improved insulin sensitivity. Timed HF-diet-fed mice exhibited a better satiated and less stressed phenotype of 25% lower ghrelin and 53% lower corticosterone levels compared with mice fed the timed low-fat diet. Taken together, our findings suggest that timing can prevent obesity and rectify the harmful effects of a HF diet.","container-title":"FASEB journal: official publication of the Federation of American Societies for Experimental Biology","DOI":"10.1096/fj.12-208868","ISSN":"1530-6860","issue":"8","journalAbbreviation":"FASEB J.","language":"eng","note":"PMID: 22593546","page":"3493-3502","source":"PubMed","title":"Timed high-fat diet resets circadian metabolism and prevents obesity","volume":"26","author":[{"family":"Sherman","given":"Hadas"},{"family":"Genzer","given":"Yoni"},{"family":"Cohen","given":"Rotem"},{"family":"Chapnik","given":"Nava"},{"family":"Madar","given":"Zecharia"},{"family":"Froy","given":"Oren"}],"issued":{"date-parts":[["2012",8]]}}}],"schema":"https://github.com/citation-style-language/schema/raw/master/csl-citation.json"} </w:instrText>
      </w:r>
      <w:r w:rsidR="00942AAA">
        <w:rPr>
          <w:rFonts w:ascii="Times New Roman" w:hAnsi="Times New Roman" w:cs="Times New Roman"/>
        </w:rPr>
        <w:fldChar w:fldCharType="separate"/>
      </w:r>
      <w:r w:rsidR="00412A73">
        <w:rPr>
          <w:rFonts w:ascii="Times New Roman" w:hAnsi="Times New Roman" w:cs="Times New Roman"/>
          <w:noProof/>
        </w:rPr>
        <w:t xml:space="preserve">(Boucsein et al., 2019; Chaix et al., 2019; Sherman et al., </w:t>
      </w:r>
      <w:r w:rsidR="00412A73">
        <w:rPr>
          <w:rFonts w:ascii="Times New Roman" w:hAnsi="Times New Roman" w:cs="Times New Roman"/>
          <w:noProof/>
        </w:rPr>
        <w:lastRenderedPageBreak/>
        <w:t>2012)</w:t>
      </w:r>
      <w:r w:rsidR="00942AAA">
        <w:rPr>
          <w:rFonts w:ascii="Times New Roman" w:hAnsi="Times New Roman" w:cs="Times New Roman"/>
        </w:rPr>
        <w:fldChar w:fldCharType="end"/>
      </w:r>
      <w:r w:rsidR="00942AAA">
        <w:rPr>
          <w:rFonts w:ascii="Times New Roman" w:hAnsi="Times New Roman" w:cs="Times New Roman"/>
        </w:rPr>
        <w:t>.</w:t>
      </w:r>
      <w:r w:rsidR="00412A73">
        <w:rPr>
          <w:rFonts w:ascii="Times New Roman" w:hAnsi="Times New Roman" w:cs="Times New Roman"/>
        </w:rPr>
        <w:t xml:space="preserve"> </w:t>
      </w:r>
      <w:r w:rsidR="00264855">
        <w:rPr>
          <w:rFonts w:ascii="Times New Roman" w:hAnsi="Times New Roman" w:cs="Times New Roman"/>
        </w:rPr>
        <w:t xml:space="preserve">More importantly, </w:t>
      </w:r>
      <w:r w:rsidR="004806A0">
        <w:rPr>
          <w:rFonts w:ascii="Times New Roman" w:hAnsi="Times New Roman" w:cs="Times New Roman"/>
        </w:rPr>
        <w:t xml:space="preserve">TRF in rodent models </w:t>
      </w:r>
      <w:r w:rsidR="00412A73">
        <w:rPr>
          <w:rFonts w:ascii="Times New Roman" w:hAnsi="Times New Roman" w:cs="Times New Roman"/>
        </w:rPr>
        <w:t xml:space="preserve">on </w:t>
      </w:r>
      <w:r w:rsidR="004806A0">
        <w:rPr>
          <w:rFonts w:ascii="Times New Roman" w:hAnsi="Times New Roman" w:cs="Times New Roman"/>
        </w:rPr>
        <w:t xml:space="preserve">has been shown to positively impact </w:t>
      </w:r>
      <w:r w:rsidR="00412A73">
        <w:rPr>
          <w:rFonts w:ascii="Times New Roman" w:hAnsi="Times New Roman" w:cs="Times New Roman"/>
        </w:rPr>
        <w:t xml:space="preserve">glucose homeostasis </w:t>
      </w:r>
      <w:r w:rsidR="00264855">
        <w:rPr>
          <w:rFonts w:ascii="Times New Roman" w:hAnsi="Times New Roman" w:cs="Times New Roman"/>
        </w:rPr>
        <w:t xml:space="preserve">in rodent models </w:t>
      </w:r>
      <w:r w:rsidR="00412A7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{"citationID":"UBdRZnwN","properties":{"formattedCitation":"(Chaix et al., 2019; Chung et al., 2016; Hatori et al., 2012; She et al., 2021; W. Wang et al., 2021; X.-P. Wang et al., 2020; Wilson et al., 2020; Woodie et al., 2018)","plainCitation":"(Chaix et al., 2019; Chung et al., 2016; Hatori et al., 2012; She et al., 2021; W. Wang et al., 2021; X.-P. Wang et al., 2020; Wilson et al., 2020; Woodie et al., 2018)","noteIndex":0},"citationItems":[{"id":594,"uris":["http://zotero.org/users/5073745/items/UGYPSTUR"],"itemData":{"id":594,"type":"article-journal","abstract":"Increased susceptibility of circadian clock mutant mice to metabolic diseases has led to the idea that a molecular clock is necessary for metabolic homeostasis. However, these mice often lack a normal feeding-fasting cycle. We tested whether timerestricted feeding (TRF) could prevent obesity and metabolic syndrome in whole-body Cry1;Cry2 and in liver-speciﬁc Bmal1 and Rev-erba/b knockout mice. When provided access to food ad libitum, these mice rapidly gained weight and showed genotype-speciﬁc metabolic defects. However, when fed the same diet under TRF (food access restricted to 10 hr during the dark phase) they were protected from excessive weight gain and metabolic diseases. Transcriptome and metabolome analyses showed that TRF reduced the accumulation of hepatic lipids and enhanced cellular defenses against metabolic stress. These results suggest that the circadian clock maintains metabolic homeostasis by sustaining daily rhythms in feeding and fasting and by maintaining balance between nutrient and cellular stress responses.","container-title":"Cell Metabolism","DOI":"10.1016/j.cmet.2018.08.004","ISSN":"15504131","issue":"2","journalAbbreviation":"Cell Metabolism","language":"en","page":"303-319.e4","source":"DOI.org (Crossref)","title":"Time-Restricted Feeding Prevents Obesity and Metabolic Syndrome in Mice Lacking a Circadian Clock","volume":"29","author":[{"family":"Chaix","given":"Amandine"},{"family":"Lin","given":"Terry"},{"family":"Le","given":"Hiep D."},{"family":"Chang","given":"Max W."},{"family":"Panda","given":"Satchidananda"}],"issued":{"date-parts":[["2019",2]]}}},{"id":537,"uris":["http://zotero.org/users/5073745/items/9YE6QRBF"],"itemData":{"id":537,"type":"article-journal","abstract":"Background. Menopause is associated with significant hormonal changes that result in increased total body fat and abdominal fat, amplifying the risk for metabolic syndrome and diseases such as diabetes, cardiovascular disease and cancer in postmenopausal women. Intermittent fasting regimens hold significant health benefit promise for obese humans, however, regimens that include extreme daytime calorie restriction or daytime fasting are generally associated with hunger and irritability, hampering long-term compliance and adoption in the clinical setting. Time-restricted feeding (TRF), a regimen allowing eating only during a specific period in the normal circadian feeding cycle, without calorie restriction, may increase compliance and provide a more clinically viable method for reducing the detrimental metabolic consequences associated with obesity.\nMethods. We tested TRF as an intervention in a mouse model of postmenopausal obesity. Metabolic parameters were measured using Clinical Laboratory Animal Monitoring System (CLAMS) and we carried out glucose tolerance tests. We also stained liver sections with oil red O to examine steatosis and measured gene expression related to gluconeogenesis.\nResults. Preexisting metabolic disease was significantly attenuated during 7 weeks of TRF. Despite having access to the same high fat diet (HFD) as ad libitum fed (ALF) mice, TRF mice experienced rapid weight loss followed by a delayed improvement in insulin resistance and a reduced severity of hepatic steatosis by having access to the HFD for only 8 h during their normal nocturnal feeding period. The lower respiratory exchange ratio in the TRF group compared with the ALF group early in the dark phase suggested that fat was the predominant fuel source in the TRF group and correlated with gene expression analyses that suggested a switch from gluconeogenesis to ketogenesis. In addition, TRF mice were more physically active than ALF fed mice.\nConclusions. Our data support further analysis of TRF as a clinically viable form of intermittent fasting to improve metabolic health due to obesity. © 2016 Elsevier Inc. All rights reserved.","container-title":"Metabolism","DOI":"10.1016/j.metabol.2016.09.006","ISSN":"00260495","issue":"12","journalAbbreviation":"Metabolism","language":"en","page":"1743-1754","source":"DOI.org (Crossref)","title":"Time-restricted feeding improves insulin resistance and hepatic steatosis in a mouse model of postmenopausal obesity","volume":"65","author":[{"family":"Chung","given":"Heekyung"},{"family":"Chou","given":"Winjet"},{"family":"Sears","given":"Dorothy D."},{"family":"Patterson","given":"Ruth E."},{"family":"Webster","given":"Nicholas J.G."},{"family":"Ellies","given":"Lesley G."}],"issued":{"date-parts":[["2016",12]]}}},{"id":355,"uris":["http://zotero.org/users/5073745/items/T8U6Q3GZ"],"itemData":{"id":355,"type":"article-journal","abstract":"Summary\nWhile diet-induced obesity has been exclusively attributed to increased caloric intake from fat, animals fed a high-fat diet (HFD) ad libitum (ad lib) eat frequently throughout day and night, disrupting the normal feeding cycle. To test whether obesity and metabolic diseases result from HFD or disruption of metabolic cycles, we subjected mice to either ad lib or time-restricted feeding (tRF) of a HFD for 8 hr per day. Mice under tRF consume equivalent calories from HFD as those with ad lib access yet are protected against obesity, hyperinsulinemia, hepatic steatosis, and inflammation and have improved motor coordination. The tRF regimen improved CREB, mTOR, and AMPK pathway function and oscillations of the circadian clock and their target genes' expression. These changes in catabolic and anabolic pathways altered liver metabolome and improved nutrient utilization and energy expenditure. We demonstrate in mice that tRF regimen is a nonpharmacological strategy against obesity and associated diseases.","container-title":"Cell Metabolism","DOI":"10.1016/j.cmet.2012.04.019","ISSN":"1550-4131","issue":"6","journalAbbreviation":"Cell Metabolism","page":"848-860","source":"ScienceDirect","title":"Time-Restricted Feeding without Reducing Caloric Intake Prevents Metabolic Diseases in Mice Fed a High-Fat Diet","volume":"15","author":[{"family":"Hatori","given":"Megumi"},{"family":"Vollmers","given":"Christopher"},{"family":"Zarrinpar","given":"Amir"},{"family":"DiTacchio","given":"Luciano"},{"family":"Bushong","given":"Eric A."},{"family":"Gill","given":"Shubhroz"},{"family":"Leblanc","given":"Mathias"},{"family":"Chaix","given":"Amandine"},{"family":"Joens","given":"Matthew"},{"family":"Fitzpatrick","given":"James A. J."},{"family":"Ellisman","given":"Mark H."},{"family":"Panda","given":"Satchidananda"}],"issued":{"date-parts":[["2012",6,6]]}}},{"id":703,"uris":["http://zotero.org/users/5073745/items/PYN7VQCH"],"itemData":{"id":703,"type":"article-journal","abstract":"Background: Time-restricted feeding (TRF), a key component of intermittent fasting regimens, has gained considerable attention in recent years due to reversing obesity and insulin resistance. To the best of our knowledge, here, we reported for the first time the underlying mechanistic therapeutic efficacy of TRF against hepatic gluconeogenic activity in obese mice.\nMethods: The obese mice were subjected to either ad lib or TRF of a high fat diet for 8 h per day for 4 weeks. Western blotting, qRT-PCR, and plasma biochemical analyses were applied.\nResults: The present findings showed that TRF regimen reduced food intake, and reversed high fat diet-induced glucose intolerance, hyperglycemia and insulin resistance in mice of high fat diet-induced obesity. Mechanisti­ cally, we confirmed that TRF regimen protected against hyperglycemia and ameliorated hepatic gluconeogenic activity through inhibition of p38 MAPK/SIRT1/PGC-1α signal pathway.\nConclusion: Our findings suggest that TRF regimen might be a potential novel nonpharmacological strategy against obesity/diabetes-induced hyperglycemia and insulin resistance.","container-title":"Physiology &amp; Behavior","DOI":"10.1016/j.physbeh.2021.113313","ISSN":"00319384","journalAbbreviation":"Physiology &amp; Behavior","language":"en","page":"113313","source":"DOI.org (Crossref)","title":"Time-restricted feeding attenuates gluconeogenic activity through inhibition of PGC-1α expression and activity","volume":"231","author":[{"family":"She","given":"Yuqing"},{"family":"Sun","given":"Jingjing"},{"family":"Hou","given":"Pengfei"},{"family":"Fang","given":"Penghua"},{"family":"Zhang","given":"Zhenwen"}],"issued":{"date-parts":[["2021",3]]}}},{"id":705,"uris":["http://zotero.org/users/5073745/items/GIX88IQF"],"itemData":{"id":705,"type":"article-journal","abstract":"Background: Dysregulation of metabolic regulatory hormones often occurs during the progress of obesity. Key regulatory hormone insulin-growth hormone (GH) balance has recently been proposed to maintain metabolism profiles. Time-restricted feeding (TRF) is an effective strategy against obesity without detailed research on pulsatile GH releasing patterns. Methods: TRF was performed in an over-eating melanocortin 4 receptor-knockout (MC4RKO) obese mouse model using normal food. Body weight and food intake were measured. Series of blood samples were collected for 6-h pulsatile GH profile, glucose tolerance test, and insulin tolerance test at 5, 8, and 9 weeks of TRF, respectively. Indirect calorimetric recordings were performed by the Phenomaster system at 6 weeks for 1 week, and body composition was measured by nuclear magnetic resonance spectroscopy (NMR). Substrate- and energy metabolism-related gene expressions were measured in terminal liver and subcutaneous white adipose tissues. Results: TRF increased pulsatile GH secretion in dark phase and suppressed hyperinsulinemia in MC4RKO obese mice to reach a reduced insulin/GH ratio.","container-title":"Neuroendocrinology","DOI":"10.1159/000515960","ISSN":"0028-3835, 1423-0194","journalAbbreviation":"Neuroendocrinology","language":"en","source":"DOI.org (Crossref)","title":"Time-restricted feeding restored insulin-growth hormone balance and improved substrate and energy metabolism in MC4RKO obese mice","URL":"https://www.karger.com/Article/FullText/515960","author":[{"family":"Wang","given":"Weihao"},{"family":"Huang","given":"Zhengxiang"},{"family":"Huang","given":"Lili"},{"family":"Gao","given":"Lyn"},{"family":"Cui","given":"Ling"},{"family":"Cowley","given":"Michael"},{"family":"Guo","given":"Lixin"},{"family":"Chen","given":"Chen"}],"accessed":{"date-parts":[["2021",6,9]]},"issued":{"date-parts":[["2021",3,18]]}}},{"id":672,"uris":["http://zotero.org/users/5073745/items/ISBB6Q83"],"itemData":{"id":672,"type":"article-journal","abstract":"Dietary restriction has been well-described to improve health metrics, but whether it could benefit pathophysiological adaptation to extreme environment, for example, microgravity, remains unknown. Here, we investigated the effects of a daily rhythm of fasting and feeding without reducing caloric intake on cardiac function and metabolism against simulated microgravity. Male rats under ad libitum feeding or time-restricted feeding (TRF; food access limited to 8 hours every day) were subjected to hindlimb unloading (HU) to simulate microgravity. HU for 6 weeks led to left ventricular dyssynchrony and declined cardiac function. HU also lowered pyruvate dehydrogenase (PDH) activity and impaired glucose utilization in the heart. All these were largely preserved by TRF. TRF showed no effects on HU-induced loss of cardiac mass, but significantly improved contractile function of cardiomyocytes. Interestingly, TRF raised liver-derived fibroblast growth factor 21 (FGF21) level and enhanced cardiac FGF21 signaling as manifested by upregulation of FGF receptor-1 (FGFR1) expression and its downstream markers in HU rats. In isolated cardiomyocytes, FGF21 treatment improved PDH activity and glucose utilization, consequently enhancing cell contractile function. Finally, both liver-specific knockdown (KD) of FGF21 and cardiac-specific FGFR1 KD abrogated the cardioprotective effects of TRF in HU rats. These data demonstrate that TRF improves cardiac glucose utilization and ameliorates cardiac dysfunction induced by simulated microgravity, at least partially, through restoring cardiac FGF21 signaling, suggesting TRF as a potential countermeasure for cardioprotection in long-term spaceflight.","container-title":"The FASEB Journal","DOI":"10.1096/fj.202001246RR","ISSN":"1530-6860","issue":"11","language":"en","license":"© 2020 Federation of American Societies for Experimental Biology","note":"_eprint: https://faseb.onlinelibrary.wiley.com/doi/pdf/10.1096/fj.202001246RR","source":"Wiley Online Library","title":"Time-restricted feeding alleviates cardiac dysfunction induced by simulated microgravity via restoring cardiac FGF21 signaling","URL":"https://faseb.onlinelibrary.wiley.com/doi/abs/10.1096/fj.202001246RR","volume":"34","author":[{"family":"Wang","given":"Xin-Pei"},{"family":"Xing","given":"Chang-Yang"},{"family":"Zhang","given":"Jia-Xin"},{"family":"Zhou","given":"Jia-Heng"},{"family":"Li","given":"Yun-Chu"},{"family":"Yang","given":"Hong-Yan"},{"family":"Zhang","given":"Peng-Fei"},{"family":"Zhang","given":"Wei"},{"family":"Huang","given":"Yin"},{"family":"Long","given":"Jian-Gang"},{"family":"Gao","given":"Feng"},{"family":"Zhang","given":"Xing"},{"family":"Li","given":"Jia"}],"accessed":{"date-parts":[["2020",9,25]]},"issued":{"date-parts":[["2020",9,21]]}}},{"id":704,"uris":["http://zotero.org/users/5073745/items/TK62JH6F"],"itemData":{"id":704,"type":"article-journal","abstract":"Prolonged, isocaloric, time-restricted feeding (TRF) protocols can promote weight loss, improve metabolic dysregulation, and mitigate non-alcoholic fatty liver disease (NAFLD). In addition, 3-day, severe caloric restriction can improve liver metabolism and glucose homeostasis prior to significant weight loss. Thus, we hypothesized that short-term, isocaloric TRF would improve NAFLD and characteristics of metabolic syndrome in diet-induced obese male mice. After 26 weeks of ad libitum access to western diet, mice either continued feeding ad libitum or were provided with access to the same quantity of western diet for 8 h daily, over the course of two weeks. Remarkably, this short-term TRF protocol modestly decreased liver tissue inflammation in the absence of changes in body weight or epidydimal fat mass. There were no changes in hepatic lipid accumulation or other characteristics of NAFLD. We observed no changes in liver lipid metabolism-related gene expression, despite increased plasma free fatty acids and decreased plasma triglycerides in the TRF group. However, liver Grp78 and Txnip expression were decreased with TRF suggesting hepatic endoplasmic reticulum (ER) stress and activation of inflammatory pathways may have been diminished. We conclude that two-week, isocaloric TRF can potentially decrease liver inflammation, without significant weight loss or reductions in hepatic steatosis, in obese mice with NAFLD.","container-title":"International Journal of Molecular Sciences","DOI":"10.3390/ijms21239156","ISSN":"1422-0067","issue":"23","journalAbbreviation":"Int J Mol Sci","language":"eng","note":"PMID: 33271781\nPMCID: PMC7730100","source":"PubMed","title":"Two-Week Isocaloric Time-Restricted Feeding Decreases Liver Inflammation without Significant Weight Loss in Obese Mice with Non-Alcoholic Fatty Liver Disease","volume":"21","author":[{"family":"Wilson","given":"Rachel B."},{"family":"Zhang","given":"Richard"},{"family":"Chen","given":"Yun Jin"},{"family":"Peters","given":"Kia M."},{"family":"Sawyez","given":"Cynthia G."},{"family":"Sutherland","given":"Brian G."},{"family":"Patel","given":"Krisha"},{"family":"Kennelly","given":"John P."},{"family":"Leonard","given":"Kelly-Ann"},{"family":"Jacobs","given":"René L."},{"family":"Wang","given":"Rennian"},{"family":"Borradaile","given":"Nica M."}],"issued":{"date-parts":[["2020",12,1]]}}},{"id":357,"uris":["http://zotero.org/users/5073745/items/BCTXN86S"],"itemData":{"id":357,"type":"article-journal","abstract":"Background\nObesity is a major public health concern that can result from diets high in fat and sugar, including sugar sweetened beverages. A proposed treatment for dietary-induced obesity is time-restricted feeding (TRF), which restricts consumption of food to specific times of the 24-hour cycle. Although TRF shows great promise to prevent obesity and the development of chronic disease, the effects of TRF to reverse metabolic changes and the development of NAFLD in animal models of a Western diet with sugary water consumption is not known.\nObjective\nThe objective of the current study was to evaluate the role of TRF in the treatment of obesity and NAFLD through examination of changes in metabolic and histopathologic parameters.\nMethods\nTo better understand the role of TRF in the treatment of obesity and NAFLD, we investigated the metabolic phenotype and NAFLD parameters in a mouse model of NAFLD in which obesity and liver steatosis are induced by a Western Diet (WD): a high-fat diet of lard, milkfat and Crisco with sugary drinking water. Mice were subjected to a short-term (4-weeks) and long-term (10-weeks) TRF in which food was restricted to 9h at night.\nResults\nPrior to TRF treatment, the WD mice had increased body mass, and exhibited less activity, and higher average daytime energy expenditure (EE) than chow fed mice. Approximately 4- and 10-weeks following TFR treatment, WD-TRF had moderate but not statistically significant weight loss compared to WD-ad libitum (WD-AL) mice. There was a modest but significant reduction in the inguinal adipose tissue weight in both WD-TRF groups compared to the WD-AL groups; however, there was no difference in epididymal and retroperitoneal adipose tissue mass or adipocyte size distribution. In contrast, the diet-induced increase in normalized liver tissue weight, hepatic triglyceride, and NAFLD score was partially abrogated in the 4-week WD-TRF mice, while systemic insulin resistance was partially abrogated and glucose intolerance was completely abrogated in the 10-week WD-TRF mice. Importantly, WD-induced metabolic dysfunction (substrate utilization, energy expenditure, and activity) was partially abrogated by 4- and 10-week TRF.\nConclusions\nOur results support the hypothesis that TRF aids in reducing the detrimental metabolic effects of consuming a WD with sugary drinking water but does not ameliorate obesity.","container-title":"Metabolism","DOI":"10.1016/j.metabol.2017.12.004","ISSN":"0026-0495","journalAbbreviation":"Metabolism","page":"1-13","source":"ScienceDirect","title":"Restricted feeding for 9h in the active period partially abrogates the detrimental metabolic effects of a Western diet with liquid sugar consumption in mice","volume":"82","author":[{"family":"Woodie","given":"Lauren N."},{"family":"Luo","given":"Yuwen"},{"family":"Wayne","given":"Michael J."},{"family":"Graff","given":"Emily C."},{"family":"Ahmed","given":"Bulbul"},{"family":"O'Neill","given":"Ann Marie"},{"family":"Greene","given":"Michael W."}],"issued":{"date-parts":[["2018",5,1]]}}}],"schema":"https://github.com/citation-style-language/schema/raw/master/csl-citation.json"} </w:instrText>
      </w:r>
      <w:r w:rsidR="00412A73">
        <w:rPr>
          <w:rFonts w:ascii="Times New Roman" w:hAnsi="Times New Roman" w:cs="Times New Roman"/>
        </w:rPr>
        <w:fldChar w:fldCharType="separate"/>
      </w:r>
      <w:r w:rsidR="004806A0">
        <w:rPr>
          <w:rFonts w:ascii="Times New Roman" w:hAnsi="Times New Roman" w:cs="Times New Roman"/>
          <w:noProof/>
        </w:rPr>
        <w:t>(Chaix et al., 2019; Chung et al., 2016; Hatori et al., 2012; She et al., 2021; W. Wang et al., 2021; X.-P. Wang et al., 2020; Wilson et al., 2020; Woodie et al., 2018)</w:t>
      </w:r>
      <w:r w:rsidR="00412A73">
        <w:rPr>
          <w:rFonts w:ascii="Times New Roman" w:hAnsi="Times New Roman" w:cs="Times New Roman"/>
        </w:rPr>
        <w:fldChar w:fldCharType="end"/>
      </w:r>
      <w:r w:rsidR="004806A0">
        <w:rPr>
          <w:rFonts w:ascii="Times New Roman" w:hAnsi="Times New Roman" w:cs="Times New Roman"/>
        </w:rPr>
        <w:t xml:space="preserve">, although </w:t>
      </w:r>
      <w:del w:id="15" w:author="Molly C. Mulcahy" w:date="2025-07-25T15:42:00Z" w16du:dateUtc="2025-07-25T20:42:00Z">
        <w:r w:rsidR="004806A0" w:rsidDel="00DC4CCA">
          <w:rPr>
            <w:rFonts w:ascii="Times New Roman" w:hAnsi="Times New Roman" w:cs="Times New Roman"/>
          </w:rPr>
          <w:delText xml:space="preserve">this </w:delText>
        </w:r>
      </w:del>
      <w:ins w:id="16" w:author="Molly C. Mulcahy" w:date="2025-07-25T15:42:00Z" w16du:dateUtc="2025-07-25T20:42:00Z">
        <w:r w:rsidR="00DC4CCA">
          <w:rPr>
            <w:rFonts w:ascii="Times New Roman" w:hAnsi="Times New Roman" w:cs="Times New Roman"/>
          </w:rPr>
          <w:t>such benefits are</w:t>
        </w:r>
      </w:ins>
      <w:del w:id="17" w:author="Molly C. Mulcahy" w:date="2025-07-25T15:42:00Z" w16du:dateUtc="2025-07-25T20:42:00Z">
        <w:r w:rsidR="004806A0" w:rsidDel="00DC4CCA">
          <w:rPr>
            <w:rFonts w:ascii="Times New Roman" w:hAnsi="Times New Roman" w:cs="Times New Roman"/>
          </w:rPr>
          <w:delText>is</w:delText>
        </w:r>
      </w:del>
      <w:r w:rsidR="004806A0">
        <w:rPr>
          <w:rFonts w:ascii="Times New Roman" w:hAnsi="Times New Roman" w:cs="Times New Roman"/>
        </w:rPr>
        <w:t xml:space="preserve"> not present in all studies</w:t>
      </w:r>
      <w:r w:rsidR="00264855">
        <w:rPr>
          <w:rFonts w:ascii="Times New Roman" w:hAnsi="Times New Roman" w:cs="Times New Roman"/>
        </w:rPr>
        <w:t xml:space="preserve"> </w:t>
      </w:r>
      <w:r w:rsidR="004806A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{"citationID":"9itGgftG","properties":{"formattedCitation":"(Das et al., 2021; Garc\\uc0\\u237{}a-Gayt\\uc0\\u225{}n et al., 2020; Sherman et al., 2012)","plainCitation":"(Das et al., 2021; García-Gaytán et al., 2020; Sherman et al., 2012)","noteIndex":0},"citationItems":[{"id":213,"uris":["http://zotero.org/users/5073745/items/QMLGQCIB"],"itemData":{"id":213,"type":"article-journal","abstract":"Abstract\n            Accumulating evidence indicates that obesity with its associated metabolic dysregulation, including hyperinsulinemia and aberrant circadian rhythms, increases the risk for a variety of cancers including postmenopausal breast cancer. Caloric restriction can ameliorate the harmful metabolic effects of obesity and inhibit cancer progression but is difficult to implement and maintain outside of the clinic. In this study, we aim to test a time-restricted feeding (TRF) approach on mouse models of obesity-driven postmenopausal breast cancer. We show that TRF abrogates the obesity-enhanced mammary tumor growth in two orthotopic models in the absence of calorie restriction or weight loss. TRF also reduces breast cancer metastasis to the lung. Furthermore, TRF delays tumor initiation in a transgenic model of mammary tumorigenesis prior to the onset of obesity. Notably, TRF increases whole-body insulin sensitivity, reduces hyperinsulinemia, restores diurnal gene expression rhythms in the tumor, and attenuates tumor growth and insulin signaling. Importantly, inhibition of insulin secretion with diazoxide mimics TRF whereas artificial elevation of insulin through insulin pumps implantation reverses the effect of TRF, suggesting that TRF acts through modulating hyperinsulinemia. Our data suggest that TRF is likely to be effective in breast cancer prevention and therapy.","container-title":"Nature Communications","DOI":"10.1038/s41467-020-20743-7","ISSN":"2041-1723","issue":"1","journalAbbreviation":"Nat Commun","language":"en","page":"565","source":"DOI.org (Crossref)","title":"Time-restricted feeding normalizes hyperinsulinemia to inhibit breast cancer in obese postmenopausal mouse models","volume":"12","author":[{"family":"Das","given":"Manasi"},{"family":"Ellies","given":"Lesley G."},{"family":"Kumar","given":"Deepak"},{"family":"Sauceda","given":"Consuelo"},{"family":"Oberg","given":"Alexis"},{"family":"Gross","given":"Emilie"},{"family":"Mandt","given":"Tyler"},{"family":"Newton","given":"Isabel G."},{"family":"Kaur","given":"Mehak"},{"family":"Sears","given":"Dorothy D."},{"family":"Webster","given":"Nicholas J. G."}],"issued":{"date-parts":[["2021",12]]}}},{"id":536,"uris":["http://zotero.org/users/5073745/items/FP8YHPIT"],"itemData":{"id":536,"type":"article-journal","abstract":"Circadian rhythms are the product of the interaction of molecular clocks and environmental signals, such as light-dark cycles and eating-fasting cycles. Several studies have demonstrated that the circadian rhythm of peripheral clocks, and behavioural and metabolic mediators are re-synchronized in rodents fed under metabolic challenges, such as hyper- or hypocaloric diets and subjected to time-restricted feeding protocols. Despite the metabolic challenge, these approaches improve the metabolic status, raising the enquiry whether removing progressively the hypocaloric challenge in a  time-restricted feeding protocol leads to metabolic benefits by the synchronizing effect. To address this issue, we compared the effects of two time-restricted feeding protocols, one involved hypocaloric intake during the entire protocol (HCT) and the other implied a progressive intake accomplishing a normocaloric intake at the end of the protocol (NCT) on several behavioural, metabolic, and molecular rhythmic parameters. We observed that the food anticipatory activity (FAA) was driven and maintained in both HCT and NCT. Resynchronization of hepatic molecular clock, free fatty acids (FFAs), and FGF21 was elicited closely by HCT and NCT. We further observed that the fasting cycles involved in both protocols promoted ketone body production, preferentially beta-hydroxybutyrate in HCT, whereas acetoacetate was favoured in NCT before access to food. These findings demonstrate that time-restricted feeding does not require a sustained calorie restriction for promoting and maintaining the synchronization of the metabolic and behavioural circadian clock, and suggest that metabolic modulators, such as FFAs and FGF21, could contribute to FAA expression.","container-title":"Scientific Reports","DOI":"10.1038/s41598-020-66538-0","ISSN":"2045-2322","journalAbbreviation":"Sci Rep","note":"PMID: 32572063\nPMCID: PMC7308331","source":"PubMed Central","title":"Synchronization of the circadian clock by time-restricted feeding with progressive increasing calorie intake. Resemblances and differences regarding a sustained hypocaloric restriction","URL":"https://www.ncbi.nlm.nih.gov/pmc/articles/PMC7308331/","volume":"10","author":[{"family":"García-Gaytán","given":"Ana Cristina"},{"family":"Miranda-Anaya","given":"Manuel"},{"family":"Turrubiate","given":"Isaías"},{"family":"López-De Portugal","given":"Leonardo"},{"family":"Bocanegra-Botello","given":"Guadalupe Nayeli"},{"family":"López-Islas","given":"Amairani"},{"family":"Díaz-Muñoz","given":"Mauricio"},{"family":"Méndez","given":"Isabel"}],"accessed":{"date-parts":[["2020",8,13]]},"issued":{"date-parts":[["2020",6,22]]}}},{"id":642,"uris":["http://zotero.org/users/5073745/items/P497KC7N"],"itemData":{"id":642,"type":"article-journal","abstract":"Disruption of circadian rhythms leads to obesity and metabolic disorders. Timed restricted feeding (RF) provides a time cue and resets the circadian clock, leading to better health. In contrast, a high-fat (HF) diet leads to disrupted circadian expression of metabolic factors and obesity. We tested whether long-term (18 wk) clock resetting by RF can attenuate the disruptive effects of diet-induced obesity. Analyses included liver clock gene expression, locomotor activity, blood glucose, metabolic markers, lipids, and hormones around the circadian cycle for a more accurate assessment. Compared with mice fed the HF diet ad libitum, the timed HF diet restored the expression phase of the clock genes Clock and Cry1 and phase-advanced Per1, Per2, Cry2, Bmal1, Rorα, and Rev-erbα. Although timed HF-diet-fed mice consumed the same amount of calories as ad libitum low-fat diet-fed mice, they showed 12% reduced body weight, 21% reduced cholesterol levels, and 1.4-fold increased insulin sensitivity. Compared with the HF diet ad libitum, the timed HF diet led to 18% lower body weight, 30% decreased cholesterol levels, 10% reduced TNF-α levels, and 3.7-fold improved insulin sensitivity. Timed HF-diet-fed mice exhibited a better satiated and less stressed phenotype of 25% lower ghrelin and 53% lower corticosterone levels compared with mice fed the timed low-fat diet. Taken together, our findings suggest that timing can prevent obesity and rectify the harmful effects of a HF diet.","container-title":"FASEB journal: official publication of the Federation of American Societies for Experimental Biology","DOI":"10.1096/fj.12-208868","ISSN":"1530-6860","issue":"8","journalAbbreviation":"FASEB J.","language":"eng","note":"PMID: 22593546","page":"3493-3502","source":"PubMed","title":"Timed high-fat diet resets circadian metabolism and prevents obesity","volume":"26","author":[{"family":"Sherman","given":"Hadas"},{"family":"Genzer","given":"Yoni"},{"family":"Cohen","given":"Rotem"},{"family":"Chapnik","given":"Nava"},{"family":"Madar","given":"Zecharia"},{"family":"Froy","given":"Oren"}],"issued":{"date-parts":[["2012",8]]}}}],"schema":"https://github.com/citation-style-language/schema/raw/master/csl-citation.json"} </w:instrText>
      </w:r>
      <w:r w:rsidR="004806A0">
        <w:rPr>
          <w:rFonts w:ascii="Times New Roman" w:hAnsi="Times New Roman" w:cs="Times New Roman"/>
        </w:rPr>
        <w:fldChar w:fldCharType="separate"/>
      </w:r>
      <w:r w:rsidR="004806A0" w:rsidRPr="004806A0">
        <w:rPr>
          <w:rFonts w:ascii="Times New Roman" w:hAnsi="Times New Roman" w:cs="Times New Roman"/>
        </w:rPr>
        <w:t>(Das et al., 2021; García-Gaytán et al., 2020; Sherman et al., 2012)</w:t>
      </w:r>
      <w:r w:rsidR="004806A0">
        <w:rPr>
          <w:rFonts w:ascii="Times New Roman" w:hAnsi="Times New Roman" w:cs="Times New Roman"/>
        </w:rPr>
        <w:fldChar w:fldCharType="end"/>
      </w:r>
      <w:r w:rsidR="00412A73">
        <w:rPr>
          <w:rFonts w:ascii="Times New Roman" w:hAnsi="Times New Roman" w:cs="Times New Roman"/>
        </w:rPr>
        <w:t xml:space="preserve">. </w:t>
      </w:r>
      <w:r w:rsidR="00264855">
        <w:rPr>
          <w:rFonts w:ascii="Times New Roman" w:hAnsi="Times New Roman" w:cs="Times New Roman"/>
        </w:rPr>
        <w:t xml:space="preserve">The focus of this body of literature is the ability of TRF to protect from high-fat, high-sucrose diets in adult animals, with few groups </w:t>
      </w:r>
      <w:del w:id="18" w:author="Molly C. Mulcahy" w:date="2025-07-25T15:42:00Z" w16du:dateUtc="2025-07-25T20:42:00Z">
        <w:r w:rsidR="00264855" w:rsidDel="00DC4CCA">
          <w:rPr>
            <w:rFonts w:ascii="Times New Roman" w:hAnsi="Times New Roman" w:cs="Times New Roman"/>
          </w:rPr>
          <w:delText>working on</w:delText>
        </w:r>
      </w:del>
      <w:ins w:id="19" w:author="Molly C. Mulcahy" w:date="2025-07-25T15:42:00Z" w16du:dateUtc="2025-07-25T20:42:00Z">
        <w:r w:rsidR="00DC4CCA">
          <w:rPr>
            <w:rFonts w:ascii="Times New Roman" w:hAnsi="Times New Roman" w:cs="Times New Roman"/>
          </w:rPr>
          <w:t>targeting</w:t>
        </w:r>
      </w:ins>
      <w:r w:rsidR="00264855">
        <w:rPr>
          <w:rFonts w:ascii="Times New Roman" w:hAnsi="Times New Roman" w:cs="Times New Roman"/>
        </w:rPr>
        <w:t xml:space="preserve"> </w:t>
      </w:r>
      <w:del w:id="20" w:author="Molly C. Mulcahy" w:date="2025-07-25T15:42:00Z" w16du:dateUtc="2025-07-25T20:42:00Z">
        <w:r w:rsidR="00264855" w:rsidDel="00DC4CCA">
          <w:rPr>
            <w:rFonts w:ascii="Times New Roman" w:hAnsi="Times New Roman" w:cs="Times New Roman"/>
          </w:rPr>
          <w:delText xml:space="preserve">younger populations or focusing </w:delText>
        </w:r>
      </w:del>
      <w:del w:id="21" w:author="Molly C. Mulcahy" w:date="2025-07-25T15:43:00Z" w16du:dateUtc="2025-07-25T20:43:00Z">
        <w:r w:rsidR="00264855" w:rsidDel="00DC4CCA">
          <w:rPr>
            <w:rFonts w:ascii="Times New Roman" w:hAnsi="Times New Roman" w:cs="Times New Roman"/>
          </w:rPr>
          <w:delText xml:space="preserve">on </w:delText>
        </w:r>
      </w:del>
      <w:r w:rsidR="00264855">
        <w:rPr>
          <w:rFonts w:ascii="Times New Roman" w:hAnsi="Times New Roman" w:cs="Times New Roman"/>
        </w:rPr>
        <w:t>the effects during critical periods of development.</w:t>
      </w:r>
    </w:p>
    <w:p w14:paraId="560768C0" w14:textId="651824EC" w:rsidR="00B5063D" w:rsidRDefault="00B5063D" w:rsidP="00AE239F">
      <w:pPr>
        <w:spacing w:line="360" w:lineRule="auto"/>
        <w:ind w:firstLine="720"/>
        <w:rPr>
          <w:rFonts w:ascii="Times New Roman" w:hAnsi="Times New Roman" w:cs="Times New Roman"/>
        </w:rPr>
      </w:pPr>
      <w:r>
        <w:rPr>
          <w:rFonts w:ascii="Times New Roman" w:hAnsi="Times New Roman" w:cs="Times New Roman"/>
        </w:rPr>
        <w:t xml:space="preserve">Human </w:t>
      </w:r>
      <w:del w:id="22" w:author="Molly C. Mulcahy" w:date="2025-07-25T15:43:00Z" w16du:dateUtc="2025-07-25T20:43:00Z">
        <w:r w:rsidDel="00DC4CCA">
          <w:rPr>
            <w:rFonts w:ascii="Times New Roman" w:hAnsi="Times New Roman" w:cs="Times New Roman"/>
          </w:rPr>
          <w:delText xml:space="preserve">models </w:delText>
        </w:r>
      </w:del>
      <w:ins w:id="23" w:author="Molly C. Mulcahy" w:date="2025-07-25T15:43:00Z" w16du:dateUtc="2025-07-25T20:43:00Z">
        <w:r w:rsidR="00DC4CCA">
          <w:rPr>
            <w:rFonts w:ascii="Times New Roman" w:hAnsi="Times New Roman" w:cs="Times New Roman"/>
          </w:rPr>
          <w:t xml:space="preserve">trials </w:t>
        </w:r>
      </w:ins>
      <w:r>
        <w:rPr>
          <w:rFonts w:ascii="Times New Roman" w:hAnsi="Times New Roman" w:cs="Times New Roman"/>
        </w:rPr>
        <w:t xml:space="preserve">have evaluated this </w:t>
      </w:r>
      <w:ins w:id="24" w:author="Molly C. Mulcahy" w:date="2025-07-25T15:43:00Z" w16du:dateUtc="2025-07-25T20:43:00Z">
        <w:r w:rsidR="00DC4CCA">
          <w:rPr>
            <w:rFonts w:ascii="Times New Roman" w:hAnsi="Times New Roman" w:cs="Times New Roman"/>
          </w:rPr>
          <w:t xml:space="preserve">modality </w:t>
        </w:r>
      </w:ins>
      <w:del w:id="25" w:author="Molly C. Mulcahy" w:date="2025-07-25T15:43:00Z" w16du:dateUtc="2025-07-25T20:43:00Z">
        <w:r w:rsidDel="00DC4CCA">
          <w:rPr>
            <w:rFonts w:ascii="Times New Roman" w:hAnsi="Times New Roman" w:cs="Times New Roman"/>
          </w:rPr>
          <w:delText>as a method</w:delText>
        </w:r>
      </w:del>
      <w:ins w:id="26" w:author="Molly C. Mulcahy" w:date="2025-07-25T15:43:00Z" w16du:dateUtc="2025-07-25T20:43:00Z">
        <w:r w:rsidR="00DC4CCA">
          <w:rPr>
            <w:rFonts w:ascii="Times New Roman" w:hAnsi="Times New Roman" w:cs="Times New Roman"/>
          </w:rPr>
          <w:t>for</w:t>
        </w:r>
      </w:ins>
      <w:r>
        <w:rPr>
          <w:rFonts w:ascii="Times New Roman" w:hAnsi="Times New Roman" w:cs="Times New Roman"/>
        </w:rPr>
        <w:t xml:space="preserve"> </w:t>
      </w:r>
      <w:del w:id="27" w:author="Molly C. Mulcahy" w:date="2025-07-25T15:43:00Z" w16du:dateUtc="2025-07-25T20:43:00Z">
        <w:r w:rsidDel="00DC4CCA">
          <w:rPr>
            <w:rFonts w:ascii="Times New Roman" w:hAnsi="Times New Roman" w:cs="Times New Roman"/>
          </w:rPr>
          <w:delText xml:space="preserve">to </w:delText>
        </w:r>
      </w:del>
      <w:r>
        <w:rPr>
          <w:rFonts w:ascii="Times New Roman" w:hAnsi="Times New Roman" w:cs="Times New Roman"/>
        </w:rPr>
        <w:t>treat</w:t>
      </w:r>
      <w:ins w:id="28" w:author="Molly C. Mulcahy" w:date="2025-07-25T15:43:00Z" w16du:dateUtc="2025-07-25T20:43:00Z">
        <w:r w:rsidR="00DC4CCA">
          <w:rPr>
            <w:rFonts w:ascii="Times New Roman" w:hAnsi="Times New Roman" w:cs="Times New Roman"/>
          </w:rPr>
          <w:t>ment</w:t>
        </w:r>
      </w:ins>
      <w:r>
        <w:rPr>
          <w:rFonts w:ascii="Times New Roman" w:hAnsi="Times New Roman" w:cs="Times New Roman"/>
        </w:rPr>
        <w:t xml:space="preserve"> or prevent</w:t>
      </w:r>
      <w:ins w:id="29" w:author="Molly C. Mulcahy" w:date="2025-07-25T15:43:00Z" w16du:dateUtc="2025-07-25T20:43:00Z">
        <w:r w:rsidR="00DC4CCA">
          <w:rPr>
            <w:rFonts w:ascii="Times New Roman" w:hAnsi="Times New Roman" w:cs="Times New Roman"/>
          </w:rPr>
          <w:t>ion of</w:t>
        </w:r>
      </w:ins>
      <w:r>
        <w:rPr>
          <w:rFonts w:ascii="Times New Roman" w:hAnsi="Times New Roman" w:cs="Times New Roman"/>
        </w:rPr>
        <w:t xml:space="preserve"> </w:t>
      </w:r>
      <w:del w:id="30" w:author="Molly C. Mulcahy" w:date="2025-07-25T15:43:00Z" w16du:dateUtc="2025-07-25T20:43:00Z">
        <w:r w:rsidDel="00DC4CCA">
          <w:rPr>
            <w:rFonts w:ascii="Times New Roman" w:hAnsi="Times New Roman" w:cs="Times New Roman"/>
          </w:rPr>
          <w:delText>accumulation of deleterious amounts of</w:delText>
        </w:r>
      </w:del>
      <w:ins w:id="31" w:author="Molly C. Mulcahy" w:date="2025-07-25T15:43:00Z" w16du:dateUtc="2025-07-25T20:43:00Z">
        <w:r w:rsidR="00DC4CCA">
          <w:rPr>
            <w:rFonts w:ascii="Times New Roman" w:hAnsi="Times New Roman" w:cs="Times New Roman"/>
          </w:rPr>
          <w:t>excessive</w:t>
        </w:r>
      </w:ins>
      <w:r>
        <w:rPr>
          <w:rFonts w:ascii="Times New Roman" w:hAnsi="Times New Roman" w:cs="Times New Roman"/>
        </w:rPr>
        <w:t xml:space="preserve"> adipose tissue which may result in metabolic illness. </w:t>
      </w:r>
      <w:r w:rsidR="00942AAA">
        <w:rPr>
          <w:rFonts w:ascii="Times New Roman" w:hAnsi="Times New Roman" w:cs="Times New Roman"/>
        </w:rPr>
        <w:t>Although weight loss is often modest</w:t>
      </w:r>
      <w:r w:rsidR="00696CC4">
        <w:rPr>
          <w:rFonts w:ascii="Times New Roman" w:hAnsi="Times New Roman" w:cs="Times New Roman"/>
        </w:rPr>
        <w:t xml:space="preserve"> </w:t>
      </w:r>
      <w:r w:rsidR="00696CC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{"citationID":"sXXKBmqr","properties":{"formattedCitation":"(Gabel et al., 2018; Hutchison et al., 2019; Lowe et al., 2020; Moro et al., 2016; Stote et al., 2007)","plainCitation":"(Gabel et al., 2018; Hutchison et al., 2019; Lowe et al., 2020; Moro et al., 2016; Stote et al., 2007)","noteIndex":0},"citationItems":[{"id":523,"uris":["http://zotero.org/users/5073745/items/4HHZWM4Z"],"itemData":{"id":523,"type":"article-journal","abstract":"Importance: The efficacy and safety of time-restricted eating have not been explored in large randomized clinical trials.\nObjective: To determine the effect of 16:8-hour time-restricted eating on weight loss and metabolic risk markers.\nInterventions: Participants were randomized such that the consistent meal timing (CMT) group was instructed to eat 3 structured meals per day, and the time-restricted eating (TRE) group was instructed to eat ad libitum from 12:00 pm until 8:00 pm and completely abstain from caloric intake from 8:00 pm until 12:00 pm the following day.\nDesign, Setting, and Participants: This 12-week randomized clinical trial including men and women aged 18 to 64 years with a body mass index (BMI, calculated as weight in kilograms divided by height in meters squared) of 27 to 43 was conducted on a custom mobile study application. Participants received a Bluetooth scale. Participants lived anywhere in the United States, with a subset of 50 participants living near San Francisco, California, who underwent in-person testing.\nMain Outcomes and Measures: The primary outcome was weight loss. Secondary outcomes from the in-person cohort included changes in weight, fat mass, lean mass, fasting insulin, fasting glucose, hemoglobin A1c levels, estimated energy intake, total energy expenditure, and resting energy expenditure.\nResults: Overall, 116 participants (mean [SD] age, 46.5 [10.5] years; 70 [60.3%] men) were included in the study. There was a significant decrease in weight in the TRE (-0.94 kg; 95% CI, -1.68 to -0.20; P = .01), but no significant change in the CMT group (-0.68 kg; 95% CI, -1.41 to 0.05, P = .07) or between groups (-0.26 kg; 95% CI, -1.30 to 0.78; P = .63). In the in-person cohort (n = 25 TRE, n = 25 CMT), there was a significant within-group decrease in weight in the TRE group (-1.70 kg; 95% CI, -2.56 to -0.83; P &lt; .001). There was also a significant difference in appendicular lean mass index between groups (-0.16 kg/m2; 95% CI, -0.27 to -0.05; P = .005). There were no significant changes in any of the other secondary outcomes within or between groups. There were no differences in estimated energy intake between groups.\nConclusions and Relevance: Time-restricted eating, in the absence of other interventions, is not more effective in weight loss than eating throughout the day.\nTrial Registration: ClinicalTrials.gov Identifiers: NCT03393195 and NCT03637855.","container-title":"JAMA internal medicine","DOI":"10.1001/jamainternmed.2020.4153","ISSN":"2168-6114","journalAbbreviation":"JAMA Intern Med","language":"eng","note":"PMID: 32986097\nPMCID: PMC7522780","source":"PubMed","title":"Effects of Time-Restricted Eating on Weight Loss and Other Metabolic Parameters in Women and Men With Overweight and Obesity: The TREAT Randomized Clinical Trial","title-short":"Effects of Time-Restricted Eating on Weight Loss and Other Metabolic Parameters in Women and Men With Overweight and Obesity","author":[{"family":"Lowe","given":"Dylan A."},{"family":"Wu","given":"Nancy"},{"family":"Rohdin-Bibby","given":"Linnea"},{"family":"Moore","given":"A. Holliston"},{"family":"Kelly","given":"Nisa"},{"family":"Liu","given":"Yong En"},{"family":"Philip","given":"Errol"},{"family":"Vittinghoff","given":"Eric"},{"family":"Heymsfield","given":"Steven B."},{"family":"Olgin","given":"Jeffrey E."},{"family":"Shepherd","given":"John A."},{"family":"Weiss","given":"Ethan J."}],"issued":{"date-parts":[["2020",9,28]]}}},{"id":620,"uris":["http://zotero.org/users/5073745/items/JQGFN28M"],"itemData":{"id":620,"type":"article-journal","abstract":"BACKGROUND:\nTime restricted feeding decreases energy intake without calorie counting and may be a viable option for weight loss. However, the effect of this diet on body weight in obese subjects has never been examined.\n\nOBJECTIVE:\nThis study investigated the effects of 8-h time restricted feeding on body weight and metabolic disease risk factors in obese adults.\n\nDESIGN:\nObese subjects (n = 23) participated in an 8-h time restricted feeding intervention (ad libitum feeding between 10:00 to 18:00 h, water fasting between 18:00 to 10:00 h) for 12 weeks. Weight loss and other outcomes were compared to a matched historical control group (n = 23).\n\nRESULTS:\nBody weight and energy intake decreased in the time restricted group (–2.6% ± 0.5; –341 ± 53 kcal/d) relative to controls over 12 weeks (P &lt; 0.05). Systolic blood pressure decreased in the time restricted feeding group (–7 ± 2 mm Hg) versus controls (P &lt; 0.05). Fat mass, lean mass, visceral fat mass, diastolic blood pressure, LDL cholesterol, HDL cholesterol, triglycerides, fasting glucose, fasting insulin, HOMA-IR, and homocysteine were not significantly different from controls after 12 weeks (no group×time interaction).\n\nCONCLUSION:\nThese findings suggest that 8-h time restricted feeding produces mild caloric restriction and weight loss, without calorie counting. It may also offer clinical benefits by reducing blood pressure.","container-title":"Nutrition and Healthy Aging","DOI":"10.3233/NHA-170036","ISSN":"2451-9480","issue":"4","journalAbbreviation":"Nutr Healthy Aging","note":"PMID: 29951594\nPMCID: PMC6004924","page":"345-353","source":"PubMed Central","title":"Effects of 8-hour time restricted feeding on body weight and metabolic disease risk factors in obese adults: A pilot study","title-short":"Effects of 8-hour time restricted feeding on body weight and metabolic disease risk factors in obese adults","volume":"4","author":[{"family":"Gabel","given":"Kelsey"},{"family":"Hoddy","given":"Kristin K."},{"family":"Haggerty","given":"Nicole"},{"family":"Song","given":"Jeehee"},{"family":"Kroeger","given":"Cynthia M."},{"family":"Trepanowski","given":"John F."},{"family":"Panda","given":"Satchidananda"},{"family":"Varady","given":"Krista A."}],"issued":{"date-parts":[["2018",6,15]]}}},{"id":245,"uris":["http://zotero.org/users/5073745/items/TWPEXD5P"],"itemData":{"id":245,"type":"article-journal","abstract":"BACKGROUND: Although consumption of 3 meals/d is the most common pattern of eating in industrialized countries, a scientific rationale for this meal frequency with respect to optimal health is lacking. A diet with less meal frequency can improve the health and extend the lifespan of laboratory animals, but its effect on humans has never been tested.\nOBJECTIVE: A pilot study was conducted to establish the effects of a reduced-meal-frequency diet on health indicators in healthy, normal-weight adults.\nDESIGN: The study was a randomized crossover design with two 8-wk treatment periods. During the treatment periods, subjects consumed all of the calories needed for weight maintenance in either 3 meals/d or 1 meal/d.\nRESULTS: Subjects who completed the study maintained their body weight within 2 kg of their initial weight throughout the 6-mo period. There were no significant effects of meal frequency on heart rate, body temperature, or most of the blood variables measured. However, when consuming 1 meal/d, subjects had a significant increase in hunger; a significant modification of body composition, including reductions in fat mass; significant increases in blood pressure and in total, LDL-, and HDL-cholesterol concentrations; and a significant decrease in concentrations of cortisol.\nCONCLUSIONS: Normal-weight subjects are able to comply with a 1 meal/d diet. When meal frequency is decreased without a reduction in overall calorie intake, modest changes occur in body composition, some cardiovascular disease risk factors, and hematologic variables. Diurnal variations may affect outcomes.","container-title":"The American Journal of Clinical Nutrition","DOI":"10.1093/ajcn/85.4.981","ISSN":"0002-9165","issue":"4","journalAbbreviation":"Am. J. Clin. Nutr.","language":"eng","note":"PMID: 17413096\nPMCID: PMC2645638","page":"981-988","source":"PubMed","title":"A controlled trial of reduced meal frequency without caloric restriction in healthy, normal-weight, middle-aged adults","volume":"85","author":[{"family":"Stote","given":"Kim S."},{"family":"Baer","given":"David J."},{"family":"Spears","given":"Karen"},{"family":"Paul","given":"David R."},{"family":"Harris","given":"G. Keith"},{"family":"Rumpler","given":"William V."},{"family":"Strycula","given":"Pilar"},{"family":"Najjar","given":"Samer S."},{"family":"Ferrucci","given":"Luigi"},{"family":"Ingram","given":"Donald K."},{"family":"Longo","given":"Dan L."},{"family":"Mattson","given":"Mark P."}],"issued":{"date-parts":[["2007",4]]}}},{"id":345,"uris":["http://zotero.org/users/5073745/items/W9LIWJCV"],"itemData":{"id":345,"type":"article-journal","abstract":"BackgroundIntermittent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K."}],"issued":{"date-parts":[["2019"]]}}}],"schema":"https://github.com/citation-style-language/schema/raw/master/csl-citation.json"} </w:instrText>
      </w:r>
      <w:r w:rsidR="00696CC4">
        <w:rPr>
          <w:rFonts w:ascii="Times New Roman" w:hAnsi="Times New Roman" w:cs="Times New Roman"/>
        </w:rPr>
        <w:fldChar w:fldCharType="separate"/>
      </w:r>
      <w:r w:rsidR="00696CC4">
        <w:rPr>
          <w:rFonts w:ascii="Times New Roman" w:hAnsi="Times New Roman" w:cs="Times New Roman"/>
        </w:rPr>
        <w:t>(Gabel et al., 2018; Hutchison et al., 2019; Lowe et al., 2020; Moro et al., 2016; Stote et al., 2007)</w:t>
      </w:r>
      <w:r w:rsidR="00696CC4">
        <w:rPr>
          <w:rFonts w:ascii="Times New Roman" w:hAnsi="Times New Roman" w:cs="Times New Roman"/>
        </w:rPr>
        <w:fldChar w:fldCharType="end"/>
      </w:r>
      <w:r w:rsidR="00942AAA">
        <w:rPr>
          <w:rFonts w:ascii="Times New Roman" w:hAnsi="Times New Roman" w:cs="Times New Roman"/>
        </w:rPr>
        <w:t xml:space="preserve">, there have been </w:t>
      </w:r>
      <w:del w:id="32" w:author="Molly C. Mulcahy" w:date="2025-07-25T15:44:00Z" w16du:dateUtc="2025-07-25T20:44:00Z">
        <w:r w:rsidR="00942AAA" w:rsidDel="00DC4CCA">
          <w:rPr>
            <w:rFonts w:ascii="Times New Roman" w:hAnsi="Times New Roman" w:cs="Times New Roman"/>
          </w:rPr>
          <w:delText xml:space="preserve">comparable </w:delText>
        </w:r>
      </w:del>
      <w:ins w:id="33" w:author="Molly C. Mulcahy" w:date="2025-07-25T15:44:00Z" w16du:dateUtc="2025-07-25T20:44:00Z">
        <w:r w:rsidR="00DC4CCA">
          <w:rPr>
            <w:rFonts w:ascii="Times New Roman" w:hAnsi="Times New Roman" w:cs="Times New Roman"/>
          </w:rPr>
          <w:t xml:space="preserve">significant </w:t>
        </w:r>
      </w:ins>
      <w:r w:rsidR="00942AAA">
        <w:rPr>
          <w:rFonts w:ascii="Times New Roman" w:hAnsi="Times New Roman" w:cs="Times New Roman"/>
        </w:rPr>
        <w:t>health improvements in those with controlled periods of time-restricted eating</w:t>
      </w:r>
      <w:r w:rsidR="00696CC4">
        <w:rPr>
          <w:rFonts w:ascii="Times New Roman" w:hAnsi="Times New Roman" w:cs="Times New Roman"/>
        </w:rPr>
        <w:t>; s</w:t>
      </w:r>
      <w:r w:rsidR="00153745">
        <w:rPr>
          <w:rFonts w:ascii="Times New Roman" w:hAnsi="Times New Roman" w:cs="Times New Roman"/>
        </w:rPr>
        <w:t xml:space="preserve">uch as reductions in blood pressure </w:t>
      </w:r>
      <w:r w:rsidR="0015374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{"citationID":"4EXxVxQK","properties":{"formattedCitation":"(Gabel et al., 2018; Jamshed et al., 2019; Sutton et al., 2018)","plainCitation":"(Gabel et al., 2018; Jamshed et al., 2019; Sutton et al., 2018)","noteIndex":0},"citationItems":[{"id":343,"uris":["http://zotero.org/users/5073745/items/VZMS82L6"],"itemData":{"id":343,"type":"article-journal","abstract":"Time-restricted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M."}],"issued":{"date-parts":[["2018",6,5]]}}},{"id":620,"uris":["http://zotero.org/users/5073745/items/JQGFN28M"],"itemData":{"id":620,"type":"article-journal","abstract":"BACKGROUND:\nTime restricted feeding decreases energy intake without calorie counting and may be a viable option for weight loss. However, the effect of this diet on body weight in obese subjects has never been examined.\n\nOBJECTIVE:\nThis study investigated the effects of 8-h time restricted feeding on body weight and metabolic disease risk factors in obese adults.\n\nDESIGN:\nObese subjects (n = 23) participated in an 8-h time restricted feeding intervention (ad libitum feeding between 10:00 to 18:00 h, water fasting between 18:00 to 10:00 h) for 12 weeks. Weight loss and other outcomes were compared to a matched historical control group (n = 23).\n\nRESULTS:\nBody weight and energy intake decreased in the time restricted group (–2.6% ± 0.5; –341 ± 53 kcal/d) relative to controls over 12 weeks (P &lt; 0.05). Systolic blood pressure decreased in the time restricted feeding group (–7 ± 2 mm Hg) versus controls (P &lt; 0.05). Fat mass, lean mass, visceral fat mass, diastolic blood pressure, LDL cholesterol, HDL cholesterol, triglycerides, fasting glucose, fasting insulin, HOMA-IR, and homocysteine were not significantly different from controls after 12 weeks (no group×time interaction).\n\nCONCLUSION:\nThese findings suggest that 8-h time restricted feeding produces mild caloric restriction and weight loss, without calorie counting. It may also offer clinical benefits by reducing blood pressure.","container-title":"Nutrition and Healthy Aging","DOI":"10.3233/NHA-170036","ISSN":"2451-9480","issue":"4","journalAbbreviation":"Nutr Healthy Aging","note":"PMID: 29951594\nPMCID: PMC6004924","page":"345-353","source":"PubMed Central","title":"Effects of 8-hour time restricted feeding on body weight and metabolic disease risk factors in obese adults: A pilot study","title-short":"Effects of 8-hour time restricted feeding on body weight and metabolic disease risk factors in obese adults","volume":"4","author":[{"family":"Gabel","given":"Kelsey"},{"family":"Hoddy","given":"Kristin K."},{"family":"Haggerty","given":"Nicole"},{"family":"Song","given":"Jeehee"},{"family":"Kroeger","given":"Cynthia M."},{"family":"Trepanowski","given":"John F."},{"family":"Panda","given":"Satchidananda"},{"family":"Varady","given":"Krista A."}],"issued":{"date-parts":[["2018",6,15]]}}}],"schema":"https://github.com/citation-style-language/schema/raw/master/csl-citation.json"} </w:instrText>
      </w:r>
      <w:r w:rsidR="00153745">
        <w:rPr>
          <w:rFonts w:ascii="Times New Roman" w:hAnsi="Times New Roman" w:cs="Times New Roman"/>
        </w:rPr>
        <w:fldChar w:fldCharType="separate"/>
      </w:r>
      <w:r w:rsidR="00696CC4">
        <w:rPr>
          <w:rFonts w:ascii="Times New Roman" w:hAnsi="Times New Roman" w:cs="Times New Roman"/>
        </w:rPr>
        <w:t>(Gabel et al., 2018; Jamshed et al., 2019; Sutton et al., 2018)</w:t>
      </w:r>
      <w:r w:rsidR="00153745">
        <w:rPr>
          <w:rFonts w:ascii="Times New Roman" w:hAnsi="Times New Roman" w:cs="Times New Roman"/>
        </w:rPr>
        <w:fldChar w:fldCharType="end"/>
      </w:r>
      <w:r w:rsidR="00153745">
        <w:rPr>
          <w:rFonts w:ascii="Times New Roman" w:hAnsi="Times New Roman" w:cs="Times New Roman"/>
        </w:rPr>
        <w:t xml:space="preserve">, </w:t>
      </w:r>
      <w:r w:rsidR="00696CC4">
        <w:rPr>
          <w:rFonts w:ascii="Times New Roman" w:hAnsi="Times New Roman" w:cs="Times New Roman"/>
        </w:rPr>
        <w:t>improved</w:t>
      </w:r>
      <w:r w:rsidR="00153745">
        <w:rPr>
          <w:rFonts w:ascii="Times New Roman" w:hAnsi="Times New Roman" w:cs="Times New Roman"/>
        </w:rPr>
        <w:t xml:space="preserve"> measures of oxidative stress </w:t>
      </w:r>
      <w:r w:rsidR="0015374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{"citationID":"WI5B966P","properties":{"formattedCitation":"(Moro et al., 2016; Sutton et al., 2018)","plainCitation":"(Moro et al., 2016; Sutton et al., 2018)","noteIndex":0},"citationItems":[{"id":238,"uris":["http://zotero.org/users/5073745/items/XT9WYD3C"],"itemData":{"id":238,"type":"article-journal","abstract":"Intermittent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schema":"https://github.com/citation-style-language/schema/raw/master/csl-citation.json"} </w:instrText>
      </w:r>
      <w:r w:rsidR="00153745">
        <w:rPr>
          <w:rFonts w:ascii="Times New Roman" w:hAnsi="Times New Roman" w:cs="Times New Roman"/>
        </w:rPr>
        <w:fldChar w:fldCharType="separate"/>
      </w:r>
      <w:r w:rsidR="00696CC4">
        <w:rPr>
          <w:rFonts w:ascii="Times New Roman" w:hAnsi="Times New Roman" w:cs="Times New Roman"/>
          <w:noProof/>
        </w:rPr>
        <w:t>(Moro et al., 2016; Sutton et al., 2018)</w:t>
      </w:r>
      <w:r w:rsidR="00153745">
        <w:rPr>
          <w:rFonts w:ascii="Times New Roman" w:hAnsi="Times New Roman" w:cs="Times New Roman"/>
        </w:rPr>
        <w:fldChar w:fldCharType="end"/>
      </w:r>
      <w:r w:rsidR="00153745">
        <w:rPr>
          <w:rFonts w:ascii="Times New Roman" w:hAnsi="Times New Roman" w:cs="Times New Roman"/>
        </w:rPr>
        <w:t xml:space="preserve">, </w:t>
      </w:r>
      <w:r w:rsidR="0002446E">
        <w:rPr>
          <w:rFonts w:ascii="Times New Roman" w:hAnsi="Times New Roman" w:cs="Times New Roman"/>
        </w:rPr>
        <w:t xml:space="preserve">reductions in glycemic excursions </w:t>
      </w:r>
      <w:r w:rsidR="0002446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{"citationID":"qxC8QrxM","properties":{"formattedCitation":"(Jamshed et al., 2019)","plainCitation":"(Jamshed et al., 2019)","noteIndex":0},"citationItems":[{"id":343,"uris":["http://zotero.org/users/5073745/items/VZMS82L6"],"itemData":{"id":343,"type":"article-journal","abstract":"Time-restricted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M."}],"issued":{"date-parts":[["2019",6]]}}}],"schema":"https://github.com/citation-style-language/schema/raw/master/csl-citation.json"} </w:instrText>
      </w:r>
      <w:r w:rsidR="0002446E">
        <w:rPr>
          <w:rFonts w:ascii="Times New Roman" w:hAnsi="Times New Roman" w:cs="Times New Roman"/>
        </w:rPr>
        <w:fldChar w:fldCharType="separate"/>
      </w:r>
      <w:r w:rsidR="0002446E">
        <w:rPr>
          <w:rFonts w:ascii="Times New Roman" w:hAnsi="Times New Roman" w:cs="Times New Roman"/>
          <w:noProof/>
        </w:rPr>
        <w:t>(Jamshed et al., 2019)</w:t>
      </w:r>
      <w:r w:rsidR="0002446E">
        <w:rPr>
          <w:rFonts w:ascii="Times New Roman" w:hAnsi="Times New Roman" w:cs="Times New Roman"/>
        </w:rPr>
        <w:fldChar w:fldCharType="end"/>
      </w:r>
      <w:r w:rsidR="0002446E">
        <w:rPr>
          <w:rFonts w:ascii="Times New Roman" w:hAnsi="Times New Roman" w:cs="Times New Roman"/>
        </w:rPr>
        <w:t xml:space="preserve">,  </w:t>
      </w:r>
      <w:r w:rsidR="006B7C4A">
        <w:rPr>
          <w:rFonts w:ascii="Times New Roman" w:hAnsi="Times New Roman" w:cs="Times New Roman"/>
        </w:rPr>
        <w:t xml:space="preserve">or alterations in </w:t>
      </w:r>
      <w:r w:rsidR="0002446E">
        <w:rPr>
          <w:rFonts w:ascii="Times New Roman" w:hAnsi="Times New Roman" w:cs="Times New Roman"/>
        </w:rPr>
        <w:t xml:space="preserve">insulin </w:t>
      </w:r>
      <w:r w:rsidR="006B7C4A">
        <w:rPr>
          <w:rFonts w:ascii="Times New Roman" w:hAnsi="Times New Roman" w:cs="Times New Roman"/>
        </w:rPr>
        <w:t xml:space="preserve">indices </w:t>
      </w:r>
      <w:r w:rsidR="006B7C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{"citationID":"fNDGVXS9","properties":{"formattedCitation":"(Hutchison et al., 2019; Jamshed et al., 2019; Moro et al., 2016; Sutton et al., 2018)","plainCitation":"(Hutchison et al., 2019; Jamshed et al., 2019; Moro et al., 2016; Sutton et al., 2018)","noteIndex":0},"citationItems":[{"id":584,"uris":["http://zotero.org/users/5073745/items/E89CVTH5"],"itemData":{"id":584,"type":"article-journal","abstract":"Objective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M."}],"issued":{"date-parts":[["2019",6]]}}},{"id":345,"uris":["http://zotero.org/users/5073745/items/W9LIWJCV"],"itemData":{"id":345,"type":"article-journal","abstract":"BackgroundIntermittent fasting (IF) is an increasingly popular dietary approach used for weight loss and overall health. While there is an increasing body of evidence demonstrating beneficial effects of IF on blood lipids and other health outcomes in the overweight and obese, limited data are available about the effect of IF in athletes. Thus, the present study sought to investigate the effects of a modified IF protocol (i.e. time-restricted feeding) during resistance training in healthy resistance-trained males.MethodsThirty-four resistance-trained males were randomly assigned to time-restricted feeding (TRF) or normal diet group (ND). TRF subjects consumed 100 % of their energy needs in an 8-h period of time each day, with their caloric intake divided into three meals consumed at 1 p.m., 4 p.m., and 8 p.m. The remaining 16 h per 24-h period made up the fasting period. Subjects in the ND group consumed 100 % of their energy needs divided into three meals consumed at 8 a.m., 1 p.m., and 8 p.m. Groups were matched for kilocalories consumed and macronutrient distribution (TRF 2826 ± 412.3 kcal/day, carbohydrates 53.2 ± 1.4 %, fat 24.7 ± 3.1 %, protein 22.1 ± 2.6 %, ND 3007 ± 444.7 kcal/day, carbohydrates 54.7 ± 2.2 %, fat 23.9 ± 3.5 %, protein 21.4 ± 1.8). Subjects were tested before and after 8 weeks of the assigned diet and standardized resistance training program. Fat mass and fat-free mass were assessed by dual-energy x-ray absorptiometry and muscle area of the thigh and arm were measured using an anthropometric system. Total and free testosterone, insulin-like growth factor 1, blood glucose, insulin, adiponectin, leptin, triiodothyronine, thyroid stimulating hormone, interleukin-6, interleukin-1β, tumor necrosis factor α, total cholesterol, high-density lipoprotein cholesterol, low-density lipoprotein cholesterol, and triglycerides were measured. Bench press and leg press maximal strength, resting energy expenditure, and respiratory ratio were also tested.ResultsAfter 8 weeks, the 2 Way ANOVA (Time * Diet interaction) showed a decrease in fat mass in TRF compared to ND (p = 0.0448), while fat-free mass, muscle area of the arm and thigh, and maximal strength were maintained in both groups. Testosterone and insulin-like growth factor 1 decreased significantly in TRF, with no changes in ND (p = 0.0476; p = 0.0397). Adiponectin increased (p = 0.0000) in TRF while total leptin decreased (p = 0.0001), although not when adjusted for fat mass. Triiodothyronine decreased in TRF, but no significant changes were detected in thyroid-stimulating hormone, total cholesterol, high-density lipoprotein, low-density lipoprotein, or triglycerides. Resting energy expenditure was unchanged, but a significant decrease in respiratory ratio was observed in the TRF group.ConclusionsOur results suggest that an intermittent fasting program in which all calories are consumed in an 8-h window each day, in conjunction with resistance training, could improve some health-related biomarkers, decrease fat mass, and maintain muscle mass in resistance-trained males.","container-title":"Journal of Translational Medicine","DOI":"10.1186/s12967-016-1044-0","ISSN":"1479-5876","issue":"1","journalAbbreviation":"J Transl Med","language":"en","page":"290","source":"Springer Link","title":"Effects of eight weeks of time-restricted feeding (16/8) on basal metabolism, maximal strength, body composition, inflammation, and cardiovascular risk factors in resistance-trained males","volume":"14","author":[{"family":"Moro","given":"Tatiana"},{"family":"Tinsley","given":"Grant"},{"family":"Bianco","given":"Antonino"},{"family":"Marcolin","given":"Giuseppe"},{"family":"Pacelli","given":"Quirico Francesco"},{"family":"Battaglia","given":"Giuseppe"},{"family":"Palma","given":"Antonio"},{"family":"Gentil","given":"Paulo"},{"family":"Neri","given":"Marco"},{"family":"Paoli","given":"Antonio"}],"issued":{"date-parts":[["2016",10,13]]}}},{"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B7C4A">
        <w:rPr>
          <w:rFonts w:ascii="Times New Roman" w:hAnsi="Times New Roman" w:cs="Times New Roman"/>
        </w:rPr>
        <w:fldChar w:fldCharType="separate"/>
      </w:r>
      <w:r w:rsidR="006B7C4A">
        <w:rPr>
          <w:rFonts w:ascii="Times New Roman" w:hAnsi="Times New Roman" w:cs="Times New Roman"/>
          <w:noProof/>
        </w:rPr>
        <w:t>(Hutchison et al., 2019; Jamshed et al., 2019; Moro et al., 2016; Sutton et al., 2018)</w:t>
      </w:r>
      <w:r w:rsidR="006B7C4A">
        <w:rPr>
          <w:rFonts w:ascii="Times New Roman" w:hAnsi="Times New Roman" w:cs="Times New Roman"/>
        </w:rPr>
        <w:fldChar w:fldCharType="end"/>
      </w:r>
      <w:r w:rsidR="00696CC4">
        <w:rPr>
          <w:rFonts w:ascii="Times New Roman" w:hAnsi="Times New Roman" w:cs="Times New Roman"/>
        </w:rPr>
        <w:t xml:space="preserve">. </w:t>
      </w:r>
      <w:r w:rsidR="006652F4">
        <w:rPr>
          <w:rFonts w:ascii="Times New Roman" w:hAnsi="Times New Roman" w:cs="Times New Roman"/>
        </w:rPr>
        <w:t>Some have even found improvement without weight loss</w:t>
      </w:r>
      <w:r w:rsidR="00AE239F">
        <w:rPr>
          <w:rFonts w:ascii="Times New Roman" w:hAnsi="Times New Roman" w:cs="Times New Roman"/>
        </w:rPr>
        <w:t xml:space="preserve"> </w:t>
      </w:r>
      <w:r w:rsidR="006652F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{"citationID":"kaBoTTDQ","properties":{"formattedCitation":"(Sutton et al., 2018)","plainCitation":"(Sutton et al., 2018)","noteIndex":0},"citationItems":[{"id":238,"uris":["http://zotero.org/users/5073745/items/XT9WYD3C"],"itemData":{"id":238,"type":"article-journal","abstract":"Intermittent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652F4">
        <w:rPr>
          <w:rFonts w:ascii="Times New Roman" w:hAnsi="Times New Roman" w:cs="Times New Roman"/>
        </w:rPr>
        <w:fldChar w:fldCharType="separate"/>
      </w:r>
      <w:r w:rsidR="00696CC4">
        <w:rPr>
          <w:rFonts w:ascii="Times New Roman" w:hAnsi="Times New Roman" w:cs="Times New Roman"/>
          <w:noProof/>
        </w:rPr>
        <w:t>(Sutton et al., 2018)</w:t>
      </w:r>
      <w:r w:rsidR="006652F4">
        <w:rPr>
          <w:rFonts w:ascii="Times New Roman" w:hAnsi="Times New Roman" w:cs="Times New Roman"/>
        </w:rPr>
        <w:fldChar w:fldCharType="end"/>
      </w:r>
      <w:r w:rsidR="006652F4">
        <w:rPr>
          <w:rFonts w:ascii="Times New Roman" w:hAnsi="Times New Roman" w:cs="Times New Roman"/>
        </w:rPr>
        <w:t xml:space="preserve">. </w:t>
      </w:r>
      <w:r w:rsidR="00942AAA">
        <w:rPr>
          <w:rFonts w:ascii="Times New Roman" w:hAnsi="Times New Roman" w:cs="Times New Roman"/>
        </w:rPr>
        <w:t xml:space="preserve"> </w:t>
      </w:r>
      <w:commentRangeStart w:id="34"/>
      <w:r w:rsidR="0039019A">
        <w:rPr>
          <w:rFonts w:ascii="Times New Roman" w:hAnsi="Times New Roman" w:cs="Times New Roman"/>
        </w:rPr>
        <w:t xml:space="preserve">Currently, the focus of the majority of TRF/TRE studies have been in preventing or lessening metabolic effects from </w:t>
      </w:r>
      <w:r w:rsidR="006B7C4A">
        <w:rPr>
          <w:rFonts w:ascii="Times New Roman" w:hAnsi="Times New Roman" w:cs="Times New Roman"/>
        </w:rPr>
        <w:t>over-</w:t>
      </w:r>
      <w:r w:rsidR="0039019A">
        <w:rPr>
          <w:rFonts w:ascii="Times New Roman" w:hAnsi="Times New Roman" w:cs="Times New Roman"/>
        </w:rPr>
        <w:t>feeding in adult</w:t>
      </w:r>
      <w:r w:rsidR="006B7C4A">
        <w:rPr>
          <w:rFonts w:ascii="Times New Roman" w:hAnsi="Times New Roman" w:cs="Times New Roman"/>
        </w:rPr>
        <w:t>s</w:t>
      </w:r>
      <w:r w:rsidR="0039019A">
        <w:rPr>
          <w:rFonts w:ascii="Times New Roman" w:hAnsi="Times New Roman" w:cs="Times New Roman"/>
        </w:rPr>
        <w:t>, leaving critical periods of development and</w:t>
      </w:r>
      <w:r w:rsidR="006652F4">
        <w:rPr>
          <w:rFonts w:ascii="Times New Roman" w:hAnsi="Times New Roman" w:cs="Times New Roman"/>
        </w:rPr>
        <w:t xml:space="preserve"> lower-calorie diets without evidence.</w:t>
      </w:r>
      <w:commentRangeEnd w:id="34"/>
      <w:r w:rsidR="00C9668F">
        <w:rPr>
          <w:rStyle w:val="CommentReference"/>
        </w:rPr>
        <w:commentReference w:id="34"/>
      </w:r>
      <w:r w:rsidR="006652F4">
        <w:rPr>
          <w:rFonts w:ascii="Times New Roman" w:hAnsi="Times New Roman" w:cs="Times New Roman"/>
        </w:rPr>
        <w:t xml:space="preserve"> Furthermore, as the popularity of this diet increases, there are critically important populations that </w:t>
      </w:r>
      <w:ins w:id="35" w:author="Molly C. Mulcahy" w:date="2025-07-25T15:46:00Z" w16du:dateUtc="2025-07-25T20:46:00Z">
        <w:r w:rsidR="00C9668F">
          <w:rPr>
            <w:rFonts w:ascii="Times New Roman" w:hAnsi="Times New Roman" w:cs="Times New Roman"/>
          </w:rPr>
          <w:t xml:space="preserve">may </w:t>
        </w:r>
      </w:ins>
      <w:r w:rsidR="00F7579E">
        <w:rPr>
          <w:rFonts w:ascii="Times New Roman" w:hAnsi="Times New Roman" w:cs="Times New Roman"/>
        </w:rPr>
        <w:t>develop</w:t>
      </w:r>
      <w:r w:rsidR="006652F4">
        <w:rPr>
          <w:rFonts w:ascii="Times New Roman" w:hAnsi="Times New Roman" w:cs="Times New Roman"/>
        </w:rPr>
        <w:t xml:space="preserve"> lasting effects from attempting this diet </w:t>
      </w:r>
      <w:r w:rsidR="00F7579E">
        <w:rPr>
          <w:rFonts w:ascii="Times New Roman" w:hAnsi="Times New Roman" w:cs="Times New Roman"/>
        </w:rPr>
        <w:t>before its effects are fully characterized; o</w:t>
      </w:r>
      <w:ins w:id="36" w:author="Molly C. Mulcahy" w:date="2025-07-25T15:46:00Z" w16du:dateUtc="2025-07-25T20:46:00Z">
        <w:r w:rsidR="00C9668F">
          <w:rPr>
            <w:rFonts w:ascii="Times New Roman" w:hAnsi="Times New Roman" w:cs="Times New Roman"/>
          </w:rPr>
          <w:t>ne</w:t>
        </w:r>
      </w:ins>
      <w:r w:rsidR="00F7579E">
        <w:rPr>
          <w:rFonts w:ascii="Times New Roman" w:hAnsi="Times New Roman" w:cs="Times New Roman"/>
        </w:rPr>
        <w:t xml:space="preserve"> such population </w:t>
      </w:r>
      <w:del w:id="37" w:author="Molly C. Mulcahy" w:date="2025-07-25T15:47:00Z" w16du:dateUtc="2025-07-25T20:47:00Z">
        <w:r w:rsidR="00F7579E" w:rsidDel="00C9668F">
          <w:rPr>
            <w:rFonts w:ascii="Times New Roman" w:hAnsi="Times New Roman" w:cs="Times New Roman"/>
          </w:rPr>
          <w:delText xml:space="preserve">is </w:delText>
        </w:r>
      </w:del>
      <w:ins w:id="38" w:author="Molly C. Mulcahy" w:date="2025-07-25T15:47:00Z" w16du:dateUtc="2025-07-25T20:47:00Z">
        <w:r w:rsidR="00C9668F">
          <w:rPr>
            <w:rFonts w:ascii="Times New Roman" w:hAnsi="Times New Roman" w:cs="Times New Roman"/>
          </w:rPr>
          <w:t xml:space="preserve">are </w:t>
        </w:r>
      </w:ins>
      <w:r w:rsidR="00CD793B">
        <w:rPr>
          <w:rFonts w:ascii="Times New Roman" w:hAnsi="Times New Roman" w:cs="Times New Roman"/>
        </w:rPr>
        <w:t xml:space="preserve">those who are attempting to become or are </w:t>
      </w:r>
      <w:ins w:id="39" w:author="Molly C. Mulcahy" w:date="2025-07-25T15:47:00Z" w16du:dateUtc="2025-07-25T20:47:00Z">
        <w:r w:rsidR="00C9668F">
          <w:rPr>
            <w:rFonts w:ascii="Times New Roman" w:hAnsi="Times New Roman" w:cs="Times New Roman"/>
          </w:rPr>
          <w:t xml:space="preserve">currently </w:t>
        </w:r>
      </w:ins>
      <w:r w:rsidR="00CD793B">
        <w:rPr>
          <w:rFonts w:ascii="Times New Roman" w:hAnsi="Times New Roman" w:cs="Times New Roman"/>
        </w:rPr>
        <w:t>pregnant</w:t>
      </w:r>
      <w:r w:rsidR="00F7579E">
        <w:rPr>
          <w:rFonts w:ascii="Times New Roman" w:hAnsi="Times New Roman" w:cs="Times New Roman"/>
        </w:rPr>
        <w:t xml:space="preserve">. </w:t>
      </w:r>
    </w:p>
    <w:p w14:paraId="0BCBCEEA" w14:textId="19C6D85D" w:rsidR="00E40AF7" w:rsidRPr="00674BBC" w:rsidRDefault="00AB602F" w:rsidP="00AE239F">
      <w:pPr>
        <w:spacing w:line="360" w:lineRule="auto"/>
        <w:ind w:firstLine="720"/>
        <w:rPr>
          <w:rFonts w:ascii="Times New Roman" w:hAnsi="Times New Roman" w:cs="Times New Roman"/>
        </w:rPr>
      </w:pPr>
      <w:r w:rsidRPr="00674BBC">
        <w:rPr>
          <w:rFonts w:ascii="Times New Roman" w:hAnsi="Times New Roman" w:cs="Times New Roman"/>
        </w:rPr>
        <w:t xml:space="preserve">Dietary </w:t>
      </w:r>
      <w:ins w:id="40" w:author="Molly C. Mulcahy" w:date="2025-07-25T15:48:00Z" w16du:dateUtc="2025-07-25T20:48:00Z">
        <w:r w:rsidR="00C9668F">
          <w:rPr>
            <w:rFonts w:ascii="Times New Roman" w:hAnsi="Times New Roman" w:cs="Times New Roman"/>
          </w:rPr>
          <w:t xml:space="preserve">impacts on </w:t>
        </w:r>
      </w:ins>
      <w:r w:rsidRPr="00674BBC">
        <w:rPr>
          <w:rFonts w:ascii="Times New Roman" w:hAnsi="Times New Roman" w:cs="Times New Roman"/>
        </w:rPr>
        <w:t>health during pregnancy has long been a topic of intense research interest.</w:t>
      </w:r>
      <w:r w:rsidR="00EE22E8" w:rsidRPr="00674BBC">
        <w:rPr>
          <w:rFonts w:ascii="Times New Roman" w:hAnsi="Times New Roman" w:cs="Times New Roman"/>
        </w:rPr>
        <w:t xml:space="preserve"> </w:t>
      </w:r>
      <w:commentRangeStart w:id="41"/>
      <w:del w:id="42" w:author="Molly C. Mulcahy" w:date="2025-07-25T15:49:00Z" w16du:dateUtc="2025-07-25T20:49:00Z">
        <w:r w:rsidR="008A5F4D" w:rsidDel="00C9668F">
          <w:rPr>
            <w:rFonts w:ascii="Times New Roman" w:hAnsi="Times New Roman" w:cs="Times New Roman"/>
          </w:rPr>
          <w:delText>This research intensified when</w:delText>
        </w:r>
        <w:r w:rsidR="008A5F4D" w:rsidRPr="00674BBC" w:rsidDel="00C9668F">
          <w:rPr>
            <w:rFonts w:ascii="Times New Roman" w:hAnsi="Times New Roman" w:cs="Times New Roman"/>
          </w:rPr>
          <w:delText xml:space="preserve"> </w:delText>
        </w:r>
      </w:del>
      <w:r w:rsidR="008A5F4D">
        <w:rPr>
          <w:rFonts w:ascii="Times New Roman" w:hAnsi="Times New Roman" w:cs="Times New Roman"/>
        </w:rPr>
        <w:t xml:space="preserve">David </w:t>
      </w:r>
      <w:r w:rsidR="008A5F4D" w:rsidRPr="00674BBC">
        <w:rPr>
          <w:rFonts w:ascii="Times New Roman" w:hAnsi="Times New Roman" w:cs="Times New Roman"/>
        </w:rPr>
        <w:t xml:space="preserve">Barker </w:t>
      </w:r>
      <w:ins w:id="43" w:author="Molly C. Mulcahy" w:date="2025-07-25T15:49:00Z" w16du:dateUtc="2025-07-25T20:49:00Z">
        <w:r w:rsidR="00C9668F">
          <w:rPr>
            <w:rFonts w:ascii="Times New Roman" w:hAnsi="Times New Roman" w:cs="Times New Roman"/>
          </w:rPr>
          <w:t xml:space="preserve">and others </w:t>
        </w:r>
      </w:ins>
      <w:r w:rsidR="008A5F4D" w:rsidRPr="00674BBC">
        <w:rPr>
          <w:rFonts w:ascii="Times New Roman" w:hAnsi="Times New Roman" w:cs="Times New Roman"/>
        </w:rPr>
        <w:t xml:space="preserve">proposed that </w:t>
      </w:r>
      <w:r w:rsidR="008A5F4D" w:rsidRPr="00674BBC">
        <w:rPr>
          <w:rFonts w:ascii="Times New Roman" w:hAnsi="Times New Roman" w:cs="Times New Roman"/>
          <w:i/>
          <w:iCs/>
        </w:rPr>
        <w:t>in utero</w:t>
      </w:r>
      <w:r w:rsidR="008A5F4D" w:rsidRPr="00674BBC">
        <w:rPr>
          <w:rFonts w:ascii="Times New Roman" w:hAnsi="Times New Roman" w:cs="Times New Roman"/>
        </w:rPr>
        <w:t xml:space="preserve"> conditions could program the resultant child for health or disease, based on the </w:t>
      </w:r>
      <w:ins w:id="44" w:author="Molly C. Mulcahy" w:date="2025-07-25T15:49:00Z" w16du:dateUtc="2025-07-25T20:49:00Z">
        <w:r w:rsidR="00C9668F">
          <w:rPr>
            <w:rFonts w:ascii="Times New Roman" w:hAnsi="Times New Roman" w:cs="Times New Roman"/>
          </w:rPr>
          <w:t xml:space="preserve">degree of environmental </w:t>
        </w:r>
      </w:ins>
      <w:r w:rsidR="008A5F4D" w:rsidRPr="00674BBC">
        <w:rPr>
          <w:rFonts w:ascii="Times New Roman" w:hAnsi="Times New Roman" w:cs="Times New Roman"/>
        </w:rPr>
        <w:t xml:space="preserve">mismatch they would face once born </w:t>
      </w:r>
      <w:r w:rsidR="008A5F4D" w:rsidRPr="00674BBC">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{"citationID":"4Bd8tjGS","properties":{"formattedCitation":"(Barker &amp; Osmond, 1986)","plainCitation":"(Barker &amp; Osmond, 1986)","noteIndex":0},"citationItems":[{"id":835,"uris":["http://zotero.org/users/5073745/items/NDF9D37U"],"itemData":{"id":835,"type":"article-journal","abstract":"Although the rise in ischaemic heart disease in England and Wales has been associated with increasing prosperity, mortality rates are highest in the least affluent areas. On division of the country into two hundred and twelve local authority areas a strong geographical relation was found between ischaemic heart disease mortality rates in 1968-78 and infant mortality in 1921-25. Of the twenty-four other common causes of death only bronchitis, stomach cancer, and rheumatic heart disease were similarly related to infant mortality. These diseases are associated with poor living conditions and mortality from them is declining. Ischaemic heart disease is strongly correlated with both neonatal and postneonatal mortality. It is suggested that poor nutrition in early life increases susceptibility to the effects of an affluent diet.","container-title":"Lancet (London, England)","DOI":"10.1016/s0140-6736(86)91340-1","ISSN":"0140-6736","issue":"8489","journalAbbreviation":"Lancet","language":"eng","note":"PMID: 2871345","page":"1077-1081","source":"PubMed","title":"Infant mortality, childhood nutrition, and ischaemic heart disease in England and Wales","volume":"1","author":[{"family":"Barker","given":"D. J."},{"family":"Osmond","given":"C."}],"issued":{"date-parts":[["1986",5,10]]}}}],"schema":"https://github.com/citation-style-language/schema/raw/master/csl-citation.json"} </w:instrText>
      </w:r>
      <w:r w:rsidR="008A5F4D" w:rsidRPr="00674BBC">
        <w:rPr>
          <w:rFonts w:ascii="Times New Roman" w:hAnsi="Times New Roman" w:cs="Times New Roman"/>
        </w:rPr>
        <w:fldChar w:fldCharType="separate"/>
      </w:r>
      <w:r w:rsidR="008A5F4D">
        <w:rPr>
          <w:rFonts w:ascii="Times New Roman" w:hAnsi="Times New Roman" w:cs="Times New Roman"/>
          <w:noProof/>
        </w:rPr>
        <w:t>(Barker &amp; Osmond, 1986)</w:t>
      </w:r>
      <w:r w:rsidR="008A5F4D" w:rsidRPr="00674BBC">
        <w:rPr>
          <w:rFonts w:ascii="Times New Roman" w:hAnsi="Times New Roman" w:cs="Times New Roman"/>
        </w:rPr>
        <w:fldChar w:fldCharType="end"/>
      </w:r>
      <w:r w:rsidR="008A5F4D">
        <w:rPr>
          <w:rFonts w:ascii="Times New Roman" w:hAnsi="Times New Roman" w:cs="Times New Roman"/>
        </w:rPr>
        <w:t>. Ultimately, these studies were the first of the</w:t>
      </w:r>
      <w:r w:rsidR="00EE22E8" w:rsidRPr="00674BBC">
        <w:rPr>
          <w:rFonts w:ascii="Times New Roman" w:hAnsi="Times New Roman" w:cs="Times New Roman"/>
        </w:rPr>
        <w:t xml:space="preserve"> developmental origins of health and disease </w:t>
      </w:r>
      <w:r w:rsidR="00674BBC">
        <w:rPr>
          <w:rFonts w:ascii="Times New Roman" w:hAnsi="Times New Roman" w:cs="Times New Roman"/>
        </w:rPr>
        <w:t xml:space="preserve">(DOHaD) </w:t>
      </w:r>
      <w:r w:rsidR="008A5F4D">
        <w:rPr>
          <w:rFonts w:ascii="Times New Roman" w:hAnsi="Times New Roman" w:cs="Times New Roman"/>
        </w:rPr>
        <w:t>field</w:t>
      </w:r>
      <w:r w:rsidR="00EE22E8" w:rsidRPr="00674BBC">
        <w:rPr>
          <w:rFonts w:ascii="Times New Roman" w:hAnsi="Times New Roman" w:cs="Times New Roman"/>
        </w:rPr>
        <w:t xml:space="preserve">. The most prominent </w:t>
      </w:r>
      <w:r w:rsidR="008A5F4D">
        <w:rPr>
          <w:rFonts w:ascii="Times New Roman" w:hAnsi="Times New Roman" w:cs="Times New Roman"/>
        </w:rPr>
        <w:t>DOHaD</w:t>
      </w:r>
      <w:r w:rsidR="00EE22E8" w:rsidRPr="00674BBC">
        <w:rPr>
          <w:rFonts w:ascii="Times New Roman" w:hAnsi="Times New Roman" w:cs="Times New Roman"/>
        </w:rPr>
        <w:t xml:space="preserve"> stud</w:t>
      </w:r>
      <w:r w:rsidR="008A5F4D">
        <w:rPr>
          <w:rFonts w:ascii="Times New Roman" w:hAnsi="Times New Roman" w:cs="Times New Roman"/>
        </w:rPr>
        <w:t>y examined</w:t>
      </w:r>
      <w:r w:rsidR="00EE22E8" w:rsidRPr="00674BBC">
        <w:rPr>
          <w:rFonts w:ascii="Times New Roman" w:hAnsi="Times New Roman" w:cs="Times New Roman"/>
        </w:rPr>
        <w:t xml:space="preserve"> children who were </w:t>
      </w:r>
      <w:r w:rsidR="00EE22E8" w:rsidRPr="00674BBC">
        <w:rPr>
          <w:rFonts w:ascii="Times New Roman" w:hAnsi="Times New Roman" w:cs="Times New Roman"/>
          <w:i/>
          <w:iCs/>
        </w:rPr>
        <w:t>in utero</w:t>
      </w:r>
      <w:r w:rsidR="00EE22E8" w:rsidRPr="00674BBC">
        <w:rPr>
          <w:rFonts w:ascii="Times New Roman" w:hAnsi="Times New Roman" w:cs="Times New Roman"/>
        </w:rPr>
        <w:t xml:space="preserve"> during extreme famine during the “Dutch Hunger Winter” during the second world war. </w:t>
      </w:r>
      <w:r w:rsidR="0031039E" w:rsidRPr="00674BBC">
        <w:rPr>
          <w:rFonts w:ascii="Times New Roman" w:hAnsi="Times New Roman" w:cs="Times New Roman"/>
        </w:rPr>
        <w:t xml:space="preserve">Finding that times of </w:t>
      </w:r>
      <w:r w:rsidR="008A5F4D">
        <w:rPr>
          <w:rFonts w:ascii="Times New Roman" w:hAnsi="Times New Roman" w:cs="Times New Roman"/>
        </w:rPr>
        <w:t>food restriction</w:t>
      </w:r>
      <w:r w:rsidR="0031039E" w:rsidRPr="00674BBC">
        <w:rPr>
          <w:rFonts w:ascii="Times New Roman" w:hAnsi="Times New Roman" w:cs="Times New Roman"/>
        </w:rPr>
        <w:t xml:space="preserve"> during pregnancy could impart higher risk for cardiometabolic risk in adulthood, even</w:t>
      </w:r>
      <w:r w:rsidR="008A5F4D">
        <w:rPr>
          <w:rFonts w:ascii="Times New Roman" w:hAnsi="Times New Roman" w:cs="Times New Roman"/>
        </w:rPr>
        <w:t xml:space="preserve"> after</w:t>
      </w:r>
      <w:r w:rsidR="0031039E" w:rsidRPr="00674BBC">
        <w:rPr>
          <w:rFonts w:ascii="Times New Roman" w:hAnsi="Times New Roman" w:cs="Times New Roman"/>
        </w:rPr>
        <w:t xml:space="preserve"> </w:t>
      </w:r>
      <w:r w:rsidR="00674BBC">
        <w:rPr>
          <w:rFonts w:ascii="Times New Roman" w:hAnsi="Times New Roman" w:cs="Times New Roman"/>
        </w:rPr>
        <w:t xml:space="preserve">risk ratios were </w:t>
      </w:r>
      <w:r w:rsidR="0031039E" w:rsidRPr="00674BBC">
        <w:rPr>
          <w:rFonts w:ascii="Times New Roman" w:hAnsi="Times New Roman" w:cs="Times New Roman"/>
        </w:rPr>
        <w:t>adjusted for infant birthweights</w:t>
      </w:r>
      <w:r w:rsidR="00E40AF7" w:rsidRPr="00674BBC">
        <w:rPr>
          <w:rFonts w:ascii="Times New Roman" w:hAnsi="Times New Roman" w:cs="Times New Roman"/>
        </w:rPr>
        <w:t xml:space="preserve"> </w:t>
      </w:r>
      <w:r w:rsidR="0031039E" w:rsidRPr="00674BBC">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{"citationID":"sUAPN9hm","properties":{"formattedCitation":"(Heijmans et al., 2008; Rooij et al., 2006; Roseboom et al., 2000)","plainCitation":"(Heijmans et al., 2008; Rooij et al., 2006; Roseboom et al., 2000)","noteIndex":0},"citationItems":[{"id":322,"uris":["http://zotero.org/users/5073745/items/ES6TTHU8"],"itemData":{"id":322,"type":"article-journal","abstract":"Extensive epidemiologic studies have suggested that adult disease risk is associated with adverse environmental conditions early in development. Although the mechanisms behind these relationships are unclear, an involvement of epigenetic dysregulation has been hypothesized. Here we show that individuals who were prenatally exposed to famine during the Dutch Hunger Winter in 1944-45 had, 6 decades later, less DNA methylation of the imprinted IGF2 gene compared with their unexposed, same-sex siblings. The association was specific for periconceptional exposure, reinforcing that very early mammalian development is a crucial period for establishing and maintaining epigenetic marks. These data are the first to contribute empirical support for the hypothesis that early-life environmental conditions can cause epigenetic changes in humans that persist throughout life.","container-title":"Proceedings of the National Academy of Sciences of the United States of America","DOI":"10.1073/pnas.0806560105","ISSN":"1091-6490","issue":"44","journalAbbreviation":"Proc. Natl. Acad. Sci. U.S.A.","language":"eng","note":"PMID: 18955703\nPMCID: PMC2579375","page":"17046-17049","source":"PubMed","title":"Persistent epigenetic differences associated with prenatal exposure to famine in humans","volume":"105","author":[{"family":"Heijmans","given":"Bastiaan T."},{"family":"Tobi","given":"Elmar W."},{"family":"Stein","given":"Aryeh D."},{"family":"Putter","given":"Hein"},{"family":"Blauw","given":"Gerard J."},{"family":"Susser","given":"Ezra S."},{"family":"Slagboom","given":"P. Eline"},{"family":"Lumey","given":"L. H."}],"issued":{"date-parts":[["2008",11,4]]}}},{"id":697,"uris":["http://zotero.org/users/5073745/items/S42GZ547"],"itemData":{"id":697,"type":"article-journal","abstract":"&lt;p&gt;&lt;b&gt;OBJECTIVE&lt;/b&gt;—We previously reported that people prenatally exposed to famine during the Dutch Hunger Winter of 1944–1945 have higher 2-h glucose concentrations after an oral glucose tolerance test in later life. We aimed to determine whether this association is mediated through alterations in insulin secretion, insulin sensitivity, or a combination of both.&lt;/p&gt;&lt;p&gt;&lt;b&gt;RESEARCH DESIGN AND METHODS&lt;/b&gt;—We performed a 15-sample intravenous glucose tolerance test in a subsample of 94 normoglycemic men and women from the Dutch Famine Birth Cohort. We used the disposition index, derived as the product of insulin sensitivity and the first-phase insulin response to glucose as a measure of the activity of the β-cells adjusted for insulin resistance. In all analyses, we adjusted for sex and BMI.&lt;/p&gt;&lt;p&gt;&lt;b&gt;RESULTS&lt;/b&gt;—Glucose tolerance was impaired in people who had been prenatally exposed to famine compared with people unexposed to famine (difference in intravenous glucose tolerance test &lt;i&gt;K&lt;/i&gt;&lt;sub&gt;g&lt;/sub&gt; value −21% [95% CI −41 to −4]). People exposed to famine during midgestation had a significantly lower disposition index (−53% [−126 to −3]) compared with people unexposed to famine. Prenatal exposure to famine during early gestation was also associated with a lower disposition index, but this difference did not reach statistical significance.&lt;/p&gt;&lt;p&gt;&lt;b&gt;CONCLUSIONS&lt;/b&gt;—Impaired glucose tolerance after exposure to famine during mid-gestation and early gestation seems to be mediated through an insulin secretion defect.&lt;/p&gt;","container-title":"Diabetes Care","DOI":"10.2337/dc06-0460","ISSN":"0149-5992, 1935-5548","issue":"8","language":"en","license":"DIABETES CARE","note":"publisher: American Diabetes Association\nsection: Cardiovascular and Metabolic Risk\nPMID: 16873799","page":"1897-1901","source":"care-diabetesjournals-org.proxy.lib.umich.edu","title":"Impaired Insulin Secretion After Prenatal Exposure to the Dutch Famine","volume":"29","author":[{"family":"Rooij","given":"Susanne R.","dropping-particle":"de"},{"family":"Painter","given":"Rebecca C."},{"family":"Phillips","given":"David I. W."},{"family":"Osmond","given":"Clive"},{"family":"Michels","given":"Robert P. J."},{"family":"Godsland","given":"Ian F."},{"family":"Bossuyt","given":"Patrick M. M."},{"family":"Bleker","given":"Otto P."},{"family":"Roseboom","given":"Tessa J."}],"issued":{"date-parts":[["2006",8,1]]}}},{"id":910,"uris":["http://zotero.org/users/5073745/items/CDHMFFPG"],"itemData":{"id":910,"type":"article-journal","abstract":"OBJECTIVE To assess the effect of prenatal exposure to maternal malnutrition on coronary heart disease in people born around the time of the Dutch famine, 1944–45.\nDESIGN Historical cohort study.\nSETTING Community study.\nPATIENTS Singletons born alive between November 1943 and February 1947 for whom detailed birth records were available.\nDESIGN The prevalence of coronary heart disease was compared between those exposed to famine in late gestation (n = 120), in mid-gestation (n = 108), or in early gestation (n = 68), and those born in the year before the famine or those conceived in the year after the famine (non-exposed subjects, n = 440).\nMAIN OUTCOME MEASURES Prevalence of coronary heart disease, defined as the presence of angina pectoris according to the Rose questionnaire, Q waves on the ECG, or a history of coronary revascularisation.\nRESULTS The prevalence of coronary heart disease was higher in those exposed in early gestation than in non-exposed people (8.8% v 3.2%; odds ratio adjusted for sex 3.0, 95% confidence interval (CI) 1.1 to 8.1). The prevalence was not increased in those exposed in mid gestation (0.9%) or late gestation (2.5%). People with coronary heart disease tended to have lower birth weights (3215 g v 3352 g, p = 0.13), and smaller head circumferences at birth (32.2 cmv 32.8 cm, p = 0.05), but the effect of exposure to famine in early gestation was independent of birth weight (adjusted odds ratio 3.2, 95% CI 1.2 to 8.8).\nCONCLUSIONS Although the numbers are very small, this is the first evidence suggesting that maternal malnutrition during early gestation contributes to the occurrence of coronary heart disease in the offspring.","container-title":"Heart","DOI":"10.1136/heart.84.6.595","ISSN":"1355-6037, 1468-201X","issue":"6","journalAbbreviation":"Heart","language":"en","license":"British Cardiac Society","note":"publisher: BMJ Publishing Group Ltd and British Cardiovascular Society\nsection: Cardiovascular medicine\nPMID: 11083734","page":"595-598","source":"heart-bmj-com.proxy.lib.umich.edu","title":"Coronary heart disease after prenatal exposure to the Dutch famine, 1944–45","volume":"84","author":[{"family":"Roseboom","given":"T. J."},{"family":"Meulen","given":"J. H. P.","dropping-particle":"van der"},{"family":"Osmond","given":"C."},{"family":"Barker","given":"D. J. P."},{"family":"Ravelli","given":"A. C. J."},{"family":"Schroeder-Tanka","given":"J. M."},{"family":"Montfrans","given":"G. A.","dropping-particle":"van"},{"family":"Michels","given":"R. P. J."},{"family":"Bleker","given":"O. P."}],"issued":{"date-parts":[["2000",12,1]]}}}],"schema":"https://github.com/citation-style-language/schema/raw/master/csl-citation.json"} </w:instrText>
      </w:r>
      <w:r w:rsidR="0031039E" w:rsidRPr="00674BBC">
        <w:rPr>
          <w:rFonts w:ascii="Times New Roman" w:hAnsi="Times New Roman" w:cs="Times New Roman"/>
        </w:rPr>
        <w:fldChar w:fldCharType="separate"/>
      </w:r>
      <w:r w:rsidR="008A5F4D">
        <w:rPr>
          <w:rFonts w:ascii="Times New Roman" w:hAnsi="Times New Roman" w:cs="Times New Roman"/>
          <w:noProof/>
        </w:rPr>
        <w:t>(Heijmans et al., 2008; Rooij et al., 2006; Roseboom et al., 2000)</w:t>
      </w:r>
      <w:r w:rsidR="0031039E" w:rsidRPr="00674BBC">
        <w:rPr>
          <w:rFonts w:ascii="Times New Roman" w:hAnsi="Times New Roman" w:cs="Times New Roman"/>
        </w:rPr>
        <w:fldChar w:fldCharType="end"/>
      </w:r>
      <w:r w:rsidR="0031039E" w:rsidRPr="00674BBC">
        <w:rPr>
          <w:rFonts w:ascii="Times New Roman" w:hAnsi="Times New Roman" w:cs="Times New Roman"/>
        </w:rPr>
        <w:t xml:space="preserve">. </w:t>
      </w:r>
      <w:commentRangeEnd w:id="41"/>
      <w:r w:rsidR="00C9668F">
        <w:rPr>
          <w:rStyle w:val="CommentReference"/>
        </w:rPr>
        <w:commentReference w:id="41"/>
      </w:r>
      <w:r w:rsidR="00674BBC">
        <w:rPr>
          <w:rFonts w:ascii="Times New Roman" w:hAnsi="Times New Roman" w:cs="Times New Roman"/>
        </w:rPr>
        <w:t>Since that time,</w:t>
      </w:r>
      <w:r w:rsidR="00E40AF7" w:rsidRPr="00674BBC">
        <w:rPr>
          <w:rFonts w:ascii="Times New Roman" w:hAnsi="Times New Roman" w:cs="Times New Roman"/>
        </w:rPr>
        <w:t xml:space="preserve"> </w:t>
      </w:r>
      <w:r w:rsidR="008A5F4D">
        <w:rPr>
          <w:rFonts w:ascii="Times New Roman" w:hAnsi="Times New Roman" w:cs="Times New Roman"/>
        </w:rPr>
        <w:lastRenderedPageBreak/>
        <w:t>many projects</w:t>
      </w:r>
      <w:r w:rsidR="00E40AF7" w:rsidRPr="00674BBC">
        <w:rPr>
          <w:rFonts w:ascii="Times New Roman" w:hAnsi="Times New Roman" w:cs="Times New Roman"/>
        </w:rPr>
        <w:t xml:space="preserve"> </w:t>
      </w:r>
      <w:r w:rsidR="00674BBC">
        <w:rPr>
          <w:rFonts w:ascii="Times New Roman" w:hAnsi="Times New Roman" w:cs="Times New Roman"/>
        </w:rPr>
        <w:t>seek</w:t>
      </w:r>
      <w:r w:rsidR="00E40AF7" w:rsidRPr="00674BBC">
        <w:rPr>
          <w:rFonts w:ascii="Times New Roman" w:hAnsi="Times New Roman" w:cs="Times New Roman"/>
        </w:rPr>
        <w:t xml:space="preserve"> to understand the role of adverse nutrition in the womb and its impacts on children</w:t>
      </w:r>
      <w:r w:rsidR="008A5F4D">
        <w:rPr>
          <w:rFonts w:ascii="Times New Roman" w:hAnsi="Times New Roman" w:cs="Times New Roman"/>
        </w:rPr>
        <w:t xml:space="preserve">, </w:t>
      </w:r>
      <w:r w:rsidR="00674BBC">
        <w:rPr>
          <w:rFonts w:ascii="Times New Roman" w:hAnsi="Times New Roman" w:cs="Times New Roman"/>
        </w:rPr>
        <w:t xml:space="preserve">even </w:t>
      </w:r>
      <w:del w:id="45" w:author="Molly C. Mulcahy" w:date="2025-07-25T15:50:00Z" w16du:dateUtc="2025-07-25T20:50:00Z">
        <w:r w:rsidR="00674BBC" w:rsidDel="00C9668F">
          <w:rPr>
            <w:rFonts w:ascii="Times New Roman" w:hAnsi="Times New Roman" w:cs="Times New Roman"/>
          </w:rPr>
          <w:delText xml:space="preserve">well </w:delText>
        </w:r>
      </w:del>
      <w:r w:rsidR="00674BBC">
        <w:rPr>
          <w:rFonts w:ascii="Times New Roman" w:hAnsi="Times New Roman" w:cs="Times New Roman"/>
        </w:rPr>
        <w:t xml:space="preserve">after </w:t>
      </w:r>
      <w:del w:id="46" w:author="Molly C. Mulcahy" w:date="2025-07-25T15:51:00Z" w16du:dateUtc="2025-07-25T20:51:00Z">
        <w:r w:rsidR="00674BBC" w:rsidDel="00C9668F">
          <w:rPr>
            <w:rFonts w:ascii="Times New Roman" w:hAnsi="Times New Roman" w:cs="Times New Roman"/>
          </w:rPr>
          <w:delText xml:space="preserve">having </w:delText>
        </w:r>
      </w:del>
      <w:r w:rsidR="00674BBC">
        <w:rPr>
          <w:rFonts w:ascii="Times New Roman" w:hAnsi="Times New Roman" w:cs="Times New Roman"/>
        </w:rPr>
        <w:t>reach</w:t>
      </w:r>
      <w:ins w:id="47" w:author="Molly C. Mulcahy" w:date="2025-07-25T15:51:00Z" w16du:dateUtc="2025-07-25T20:51:00Z">
        <w:r w:rsidR="00C9668F">
          <w:rPr>
            <w:rFonts w:ascii="Times New Roman" w:hAnsi="Times New Roman" w:cs="Times New Roman"/>
          </w:rPr>
          <w:t>ing</w:t>
        </w:r>
      </w:ins>
      <w:del w:id="48" w:author="Molly C. Mulcahy" w:date="2025-07-25T15:51:00Z" w16du:dateUtc="2025-07-25T20:51:00Z">
        <w:r w:rsidR="00674BBC" w:rsidDel="00C9668F">
          <w:rPr>
            <w:rFonts w:ascii="Times New Roman" w:hAnsi="Times New Roman" w:cs="Times New Roman"/>
          </w:rPr>
          <w:delText>ed</w:delText>
        </w:r>
      </w:del>
      <w:r w:rsidR="00E40AF7" w:rsidRPr="00674BBC">
        <w:rPr>
          <w:rFonts w:ascii="Times New Roman" w:hAnsi="Times New Roman" w:cs="Times New Roman"/>
        </w:rPr>
        <w:t xml:space="preserve"> adulthood. </w:t>
      </w:r>
    </w:p>
    <w:p w14:paraId="1C401DB2" w14:textId="2B35DD22" w:rsidR="00663A64" w:rsidRDefault="009A1508" w:rsidP="00CA07AE">
      <w:pPr>
        <w:spacing w:line="360" w:lineRule="auto"/>
        <w:ind w:firstLine="720"/>
        <w:rPr>
          <w:rFonts w:ascii="Times New Roman" w:hAnsi="Times New Roman" w:cs="Times New Roman"/>
        </w:rPr>
      </w:pPr>
      <w:del w:id="49" w:author="Molly C. Mulcahy" w:date="2025-07-25T15:51:00Z" w16du:dateUtc="2025-07-25T20:51:00Z">
        <w:r w:rsidDel="00C9668F">
          <w:rPr>
            <w:rFonts w:ascii="Times New Roman" w:hAnsi="Times New Roman" w:cs="Times New Roman"/>
          </w:rPr>
          <w:delText>There is evidence to suggest that</w:delText>
        </w:r>
      </w:del>
      <w:ins w:id="50" w:author="Molly C. Mulcahy" w:date="2025-07-25T15:51:00Z" w16du:dateUtc="2025-07-25T20:51:00Z">
        <w:r w:rsidR="00C9668F">
          <w:rPr>
            <w:rFonts w:ascii="Times New Roman" w:hAnsi="Times New Roman" w:cs="Times New Roman"/>
          </w:rPr>
          <w:t>The</w:t>
        </w:r>
      </w:ins>
      <w:r>
        <w:rPr>
          <w:rFonts w:ascii="Times New Roman" w:hAnsi="Times New Roman" w:cs="Times New Roman"/>
        </w:rPr>
        <w:t xml:space="preserve"> timing of food intake is an important, yet </w:t>
      </w:r>
      <w:r w:rsidR="00674BBC">
        <w:rPr>
          <w:rFonts w:ascii="Times New Roman" w:hAnsi="Times New Roman" w:cs="Times New Roman"/>
        </w:rPr>
        <w:t xml:space="preserve">critically </w:t>
      </w:r>
      <w:r>
        <w:rPr>
          <w:rFonts w:ascii="Times New Roman" w:hAnsi="Times New Roman" w:cs="Times New Roman"/>
        </w:rPr>
        <w:t xml:space="preserve">understudied aspect of nutrition during pregnancy. </w:t>
      </w:r>
      <w:del w:id="51" w:author="Molly C. Mulcahy" w:date="2025-07-25T15:54:00Z" w16du:dateUtc="2025-07-25T20:54:00Z">
        <w:r w:rsidR="00430DD4" w:rsidDel="00C9668F">
          <w:rPr>
            <w:rFonts w:ascii="Times New Roman" w:hAnsi="Times New Roman" w:cs="Times New Roman"/>
          </w:rPr>
          <w:delText xml:space="preserve">Some of this </w:delText>
        </w:r>
      </w:del>
      <w:ins w:id="52" w:author="Molly C. Mulcahy" w:date="2025-07-25T15:54:00Z" w16du:dateUtc="2025-07-25T20:54:00Z">
        <w:r w:rsidR="00C9668F">
          <w:rPr>
            <w:rFonts w:ascii="Times New Roman" w:hAnsi="Times New Roman" w:cs="Times New Roman"/>
          </w:rPr>
          <w:t>In</w:t>
        </w:r>
      </w:ins>
      <w:del w:id="53" w:author="Molly C. Mulcahy" w:date="2025-07-25T15:54:00Z" w16du:dateUtc="2025-07-25T20:54:00Z">
        <w:r w:rsidR="00430DD4" w:rsidDel="00C9668F">
          <w:rPr>
            <w:rFonts w:ascii="Times New Roman" w:hAnsi="Times New Roman" w:cs="Times New Roman"/>
          </w:rPr>
          <w:delText>evidence comes from</w:delText>
        </w:r>
        <w:r w:rsidR="00663A64" w:rsidDel="00C9668F">
          <w:rPr>
            <w:rFonts w:ascii="Times New Roman" w:hAnsi="Times New Roman" w:cs="Times New Roman"/>
          </w:rPr>
          <w:delText xml:space="preserve"> m</w:delText>
        </w:r>
        <w:r w:rsidR="003A62B1" w:rsidDel="00C9668F">
          <w:rPr>
            <w:rFonts w:ascii="Times New Roman" w:hAnsi="Times New Roman" w:cs="Times New Roman"/>
          </w:rPr>
          <w:delText>odels of time-restricted feeding in</w:delText>
        </w:r>
      </w:del>
      <w:r w:rsidR="003A62B1">
        <w:rPr>
          <w:rFonts w:ascii="Times New Roman" w:hAnsi="Times New Roman" w:cs="Times New Roman"/>
        </w:rPr>
        <w:t xml:space="preserve"> </w:t>
      </w:r>
      <w:r w:rsidR="00663A64">
        <w:rPr>
          <w:rFonts w:ascii="Times New Roman" w:hAnsi="Times New Roman" w:cs="Times New Roman"/>
        </w:rPr>
        <w:t xml:space="preserve">pregnant </w:t>
      </w:r>
      <w:r w:rsidR="00DB22D1">
        <w:rPr>
          <w:rFonts w:ascii="Times New Roman" w:hAnsi="Times New Roman" w:cs="Times New Roman"/>
        </w:rPr>
        <w:t xml:space="preserve">or reproductively active </w:t>
      </w:r>
      <w:r w:rsidR="003A62B1">
        <w:rPr>
          <w:rFonts w:ascii="Times New Roman" w:hAnsi="Times New Roman" w:cs="Times New Roman"/>
        </w:rPr>
        <w:t>rodents</w:t>
      </w:r>
      <w:ins w:id="54" w:author="Molly C. Mulcahy" w:date="2025-07-25T15:55:00Z" w16du:dateUtc="2025-07-25T20:55:00Z">
        <w:r w:rsidR="00C9668F">
          <w:rPr>
            <w:rFonts w:ascii="Times New Roman" w:hAnsi="Times New Roman" w:cs="Times New Roman"/>
          </w:rPr>
          <w:t xml:space="preserve">, </w:t>
        </w:r>
      </w:ins>
      <w:del w:id="55" w:author="Molly C. Mulcahy" w:date="2025-07-25T15:55:00Z" w16du:dateUtc="2025-07-25T20:55:00Z">
        <w:r w:rsidR="003A62B1" w:rsidDel="00C9668F">
          <w:rPr>
            <w:rFonts w:ascii="Times New Roman" w:hAnsi="Times New Roman" w:cs="Times New Roman"/>
          </w:rPr>
          <w:delText xml:space="preserve">. </w:delText>
        </w:r>
      </w:del>
      <w:del w:id="56" w:author="Molly C. Mulcahy" w:date="2025-07-25T15:52:00Z" w16du:dateUtc="2025-07-25T20:52:00Z">
        <w:r w:rsidR="003A62B1" w:rsidDel="00C9668F">
          <w:rPr>
            <w:rFonts w:ascii="Times New Roman" w:hAnsi="Times New Roman" w:cs="Times New Roman"/>
          </w:rPr>
          <w:delText>The</w:delText>
        </w:r>
        <w:r w:rsidR="00663A64" w:rsidDel="00C9668F">
          <w:rPr>
            <w:rFonts w:ascii="Times New Roman" w:hAnsi="Times New Roman" w:cs="Times New Roman"/>
          </w:rPr>
          <w:delText xml:space="preserve">se </w:delText>
        </w:r>
        <w:r w:rsidR="00DB22D1" w:rsidDel="00C9668F">
          <w:rPr>
            <w:rFonts w:ascii="Times New Roman" w:hAnsi="Times New Roman" w:cs="Times New Roman"/>
          </w:rPr>
          <w:delText>studies</w:delText>
        </w:r>
        <w:r w:rsidR="003A62B1" w:rsidDel="00C9668F">
          <w:rPr>
            <w:rFonts w:ascii="Times New Roman" w:hAnsi="Times New Roman" w:cs="Times New Roman"/>
          </w:rPr>
          <w:delText xml:space="preserve"> find</w:delText>
        </w:r>
        <w:r w:rsidR="00804265" w:rsidDel="00C9668F">
          <w:rPr>
            <w:rFonts w:ascii="Times New Roman" w:hAnsi="Times New Roman" w:cs="Times New Roman"/>
          </w:rPr>
          <w:delText xml:space="preserve"> that time-restricted feeding </w:delText>
        </w:r>
      </w:del>
      <w:ins w:id="57" w:author="Molly C. Mulcahy" w:date="2025-07-25T15:52:00Z" w16du:dateUtc="2025-07-25T20:52:00Z">
        <w:r w:rsidR="00C9668F">
          <w:rPr>
            <w:rFonts w:ascii="Times New Roman" w:hAnsi="Times New Roman" w:cs="Times New Roman"/>
          </w:rPr>
          <w:t xml:space="preserve">TRF </w:t>
        </w:r>
      </w:ins>
      <w:r w:rsidR="00804265">
        <w:rPr>
          <w:rFonts w:ascii="Times New Roman" w:hAnsi="Times New Roman" w:cs="Times New Roman"/>
        </w:rPr>
        <w:t>of high</w:t>
      </w:r>
      <w:r w:rsidR="00DB22D1">
        <w:rPr>
          <w:rFonts w:ascii="Times New Roman" w:hAnsi="Times New Roman" w:cs="Times New Roman"/>
        </w:rPr>
        <w:t>-</w:t>
      </w:r>
      <w:r w:rsidR="00804265">
        <w:rPr>
          <w:rFonts w:ascii="Times New Roman" w:hAnsi="Times New Roman" w:cs="Times New Roman"/>
        </w:rPr>
        <w:t>fat, high</w:t>
      </w:r>
      <w:r w:rsidR="00DB22D1">
        <w:rPr>
          <w:rFonts w:ascii="Times New Roman" w:hAnsi="Times New Roman" w:cs="Times New Roman"/>
        </w:rPr>
        <w:t>-</w:t>
      </w:r>
      <w:r w:rsidR="00804265">
        <w:rPr>
          <w:rFonts w:ascii="Times New Roman" w:hAnsi="Times New Roman" w:cs="Times New Roman"/>
        </w:rPr>
        <w:t xml:space="preserve">sucrose diets </w:t>
      </w:r>
      <w:del w:id="58" w:author="Molly C. Mulcahy" w:date="2025-08-01T09:10:00Z" w16du:dateUtc="2025-08-01T14:10:00Z">
        <w:r w:rsidR="00804265" w:rsidDel="004443A3">
          <w:rPr>
            <w:rFonts w:ascii="Times New Roman" w:hAnsi="Times New Roman" w:cs="Times New Roman"/>
          </w:rPr>
          <w:delText xml:space="preserve">in rodents </w:delText>
        </w:r>
      </w:del>
      <w:r w:rsidR="00804265">
        <w:rPr>
          <w:rFonts w:ascii="Times New Roman" w:hAnsi="Times New Roman" w:cs="Times New Roman"/>
        </w:rPr>
        <w:t xml:space="preserve">can reduce oxidative stress in placental tissues </w:t>
      </w:r>
      <w:r w:rsidR="00663A64">
        <w:rPr>
          <w:rFonts w:ascii="Times New Roman" w:hAnsi="Times New Roman" w:cs="Times New Roman"/>
        </w:rPr>
        <w:t>that results from overnutrition</w:t>
      </w:r>
      <w:r w:rsidR="00DB22D1">
        <w:rPr>
          <w:rFonts w:ascii="Times New Roman" w:hAnsi="Times New Roman" w:cs="Times New Roman"/>
        </w:rPr>
        <w:t xml:space="preserve"> during pregnancy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{"citationID":"tTStJBTM","properties":{"formattedCitation":"(Upadhyay et al., 2019)","plainCitation":"(Upadhyay et al., 2019)","noteIndex":0},"citationItems":[{"id":372,"uris":["http://zotero.org/users/5073745/items/EC9EJ9LI"],"itemData":{"id":372,"type":"article-journal","abstract":"Maternal nutrition has become a major public health concern over recent years and is a known predictor of adverse long-term metabolic derangement in offspring. Time-restricted feeding (TRF), wherein food consumption is restricted to the metabolically active phase of the day, is a dietary approach that improves metabolic parameters when consuming a high-fat diet (HFD). Here, we tested whether TRF could reduce maternal HFD associated inflammation and thereby mitigate defects in fetal organ developmental. Female rats were kept on following three dietary regimens; Ad libitum normal chow diet (NCD-AL), Ad libitum HFD (HFD-AL) and Time-restricted fed HFD (HFD-TRF) from 5 months prior to mating and continued throughout pregnancy. Rat dams were sacrificed at embryonic day 18.5 (ED18.5) and placental tissues from these rats were processed for the analysis of cellular apoptosis, inflammatory cytokines (TNFα and IL-6), oxidative stress, endoplasmic reticulum (ER) stress and autophagy. Furthermore, fetal hepatic triglyceride (TG) content and fetal lung maturation were assessed at ED18.5. Biochemical analysis revealed that HFD-TRF rat had significantly lower serum TG levels and body weight compared to HFD-AL rats. Additionally, TRF significantly blocked HFD-induced placental apoptosis and inflammation via minimizing cellular stress, and restoring autophagic flux. In addition, fetal hepatosteatosis and delayed fetal lung maturation induced by HFD was significantly ameliorated in HFD-TRF compared to HFD-AL. Collectively, our results suggest that reducing placental inflammation via TRF could prevent adverse fetal metabolic outcomes in pregnancies complicated by maternal obesity.","container-title":"Biochemical and Biophysical Research Communications","DOI":"10.1016/j.bbrc.2019.04.154","ISSN":"0006-291X","issue":"2","journalAbbreviation":"Biochemical and Biophysical Research Communications","page":"415-421","source":"ScienceDirect","title":"Time-restricted feeding reduces high-fat diet associated placental inflammation and limits adverse effects on fetal organ development","volume":"514","author":[{"family":"Upadhyay","given":"Aditya"},{"family":"Anjum","given":"B."},{"family":"Godbole","given":"Nachiket M."},{"family":"Rajak","given":"Sangam"},{"family":"Shukla","given":"Pooja"},{"family":"Tiwari","given":"Swasti"},{"family":"Sinha","given":"Rohit A."},{"family":"Godbole","given":"Madan M."}],"issued":{"date-parts":[["2019",6,25]]}}}],"schema":"https://github.com/citation-style-language/schema/raw/master/csl-citation.json"}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(Upadhyay et al., 2019)</w:t>
      </w:r>
      <w:r w:rsidR="00804265">
        <w:rPr>
          <w:rFonts w:ascii="Times New Roman" w:hAnsi="Times New Roman" w:cs="Times New Roman"/>
        </w:rPr>
        <w:fldChar w:fldCharType="end"/>
      </w:r>
      <w:r w:rsidR="00804265">
        <w:rPr>
          <w:rFonts w:ascii="Times New Roman" w:hAnsi="Times New Roman" w:cs="Times New Roman"/>
        </w:rPr>
        <w:t xml:space="preserve">, and improve fetal lung development compared to </w:t>
      </w:r>
      <w:r w:rsidR="00804265" w:rsidRPr="00663A64">
        <w:rPr>
          <w:rFonts w:ascii="Times New Roman" w:hAnsi="Times New Roman" w:cs="Times New Roman"/>
          <w:i/>
          <w:iCs/>
        </w:rPr>
        <w:t>ad lib</w:t>
      </w:r>
      <w:r w:rsidR="00663A64" w:rsidRPr="00663A64">
        <w:rPr>
          <w:rFonts w:ascii="Times New Roman" w:hAnsi="Times New Roman" w:cs="Times New Roman"/>
          <w:i/>
          <w:iCs/>
        </w:rPr>
        <w:t>itum</w:t>
      </w:r>
      <w:r w:rsidR="00804265">
        <w:rPr>
          <w:rFonts w:ascii="Times New Roman" w:hAnsi="Times New Roman" w:cs="Times New Roman"/>
        </w:rPr>
        <w:t xml:space="preserve"> </w:t>
      </w:r>
      <w:r w:rsidR="00663A64">
        <w:rPr>
          <w:rFonts w:ascii="Times New Roman" w:hAnsi="Times New Roman" w:cs="Times New Roman"/>
        </w:rPr>
        <w:t xml:space="preserve">fed </w:t>
      </w:r>
      <w:del w:id="59" w:author="Molly C. Mulcahy" w:date="2025-08-01T09:10:00Z" w16du:dateUtc="2025-08-01T14:10:00Z">
        <w:r w:rsidR="00804265" w:rsidDel="004443A3">
          <w:rPr>
            <w:rFonts w:ascii="Times New Roman" w:hAnsi="Times New Roman" w:cs="Times New Roman"/>
          </w:rPr>
          <w:delText>high</w:delText>
        </w:r>
        <w:r w:rsidR="00DB22D1" w:rsidDel="004443A3">
          <w:rPr>
            <w:rFonts w:ascii="Times New Roman" w:hAnsi="Times New Roman" w:cs="Times New Roman"/>
          </w:rPr>
          <w:delText>-</w:delText>
        </w:r>
        <w:r w:rsidR="00804265" w:rsidDel="004443A3">
          <w:rPr>
            <w:rFonts w:ascii="Times New Roman" w:hAnsi="Times New Roman" w:cs="Times New Roman"/>
          </w:rPr>
          <w:delText>fat, high</w:delText>
        </w:r>
        <w:r w:rsidR="00DB22D1" w:rsidDel="004443A3">
          <w:rPr>
            <w:rFonts w:ascii="Times New Roman" w:hAnsi="Times New Roman" w:cs="Times New Roman"/>
          </w:rPr>
          <w:delText>-</w:delText>
        </w:r>
        <w:r w:rsidR="00804265" w:rsidDel="004443A3">
          <w:rPr>
            <w:rFonts w:ascii="Times New Roman" w:hAnsi="Times New Roman" w:cs="Times New Roman"/>
          </w:rPr>
          <w:delText xml:space="preserve">sucrose </w:delText>
        </w:r>
      </w:del>
      <w:r w:rsidR="00804265">
        <w:rPr>
          <w:rFonts w:ascii="Times New Roman" w:hAnsi="Times New Roman" w:cs="Times New Roman"/>
        </w:rPr>
        <w:t xml:space="preserve">dams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{"citationID":"XODMdt5P","properties":{"formattedCitation":"(Upadhyay et al., 2020)","plainCitation":"(Upadhyay et al., 2020)","noteIndex":0},"citationItems":[{"id":561,"uris":["http://zotero.org/users/5073745/items/47W52XS2"],"itemData":{"id":561,"type":"article-journal","abstract":"Maternal inﬂammation ensuing from high-fat diet (HFD) intake during pregnancy is related to spontaneous preterm birth and respiratory impairment among premature infants. Recently, a circadian aligned dietary intervention referred to as Time-restricted feeding (TRF) has been reported to have beneﬁcial metabolic eﬀects. This study aimed to assess the eﬀects of maternal TRF on fetal lung injury caused by maternal HFD intake. Female Wistar rats were kept on following three dietary regimens; Ad libitum normal chow diet (NCD-AL), Ad libitum HFD (HFD-AL) and Time-restricted fed HFD (HFD-TRF) from 5 months before mating and continued through pregnancy. Fetal lung samples were collected on the embryonic day 18.5, and apoptotic and inﬂammatory markers were assessed using TUNEL assay, western blotting, and qRT-PCR. Our results showed that TRF considerably prevented maternal HFD-induced apoptosis in fetal lung tissue that corroborated with a reduction in caspase activation and increased levels of anti-apoptotic BCL2 family proteins together with a lower level of ER-stress and autophagy markers including ATF6, CHOP and LC3-II. Besides, fetal lungs from HFD-TRF dams exhibited reduced expression of inﬂammatory genes that correlated with reduction and apoptotic injury throughout fetal development. Our results thus put forth TRF as a unique non-pharmacological approach to boost perinatal health beneath metabolic stress.","container-title":"Experimental and Molecular Pathology","DOI":"10.1016/j.yexmp.2020.104413","ISSN":"00144800","journalAbbreviation":"Experimental and Molecular Pathology","language":"en","page":"104413","source":"DOI.org (Crossref)","title":"Time-restricted feeding ameliorates maternal high-fat diet-induced fetal lung injury","volume":"114","author":[{"family":"Upadhyay","given":"Aditya"},{"family":"Sinha","given":"Rohit A."},{"family":"Kumar","given":"Alok"},{"family":"Godbole","given":"Madan M."}],"issued":{"date-parts":[["2020",6]]}}}],"schema":"https://github.com/citation-style-language/schema/raw/master/csl-citation.json"}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(Upadhyay et al., 2020)</w:t>
      </w:r>
      <w:r w:rsidR="00804265">
        <w:rPr>
          <w:rFonts w:ascii="Times New Roman" w:hAnsi="Times New Roman" w:cs="Times New Roman"/>
        </w:rPr>
        <w:fldChar w:fldCharType="end"/>
      </w:r>
      <w:r w:rsidR="00804265">
        <w:rPr>
          <w:rFonts w:ascii="Times New Roman" w:hAnsi="Times New Roman" w:cs="Times New Roman"/>
        </w:rPr>
        <w:t xml:space="preserve">. </w:t>
      </w:r>
      <w:del w:id="60" w:author="Molly C. Mulcahy" w:date="2025-07-25T15:55:00Z" w16du:dateUtc="2025-07-25T20:55:00Z">
        <w:r w:rsidR="00804265" w:rsidDel="00D20629">
          <w:rPr>
            <w:rFonts w:ascii="Times New Roman" w:hAnsi="Times New Roman" w:cs="Times New Roman"/>
          </w:rPr>
          <w:delText>There is also evidence that</w:delText>
        </w:r>
      </w:del>
      <w:ins w:id="61" w:author="Molly C. Mulcahy" w:date="2025-07-25T15:55:00Z" w16du:dateUtc="2025-07-25T20:55:00Z">
        <w:r w:rsidR="00D20629">
          <w:rPr>
            <w:rFonts w:ascii="Times New Roman" w:hAnsi="Times New Roman" w:cs="Times New Roman"/>
          </w:rPr>
          <w:t>Furthermore,</w:t>
        </w:r>
      </w:ins>
      <w:r w:rsidR="00804265">
        <w:rPr>
          <w:rFonts w:ascii="Times New Roman" w:hAnsi="Times New Roman" w:cs="Times New Roman"/>
        </w:rPr>
        <w:t xml:space="preserve"> </w:t>
      </w:r>
      <w:ins w:id="62" w:author="Molly C. Mulcahy" w:date="2025-07-25T15:55:00Z" w16du:dateUtc="2025-07-25T20:55:00Z">
        <w:r w:rsidR="00D20629">
          <w:rPr>
            <w:rFonts w:ascii="Times New Roman" w:hAnsi="Times New Roman" w:cs="Times New Roman"/>
          </w:rPr>
          <w:t xml:space="preserve">loss of </w:t>
        </w:r>
      </w:ins>
      <w:r w:rsidR="00804265">
        <w:rPr>
          <w:rFonts w:ascii="Times New Roman" w:hAnsi="Times New Roman" w:cs="Times New Roman"/>
        </w:rPr>
        <w:t xml:space="preserve">estrus cyclicity and </w:t>
      </w:r>
      <w:r w:rsidR="00DB22D1">
        <w:rPr>
          <w:rFonts w:ascii="Times New Roman" w:hAnsi="Times New Roman" w:cs="Times New Roman"/>
        </w:rPr>
        <w:t xml:space="preserve">ovarian </w:t>
      </w:r>
      <w:r w:rsidR="00804265">
        <w:rPr>
          <w:rFonts w:ascii="Times New Roman" w:hAnsi="Times New Roman" w:cs="Times New Roman"/>
        </w:rPr>
        <w:t>follic</w:t>
      </w:r>
      <w:ins w:id="63" w:author="Molly C. Mulcahy" w:date="2025-07-25T15:56:00Z" w16du:dateUtc="2025-07-25T20:56:00Z">
        <w:r w:rsidR="00D20629">
          <w:rPr>
            <w:rFonts w:ascii="Times New Roman" w:hAnsi="Times New Roman" w:cs="Times New Roman"/>
          </w:rPr>
          <w:t>ular</w:t>
        </w:r>
      </w:ins>
      <w:del w:id="64" w:author="Molly C. Mulcahy" w:date="2025-07-25T15:56:00Z" w16du:dateUtc="2025-07-25T20:56:00Z">
        <w:r w:rsidR="00804265" w:rsidDel="00D20629">
          <w:rPr>
            <w:rFonts w:ascii="Times New Roman" w:hAnsi="Times New Roman" w:cs="Times New Roman"/>
          </w:rPr>
          <w:delText>le</w:delText>
        </w:r>
      </w:del>
      <w:r w:rsidR="00804265">
        <w:rPr>
          <w:rFonts w:ascii="Times New Roman" w:hAnsi="Times New Roman" w:cs="Times New Roman"/>
        </w:rPr>
        <w:t xml:space="preserve"> development </w:t>
      </w:r>
      <w:ins w:id="65" w:author="Molly C. Mulcahy" w:date="2025-07-25T15:55:00Z" w16du:dateUtc="2025-07-25T20:55:00Z">
        <w:r w:rsidR="00D20629">
          <w:rPr>
            <w:rFonts w:ascii="Times New Roman" w:hAnsi="Times New Roman" w:cs="Times New Roman"/>
          </w:rPr>
          <w:t xml:space="preserve">dysfunction </w:t>
        </w:r>
      </w:ins>
      <w:del w:id="66" w:author="Molly C. Mulcahy" w:date="2025-07-25T15:56:00Z" w16du:dateUtc="2025-07-25T20:56:00Z">
        <w:r w:rsidR="00663A64" w:rsidDel="00D20629">
          <w:rPr>
            <w:rFonts w:ascii="Times New Roman" w:hAnsi="Times New Roman" w:cs="Times New Roman"/>
          </w:rPr>
          <w:delText>that can occur with</w:delText>
        </w:r>
      </w:del>
      <w:ins w:id="67" w:author="Molly C. Mulcahy" w:date="2025-07-25T15:56:00Z" w16du:dateUtc="2025-07-25T20:56:00Z">
        <w:r w:rsidR="00D20629">
          <w:rPr>
            <w:rFonts w:ascii="Times New Roman" w:hAnsi="Times New Roman" w:cs="Times New Roman"/>
          </w:rPr>
          <w:t>from</w:t>
        </w:r>
      </w:ins>
      <w:r w:rsidR="00663A64">
        <w:rPr>
          <w:rFonts w:ascii="Times New Roman" w:hAnsi="Times New Roman" w:cs="Times New Roman"/>
        </w:rPr>
        <w:t xml:space="preserve"> </w:t>
      </w:r>
      <w:r w:rsidR="00DB22D1">
        <w:rPr>
          <w:rFonts w:ascii="Times New Roman" w:hAnsi="Times New Roman" w:cs="Times New Roman"/>
        </w:rPr>
        <w:t>over</w:t>
      </w:r>
      <w:r w:rsidR="00663A64">
        <w:rPr>
          <w:rFonts w:ascii="Times New Roman" w:hAnsi="Times New Roman" w:cs="Times New Roman"/>
        </w:rPr>
        <w:t>nutrition are</w:t>
      </w:r>
      <w:r w:rsidR="00804265">
        <w:rPr>
          <w:rFonts w:ascii="Times New Roman" w:hAnsi="Times New Roman" w:cs="Times New Roman"/>
        </w:rPr>
        <w:t xml:space="preserve"> rescued with TRF of HFHS feeding compared to </w:t>
      </w:r>
      <w:r w:rsidR="00804265" w:rsidRPr="00663A64">
        <w:rPr>
          <w:rFonts w:ascii="Times New Roman" w:hAnsi="Times New Roman" w:cs="Times New Roman"/>
          <w:i/>
          <w:iCs/>
        </w:rPr>
        <w:t>ad libitum</w:t>
      </w:r>
      <w:r w:rsidR="00804265">
        <w:rPr>
          <w:rFonts w:ascii="Times New Roman" w:hAnsi="Times New Roman" w:cs="Times New Roman"/>
        </w:rPr>
        <w:t xml:space="preserve"> HFHS</w:t>
      </w:r>
      <w:r w:rsidR="00DB22D1">
        <w:rPr>
          <w:rFonts w:ascii="Times New Roman" w:hAnsi="Times New Roman" w:cs="Times New Roman"/>
        </w:rPr>
        <w:t xml:space="preserve"> </w:t>
      </w:r>
      <w:r w:rsidR="00804265">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{"citationID":"r9l1MfqK","properties":{"formattedCitation":"(Hua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804265">
        <w:rPr>
          <w:rFonts w:ascii="Times New Roman" w:hAnsi="Times New Roman" w:cs="Times New Roman"/>
        </w:rPr>
        <w:fldChar w:fldCharType="separate"/>
      </w:r>
      <w:r w:rsidR="00696CC4">
        <w:rPr>
          <w:rFonts w:ascii="Times New Roman" w:hAnsi="Times New Roman" w:cs="Times New Roman"/>
          <w:noProof/>
        </w:rPr>
        <w:t>(Hua et al., 2020)</w:t>
      </w:r>
      <w:r w:rsidR="00804265">
        <w:rPr>
          <w:rFonts w:ascii="Times New Roman" w:hAnsi="Times New Roman" w:cs="Times New Roman"/>
        </w:rPr>
        <w:fldChar w:fldCharType="end"/>
      </w:r>
      <w:r w:rsidR="00804265">
        <w:rPr>
          <w:rFonts w:ascii="Times New Roman" w:hAnsi="Times New Roman" w:cs="Times New Roman"/>
        </w:rPr>
        <w:t xml:space="preserve">. </w:t>
      </w:r>
      <w:del w:id="68" w:author="Molly C. Mulcahy" w:date="2025-07-25T15:56:00Z" w16du:dateUtc="2025-07-25T20:56:00Z">
        <w:r w:rsidR="006F5E5C" w:rsidDel="00D20629">
          <w:rPr>
            <w:rFonts w:ascii="Times New Roman" w:hAnsi="Times New Roman" w:cs="Times New Roman"/>
          </w:rPr>
          <w:delText>Existing</w:delText>
        </w:r>
        <w:r w:rsidR="00FA6DCA" w:rsidDel="00D20629">
          <w:rPr>
            <w:rFonts w:ascii="Times New Roman" w:hAnsi="Times New Roman" w:cs="Times New Roman"/>
          </w:rPr>
          <w:delText xml:space="preserve"> </w:delText>
        </w:r>
        <w:commentRangeStart w:id="69"/>
        <w:r w:rsidR="0065434A" w:rsidDel="00D20629">
          <w:rPr>
            <w:rFonts w:ascii="Times New Roman" w:hAnsi="Times New Roman" w:cs="Times New Roman"/>
          </w:rPr>
          <w:delText xml:space="preserve"> studies </w:delText>
        </w:r>
        <w:r w:rsidR="00FA6DCA" w:rsidDel="00D20629">
          <w:rPr>
            <w:rFonts w:ascii="Times New Roman" w:hAnsi="Times New Roman" w:cs="Times New Roman"/>
          </w:rPr>
          <w:delText>in</w:delText>
        </w:r>
      </w:del>
      <w:ins w:id="70" w:author="Molly C. Mulcahy" w:date="2025-07-25T15:56:00Z" w16du:dateUtc="2025-07-25T20:56:00Z">
        <w:r w:rsidR="00D20629">
          <w:rPr>
            <w:rFonts w:ascii="Times New Roman" w:hAnsi="Times New Roman" w:cs="Times New Roman"/>
          </w:rPr>
          <w:t>In</w:t>
        </w:r>
      </w:ins>
      <w:r w:rsidR="00FA6DCA">
        <w:rPr>
          <w:rFonts w:ascii="Times New Roman" w:hAnsi="Times New Roman" w:cs="Times New Roman"/>
        </w:rPr>
        <w:t xml:space="preserve"> rat</w:t>
      </w:r>
      <w:ins w:id="71" w:author="Molly C. Mulcahy" w:date="2025-07-25T15:56:00Z" w16du:dateUtc="2025-07-25T20:56:00Z">
        <w:r w:rsidR="00D20629">
          <w:rPr>
            <w:rFonts w:ascii="Times New Roman" w:hAnsi="Times New Roman" w:cs="Times New Roman"/>
          </w:rPr>
          <w:t>s,</w:t>
        </w:r>
      </w:ins>
      <w:del w:id="72" w:author="Molly C. Mulcahy" w:date="2025-07-25T15:56:00Z" w16du:dateUtc="2025-07-25T20:56:00Z">
        <w:r w:rsidR="00FA6DCA" w:rsidDel="00D20629">
          <w:rPr>
            <w:rFonts w:ascii="Times New Roman" w:hAnsi="Times New Roman" w:cs="Times New Roman"/>
          </w:rPr>
          <w:delText xml:space="preserve">s </w:delText>
        </w:r>
        <w:r w:rsidR="0065434A" w:rsidDel="00D20629">
          <w:rPr>
            <w:rFonts w:ascii="Times New Roman" w:hAnsi="Times New Roman" w:cs="Times New Roman"/>
          </w:rPr>
          <w:delText>have found that</w:delText>
        </w:r>
      </w:del>
      <w:r w:rsidR="0065434A">
        <w:rPr>
          <w:rFonts w:ascii="Times New Roman" w:hAnsi="Times New Roman" w:cs="Times New Roman"/>
        </w:rPr>
        <w:t xml:space="preserve"> TRF during pregnancy </w:t>
      </w:r>
      <w:del w:id="73" w:author="Molly C. Mulcahy" w:date="2025-07-25T15:57:00Z" w16du:dateUtc="2025-07-25T20:57:00Z">
        <w:r w:rsidR="0065434A" w:rsidDel="00D20629">
          <w:rPr>
            <w:rFonts w:ascii="Times New Roman" w:hAnsi="Times New Roman" w:cs="Times New Roman"/>
          </w:rPr>
          <w:delText>has impact for</w:delText>
        </w:r>
      </w:del>
      <w:ins w:id="74" w:author="Molly C. Mulcahy" w:date="2025-07-25T15:57:00Z" w16du:dateUtc="2025-07-25T20:57:00Z">
        <w:r w:rsidR="00D20629">
          <w:rPr>
            <w:rFonts w:ascii="Times New Roman" w:hAnsi="Times New Roman" w:cs="Times New Roman"/>
          </w:rPr>
          <w:t>impacts</w:t>
        </w:r>
      </w:ins>
      <w:r w:rsidR="0065434A">
        <w:rPr>
          <w:rFonts w:ascii="Times New Roman" w:hAnsi="Times New Roman" w:cs="Times New Roman"/>
        </w:rPr>
        <w:t xml:space="preserve"> insulin homeostasis in adulthood.</w:t>
      </w:r>
      <w:ins w:id="75" w:author="Molly C. Mulcahy" w:date="2025-07-25T15:57:00Z" w16du:dateUtc="2025-07-25T20:57:00Z">
        <w:r w:rsidR="00D20629">
          <w:rPr>
            <w:rFonts w:ascii="Times New Roman" w:hAnsi="Times New Roman" w:cs="Times New Roman"/>
          </w:rPr>
          <w:t xml:space="preserve"> A</w:t>
        </w:r>
      </w:ins>
      <w:del w:id="76" w:author="Molly C. Mulcahy" w:date="2025-07-25T15:57:00Z" w16du:dateUtc="2025-07-25T20:57:00Z">
        <w:r w:rsidR="0065434A" w:rsidDel="00D20629">
          <w:rPr>
            <w:rFonts w:ascii="Times New Roman" w:hAnsi="Times New Roman" w:cs="Times New Roman"/>
          </w:rPr>
          <w:delText xml:space="preserve"> </w:delText>
        </w:r>
        <w:r w:rsidR="008A5EDB" w:rsidDel="00D20629">
          <w:rPr>
            <w:rFonts w:ascii="Times New Roman" w:hAnsi="Times New Roman" w:cs="Times New Roman"/>
          </w:rPr>
          <w:delText>In a</w:delText>
        </w:r>
      </w:del>
      <w:r w:rsidR="008A5EDB">
        <w:rPr>
          <w:rFonts w:ascii="Times New Roman" w:hAnsi="Times New Roman" w:cs="Times New Roman"/>
        </w:rPr>
        <w:t xml:space="preserve">dult offspring of </w:t>
      </w:r>
      <w:proofErr w:type="spellStart"/>
      <w:r w:rsidR="008A5EDB">
        <w:rPr>
          <w:rFonts w:ascii="Times New Roman" w:hAnsi="Times New Roman" w:cs="Times New Roman"/>
        </w:rPr>
        <w:t>eTRF</w:t>
      </w:r>
      <w:proofErr w:type="spellEnd"/>
      <w:r w:rsidR="008A5EDB">
        <w:rPr>
          <w:rFonts w:ascii="Times New Roman" w:hAnsi="Times New Roman" w:cs="Times New Roman"/>
        </w:rPr>
        <w:t xml:space="preserve"> dams</w:t>
      </w:r>
      <w:ins w:id="77" w:author="Molly C. Mulcahy" w:date="2025-07-25T15:57:00Z" w16du:dateUtc="2025-07-25T20:57:00Z">
        <w:r w:rsidR="00D20629">
          <w:rPr>
            <w:rFonts w:ascii="Times New Roman" w:hAnsi="Times New Roman" w:cs="Times New Roman"/>
          </w:rPr>
          <w:t xml:space="preserve"> develop</w:t>
        </w:r>
      </w:ins>
      <w:del w:id="78" w:author="Molly C. Mulcahy" w:date="2025-07-25T15:57:00Z" w16du:dateUtc="2025-07-25T20:57:00Z">
        <w:r w:rsidR="008A5EDB" w:rsidDel="00D20629">
          <w:rPr>
            <w:rFonts w:ascii="Times New Roman" w:hAnsi="Times New Roman" w:cs="Times New Roman"/>
          </w:rPr>
          <w:delText>,</w:delText>
        </w:r>
      </w:del>
      <w:r w:rsidR="008A5EDB">
        <w:rPr>
          <w:rFonts w:ascii="Times New Roman" w:hAnsi="Times New Roman" w:cs="Times New Roman"/>
        </w:rPr>
        <w:t xml:space="preserve"> </w:t>
      </w:r>
      <w:del w:id="79" w:author="Molly C. Mulcahy" w:date="2025-08-01T09:11:00Z" w16du:dateUtc="2025-08-01T14:11:00Z">
        <w:r w:rsidR="0065434A" w:rsidDel="004443A3">
          <w:rPr>
            <w:rFonts w:ascii="Times New Roman" w:hAnsi="Times New Roman" w:cs="Times New Roman"/>
          </w:rPr>
          <w:delText xml:space="preserve"> </w:delText>
        </w:r>
      </w:del>
      <w:r w:rsidR="0065434A">
        <w:rPr>
          <w:rFonts w:ascii="Times New Roman" w:hAnsi="Times New Roman" w:cs="Times New Roman"/>
        </w:rPr>
        <w:t xml:space="preserve">glucose intolerance </w:t>
      </w:r>
      <w:del w:id="80" w:author="Molly C. Mulcahy" w:date="2025-07-25T15:57:00Z" w16du:dateUtc="2025-07-25T20:57:00Z">
        <w:r w:rsidR="008A5EDB" w:rsidDel="00D20629">
          <w:rPr>
            <w:rFonts w:ascii="Times New Roman" w:hAnsi="Times New Roman" w:cs="Times New Roman"/>
          </w:rPr>
          <w:delText xml:space="preserve">developed </w:delText>
        </w:r>
      </w:del>
      <w:r w:rsidR="0065434A">
        <w:rPr>
          <w:rFonts w:ascii="Times New Roman" w:hAnsi="Times New Roman" w:cs="Times New Roman"/>
        </w:rPr>
        <w:t xml:space="preserve">on </w:t>
      </w:r>
      <w:r w:rsidR="008A5EDB">
        <w:rPr>
          <w:rFonts w:ascii="Times New Roman" w:hAnsi="Times New Roman" w:cs="Times New Roman"/>
        </w:rPr>
        <w:t xml:space="preserve">a </w:t>
      </w:r>
      <w:r w:rsidR="0065434A">
        <w:rPr>
          <w:rFonts w:ascii="Times New Roman" w:hAnsi="Times New Roman" w:cs="Times New Roman"/>
        </w:rPr>
        <w:t xml:space="preserve">chow </w:t>
      </w:r>
      <w:r w:rsidR="008A5EDB">
        <w:rPr>
          <w:rFonts w:ascii="Times New Roman" w:hAnsi="Times New Roman" w:cs="Times New Roman"/>
        </w:rPr>
        <w:t>diet</w:t>
      </w:r>
      <w:r w:rsidR="00486E4C">
        <w:rPr>
          <w:rFonts w:ascii="Times New Roman" w:hAnsi="Times New Roman" w:cs="Times New Roman"/>
        </w:rPr>
        <w:t xml:space="preserve"> </w:t>
      </w:r>
      <w:r w:rsidR="006543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{"citationID":"hJPPDurV","properties":{"formattedCitation":"(Prates et al., 2022)","plainCitation":"(Prates et al., 2022)","noteIndex":0},"citationItems":[{"id":285,"uris":["http://zotero.org/users/5073745/items/H2SF844K"],"itemData":{"id":285,"type":"article-journal","abstract":"Maternal circadian eating time and frequency were associated with altered glucose metabolism during pregnancy in humans. Research about long maternal fasting intervals is inconclusive, and little is known about the effect of maternal time-feeding on the offspring health. Therefore, the aim of the present study was to determine whether maternal time feeding influences the metabolic status of both male and female offspring. Pregnant rats were provided ad libitum (AD) access to chow diet or fed during either the light phase (LP) or dark phase (DP) during the embryonic development. At the age of 150 days, glucose tolerance, lipid concentrations, and insulin secretion were determined in adult male and female offspring. Both male and female offspring of LP and DP dams exhibited alterations in the lipid profile and female offspring were glucose intolerant. Glucose-stimulated insulin secretion decreased in male and female offspring of LP and DP dams. Acetylcholine increased insulin secretion in male and female offspring. Islets from male and female offspring of DP dams exhibited less pronounced inhibition of insulin secretion by epinephrine, suggesting alterations in cholinergic and adrenergic pathways in these animals. Our data suggest that TRF regimen during embryonic development could program rat offspring for metabolic dysfunction in adulthood.","container-title":"Nutrition","DOI":"10.1016/j.nut.2022.111776","ISSN":"0899-9007","journalAbbreviation":"Nutrition","language":"en","page":"111776","source":"ScienceDirect","title":"Time-restricted feeding during embryonic development leads to metabolic dysfunction in adult rat offspring","author":[{"family":"Prates","given":"Kelly Valério"},{"family":"Pavanello","given":"Audrei"},{"family":"Gongora","given":"Adriane Barreto"},{"family":"Moreira","given":"Veridiana Mota"},{"family":"Moraes","given":"Ana Maria Praxedes","non-dropping-particle":"de"},{"family":"Rigo","given":"Kesia Palma"},{"family":"Vieira","given":"Elaine"},{"family":"Mathias","given":"Paulo Cezar de Freitas"}],"issued":{"date-parts":[["2022",6,17]]}}}],"schema":"https://github.com/citation-style-language/schema/raw/master/csl-citation.json"} </w:instrText>
      </w:r>
      <w:r w:rsidR="0065434A">
        <w:rPr>
          <w:rFonts w:ascii="Times New Roman" w:hAnsi="Times New Roman" w:cs="Times New Roman"/>
        </w:rPr>
        <w:fldChar w:fldCharType="separate"/>
      </w:r>
      <w:r w:rsidR="00696CC4">
        <w:rPr>
          <w:rFonts w:ascii="Times New Roman" w:hAnsi="Times New Roman" w:cs="Times New Roman"/>
          <w:noProof/>
        </w:rPr>
        <w:t>(Prates et al., 2022)</w:t>
      </w:r>
      <w:r w:rsidR="0065434A">
        <w:rPr>
          <w:rFonts w:ascii="Times New Roman" w:hAnsi="Times New Roman" w:cs="Times New Roman"/>
        </w:rPr>
        <w:fldChar w:fldCharType="end"/>
      </w:r>
      <w:r w:rsidR="0065434A">
        <w:rPr>
          <w:rFonts w:ascii="Times New Roman" w:hAnsi="Times New Roman" w:cs="Times New Roman"/>
        </w:rPr>
        <w:t xml:space="preserve">, and another from our group </w:t>
      </w:r>
      <w:r w:rsidR="008A5EDB">
        <w:rPr>
          <w:rFonts w:ascii="Times New Roman" w:hAnsi="Times New Roman" w:cs="Times New Roman"/>
        </w:rPr>
        <w:t>finds</w:t>
      </w:r>
      <w:r w:rsidR="0065434A">
        <w:rPr>
          <w:rFonts w:ascii="Times New Roman" w:hAnsi="Times New Roman" w:cs="Times New Roman"/>
        </w:rPr>
        <w:t xml:space="preserve"> that glucose intolerance only occurs in male offspring after long term </w:t>
      </w:r>
      <w:del w:id="81" w:author="Molly C. Mulcahy" w:date="2025-07-25T15:57:00Z" w16du:dateUtc="2025-07-25T20:57:00Z">
        <w:r w:rsidR="0065434A" w:rsidDel="00D20629">
          <w:rPr>
            <w:rFonts w:ascii="Times New Roman" w:hAnsi="Times New Roman" w:cs="Times New Roman"/>
          </w:rPr>
          <w:delText>high fat, high sucrose</w:delText>
        </w:r>
      </w:del>
      <w:ins w:id="82" w:author="Molly C. Mulcahy" w:date="2025-07-25T15:57:00Z" w16du:dateUtc="2025-07-25T20:57:00Z">
        <w:r w:rsidR="00D20629">
          <w:rPr>
            <w:rFonts w:ascii="Times New Roman" w:hAnsi="Times New Roman" w:cs="Times New Roman"/>
          </w:rPr>
          <w:t>HFHS</w:t>
        </w:r>
      </w:ins>
      <w:r w:rsidR="0065434A">
        <w:rPr>
          <w:rFonts w:ascii="Times New Roman" w:hAnsi="Times New Roman" w:cs="Times New Roman"/>
        </w:rPr>
        <w:t xml:space="preserve"> feeding</w:t>
      </w:r>
      <w:r w:rsidR="00BC26A1">
        <w:rPr>
          <w:rFonts w:ascii="Times New Roman" w:hAnsi="Times New Roman" w:cs="Times New Roman"/>
        </w:rPr>
        <w:t xml:space="preserve"> </w:t>
      </w:r>
      <w:r w:rsidR="0065434A">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{"citationID":"ZIRUnuSd","properties":{"formattedCitation":"(Mulcahy et al., 2023)","plainCitation":"(Mulcahy et al., 2023)","noteIndex":0},"citationItems":[{"id":108,"uris":["http://zotero.org/users/5073745/items/HXBNN5EG"],"itemData":{"id":108,"type":"article-journal","abstract":"The timing of food intake is a novel dietary component that impacts health. Time-restricted feeding (TRF), a form of intermittent fasting, manipulates food timing. The timing of eating may be an important factor to consider during critical periods, such as pregnancy. Nutrition during pregnancy, too, can have a lasting impact on offspring health. The timing of food intake has not been thoroughly investigated in models of pregnancy, despite evidence that interest in the practice exists. Therefore, using a mouse model, we tested body composition and glycemic health of gestational early TRF (eTRF) in male and female offspring from weaning to adulthood on a chow diet and after a high-fat, high-sucrose (HFHS) diet challenge. Body composition was similar between groups in both sexes from weaning to adulthood, with minor increases in food intake in eTRF females and slightly improved glucose tolerance in males while on a chow diet. However, after 10 weeks of HFHS, male eTRF offspring developed glucose intolerance. Further studies should assess the susceptibility of males, and apparent resilience of females, to gestational eTRF and assess mechanisms underlying these changes in adult males.","container-title":"Journal of Obesity","DOI":"10.1155/2023/6666613","ISSN":"2090-0708","language":"en","note":"publisher: Hindawi","page":"e6666613","source":"www.hindawi.com","title":"Gestational Early-Time Restricted Feeding Results in Sex-Specific Glucose Intolerance in Adult Male Mice","volume":"2023","author":[{"family":"Mulcahy","given":"Molly C."},{"family":"El Habbal","given":"Noura"},{"family":"Snyder","given":"Detrick"},{"family":"Redd","given":"JeAnna R."},{"family":"Sun","given":"Haijing"},{"family":"Gregg","given":"Brigid E."},{"family":"Bridges","given":"Dave"}],"issued":{"date-parts":[["2023",9,29]]}}}],"schema":"https://github.com/citation-style-language/schema/raw/master/csl-citation.json"} </w:instrText>
      </w:r>
      <w:r w:rsidR="0065434A">
        <w:rPr>
          <w:rFonts w:ascii="Times New Roman" w:hAnsi="Times New Roman" w:cs="Times New Roman"/>
        </w:rPr>
        <w:fldChar w:fldCharType="separate"/>
      </w:r>
      <w:r w:rsidR="00D20629">
        <w:rPr>
          <w:rFonts w:ascii="Times New Roman" w:hAnsi="Times New Roman" w:cs="Times New Roman"/>
        </w:rPr>
        <w:t>(Mulcahy et al., 2023)</w:t>
      </w:r>
      <w:r w:rsidR="0065434A">
        <w:rPr>
          <w:rFonts w:ascii="Times New Roman" w:hAnsi="Times New Roman" w:cs="Times New Roman"/>
        </w:rPr>
        <w:fldChar w:fldCharType="end"/>
      </w:r>
      <w:r w:rsidR="0065434A">
        <w:rPr>
          <w:rFonts w:ascii="Times New Roman" w:hAnsi="Times New Roman" w:cs="Times New Roman"/>
        </w:rPr>
        <w:t xml:space="preserve">. </w:t>
      </w:r>
      <w:commentRangeEnd w:id="69"/>
      <w:r w:rsidR="00E73801">
        <w:rPr>
          <w:rStyle w:val="CommentReference"/>
        </w:rPr>
        <w:commentReference w:id="69"/>
      </w:r>
      <w:r w:rsidR="008A5EDB">
        <w:rPr>
          <w:rFonts w:ascii="Times New Roman" w:hAnsi="Times New Roman" w:cs="Times New Roman"/>
        </w:rPr>
        <w:t xml:space="preserve">Still others </w:t>
      </w:r>
      <w:ins w:id="83" w:author="Molly C. Mulcahy" w:date="2025-07-25T16:03:00Z" w16du:dateUtc="2025-07-25T21:03:00Z">
        <w:r w:rsidR="00BA16C2">
          <w:rPr>
            <w:rFonts w:ascii="Times New Roman" w:hAnsi="Times New Roman" w:cs="Times New Roman"/>
          </w:rPr>
          <w:t xml:space="preserve">who </w:t>
        </w:r>
      </w:ins>
      <w:del w:id="84" w:author="Molly C. Mulcahy" w:date="2025-07-25T16:03:00Z" w16du:dateUtc="2025-07-25T21:03:00Z">
        <w:r w:rsidR="008A5EDB" w:rsidDel="00BA16C2">
          <w:rPr>
            <w:rFonts w:ascii="Times New Roman" w:hAnsi="Times New Roman" w:cs="Times New Roman"/>
          </w:rPr>
          <w:delText xml:space="preserve">have sought to </w:delText>
        </w:r>
      </w:del>
      <w:r w:rsidR="008A5EDB">
        <w:rPr>
          <w:rFonts w:ascii="Times New Roman" w:hAnsi="Times New Roman" w:cs="Times New Roman"/>
        </w:rPr>
        <w:t xml:space="preserve">replicate </w:t>
      </w:r>
      <w:ins w:id="85" w:author="Molly C. Mulcahy" w:date="2025-07-25T16:01:00Z" w16du:dateUtc="2025-07-25T21:01:00Z">
        <w:r w:rsidR="00BA16C2">
          <w:rPr>
            <w:rFonts w:ascii="Times New Roman" w:hAnsi="Times New Roman" w:cs="Times New Roman"/>
          </w:rPr>
          <w:t xml:space="preserve">Ramadan fasting using </w:t>
        </w:r>
      </w:ins>
      <w:r w:rsidR="008A5EDB">
        <w:rPr>
          <w:rFonts w:ascii="Times New Roman" w:hAnsi="Times New Roman" w:cs="Times New Roman"/>
        </w:rPr>
        <w:t xml:space="preserve">TRF with </w:t>
      </w:r>
      <w:proofErr w:type="spellStart"/>
      <w:r w:rsidR="008A5EDB">
        <w:rPr>
          <w:rFonts w:ascii="Times New Roman" w:hAnsi="Times New Roman" w:cs="Times New Roman"/>
        </w:rPr>
        <w:t>chronodisruption</w:t>
      </w:r>
      <w:proofErr w:type="spellEnd"/>
      <w:r w:rsidR="008A5EDB">
        <w:rPr>
          <w:rFonts w:ascii="Times New Roman" w:hAnsi="Times New Roman" w:cs="Times New Roman"/>
        </w:rPr>
        <w:t xml:space="preserve"> </w:t>
      </w:r>
      <w:ins w:id="86" w:author="Molly C. Mulcahy" w:date="2025-08-01T09:11:00Z" w16du:dateUtc="2025-08-01T14:11:00Z">
        <w:r w:rsidR="004443A3">
          <w:rPr>
            <w:rFonts w:ascii="Times New Roman" w:hAnsi="Times New Roman" w:cs="Times New Roman"/>
          </w:rPr>
          <w:t xml:space="preserve">report </w:t>
        </w:r>
      </w:ins>
      <w:del w:id="87" w:author="Molly C. Mulcahy" w:date="2025-07-25T16:01:00Z" w16du:dateUtc="2025-07-25T21:01:00Z">
        <w:r w:rsidR="008A5EDB" w:rsidDel="00BA16C2">
          <w:rPr>
            <w:rFonts w:ascii="Times New Roman" w:hAnsi="Times New Roman" w:cs="Times New Roman"/>
          </w:rPr>
          <w:delText xml:space="preserve">(as a proxy for </w:delText>
        </w:r>
        <w:r w:rsidR="006F5E5C" w:rsidDel="00BA16C2">
          <w:rPr>
            <w:rFonts w:ascii="Times New Roman" w:hAnsi="Times New Roman" w:cs="Times New Roman"/>
          </w:rPr>
          <w:delText>Ramadan</w:delText>
        </w:r>
        <w:r w:rsidR="008A5EDB" w:rsidDel="00BA16C2">
          <w:rPr>
            <w:rFonts w:ascii="Times New Roman" w:hAnsi="Times New Roman" w:cs="Times New Roman"/>
          </w:rPr>
          <w:delText xml:space="preserve"> fasting)</w:delText>
        </w:r>
      </w:del>
      <w:del w:id="88" w:author="Molly C. Mulcahy" w:date="2025-07-25T16:03:00Z" w16du:dateUtc="2025-07-25T21:03:00Z">
        <w:r w:rsidR="008A5EDB" w:rsidDel="00BA16C2">
          <w:rPr>
            <w:rFonts w:ascii="Times New Roman" w:hAnsi="Times New Roman" w:cs="Times New Roman"/>
          </w:rPr>
          <w:delText xml:space="preserve"> and growth restriction was present on a chow diet, where </w:delText>
        </w:r>
      </w:del>
      <w:r w:rsidR="008A5EDB">
        <w:rPr>
          <w:rFonts w:ascii="Times New Roman" w:hAnsi="Times New Roman" w:cs="Times New Roman"/>
        </w:rPr>
        <w:t xml:space="preserve">dams </w:t>
      </w:r>
      <w:del w:id="89" w:author="Molly C. Mulcahy" w:date="2025-08-01T09:11:00Z" w16du:dateUtc="2025-08-01T14:11:00Z">
        <w:r w:rsidR="008A5EDB" w:rsidDel="004443A3">
          <w:rPr>
            <w:rFonts w:ascii="Times New Roman" w:hAnsi="Times New Roman" w:cs="Times New Roman"/>
          </w:rPr>
          <w:delText xml:space="preserve">ate </w:delText>
        </w:r>
      </w:del>
      <w:ins w:id="90" w:author="Molly C. Mulcahy" w:date="2025-08-01T09:11:00Z" w16du:dateUtc="2025-08-01T14:11:00Z">
        <w:r w:rsidR="004443A3">
          <w:rPr>
            <w:rFonts w:ascii="Times New Roman" w:hAnsi="Times New Roman" w:cs="Times New Roman"/>
          </w:rPr>
          <w:t xml:space="preserve">eat </w:t>
        </w:r>
      </w:ins>
      <w:r w:rsidR="008A5EDB">
        <w:rPr>
          <w:rFonts w:ascii="Times New Roman" w:hAnsi="Times New Roman" w:cs="Times New Roman"/>
        </w:rPr>
        <w:t>fewer calories, gain</w:t>
      </w:r>
      <w:del w:id="91" w:author="Molly C. Mulcahy" w:date="2025-08-01T09:11:00Z" w16du:dateUtc="2025-08-01T14:11:00Z">
        <w:r w:rsidR="008A5EDB" w:rsidDel="004443A3">
          <w:rPr>
            <w:rFonts w:ascii="Times New Roman" w:hAnsi="Times New Roman" w:cs="Times New Roman"/>
          </w:rPr>
          <w:delText>ed</w:delText>
        </w:r>
      </w:del>
      <w:r w:rsidR="008A5EDB">
        <w:rPr>
          <w:rFonts w:ascii="Times New Roman" w:hAnsi="Times New Roman" w:cs="Times New Roman"/>
        </w:rPr>
        <w:t xml:space="preserve"> less weight, and </w:t>
      </w:r>
      <w:del w:id="92" w:author="Molly C. Mulcahy" w:date="2025-07-25T16:04:00Z" w16du:dateUtc="2025-07-25T21:04:00Z">
        <w:r w:rsidR="008A5EDB" w:rsidDel="00BA16C2">
          <w:rPr>
            <w:rFonts w:ascii="Times New Roman" w:hAnsi="Times New Roman" w:cs="Times New Roman"/>
          </w:rPr>
          <w:delText xml:space="preserve">pups </w:delText>
        </w:r>
      </w:del>
      <w:ins w:id="93" w:author="Molly C. Mulcahy" w:date="2025-07-25T16:04:00Z" w16du:dateUtc="2025-07-25T21:04:00Z">
        <w:r w:rsidR="00BA16C2">
          <w:rPr>
            <w:rFonts w:ascii="Times New Roman" w:hAnsi="Times New Roman" w:cs="Times New Roman"/>
          </w:rPr>
          <w:t xml:space="preserve">pups </w:t>
        </w:r>
      </w:ins>
      <w:ins w:id="94" w:author="Molly C. Mulcahy" w:date="2025-08-01T09:11:00Z" w16du:dateUtc="2025-08-01T14:11:00Z">
        <w:r w:rsidR="004443A3">
          <w:rPr>
            <w:rFonts w:ascii="Times New Roman" w:hAnsi="Times New Roman" w:cs="Times New Roman"/>
          </w:rPr>
          <w:t>are</w:t>
        </w:r>
      </w:ins>
      <w:ins w:id="95" w:author="Molly C. Mulcahy" w:date="2025-07-25T16:04:00Z" w16du:dateUtc="2025-07-25T21:04:00Z">
        <w:r w:rsidR="00BA16C2">
          <w:rPr>
            <w:rFonts w:ascii="Times New Roman" w:hAnsi="Times New Roman" w:cs="Times New Roman"/>
          </w:rPr>
          <w:t xml:space="preserve"> growth restricted on a chow diet </w:t>
        </w:r>
      </w:ins>
      <w:del w:id="96" w:author="Molly C. Mulcahy" w:date="2025-07-25T16:04:00Z" w16du:dateUtc="2025-07-25T21:04:00Z">
        <w:r w:rsidR="008A5EDB" w:rsidDel="00BA16C2">
          <w:rPr>
            <w:rFonts w:ascii="Times New Roman" w:hAnsi="Times New Roman" w:cs="Times New Roman"/>
          </w:rPr>
          <w:delText xml:space="preserve">were smaller </w:delText>
        </w:r>
      </w:del>
      <w:del w:id="97" w:author="Molly C. Mulcahy" w:date="2025-07-25T16:05:00Z" w16du:dateUtc="2025-07-25T21:05:00Z">
        <w:r w:rsidR="008A5EDB" w:rsidDel="00807C18">
          <w:rPr>
            <w:rFonts w:ascii="Times New Roman" w:hAnsi="Times New Roman" w:cs="Times New Roman"/>
          </w:rPr>
          <w:delText xml:space="preserve">in litters randomized to TRF during the light cycle </w:delText>
        </w:r>
      </w:del>
      <w:r w:rsidR="008A5EDB">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{"citationID":"O6hELsgN","properties":{"formattedCitation":"(Alkhalefah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sidR="008A5EDB">
        <w:rPr>
          <w:rFonts w:ascii="Times New Roman" w:hAnsi="Times New Roman" w:cs="Times New Roman"/>
        </w:rPr>
        <w:fldChar w:fldCharType="separate"/>
      </w:r>
      <w:r w:rsidR="00D20629">
        <w:rPr>
          <w:rFonts w:ascii="Times New Roman" w:hAnsi="Times New Roman" w:cs="Times New Roman"/>
          <w:noProof/>
        </w:rPr>
        <w:t>(Alkhalefah et al., 2021)</w:t>
      </w:r>
      <w:r w:rsidR="008A5EDB">
        <w:rPr>
          <w:rFonts w:ascii="Times New Roman" w:hAnsi="Times New Roman" w:cs="Times New Roman"/>
        </w:rPr>
        <w:fldChar w:fldCharType="end"/>
      </w:r>
      <w:r w:rsidR="008A5EDB">
        <w:rPr>
          <w:rFonts w:ascii="Times New Roman" w:hAnsi="Times New Roman" w:cs="Times New Roman"/>
        </w:rPr>
        <w:t>.</w:t>
      </w:r>
      <w:r w:rsidR="00C3462E">
        <w:rPr>
          <w:rFonts w:ascii="Times New Roman" w:hAnsi="Times New Roman" w:cs="Times New Roman"/>
        </w:rPr>
        <w:t xml:space="preserve"> </w:t>
      </w:r>
      <w:r w:rsidR="008A5EDB">
        <w:rPr>
          <w:rFonts w:ascii="Times New Roman" w:hAnsi="Times New Roman" w:cs="Times New Roman"/>
        </w:rPr>
        <w:t xml:space="preserve"> </w:t>
      </w:r>
      <w:ins w:id="98" w:author="Molly C. Mulcahy" w:date="2025-08-01T09:12:00Z" w16du:dateUtc="2025-08-01T14:12:00Z">
        <w:r w:rsidR="004443A3">
          <w:rPr>
            <w:rFonts w:ascii="Times New Roman" w:hAnsi="Times New Roman" w:cs="Times New Roman"/>
          </w:rPr>
          <w:t>T</w:t>
        </w:r>
      </w:ins>
      <w:del w:id="99" w:author="Molly C. Mulcahy" w:date="2025-08-01T09:12:00Z" w16du:dateUtc="2025-08-01T14:12:00Z">
        <w:r w:rsidR="00B873C2" w:rsidDel="004443A3">
          <w:rPr>
            <w:rFonts w:ascii="Times New Roman" w:hAnsi="Times New Roman" w:cs="Times New Roman"/>
          </w:rPr>
          <w:delText>A</w:delText>
        </w:r>
      </w:del>
      <w:del w:id="100" w:author="Molly C. Mulcahy" w:date="2025-08-01T09:11:00Z" w16du:dateUtc="2025-08-01T14:11:00Z">
        <w:r w:rsidR="00B873C2" w:rsidDel="004443A3">
          <w:rPr>
            <w:rFonts w:ascii="Times New Roman" w:hAnsi="Times New Roman" w:cs="Times New Roman"/>
          </w:rPr>
          <w:delText>s</w:delText>
        </w:r>
      </w:del>
      <w:del w:id="101" w:author="Molly C. Mulcahy" w:date="2025-08-01T09:12:00Z" w16du:dateUtc="2025-08-01T14:12:00Z">
        <w:r w:rsidR="00B873C2" w:rsidDel="004443A3">
          <w:rPr>
            <w:rFonts w:ascii="Times New Roman" w:hAnsi="Times New Roman" w:cs="Times New Roman"/>
          </w:rPr>
          <w:delText xml:space="preserve"> t</w:delText>
        </w:r>
      </w:del>
      <w:r w:rsidR="00B873C2">
        <w:rPr>
          <w:rFonts w:ascii="Times New Roman" w:hAnsi="Times New Roman" w:cs="Times New Roman"/>
        </w:rPr>
        <w:t xml:space="preserve">he majority of </w:t>
      </w:r>
      <w:del w:id="102" w:author="Molly C. Mulcahy" w:date="2025-08-01T09:12:00Z" w16du:dateUtc="2025-08-01T14:12:00Z">
        <w:r w:rsidR="00B873C2" w:rsidDel="004443A3">
          <w:rPr>
            <w:rFonts w:ascii="Times New Roman" w:hAnsi="Times New Roman" w:cs="Times New Roman"/>
          </w:rPr>
          <w:delText xml:space="preserve">the </w:delText>
        </w:r>
      </w:del>
      <w:r w:rsidR="00B873C2">
        <w:rPr>
          <w:rFonts w:ascii="Times New Roman" w:hAnsi="Times New Roman" w:cs="Times New Roman"/>
        </w:rPr>
        <w:t xml:space="preserve">attention </w:t>
      </w:r>
      <w:del w:id="103" w:author="Molly C. Mulcahy" w:date="2025-08-01T09:12:00Z" w16du:dateUtc="2025-08-01T14:12:00Z">
        <w:r w:rsidR="00B873C2" w:rsidDel="004443A3">
          <w:rPr>
            <w:rFonts w:ascii="Times New Roman" w:hAnsi="Times New Roman" w:cs="Times New Roman"/>
          </w:rPr>
          <w:delText>that has been paid to this dietary manipulation</w:delText>
        </w:r>
      </w:del>
      <w:ins w:id="104" w:author="Molly C. Mulcahy" w:date="2025-08-01T09:12:00Z" w16du:dateUtc="2025-08-01T14:12:00Z">
        <w:r w:rsidR="004443A3">
          <w:rPr>
            <w:rFonts w:ascii="Times New Roman" w:hAnsi="Times New Roman" w:cs="Times New Roman"/>
          </w:rPr>
          <w:t>devoted to TRF</w:t>
        </w:r>
      </w:ins>
      <w:r w:rsidR="00B873C2">
        <w:rPr>
          <w:rFonts w:ascii="Times New Roman" w:hAnsi="Times New Roman" w:cs="Times New Roman"/>
        </w:rPr>
        <w:t xml:space="preserve"> focuses on resultant</w:t>
      </w:r>
      <w:r w:rsidR="00C87A55">
        <w:rPr>
          <w:rFonts w:ascii="Times New Roman" w:hAnsi="Times New Roman" w:cs="Times New Roman"/>
        </w:rPr>
        <w:t xml:space="preserve"> offspring</w:t>
      </w:r>
      <w:r w:rsidR="008A5EDB">
        <w:rPr>
          <w:rFonts w:ascii="Times New Roman" w:hAnsi="Times New Roman" w:cs="Times New Roman"/>
        </w:rPr>
        <w:t xml:space="preserve"> either as adults or in the fetal stage</w:t>
      </w:r>
      <w:ins w:id="105" w:author="Molly C. Mulcahy" w:date="2025-08-01T09:12:00Z" w16du:dateUtc="2025-08-01T14:12:00Z">
        <w:r w:rsidR="004443A3">
          <w:rPr>
            <w:rFonts w:ascii="Times New Roman" w:hAnsi="Times New Roman" w:cs="Times New Roman"/>
          </w:rPr>
          <w:t>.</w:t>
        </w:r>
      </w:ins>
      <w:del w:id="106" w:author="Molly C. Mulcahy" w:date="2025-08-01T09:12:00Z" w16du:dateUtc="2025-08-01T14:12:00Z">
        <w:r w:rsidR="00B873C2" w:rsidDel="004443A3">
          <w:rPr>
            <w:rFonts w:ascii="Times New Roman" w:hAnsi="Times New Roman" w:cs="Times New Roman"/>
          </w:rPr>
          <w:delText>,</w:delText>
        </w:r>
      </w:del>
      <w:r w:rsidR="00B873C2">
        <w:rPr>
          <w:rFonts w:ascii="Times New Roman" w:hAnsi="Times New Roman" w:cs="Times New Roman"/>
        </w:rPr>
        <w:t xml:space="preserve"> </w:t>
      </w:r>
      <w:ins w:id="107" w:author="Molly C. Mulcahy" w:date="2025-08-01T09:12:00Z" w16du:dateUtc="2025-08-01T14:12:00Z">
        <w:r w:rsidR="004443A3">
          <w:rPr>
            <w:rFonts w:ascii="Times New Roman" w:hAnsi="Times New Roman" w:cs="Times New Roman"/>
          </w:rPr>
          <w:t>S</w:t>
        </w:r>
      </w:ins>
      <w:del w:id="108" w:author="Molly C. Mulcahy" w:date="2025-08-01T09:12:00Z" w16du:dateUtc="2025-08-01T14:12:00Z">
        <w:r w:rsidR="00B873C2" w:rsidDel="004443A3">
          <w:rPr>
            <w:rFonts w:ascii="Times New Roman" w:hAnsi="Times New Roman" w:cs="Times New Roman"/>
          </w:rPr>
          <w:delText>s</w:delText>
        </w:r>
      </w:del>
      <w:r w:rsidR="00B873C2">
        <w:rPr>
          <w:rFonts w:ascii="Times New Roman" w:hAnsi="Times New Roman" w:cs="Times New Roman"/>
        </w:rPr>
        <w:t>cientist</w:t>
      </w:r>
      <w:r w:rsidR="008A5EDB">
        <w:rPr>
          <w:rFonts w:ascii="Times New Roman" w:hAnsi="Times New Roman" w:cs="Times New Roman"/>
        </w:rPr>
        <w:t>s</w:t>
      </w:r>
      <w:r w:rsidR="00B873C2">
        <w:rPr>
          <w:rFonts w:ascii="Times New Roman" w:hAnsi="Times New Roman" w:cs="Times New Roman"/>
        </w:rPr>
        <w:t xml:space="preserve"> have</w:t>
      </w:r>
      <w:r w:rsidR="00C87A55">
        <w:rPr>
          <w:rFonts w:ascii="Times New Roman" w:hAnsi="Times New Roman" w:cs="Times New Roman"/>
        </w:rPr>
        <w:t xml:space="preserve"> </w:t>
      </w:r>
      <w:del w:id="109" w:author="Molly C. Mulcahy" w:date="2025-08-01T09:12:00Z" w16du:dateUtc="2025-08-01T14:12:00Z">
        <w:r w:rsidR="00C87A55" w:rsidDel="004443A3">
          <w:rPr>
            <w:rFonts w:ascii="Times New Roman" w:hAnsi="Times New Roman" w:cs="Times New Roman"/>
          </w:rPr>
          <w:delText>fail</w:delText>
        </w:r>
        <w:r w:rsidR="00B873C2" w:rsidDel="004443A3">
          <w:rPr>
            <w:rFonts w:ascii="Times New Roman" w:hAnsi="Times New Roman" w:cs="Times New Roman"/>
          </w:rPr>
          <w:delText>ed</w:delText>
        </w:r>
        <w:r w:rsidR="00C87A55" w:rsidDel="004443A3">
          <w:rPr>
            <w:rFonts w:ascii="Times New Roman" w:hAnsi="Times New Roman" w:cs="Times New Roman"/>
          </w:rPr>
          <w:delText xml:space="preserve"> </w:delText>
        </w:r>
      </w:del>
      <w:ins w:id="110" w:author="Molly C. Mulcahy" w:date="2025-08-01T09:12:00Z" w16du:dateUtc="2025-08-01T14:12:00Z">
        <w:r w:rsidR="004443A3">
          <w:rPr>
            <w:rFonts w:ascii="Times New Roman" w:hAnsi="Times New Roman" w:cs="Times New Roman"/>
          </w:rPr>
          <w:t xml:space="preserve">yet </w:t>
        </w:r>
      </w:ins>
      <w:r w:rsidR="00C87A55">
        <w:rPr>
          <w:rFonts w:ascii="Times New Roman" w:hAnsi="Times New Roman" w:cs="Times New Roman"/>
        </w:rPr>
        <w:t>to</w:t>
      </w:r>
      <w:r w:rsidR="008A5EDB">
        <w:rPr>
          <w:rFonts w:ascii="Times New Roman" w:hAnsi="Times New Roman" w:cs="Times New Roman"/>
        </w:rPr>
        <w:t xml:space="preserve"> comprehensively</w:t>
      </w:r>
      <w:r w:rsidR="00C87A55">
        <w:rPr>
          <w:rFonts w:ascii="Times New Roman" w:hAnsi="Times New Roman" w:cs="Times New Roman"/>
        </w:rPr>
        <w:t xml:space="preserve"> </w:t>
      </w:r>
      <w:r w:rsidR="00B873C2">
        <w:rPr>
          <w:rFonts w:ascii="Times New Roman" w:hAnsi="Times New Roman" w:cs="Times New Roman"/>
        </w:rPr>
        <w:t>characterize</w:t>
      </w:r>
      <w:r w:rsidR="00C87A55">
        <w:rPr>
          <w:rFonts w:ascii="Times New Roman" w:hAnsi="Times New Roman" w:cs="Times New Roman"/>
        </w:rPr>
        <w:t xml:space="preserve"> the effects</w:t>
      </w:r>
      <w:r w:rsidR="00B873C2">
        <w:rPr>
          <w:rFonts w:ascii="Times New Roman" w:hAnsi="Times New Roman" w:cs="Times New Roman"/>
        </w:rPr>
        <w:t xml:space="preserve"> of TRF</w:t>
      </w:r>
      <w:r w:rsidR="00C87A55">
        <w:rPr>
          <w:rFonts w:ascii="Times New Roman" w:hAnsi="Times New Roman" w:cs="Times New Roman"/>
        </w:rPr>
        <w:t xml:space="preserve"> during the course of</w:t>
      </w:r>
      <w:del w:id="111" w:author="Molly C. Mulcahy" w:date="2025-08-01T09:12:00Z" w16du:dateUtc="2025-08-01T14:12:00Z">
        <w:r w:rsidR="00C87A55" w:rsidDel="004443A3">
          <w:rPr>
            <w:rFonts w:ascii="Times New Roman" w:hAnsi="Times New Roman" w:cs="Times New Roman"/>
          </w:rPr>
          <w:delText xml:space="preserve"> the</w:delText>
        </w:r>
      </w:del>
      <w:r w:rsidR="00C87A55">
        <w:rPr>
          <w:rFonts w:ascii="Times New Roman" w:hAnsi="Times New Roman" w:cs="Times New Roman"/>
        </w:rPr>
        <w:t xml:space="preserve"> pregnancy in the dam</w:t>
      </w:r>
      <w:ins w:id="112" w:author="Molly C. Mulcahy" w:date="2025-08-01T09:12:00Z" w16du:dateUtc="2025-08-01T14:12:00Z">
        <w:r w:rsidR="004443A3">
          <w:rPr>
            <w:rFonts w:ascii="Times New Roman" w:hAnsi="Times New Roman" w:cs="Times New Roman"/>
          </w:rPr>
          <w:t>,</w:t>
        </w:r>
      </w:ins>
      <w:r w:rsidR="008A5EDB">
        <w:rPr>
          <w:rFonts w:ascii="Times New Roman" w:hAnsi="Times New Roman" w:cs="Times New Roman"/>
        </w:rPr>
        <w:t xml:space="preserve"> without </w:t>
      </w:r>
      <w:proofErr w:type="spellStart"/>
      <w:r w:rsidR="008A5EDB">
        <w:rPr>
          <w:rFonts w:ascii="Times New Roman" w:hAnsi="Times New Roman" w:cs="Times New Roman"/>
        </w:rPr>
        <w:t>chronodisruption</w:t>
      </w:r>
      <w:proofErr w:type="spellEnd"/>
      <w:r w:rsidR="008A5EDB">
        <w:rPr>
          <w:rFonts w:ascii="Times New Roman" w:hAnsi="Times New Roman" w:cs="Times New Roman"/>
        </w:rPr>
        <w:t xml:space="preserve"> </w:t>
      </w:r>
      <w:del w:id="113" w:author="Molly C. Mulcahy" w:date="2025-08-01T09:13:00Z" w16du:dateUtc="2025-08-01T14:13:00Z">
        <w:r w:rsidR="008A5EDB" w:rsidDel="004443A3">
          <w:rPr>
            <w:rFonts w:ascii="Times New Roman" w:hAnsi="Times New Roman" w:cs="Times New Roman"/>
          </w:rPr>
          <w:delText>as part of</w:delText>
        </w:r>
      </w:del>
      <w:ins w:id="114" w:author="Molly C. Mulcahy" w:date="2025-08-01T09:13:00Z" w16du:dateUtc="2025-08-01T14:13:00Z">
        <w:r w:rsidR="004443A3">
          <w:rPr>
            <w:rFonts w:ascii="Times New Roman" w:hAnsi="Times New Roman" w:cs="Times New Roman"/>
          </w:rPr>
          <w:t>complicating</w:t>
        </w:r>
      </w:ins>
      <w:r w:rsidR="008A5EDB">
        <w:rPr>
          <w:rFonts w:ascii="Times New Roman" w:hAnsi="Times New Roman" w:cs="Times New Roman"/>
        </w:rPr>
        <w:t xml:space="preserve"> the model</w:t>
      </w:r>
      <w:r w:rsidR="00C87A55">
        <w:rPr>
          <w:rFonts w:ascii="Times New Roman" w:hAnsi="Times New Roman" w:cs="Times New Roman"/>
        </w:rPr>
        <w:t xml:space="preserve">. </w:t>
      </w:r>
    </w:p>
    <w:p w14:paraId="48B66AD9" w14:textId="04EE53F1" w:rsidR="00583BA3" w:rsidRDefault="009A1508" w:rsidP="00663A64">
      <w:pPr>
        <w:spacing w:line="360" w:lineRule="auto"/>
        <w:ind w:firstLine="720"/>
        <w:rPr>
          <w:rFonts w:ascii="Times New Roman" w:hAnsi="Times New Roman" w:cs="Times New Roman"/>
        </w:rPr>
      </w:pPr>
      <w:commentRangeStart w:id="115"/>
      <w:commentRangeStart w:id="116"/>
      <w:r>
        <w:rPr>
          <w:rFonts w:ascii="Times New Roman" w:hAnsi="Times New Roman" w:cs="Times New Roman"/>
        </w:rPr>
        <w:t>Although preclinical work is limited, there is evidence that those who are currently</w:t>
      </w:r>
      <w:r w:rsidR="0011583B">
        <w:rPr>
          <w:rFonts w:ascii="Times New Roman" w:hAnsi="Times New Roman" w:cs="Times New Roman"/>
        </w:rPr>
        <w:t xml:space="preserve"> pregnant</w:t>
      </w:r>
      <w:r>
        <w:rPr>
          <w:rFonts w:ascii="Times New Roman" w:hAnsi="Times New Roman" w:cs="Times New Roman"/>
        </w:rPr>
        <w:t xml:space="preserve"> or considering pregnancy </w:t>
      </w:r>
      <w:r w:rsidR="00BA5D10">
        <w:rPr>
          <w:rFonts w:ascii="Times New Roman" w:hAnsi="Times New Roman" w:cs="Times New Roman"/>
        </w:rPr>
        <w:t>would consider</w:t>
      </w:r>
      <w:r>
        <w:rPr>
          <w:rFonts w:ascii="Times New Roman" w:hAnsi="Times New Roman" w:cs="Times New Roman"/>
        </w:rPr>
        <w:t xml:space="preserve"> </w:t>
      </w:r>
      <w:del w:id="117" w:author="Molly C. Mulcahy" w:date="2025-08-01T09:16:00Z" w16du:dateUtc="2025-08-01T14:16:00Z">
        <w:r w:rsidDel="0018278E">
          <w:rPr>
            <w:rFonts w:ascii="Times New Roman" w:hAnsi="Times New Roman" w:cs="Times New Roman"/>
          </w:rPr>
          <w:delText>manipulation of the timing of food intake as a</w:delText>
        </w:r>
      </w:del>
      <w:ins w:id="118" w:author="Molly C. Mulcahy" w:date="2025-08-01T09:16:00Z" w16du:dateUtc="2025-08-01T14:16:00Z">
        <w:r w:rsidR="0018278E">
          <w:rPr>
            <w:rFonts w:ascii="Times New Roman" w:hAnsi="Times New Roman" w:cs="Times New Roman"/>
          </w:rPr>
          <w:t>using this</w:t>
        </w:r>
      </w:ins>
      <w:r>
        <w:rPr>
          <w:rFonts w:ascii="Times New Roman" w:hAnsi="Times New Roman" w:cs="Times New Roman"/>
        </w:rPr>
        <w:t xml:space="preserve"> modality</w:t>
      </w:r>
      <w:del w:id="119" w:author="Molly C. Mulcahy" w:date="2025-08-01T09:16:00Z" w16du:dateUtc="2025-08-01T14:16:00Z">
        <w:r w:rsidDel="0018278E">
          <w:rPr>
            <w:rFonts w:ascii="Times New Roman" w:hAnsi="Times New Roman" w:cs="Times New Roman"/>
          </w:rPr>
          <w:delText xml:space="preserve"> to improve health</w:delText>
        </w:r>
      </w:del>
      <w:r>
        <w:rPr>
          <w:rFonts w:ascii="Times New Roman" w:hAnsi="Times New Roman" w:cs="Times New Roman"/>
        </w:rPr>
        <w:t xml:space="preserve">. Flanagan and colleagues </w:t>
      </w:r>
      <w:commentRangeEnd w:id="115"/>
      <w:r w:rsidR="007A6852">
        <w:rPr>
          <w:rStyle w:val="CommentReference"/>
        </w:rPr>
        <w:commentReference w:id="115"/>
      </w:r>
      <w:commentRangeEnd w:id="116"/>
      <w:r w:rsidR="009A5C67">
        <w:rPr>
          <w:rStyle w:val="CommentReference"/>
        </w:rPr>
        <w:commentReference w:id="116"/>
      </w:r>
      <w:r>
        <w:rPr>
          <w:rFonts w:ascii="Times New Roman" w:hAnsi="Times New Roman" w:cs="Times New Roman"/>
        </w:rPr>
        <w:t xml:space="preserve">asked </w:t>
      </w:r>
      <w:r w:rsidR="002C765C">
        <w:rPr>
          <w:rFonts w:ascii="Times New Roman" w:hAnsi="Times New Roman" w:cs="Times New Roman"/>
        </w:rPr>
        <w:t xml:space="preserve">participants </w:t>
      </w:r>
      <w:r>
        <w:rPr>
          <w:rFonts w:ascii="Times New Roman" w:hAnsi="Times New Roman" w:cs="Times New Roman"/>
        </w:rPr>
        <w:t xml:space="preserve">about </w:t>
      </w:r>
      <w:r w:rsidR="002C765C">
        <w:rPr>
          <w:rFonts w:ascii="Times New Roman" w:hAnsi="Times New Roman" w:cs="Times New Roman"/>
        </w:rPr>
        <w:t xml:space="preserve">their </w:t>
      </w:r>
      <w:r>
        <w:rPr>
          <w:rFonts w:ascii="Times New Roman" w:hAnsi="Times New Roman" w:cs="Times New Roman"/>
        </w:rPr>
        <w:t xml:space="preserve">attitudes </w:t>
      </w:r>
      <w:r w:rsidR="002C765C">
        <w:rPr>
          <w:rFonts w:ascii="Times New Roman" w:hAnsi="Times New Roman" w:cs="Times New Roman"/>
        </w:rPr>
        <w:t>toward</w:t>
      </w:r>
      <w:r>
        <w:rPr>
          <w:rFonts w:ascii="Times New Roman" w:hAnsi="Times New Roman" w:cs="Times New Roman"/>
        </w:rPr>
        <w:t xml:space="preserve"> trying time-restricted eating during the course of pregnancy</w:t>
      </w:r>
      <w:ins w:id="120" w:author="Molly C. Mulcahy" w:date="2025-08-01T09:16:00Z" w16du:dateUtc="2025-08-01T14:16:00Z">
        <w:r w:rsidR="0018278E">
          <w:rPr>
            <w:rFonts w:ascii="Times New Roman" w:hAnsi="Times New Roman" w:cs="Times New Roman"/>
          </w:rPr>
          <w:t>; o</w:t>
        </w:r>
      </w:ins>
      <w:del w:id="121" w:author="Molly C. Mulcahy" w:date="2025-08-01T09:16:00Z" w16du:dateUtc="2025-08-01T14:16:00Z">
        <w:r w:rsidR="002C765C" w:rsidDel="0018278E">
          <w:rPr>
            <w:rFonts w:ascii="Times New Roman" w:hAnsi="Times New Roman" w:cs="Times New Roman"/>
          </w:rPr>
          <w:delText>. O</w:delText>
        </w:r>
      </w:del>
      <w:r w:rsidR="002C765C">
        <w:rPr>
          <w:rFonts w:ascii="Times New Roman" w:hAnsi="Times New Roman" w:cs="Times New Roman"/>
        </w:rPr>
        <w:t>f those polled,</w:t>
      </w:r>
      <w:r>
        <w:rPr>
          <w:rFonts w:ascii="Times New Roman" w:hAnsi="Times New Roman" w:cs="Times New Roman"/>
        </w:rPr>
        <w:t xml:space="preserve"> 24.7% said they would be open to trying</w:t>
      </w:r>
      <w:r w:rsidR="0011583B">
        <w:rPr>
          <w:rFonts w:ascii="Times New Roman" w:hAnsi="Times New Roman" w:cs="Times New Roman"/>
        </w:rPr>
        <w:t xml:space="preserve"> a time-restricted regimen during </w:t>
      </w:r>
      <w:del w:id="122" w:author="Molly C. Mulcahy" w:date="2025-08-01T09:17:00Z" w16du:dateUtc="2025-08-01T14:17:00Z">
        <w:r w:rsidR="0011583B" w:rsidDel="0018278E">
          <w:rPr>
            <w:rFonts w:ascii="Times New Roman" w:hAnsi="Times New Roman" w:cs="Times New Roman"/>
          </w:rPr>
          <w:delText xml:space="preserve">the course of </w:delText>
        </w:r>
      </w:del>
      <w:r w:rsidR="003A62B1">
        <w:rPr>
          <w:rFonts w:ascii="Times New Roman" w:hAnsi="Times New Roman" w:cs="Times New Roman"/>
        </w:rPr>
        <w:t>pregnancy</w:t>
      </w:r>
      <w:r w:rsidR="0011583B">
        <w:rPr>
          <w:rFonts w:ascii="Times New Roman" w:hAnsi="Times New Roman" w:cs="Times New Roman"/>
        </w:rPr>
        <w:t xml:space="preserve"> to improve their health </w:t>
      </w:r>
      <w:r w:rsidR="00456C4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{"citationID":"cj3KxY80","properties":{"formattedCitation":"(Flanagan et al., 2022)","plainCitation":"(Flanagan et al., 2022)","noteIndex":0},"citationItems":[{"id":292,"uris":["http://zotero.org/users/5073745/items/NHIMJJF6"],"itemData":{"id":292,"type":"article-journal","abstract":"The maternal metabolic milieu is challenged during pregnancy and may result in unwarranted metabolic complications. A time-restricted eating (TRE) pattern may optimize the metabolic response to pregnancy by improving glucose metabolism and reducing circulating glucose concentrations, as it does in nonpregnant individuals.The objectives of this study were to 1) assess eating timing in pregnant women; 2) understand the perceptions of adopting a TRE pattern; 3) determine the barriers and support mechanisms for incorporating a TRE pattern; and 4) identify those most willing to adopt a TRE pattern during pregnancy.This was a cross-sectional quantitative and quasi-qualitative online survey study for women who were pregnant at the time of study completion or had given birth in the prior 2 years. Group analyses were performed based off willingness to try a TRE pattern using chi-squared analyses, independent samples t-tests, or an analysis of variance. Three separate reviewers reviewed qualitative responses.A total of 431 women (BMI, 27.5 ± 0.3 kg/m2) completed the study. Of the participating women, 23.7% reported willingness to try a TRE pattern during pregnancy. Top barriers to adopting a TRE pattern during pregnancy were concerns for 1) safety; 2) nausea; and 3) hunger. The highest ranked support mechanisms were: 1) the ability to choose the eating window; 2) more frequent prenatal visits to ensure the health of the baby; and 3) receiving feedback from a dietician/nutritionist. Women who did not identify as White/Caucasian expressed a higher willingness to try a TRE pattern during pregnancy (P = 0.01). Women who were nulliparous expressed a higher willingness to try a TRE pattern (P = 0.05).TRE, an alternative dietary strategy shown to optimize metabolic control, may be effective to prevent and manage pregnancy-related metabolic impairments. To create an effective TRE intervention during pregnancy, the input of pregnant mothers is necessary to increase adherence and acceptability.","container-title":"The Journal of Nutrition","DOI":"10.1093/jn/nxab397","ISSN":"0022-3166","issue":"2","journalAbbreviation":"The Journal of Nutrition","page":"475-483","source":"Silverchair","title":"Assessment of Eating Behaviors and Perceptions of Time-Restricted Eating During Pregnancy","volume":"152","author":[{"family":"Flanagan","given":"Emily W"},{"family":"Kebbe","given":"Maryam"},{"family":"Sparks","given":"Joshua R"},{"family":"Redman","given":"Leanne M"}],"issued":{"date-parts":[["2022",2,1]]}}}],"schema":"https://github.com/citation-style-language/schema/raw/master/csl-citation.json"} </w:instrText>
      </w:r>
      <w:r w:rsidR="00456C4E">
        <w:rPr>
          <w:rFonts w:ascii="Times New Roman" w:hAnsi="Times New Roman" w:cs="Times New Roman"/>
        </w:rPr>
        <w:fldChar w:fldCharType="separate"/>
      </w:r>
      <w:r w:rsidR="00696CC4">
        <w:rPr>
          <w:rFonts w:ascii="Times New Roman" w:hAnsi="Times New Roman" w:cs="Times New Roman"/>
          <w:noProof/>
        </w:rPr>
        <w:t>(Flanagan et al., 2022)</w:t>
      </w:r>
      <w:r w:rsidR="00456C4E">
        <w:rPr>
          <w:rFonts w:ascii="Times New Roman" w:hAnsi="Times New Roman" w:cs="Times New Roman"/>
        </w:rPr>
        <w:fldChar w:fldCharType="end"/>
      </w:r>
      <w:r>
        <w:rPr>
          <w:rFonts w:ascii="Times New Roman" w:hAnsi="Times New Roman" w:cs="Times New Roman"/>
        </w:rPr>
        <w:t xml:space="preserve">. There was also a qualitative response from one participant who stated they had practiced intermittent fasting during </w:t>
      </w:r>
      <w:del w:id="123" w:author="Molly C. Mulcahy" w:date="2025-08-01T09:17:00Z" w16du:dateUtc="2025-08-01T14:17:00Z">
        <w:r w:rsidDel="0018278E">
          <w:rPr>
            <w:rFonts w:ascii="Times New Roman" w:hAnsi="Times New Roman" w:cs="Times New Roman"/>
          </w:rPr>
          <w:delText>their pregnancy</w:delText>
        </w:r>
      </w:del>
      <w:ins w:id="124" w:author="Molly C. Mulcahy" w:date="2025-08-01T09:17:00Z" w16du:dateUtc="2025-08-01T14:17:00Z">
        <w:r w:rsidR="0018278E">
          <w:rPr>
            <w:rFonts w:ascii="Times New Roman" w:hAnsi="Times New Roman" w:cs="Times New Roman"/>
          </w:rPr>
          <w:t>while pregnant</w:t>
        </w:r>
      </w:ins>
      <w:r>
        <w:rPr>
          <w:rFonts w:ascii="Times New Roman" w:hAnsi="Times New Roman" w:cs="Times New Roman"/>
        </w:rPr>
        <w:t xml:space="preserve">. </w:t>
      </w:r>
      <w:r w:rsidR="0011583B">
        <w:rPr>
          <w:rFonts w:ascii="Times New Roman" w:hAnsi="Times New Roman" w:cs="Times New Roman"/>
        </w:rPr>
        <w:t>Recently, a case</w:t>
      </w:r>
      <w:r>
        <w:rPr>
          <w:rFonts w:ascii="Times New Roman" w:hAnsi="Times New Roman" w:cs="Times New Roman"/>
        </w:rPr>
        <w:t xml:space="preserve"> study </w:t>
      </w:r>
      <w:del w:id="125" w:author="Molly C. Mulcahy" w:date="2025-08-01T09:18:00Z" w16du:dateUtc="2025-08-01T14:18:00Z">
        <w:r w:rsidR="00F159CD" w:rsidDel="0018278E">
          <w:rPr>
            <w:rFonts w:ascii="Times New Roman" w:hAnsi="Times New Roman" w:cs="Times New Roman"/>
          </w:rPr>
          <w:delText xml:space="preserve">also </w:delText>
        </w:r>
        <w:r w:rsidR="00583BA3" w:rsidDel="0018278E">
          <w:rPr>
            <w:rFonts w:ascii="Times New Roman" w:hAnsi="Times New Roman" w:cs="Times New Roman"/>
          </w:rPr>
          <w:delText>identified</w:delText>
        </w:r>
        <w:r w:rsidDel="0018278E">
          <w:rPr>
            <w:rFonts w:ascii="Times New Roman" w:hAnsi="Times New Roman" w:cs="Times New Roman"/>
          </w:rPr>
          <w:delText xml:space="preserve"> manipulation of the feeding window</w:delText>
        </w:r>
      </w:del>
      <w:ins w:id="126" w:author="Molly C. Mulcahy" w:date="2025-08-01T09:18:00Z" w16du:dateUtc="2025-08-01T14:18:00Z">
        <w:r w:rsidR="0018278E">
          <w:rPr>
            <w:rFonts w:ascii="Times New Roman" w:hAnsi="Times New Roman" w:cs="Times New Roman"/>
          </w:rPr>
          <w:t>reported using fasting</w:t>
        </w:r>
      </w:ins>
      <w:r>
        <w:rPr>
          <w:rFonts w:ascii="Times New Roman" w:hAnsi="Times New Roman" w:cs="Times New Roman"/>
        </w:rPr>
        <w:t xml:space="preserve"> </w:t>
      </w:r>
      <w:r w:rsidR="003A62B1">
        <w:rPr>
          <w:rFonts w:ascii="Times New Roman" w:hAnsi="Times New Roman" w:cs="Times New Roman"/>
        </w:rPr>
        <w:t xml:space="preserve">and reducing meal numbers </w:t>
      </w:r>
      <w:r>
        <w:rPr>
          <w:rFonts w:ascii="Times New Roman" w:hAnsi="Times New Roman" w:cs="Times New Roman"/>
        </w:rPr>
        <w:t xml:space="preserve">to manage gestational </w:t>
      </w:r>
      <w:r w:rsidR="00583BA3">
        <w:rPr>
          <w:rFonts w:ascii="Times New Roman" w:hAnsi="Times New Roman" w:cs="Times New Roman"/>
        </w:rPr>
        <w:t>diabetes</w:t>
      </w:r>
      <w:r w:rsidR="0011583B">
        <w:rPr>
          <w:rFonts w:ascii="Times New Roman" w:hAnsi="Times New Roman" w:cs="Times New Roman"/>
        </w:rPr>
        <w:t xml:space="preserve"> </w:t>
      </w:r>
      <w:r w:rsidR="00456C4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{"citationID":"xmkzbvLO","properties":{"formattedCitation":"(Ali &amp; Kunugi, 2020)","plainCitation":"(Ali &amp; Kunugi, 2020)","noteIndex":0},"citationItems":[{"id":235,"uris":["http://zotero.org/users/5073745/items/MJUJ2CHG"],"itemData":{"id":235,"type":"article-journal","abstract":"Gestational diabetes mellitus (GDM) is a common pregnancy-related condition afflicting 5–36% of pregnancies. It is associated with many morbid maternal and fetal outcomes. Mood dysregulations (MDs, e.g., depression, distress, and anxiety) are common among women with GDM, and they exacerbate its prognosis and hinder its treatment. Hence, in addition to early detection and proper management of GDM, treating the associated MDs is crucial. Maternal hyperglycemia and MDs result from a complex network of genetic, behavioral, and environmental factors. This review briefly explores mechanisms that underlie GDM and prenatal MDs. It also describes the effect of exercise, dietary modification, and intermittent fasting (IF) on metabolic and affective dysfunctions exemplified by a case report. In this patient, interventions such as IF considerably reduced maternal body weight, plasma glucose, and psychological distress without any adverse effects. Thus, IF is one measure that can control GDM and maternal MDs; however, more investigations are warranted.","container-title":"International Journal of Environmental Research and Public Health","DOI":"10.3390/ijerph17249379","ISSN":"1661-7827","issue":"24","journalAbbreviation":"Int J Environ Res Public Health","note":"PMID: 33333828\nPMCID: PMC7765295","page":"9379","source":"PubMed Central","title":"Intermittent Fasting, Dietary Modifications, and Exercise for the Control of Gestational Diabetes and Maternal Mood Dysregulation: A Review and a Case Report","title-short":"Intermittent Fasting, Dietary Modifications, and Exercise for the Control of Gestational Diabetes and Maternal Mood Dysregulation","volume":"17","author":[{"family":"Ali","given":"Amira Mohammed"},{"family":"Kunugi","given":"Hiroshi"}],"issued":{"date-parts":[["2020",12]]}}}],"schema":"https://github.com/citation-style-language/schema/raw/master/csl-citation.json"} </w:instrText>
      </w:r>
      <w:r w:rsidR="00456C4E">
        <w:rPr>
          <w:rFonts w:ascii="Times New Roman" w:hAnsi="Times New Roman" w:cs="Times New Roman"/>
        </w:rPr>
        <w:fldChar w:fldCharType="separate"/>
      </w:r>
      <w:r w:rsidR="00696CC4">
        <w:rPr>
          <w:rFonts w:ascii="Times New Roman" w:hAnsi="Times New Roman" w:cs="Times New Roman"/>
          <w:noProof/>
        </w:rPr>
        <w:t>(Ali &amp; Kunugi, 2020)</w:t>
      </w:r>
      <w:r w:rsidR="00456C4E">
        <w:rPr>
          <w:rFonts w:ascii="Times New Roman" w:hAnsi="Times New Roman" w:cs="Times New Roman"/>
        </w:rPr>
        <w:fldChar w:fldCharType="end"/>
      </w:r>
      <w:r>
        <w:rPr>
          <w:rFonts w:ascii="Times New Roman" w:hAnsi="Times New Roman" w:cs="Times New Roman"/>
        </w:rPr>
        <w:t xml:space="preserve">. </w:t>
      </w:r>
      <w:r w:rsidR="0011583B">
        <w:rPr>
          <w:rFonts w:ascii="Times New Roman" w:hAnsi="Times New Roman" w:cs="Times New Roman"/>
        </w:rPr>
        <w:t xml:space="preserve">Although epidemiological work on the timing of eating is still limited in pregnant populations, an association between prolonged overnight fasting and fewer meals during the day has been found with a more favorable maternal glycemic response in the second trimester of pregnancy </w:t>
      </w:r>
      <w:r w:rsidR="0011583B">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{"citationID":"rsHD1ahg","properties":{"formattedCitation":"(Loy et al., 2017)","plainCitation":"(Loy et al., 2017)","noteIndex":0},"citationItems":[{"id":228,"uris":["http://zotero.org/users/5073745/items/5JYMECVV"],"itemData":{"id":228,"type":"article-journal","abstract":"BACKGROUND: Synchronizing eating schedules to daily circadian rhythms may improve metabolic health, but its association with gestational glycemia is unknown.\nOBJECTIVE: This study examined the association of maternal night-fasting intervals and eating episodes with blood glucose concentrations during pregnancy.\nMETHODS: This was a cross-sectional study within a prospective cohort in Singapore. Maternal 24-h dietary recalls, fasting glucose, and 2-h glucose concentrations were ascertained at 26-28 wk gestation for 1061 women (aged 30.7 ± 5.1 y). Night-fasting intervals were based on the longest fasting duration during the night (1900-0659). Eating episodes were defined as events that provided &gt;50 kcal, with a time interval between eating episodes of ≥15 min. Multiple linear regressions with adjustment for confounders were conducted.\nRESULTS: Mean ± SD night-fasting intervals and eating episodes per day were 9.9 ± 1.6 h and 4.2 ± 1.3 times/d, respectively; fasting and 2-h glucose concentrations were 4.4 ± 0.5 and 6.6 ± 1.5 mmol/L, respectively. In adjusted models, each hourly increase in night-fasting intervals was associated with a 0.03 mmol/L decrease in fasting glucose (95% CI: -0.06, -0.01 mmol/L), whereas each additional daily eating episode was associated with a 0.15 mmol/L increase in 2-h glucose (95% CI: 0.03, 0.28 mmol/L). Conversely, night-fasting intervals and daily eating episodes were not associated with 2-h and fasting glucose, respectively.\nCONCLUSIONS: Increased maternal night-fasting intervals and reduced eating episodes per day were associated with decreased fasting glucose and 2-h glucose, respectively, in the late-second trimester of pregnancy. This points to potential alternative strategies to improve glycemic control in pregnant women. This study was registered at www.clinicaltrials.gov as NCT01174875.","container-title":"The Journal of Nutrition","DOI":"10.3945/jn.116.239392","ISSN":"1541-6100","issue":"1","journalAbbreviation":"J Nutr","language":"eng","note":"PMID: 27798346\nPMCID: PMC5358748","page":"70-77","source":"PubMed","title":"Maternal Circadian Eating Time and Frequency Are Associated with Blood Glucose Concentrations during Pregnancy","volume":"147","author":[{"family":"Loy","given":"See Ling"},{"family":"Chan","given":"Jerry Kok Yen"},{"family":"Wee","given":"Poh Hui"},{"family":"Colega","given":"Marjorelee T."},{"family":"Cheung","given":"Yin Bun"},{"family":"Godfrey","given":"Keith M."},{"family":"Kwek","given":"Kenneth"},{"family":"Saw","given":"Seang Mei"},{"family":"Chong","given":"Yap-Seng"},{"family":"Natarajan","given":"Padmapriya"},{"family":"Müller-Riemenschneider","given":"Falk"},{"family":"Lek","given":"Ngee"},{"family":"Chong","given":"Mary Foong-Fong"},{"family":"Yap","given":"Fabian"}],"issued":{"date-parts":[["2017",1]]}}}],"schema":"https://github.com/citation-style-language/schema/raw/master/csl-citation.json"} </w:instrText>
      </w:r>
      <w:r w:rsidR="0011583B">
        <w:rPr>
          <w:rFonts w:ascii="Times New Roman" w:hAnsi="Times New Roman" w:cs="Times New Roman"/>
        </w:rPr>
        <w:fldChar w:fldCharType="separate"/>
      </w:r>
      <w:r w:rsidR="00696CC4">
        <w:rPr>
          <w:rFonts w:ascii="Times New Roman" w:hAnsi="Times New Roman" w:cs="Times New Roman"/>
          <w:noProof/>
        </w:rPr>
        <w:t>(Loy et al., 2017)</w:t>
      </w:r>
      <w:r w:rsidR="0011583B">
        <w:rPr>
          <w:rFonts w:ascii="Times New Roman" w:hAnsi="Times New Roman" w:cs="Times New Roman"/>
        </w:rPr>
        <w:fldChar w:fldCharType="end"/>
      </w:r>
      <w:r w:rsidR="0011583B">
        <w:rPr>
          <w:rFonts w:ascii="Times New Roman" w:hAnsi="Times New Roman" w:cs="Times New Roman"/>
        </w:rPr>
        <w:t xml:space="preserve">. </w:t>
      </w:r>
      <w:r w:rsidR="00583BA3">
        <w:rPr>
          <w:rFonts w:ascii="Times New Roman" w:hAnsi="Times New Roman" w:cs="Times New Roman"/>
        </w:rPr>
        <w:t xml:space="preserve">Eating overnight, although somewhat common during pregnancy can also be associated with poorer birth outcomes </w:t>
      </w:r>
      <w:r w:rsidR="00583BA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{"citationID":"X1r81Djr","properties":{"formattedCitation":"(Loy et al., 2020)","plainCitation":"(Loy et al., 2020)","noteIndex":0},"citationItems":[{"id":839,"uris":["http://zotero.org/users/5073745/items/NL6SN5SH"],"itemData":{"id":839,"type":"article-journal","abstract":"Evidence from women working night shifts during pregnancy indicates that circadian rhythm disruption has the potential to adversely influence pregnancy outcomes. In the general population, chronodisruption with the potential to affect pregnancy outcomes may also be seen in those with high energy intakes in the evening or at night. However, maternal night eating during pregnancy remains understudied. This narrative review provides an overview of the prevalence, contributing factors, nutritional aspects and health implications of night eating during pregnancy. We derived evidence based on cross-sectional studies and longitudinal cohorts. Overall, night eating is common during pregnancy, with the estimated prevalence in different populations ranging from 15% to 45%. The modern lifestyle and the presence of pregnancy symptoms contribute to night eating during pregnancy, which is likely to coexist and may interact with multiple undesirable lifestyle behaviors. Unfavorable nutritional characteristics associated with night eating have the potential to induce aberrant circadian rhythms in pregnant women, resulting in adverse metabolic and pregnancy outcomes. More research, particularly intervention studies, are needed to provide more definite information on the implications of night eating for mother-offspring health.","container-title":"Nutrients","DOI":"10.3390/nu12092783","ISSN":"2072-6643","issue":"9","journalAbbreviation":"Nutrients","note":"PMID: 32932985\nPMCID: PMC7551833","page":"2783","source":"PubMed Central","title":"Chrononutrition during Pregnancy: A Review on Maternal Night-Time Eating","title-short":"Chrononutrition during Pregnancy","volume":"12","author":[{"family":"Loy","given":"See Ling"},{"family":"Loo","given":"Rachael Si Xuan"},{"family":"Godfrey","given":"Keith M."},{"family":"Chong","given":"Yap-Seng"},{"family":"Shek","given":"Lynette Pei-Chi"},{"family":"Tan","given":"Kok Hian"},{"family":"Chong","given":"Mary Foong-Fong"},{"family":"Chan","given":"Jerry Kok Yen"},{"family":"Yap","given":"Fabian"}],"issued":{"date-parts":[["2020",9,11]]}}}],"schema":"https://github.com/citation-style-language/schema/raw/master/csl-citation.json"} </w:instrText>
      </w:r>
      <w:r w:rsidR="00583BA3">
        <w:rPr>
          <w:rFonts w:ascii="Times New Roman" w:hAnsi="Times New Roman" w:cs="Times New Roman"/>
        </w:rPr>
        <w:fldChar w:fldCharType="separate"/>
      </w:r>
      <w:r w:rsidR="00583BA3">
        <w:rPr>
          <w:rFonts w:ascii="Times New Roman" w:hAnsi="Times New Roman" w:cs="Times New Roman"/>
          <w:noProof/>
        </w:rPr>
        <w:t>(Loy et al., 2020)</w:t>
      </w:r>
      <w:r w:rsidR="00583BA3">
        <w:rPr>
          <w:rFonts w:ascii="Times New Roman" w:hAnsi="Times New Roman" w:cs="Times New Roman"/>
        </w:rPr>
        <w:fldChar w:fldCharType="end"/>
      </w:r>
      <w:r w:rsidR="00583BA3">
        <w:rPr>
          <w:rFonts w:ascii="Times New Roman" w:hAnsi="Times New Roman" w:cs="Times New Roman"/>
        </w:rPr>
        <w:t>.</w:t>
      </w:r>
    </w:p>
    <w:p w14:paraId="1F20C0E4" w14:textId="5C9542E9" w:rsidR="00456C4E" w:rsidRDefault="00902CAC" w:rsidP="00583BA3">
      <w:pPr>
        <w:spacing w:line="360" w:lineRule="auto"/>
        <w:ind w:firstLine="720"/>
        <w:rPr>
          <w:rFonts w:ascii="Times New Roman" w:hAnsi="Times New Roman" w:cs="Times New Roman"/>
        </w:rPr>
      </w:pPr>
      <w:r>
        <w:rPr>
          <w:rFonts w:ascii="Times New Roman" w:hAnsi="Times New Roman" w:cs="Times New Roman"/>
        </w:rPr>
        <w:lastRenderedPageBreak/>
        <w:t xml:space="preserve">The most robust literature in humans that explores maternal dietary restriction </w:t>
      </w:r>
      <w:r w:rsidR="005D51CE">
        <w:rPr>
          <w:rFonts w:ascii="Times New Roman" w:hAnsi="Times New Roman" w:cs="Times New Roman"/>
        </w:rPr>
        <w:t xml:space="preserve">during gestation </w:t>
      </w:r>
      <w:del w:id="127" w:author="Molly C. Mulcahy" w:date="2025-08-01T09:18:00Z" w16du:dateUtc="2025-08-01T14:18:00Z">
        <w:r w:rsidDel="0018278E">
          <w:rPr>
            <w:rFonts w:ascii="Times New Roman" w:hAnsi="Times New Roman" w:cs="Times New Roman"/>
          </w:rPr>
          <w:delText xml:space="preserve">are studies that </w:delText>
        </w:r>
      </w:del>
      <w:r>
        <w:rPr>
          <w:rFonts w:ascii="Times New Roman" w:hAnsi="Times New Roman" w:cs="Times New Roman"/>
        </w:rPr>
        <w:t xml:space="preserve">evaluate pregnancy outcomes after religious observance of Ramadan in Muslim pregnant populations. </w:t>
      </w:r>
      <w:r w:rsidR="00FC483E">
        <w:rPr>
          <w:rFonts w:ascii="Times New Roman" w:hAnsi="Times New Roman" w:cs="Times New Roman"/>
        </w:rPr>
        <w:t>Such studies have</w:t>
      </w:r>
      <w:r w:rsidR="005D51CE">
        <w:rPr>
          <w:rFonts w:ascii="Times New Roman" w:hAnsi="Times New Roman" w:cs="Times New Roman"/>
        </w:rPr>
        <w:t xml:space="preserve"> found that observing Ramadan fasting during pregnancy does not result in reduced gestational age at delivery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{"citationID":"LUOIgn8M","properties":{"formattedCitation":"(Awwad et al., 2012; Safari et al., 2019)","plainCitation":"(Awwad et al., 2012; Safari et al., 2019)","noteIndex":0},"citationItems":[{"id":308,"uris":["http://zotero.org/users/5073745/items/SAHRDCIB"],"itemData":{"id":308,"type":"article-journal","abstract":"OBJECTIVE: To determine the effect of fasting during the month of Ramadan on the rate of preterm delivery (PTD).\nDESIGN: A prospective cohort study of women with singleton pregnancies who elected to fast and matched controls.\nSETTING: Four medical centres in Beirut, Lebanon.\nPOPULATION: Women presenting for prenatal care (20-34 weeks of gestation) during the month of Ramadan, September 2008.\nMETHODS: Data were collected prospectively. The frequency of PTD was evaluated in relation to the duration of fasting and the stage of gestation at the time of fasting.\nMAIN OUTCOME MEASURES: The primary endpoint was the percentage of pregnant women who had PTD, defined as delivery before 37 completed weeks of gestation.\nRESULTS: A total of 468 women were approached, of whom 402 were included in the study. There were no differences in smoking history and employment. There was no difference in the proportion of women who had PTD at &lt;37 weeks (10.4% versus 10.4%) or PTD at &lt;32 weeks (1.5% versus 0.5%) in the Ramadan-fasted group and the controls, respectively. The PTD rate was also similar in those who fasted before or during the third trimester. The mean birthweight was lower (3094 ± 467 g versus 3202 ± 473 g, P = 0.024) and the rate of ketosis and ketonuria was higher in the Ramadan-fasted women. On multivariate stepwise logistic regression analysis, fasting was not associated with an increased risk of PTD (odds ratio 0.72; 95% confidence interval 0.34-1.54; P = 0.397). The only factor that had a significant effect on the PTD rate was body mass index (odds ratio 0.43; 95% confidence interval 0.20-0.93; P = 0.033).\nCONCLUSIONS: Fasting during the month of Ramadan does not seem to increase the baseline risk of preterm delivery in pregnant women regardless of the gestational age during which this practice is observed.","container-title":"BJOG: an international journal of obstetrics and gynaecology","DOI":"10.1111/j.1471-0528.2012.03438.x","ISSN":"1471-0528","issue":"11","journalAbbreviation":"BJOG","language":"eng","note":"PMID: 22827751","page":"1379-1386","source":"PubMed","title":"The effect of maternal fasting during Ramadan on preterm delivery: a prospective cohort study","title-short":"The effect of maternal fasting during Ramadan on preterm delivery","volume":"119","author":[{"family":"Awwad","given":"J."},{"family":"Usta","given":"I. M."},{"family":"Succar","given":"J."},{"family":"Musallam","given":"K. M."},{"family":"Ghazeeri","given":"G."},{"family":"Nassar","given":"A. H."}],"issued":{"date-parts":[["2012",10]]}}},{"id":226,"uris":["http://zotero.org/users/5073745/items/NKY5SKEM"],"itemData":{"id":226,"type":"article-journal","abstract":"Background\nThere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(Awwad et al., 2012; Safari et al., 2019)</w:t>
      </w:r>
      <w:r w:rsidR="005D51CE">
        <w:rPr>
          <w:rFonts w:ascii="Times New Roman" w:hAnsi="Times New Roman" w:cs="Times New Roman"/>
        </w:rPr>
        <w:fldChar w:fldCharType="end"/>
      </w:r>
      <w:r w:rsidR="005D51CE">
        <w:rPr>
          <w:rFonts w:ascii="Times New Roman" w:hAnsi="Times New Roman" w:cs="Times New Roman"/>
        </w:rPr>
        <w:t xml:space="preserve">, does not impact birth weight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{"citationID":"JoKyw8Ta","properties":{"formattedCitation":"(Glazier et al., 2018; Safari et al., 2019)","plainCitation":"(Glazier et al., 2018; Safari et al., 2019)","noteIndex":0},"citationItems":[{"id":226,"uris":["http://zotero.org/users/5073745/items/NKY5SKEM"],"itemData":{"id":226,"type":"article-journal","abstract":"Background\nThere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Mirkhan"}],"accessed":{"date-parts":[["2019",12,18]]},"issued":{"date-parts":[["2019",4,15]]}}},{"id":216,"uris":["http://zotero.org/users/5073745/items/YJQP8A5D"],"itemData":{"id":216,"type":"article-journal","abstract":"BACKGROUND: Although exempt, many pregnant Muslim women partake in the daily fast during daylight hours during the month of Ramadan. In other contexts an impoverished diet during pregnancy impacts on birth weight. The aim of this systematic review was to determine whether Ramadan fasting by pregnant women affects perinatal outcomes. Primary outcomes investigated were perinatal mortality, preterm birth and small for gestational age (SGA) infants. Secondary outcomes investigated were stillbirth, neonatal death, maternal death, hypertensive disorders of pregnancy, gestational diabetes, congenital abnormalities, serious neonatal morbidity, birth weight, preterm birth and placental weight.\nMETHODS: Systematic review and meta-analysis of observational studies and randomised controlled trials was conducted in EMBASE, MEDLINE, CINAHL, Web of Science, Google Scholar, the Health Management Information Consortium and Applied Social Sciences Index and Abstracts. Studies from any year were eligible. Studies reporting predefined perinatal outcomes in pregnancies exposed to Ramadan fasting were included. Cohort studies with no comparator group or that considered fasting outside pregnancy were excluded, as were studies assuming fasting practice based solely upon family name. Quality of included studies was assessed using the ROBINS-I tool for assessing risk of bias in non-randomised studies. Analyses were performed in STATA.\nRESULTS: From 375 records, 22 studies of 31,374 pregnancies were included, of which 18,920 pregnancies were exposed to Ramadan fasting. Birth weight was reported in 21 studies and was not affected by maternal fasting (standardised mean difference [SMD] 0.03, 95% CI 0.00 to 0.05). Placental weight was significantly lower in fasting mothers (SMD -0.94, 95% CI -0.97 to  -0.90), although this observation was dominated by a single large study. No data were presented for perinatal mortality. Ramadan fasting had no effect on preterm delivery (odds ratio 0.99, 95% CI 0.72 to 1.37) based on 5600 pregnancies (1193 exposed to Ramadan fasting).\nCONCLUSIONS: Ramadan fasting does not adversely affect birth weight although there is insufficient evidence regarding potential effects on other perinatal outcomes. Further studies are needed to accurately determine whether Ramadan fasting is associated with adverse maternal or neonatal outcome.","container-title":"BMC pregnancy and childbirth","DOI":"10.1186/s12884-018-2048-y","ISSN":"1471-2393","issue":"1","journalAbbreviation":"BMC Pregnancy Childbirth","language":"eng","note":"PMID: 30359228\nPMCID: PMC6202808","page":"421","source":"PubMed","title":"The effect of Ramadan fasting during pregnancy on perinatal outcomes: a systematic review and meta-analysis","title-short":"The effect of Ramadan fasting during pregnancy on perinatal outcomes","volume":"18","author":[{"family":"Glazier","given":"Jocelyn D."},{"family":"Hayes","given":"Dexter J. L."},{"family":"Hussain","given":"Sabiha"},{"family":"D'Souza","given":"Stephen W."},{"family":"Whitcombe","given":"Joanne"},{"family":"Heazell","given":"Alexander E. P."},{"family":"Ashton","given":"Nick"}],"issued":{"date-parts":[["2018",10,25]]}}}],"schema":"https://github.com/citation-style-language/schema/raw/master/csl-citation.json"}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(Glazier et al., 2018; Safari et al., 2019)</w:t>
      </w:r>
      <w:r w:rsidR="005D51CE">
        <w:rPr>
          <w:rFonts w:ascii="Times New Roman" w:hAnsi="Times New Roman" w:cs="Times New Roman"/>
        </w:rPr>
        <w:fldChar w:fldCharType="end"/>
      </w:r>
      <w:r w:rsidR="005D51CE">
        <w:rPr>
          <w:rFonts w:ascii="Times New Roman" w:hAnsi="Times New Roman" w:cs="Times New Roman"/>
        </w:rPr>
        <w:t>, and in some studies reduced odds of developing gestational diabetes</w:t>
      </w:r>
      <w:r w:rsidR="00583BA3">
        <w:rPr>
          <w:rFonts w:ascii="Times New Roman" w:hAnsi="Times New Roman" w:cs="Times New Roman"/>
        </w:rPr>
        <w:t xml:space="preserve"> </w:t>
      </w:r>
      <w:r w:rsidR="005D51CE">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{"citationID":"wDHrpJZo","properties":{"formattedCitation":"(Awwad et al., 2012; Daley et al., 2017; Safari et al., 2019)","plainCitation":"(Awwad et al., 2012; Daley et al., 2017; Safari et al., 2019)","noteIndex":0},"citationItems":[{"id":308,"uris":["http://zotero.org/users/5073745/items/SAHRDCIB"],"itemData":{"id":308,"type":"article-journal","abstract":"OBJECTIVE: To determine the effect of fasting during the month of Ramadan on the rate of preterm delivery (PTD).\nDESIGN: A prospective cohort study of women with singleton pregnancies who elected to fast and matched controls.\nSETTING: Four medical centres in Beirut, Lebanon.\nPOPULATION: Women presenting for prenatal care (20-34 weeks of gestation) during the month of Ramadan, September 2008.\nMETHODS: Data were collected prospectively. The frequency of PTD was evaluated in relation to the duration of fasting and the stage of gestation at the time of fasting.\nMAIN OUTCOME MEASURES: The primary endpoint was the percentage of pregnant women who had PTD, defined as delivery before 37 completed weeks of gestation.\nRESULTS: A total of 468 women were approached, of whom 402 were included in the study. There were no differences in smoking history and employment. There was no difference in the proportion of women who had PTD at &lt;37 weeks (10.4% versus 10.4%) or PTD at &lt;32 weeks (1.5% versus 0.5%) in the Ramadan-fasted group and the controls, respectively. The PTD rate was also similar in those who fasted before or during the third trimester. The mean birthweight was lower (3094 ± 467 g versus 3202 ± 473 g, P = 0.024) and the rate of ketosis and ketonuria was higher in the Ramadan-fasted women. On multivariate stepwise logistic regression analysis, fasting was not associated with an increased risk of PTD (odds ratio 0.72; 95% confidence interval 0.34-1.54; P = 0.397). The only factor that had a significant effect on the PTD rate was body mass index (odds ratio 0.43; 95% confidence interval 0.20-0.93; P = 0.033).\nCONCLUSIONS: Fasting during the month of Ramadan does not seem to increase the baseline risk of preterm delivery in pregnant women regardless of the gestational age during which this practice is observed.","container-title":"BJOG: an international journal of obstetrics and gynaecology","DOI":"10.1111/j.1471-0528.2012.03438.x","ISSN":"1471-0528","issue":"11","journalAbbreviation":"BJOG","language":"eng","note":"PMID: 22827751","page":"1379-1386","source":"PubMed","title":"The effect of maternal fasting during Ramadan on preterm delivery: a prospective cohort study","title-short":"The effect of maternal fasting during Ramadan on preterm delivery","volume":"119","author":[{"family":"Awwad","given":"J."},{"family":"Usta","given":"I. M."},{"family":"Succar","given":"J."},{"family":"Musallam","given":"K. M."},{"family":"Ghazeeri","given":"G."},{"family":"Nassar","given":"A. H."}],"issued":{"date-parts":[["2012",10]]}}},{"id":226,"uris":["http://zotero.org/users/5073745/items/NKY5SKEM"],"itemData":{"id":226,"type":"article-journal","abstract":"Background\nThere are controversies over the effects of Ramadan fasting on pregnancy outcomes, and women’s perspectives of fasting are diverse. This study aimed to assess the perspectives and pregnancy outcomes of maternal Ramadan fasting in the second trimester of pregnancy.\n\nMethods\nA case-control study was conducted at Hawler Maternity Teaching Hospital of Erbil, Iraq from October 2017 to January 2018. Out of 301 participating women, 155 fasted during the second trimester of their current pregnancy, while the remaining 146 did not. Mothers were asked concerning their fasting behaviors and perception of fasting during pregnancy. The main outcomes of this study were gestational diabetes, preterm labour, preeclampsia, low birth weight, Apgar score, height, weight, and head circumference of the newborn.\n\nResults\nAbout 80% of the women in the fasting group fasted for 21–29 days during Ramadan, out of whom 38.7% completed fasting for the entire Ramadan period. The results revealed that the decision to fast during pregnancy was negatively associated with the mother’s educational level and occupation. Weight gain during pregnancy in the fasting women was approximately 0.4 kg less than those who did not fast. The incidence of gestational diabetes was 2.6% in the fasting women, while it was 8.3% in the non-fasting mothers (P = 0.02). Regression analysis showed that women who did not fast during the second trimester of pregnancy were 1.51 times more likely to develop gestational diabetes [odd ratio (OR) 1.51; 95% confidence intervals (CI) 0.06, 0.74, P = 0.01]. It was also found that among the women in the fasting categories, those who fasted for 21–29 days during pregnancy had a lower risk of gestational diabetes compared to the other groups. More than half of the mothers in the fasting group (60%) perceived that fasting during pregnancy was compulsory for healthy and non-healthy women, comparing with those who did not fast.\n\nConclusion\nIt was found that fasting during the second trimester of the pregnancy decreased the risk of gestational diabetes and excessive weight gain during pregnancy. Most of Iraqi women did not fully recognize their right to be exempted from fasting during pregnancy by the Islamic law.\n\nElectronic supplementary material\nThe online version of this article (10.1186/s12884-019-2275-x) contains supplementary material, which is available to authorized users.","container-title":"BMC Pregnancy and Childbirth","DOI":"10.1186/s12884-019-2275-x","ISSN":"1471-2393","journalAbbreviation":"BMC Pregnancy Childbirth","note":"PMID: 30987614\nPMCID: PMC6466666","source":"PubMed Central","title":"Perspectives and pregnancy outcomes of maternal Ramadan fasting in the second trimester of pregnancy","URL":"https://www.ncbi.nlm.nih.gov/pmc/articles/PMC6466666/","volume":"19","author":[{"family":"Safari","given":"Kolsoom"},{"family":"Piro","given":"Tiran Jamil"},{"family":"Ahmad","given":"Hamdia Mirkhan"}],"accessed":{"date-parts":[["2019",12,18]]},"issued":{"date-parts":[["2019",4,15]]}}},{"id":244,"uris":["http://zotero.org/users/5073745/items/6TTK3RMS"],"itemData":{"id":244,"type":"article-journal","abstract":"Background It is not known whether infants exposed to intermittent maternal fasting at conception are born smaller or have a higher risk of premature birth than those who are not. Doctors are therefore unsure about what advice to give women about the safety of Ramadan fasting. This cohort study aimed to investigate these questions in Muslim mother–infant pairs to inform prenatal care.\nMethods Routinely collected data accessed from maternity records were the source for information. Mothers were considered exposed if they were Muslim and Ramadan overlapped with their infant conception date, estimated to be 14 days after the last menstrual period. Infants were included as exposed if their estimated conception date was in the first 21 days of Ramadan or 7 days prior to Ramadan.\nResults After adjusting for gestational age, maternal age, infant gender, maternal body mass index at booking, smoking status, gestational diabetes, parity and year of birth, there was no significant difference in birth weight between infants born to Muslim mothers who were conceived during Ramadan (n=479) and those who were not (n=4677) (adjusted mean difference =24.3 g, 95% CI −16.4 to 64.9). There was no difference in rates of premature births in exposed and unexposed women (5.2% vs 4.9%; OR=1.08, 95% CI 0.71 to 1.65).\nConclusions Healthy Muslim women considering becoming pregnant prior to, or during Ramadan, can be advised that fasting does not seem to have a detrimental effect on the size (weight) of their baby and it appears not to increase the likelihood of giving birth prematurely.","container-title":"J Epidemiol Community Health","DOI":"10.1136/jech-2016-208800","ISSN":"0143-005X, 1470-2738","issue":"7","journalAbbreviation":"J Epidemiol Community Health","language":"en","license":"Published by the BMJ Publishing Group Limited. For permission to use (where not already granted under a licence) please go to http://www.bmj.com/company/products-services/rights-and-licensing/","note":"PMID: 28360117","page":"722-728","source":"jech.bmj.com","title":"Are babies conceived during Ramadan born smaller and sooner than babies conceived at other times of the year? A Born in Bradford Cohort Study","title-short":"Are babies conceived during Ramadan born smaller and sooner than babies conceived at other times of the year?","volume":"71","author":[{"family":"Daley","given":"Amanda"},{"family":"Pallan","given":"Miranda"},{"family":"Clifford","given":"Sue"},{"family":"Jolly","given":"Kate"},{"family":"Bryant","given":"Maria"},{"family":"Adab","given":"Peymane"},{"family":"Cheng","given":"K. K."},{"family":"Roalfe","given":"Andrea"}],"issued":{"date-parts":[["2017",7,1]]}}}],"schema":"https://github.com/citation-style-language/schema/raw/master/csl-citation.json"} </w:instrText>
      </w:r>
      <w:r w:rsidR="005D51CE">
        <w:rPr>
          <w:rFonts w:ascii="Times New Roman" w:hAnsi="Times New Roman" w:cs="Times New Roman"/>
        </w:rPr>
        <w:fldChar w:fldCharType="separate"/>
      </w:r>
      <w:r w:rsidR="00696CC4">
        <w:rPr>
          <w:rFonts w:ascii="Times New Roman" w:hAnsi="Times New Roman" w:cs="Times New Roman"/>
          <w:noProof/>
        </w:rPr>
        <w:t>(Awwad et al., 2012; Daley et al., 2017; Safari et al., 2019)</w:t>
      </w:r>
      <w:r w:rsidR="005D51CE">
        <w:rPr>
          <w:rFonts w:ascii="Times New Roman" w:hAnsi="Times New Roman" w:cs="Times New Roman"/>
        </w:rPr>
        <w:fldChar w:fldCharType="end"/>
      </w:r>
      <w:r w:rsidR="005D51CE">
        <w:rPr>
          <w:rFonts w:ascii="Times New Roman" w:hAnsi="Times New Roman" w:cs="Times New Roman"/>
        </w:rPr>
        <w:t xml:space="preserve">. </w:t>
      </w:r>
      <w:r>
        <w:rPr>
          <w:rFonts w:ascii="Times New Roman" w:hAnsi="Times New Roman" w:cs="Times New Roman"/>
        </w:rPr>
        <w:t xml:space="preserve">However, Ramadan is an </w:t>
      </w:r>
      <w:r w:rsidR="00583BA3">
        <w:rPr>
          <w:rFonts w:ascii="Times New Roman" w:hAnsi="Times New Roman" w:cs="Times New Roman"/>
        </w:rPr>
        <w:t>imperfect</w:t>
      </w:r>
      <w:r>
        <w:rPr>
          <w:rFonts w:ascii="Times New Roman" w:hAnsi="Times New Roman" w:cs="Times New Roman"/>
        </w:rPr>
        <w:t xml:space="preserve"> proxy for </w:t>
      </w:r>
      <w:r w:rsidR="00FC483E">
        <w:rPr>
          <w:rFonts w:ascii="Times New Roman" w:hAnsi="Times New Roman" w:cs="Times New Roman"/>
        </w:rPr>
        <w:t xml:space="preserve">TRF, as altered timing of eating is concomitant with sleep disruption and dietary quality changes. </w:t>
      </w:r>
      <w:r w:rsidR="005D51CE">
        <w:rPr>
          <w:rFonts w:ascii="Times New Roman" w:hAnsi="Times New Roman" w:cs="Times New Roman"/>
        </w:rPr>
        <w:t xml:space="preserve">Therefore, more direct analyses of altered timing of eating </w:t>
      </w:r>
      <w:r w:rsidR="00583BA3">
        <w:rPr>
          <w:rFonts w:ascii="Times New Roman" w:hAnsi="Times New Roman" w:cs="Times New Roman"/>
        </w:rPr>
        <w:t>are</w:t>
      </w:r>
      <w:r w:rsidR="005D51CE">
        <w:rPr>
          <w:rFonts w:ascii="Times New Roman" w:hAnsi="Times New Roman" w:cs="Times New Roman"/>
        </w:rPr>
        <w:t xml:space="preserve"> warranted. </w:t>
      </w:r>
      <w:commentRangeStart w:id="128"/>
      <w:commentRangeStart w:id="129"/>
      <w:r w:rsidR="00A917D3">
        <w:rPr>
          <w:rFonts w:ascii="Times New Roman" w:hAnsi="Times New Roman" w:cs="Times New Roman"/>
        </w:rPr>
        <w:t>This</w:t>
      </w:r>
      <w:r w:rsidR="009A1508">
        <w:rPr>
          <w:rFonts w:ascii="Times New Roman" w:hAnsi="Times New Roman" w:cs="Times New Roman"/>
        </w:rPr>
        <w:t xml:space="preserve"> suggests that there is evidence that human pregnant populations either practice or consider practicing this diet</w:t>
      </w:r>
      <w:r w:rsidR="00A917D3">
        <w:rPr>
          <w:rFonts w:ascii="Times New Roman" w:hAnsi="Times New Roman" w:cs="Times New Roman"/>
        </w:rPr>
        <w:t xml:space="preserve"> and that we have limited understanding of its implications for safety or efficacy in </w:t>
      </w:r>
      <w:r w:rsidR="008D48B3">
        <w:rPr>
          <w:rFonts w:ascii="Times New Roman" w:hAnsi="Times New Roman" w:cs="Times New Roman"/>
        </w:rPr>
        <w:t>impacting</w:t>
      </w:r>
      <w:r w:rsidR="00A917D3">
        <w:rPr>
          <w:rFonts w:ascii="Times New Roman" w:hAnsi="Times New Roman" w:cs="Times New Roman"/>
        </w:rPr>
        <w:t xml:space="preserve"> perinatal health</w:t>
      </w:r>
      <w:r w:rsidR="009A1508">
        <w:rPr>
          <w:rFonts w:ascii="Times New Roman" w:hAnsi="Times New Roman" w:cs="Times New Roman"/>
        </w:rPr>
        <w:t xml:space="preserve">. </w:t>
      </w:r>
      <w:commentRangeEnd w:id="128"/>
      <w:r w:rsidR="00CA07AE">
        <w:rPr>
          <w:rStyle w:val="CommentReference"/>
        </w:rPr>
        <w:commentReference w:id="128"/>
      </w:r>
      <w:commentRangeEnd w:id="129"/>
      <w:r w:rsidR="009A5C67">
        <w:rPr>
          <w:rStyle w:val="CommentReference"/>
        </w:rPr>
        <w:commentReference w:id="129"/>
      </w:r>
    </w:p>
    <w:p w14:paraId="50565B89" w14:textId="1C0267B2" w:rsidR="009A1508" w:rsidRDefault="009A1508" w:rsidP="00AB602F">
      <w:pPr>
        <w:rPr>
          <w:rFonts w:ascii="Times New Roman" w:hAnsi="Times New Roman" w:cs="Times New Roman"/>
        </w:rPr>
      </w:pPr>
    </w:p>
    <w:p w14:paraId="2350D1BC" w14:textId="72EA9E2A" w:rsidR="009A1508" w:rsidRPr="00AB602F" w:rsidRDefault="009A1508" w:rsidP="00ED259D">
      <w:pPr>
        <w:spacing w:line="360" w:lineRule="auto"/>
        <w:ind w:firstLine="720"/>
        <w:rPr>
          <w:rFonts w:ascii="Times New Roman" w:hAnsi="Times New Roman" w:cs="Times New Roman"/>
        </w:rPr>
      </w:pPr>
      <w:proofErr w:type="gramStart"/>
      <w:r>
        <w:rPr>
          <w:rFonts w:ascii="Times New Roman" w:hAnsi="Times New Roman" w:cs="Times New Roman"/>
        </w:rPr>
        <w:t>In light of</w:t>
      </w:r>
      <w:proofErr w:type="gramEnd"/>
      <w:r>
        <w:rPr>
          <w:rFonts w:ascii="Times New Roman" w:hAnsi="Times New Roman" w:cs="Times New Roman"/>
        </w:rPr>
        <w:t xml:space="preserve"> the potential use of this diet to improve health during pregnancy and limited </w:t>
      </w:r>
      <w:r w:rsidR="0011583B">
        <w:rPr>
          <w:rFonts w:ascii="Times New Roman" w:hAnsi="Times New Roman" w:cs="Times New Roman"/>
        </w:rPr>
        <w:t>characterization</w:t>
      </w:r>
      <w:r>
        <w:rPr>
          <w:rFonts w:ascii="Times New Roman" w:hAnsi="Times New Roman" w:cs="Times New Roman"/>
        </w:rPr>
        <w:t xml:space="preserve"> of the </w:t>
      </w:r>
      <w:r w:rsidR="0011583B">
        <w:rPr>
          <w:rFonts w:ascii="Times New Roman" w:hAnsi="Times New Roman" w:cs="Times New Roman"/>
        </w:rPr>
        <w:t>practice</w:t>
      </w:r>
      <w:r>
        <w:rPr>
          <w:rFonts w:ascii="Times New Roman" w:hAnsi="Times New Roman" w:cs="Times New Roman"/>
        </w:rPr>
        <w:t xml:space="preserve"> in pregnant populations</w:t>
      </w:r>
      <w:r w:rsidR="00A917D3">
        <w:rPr>
          <w:rFonts w:ascii="Times New Roman" w:hAnsi="Times New Roman" w:cs="Times New Roman"/>
        </w:rPr>
        <w:t xml:space="preserve"> on the </w:t>
      </w:r>
      <w:ins w:id="130" w:author="Molly C. Mulcahy" w:date="2025-08-01T09:19:00Z" w16du:dateUtc="2025-08-01T14:19:00Z">
        <w:r w:rsidR="0018278E">
          <w:rPr>
            <w:rFonts w:ascii="Times New Roman" w:hAnsi="Times New Roman" w:cs="Times New Roman"/>
          </w:rPr>
          <w:t xml:space="preserve">gestational </w:t>
        </w:r>
      </w:ins>
      <w:r w:rsidR="00A917D3">
        <w:rPr>
          <w:rFonts w:ascii="Times New Roman" w:hAnsi="Times New Roman" w:cs="Times New Roman"/>
        </w:rPr>
        <w:t>parent</w:t>
      </w:r>
      <w:r>
        <w:rPr>
          <w:rFonts w:ascii="Times New Roman" w:hAnsi="Times New Roman" w:cs="Times New Roman"/>
        </w:rPr>
        <w:t xml:space="preserve">, we sought to identify the effect of early time-restricted feeding </w:t>
      </w:r>
      <w:r w:rsidR="00A917D3">
        <w:rPr>
          <w:rFonts w:ascii="Times New Roman" w:hAnsi="Times New Roman" w:cs="Times New Roman"/>
        </w:rPr>
        <w:t>(</w:t>
      </w:r>
      <w:proofErr w:type="spellStart"/>
      <w:r w:rsidR="00A917D3">
        <w:rPr>
          <w:rFonts w:ascii="Times New Roman" w:hAnsi="Times New Roman" w:cs="Times New Roman"/>
        </w:rPr>
        <w:t>eTRF</w:t>
      </w:r>
      <w:proofErr w:type="spellEnd"/>
      <w:r w:rsidR="00A917D3">
        <w:rPr>
          <w:rFonts w:ascii="Times New Roman" w:hAnsi="Times New Roman" w:cs="Times New Roman"/>
        </w:rPr>
        <w:t xml:space="preserve">) </w:t>
      </w:r>
      <w:r>
        <w:rPr>
          <w:rFonts w:ascii="Times New Roman" w:hAnsi="Times New Roman" w:cs="Times New Roman"/>
        </w:rPr>
        <w:t xml:space="preserve">on maternal insulin sensitivity and early postnatal health in resultant offspring using a mouse model. </w:t>
      </w:r>
      <w:r w:rsidR="00A917D3">
        <w:rPr>
          <w:rFonts w:ascii="Times New Roman" w:hAnsi="Times New Roman" w:cs="Times New Roman"/>
        </w:rPr>
        <w:t xml:space="preserve">We hypothesized that maternal glycemic health would be improved through </w:t>
      </w:r>
      <w:proofErr w:type="spellStart"/>
      <w:r w:rsidR="00A917D3">
        <w:rPr>
          <w:rFonts w:ascii="Times New Roman" w:hAnsi="Times New Roman" w:cs="Times New Roman"/>
        </w:rPr>
        <w:t>eTRF</w:t>
      </w:r>
      <w:proofErr w:type="spellEnd"/>
      <w:r w:rsidR="00A917D3">
        <w:rPr>
          <w:rFonts w:ascii="Times New Roman" w:hAnsi="Times New Roman" w:cs="Times New Roman"/>
        </w:rPr>
        <w:t xml:space="preserve"> of normal chow and that resulting offspring would not be adversely affected. </w:t>
      </w:r>
    </w:p>
    <w:p w14:paraId="0E54682D" w14:textId="544392CE" w:rsidR="00AB3C57" w:rsidRDefault="00AB3C57" w:rsidP="00A917D3">
      <w:pPr>
        <w:pStyle w:val="Heading1"/>
        <w:spacing w:line="360" w:lineRule="auto"/>
      </w:pPr>
      <w:r>
        <w:t>Methods</w:t>
      </w:r>
    </w:p>
    <w:p w14:paraId="43EFB53D" w14:textId="619FA2BF" w:rsidR="00616D0A" w:rsidRDefault="00616D0A" w:rsidP="00AB3C57">
      <w:pPr>
        <w:pStyle w:val="Heading2"/>
      </w:pPr>
      <w:r>
        <w:t>Animal Husbandry</w:t>
      </w:r>
    </w:p>
    <w:p w14:paraId="4923BFFE" w14:textId="05CB6C5B" w:rsidR="006C05F4" w:rsidRPr="006F5E5C" w:rsidRDefault="00DF73EF" w:rsidP="006F5E5C">
      <w:pPr>
        <w:spacing w:line="360" w:lineRule="auto"/>
        <w:rPr>
          <w:rFonts w:ascii="Times New Roman" w:hAnsi="Times New Roman" w:cs="Times New Roman"/>
        </w:rPr>
      </w:pPr>
      <w:r>
        <w:rPr>
          <w:rFonts w:ascii="Times New Roman" w:hAnsi="Times New Roman" w:cs="Times New Roman"/>
        </w:rPr>
        <w:t>Age-matched (</w:t>
      </w:r>
      <w:r w:rsidR="00F43468">
        <w:rPr>
          <w:rFonts w:ascii="Times New Roman" w:hAnsi="Times New Roman" w:cs="Times New Roman"/>
        </w:rPr>
        <w:t>17±0.072 weeks</w:t>
      </w:r>
      <w:r w:rsidRPr="006F5E5C">
        <w:rPr>
          <w:rFonts w:ascii="Times New Roman" w:hAnsi="Times New Roman" w:cs="Times New Roman"/>
        </w:rPr>
        <w:t>) male and female C57B</w:t>
      </w:r>
      <w:r w:rsidR="00724CA0" w:rsidRPr="006F5E5C">
        <w:rPr>
          <w:rFonts w:ascii="Times New Roman" w:hAnsi="Times New Roman" w:cs="Times New Roman"/>
        </w:rPr>
        <w:t>L</w:t>
      </w:r>
      <w:r w:rsidRPr="006F5E5C">
        <w:rPr>
          <w:rFonts w:ascii="Times New Roman" w:hAnsi="Times New Roman" w:cs="Times New Roman"/>
        </w:rPr>
        <w:t xml:space="preserve">/6J mice were obtained from </w:t>
      </w:r>
      <w:r w:rsidR="00A50DEC" w:rsidRPr="006F5E5C">
        <w:rPr>
          <w:rFonts w:ascii="Times New Roman" w:hAnsi="Times New Roman" w:cs="Times New Roman"/>
        </w:rPr>
        <w:t xml:space="preserve">The Jackson </w:t>
      </w:r>
      <w:commentRangeStart w:id="131"/>
      <w:r w:rsidR="00A50DEC" w:rsidRPr="006F5E5C">
        <w:rPr>
          <w:rFonts w:ascii="Times New Roman" w:hAnsi="Times New Roman" w:cs="Times New Roman"/>
        </w:rPr>
        <w:t>Laboratories</w:t>
      </w:r>
      <w:commentRangeEnd w:id="131"/>
      <w:r w:rsidR="006F5E5C">
        <w:rPr>
          <w:rFonts w:ascii="Times New Roman" w:hAnsi="Times New Roman" w:cs="Times New Roman"/>
        </w:rPr>
        <w:t xml:space="preserve"> </w:t>
      </w:r>
      <w:r w:rsidR="006F5E5C" w:rsidRPr="006F5E5C">
        <w:rPr>
          <w:rFonts w:ascii="Times New Roman" w:hAnsi="Times New Roman" w:cs="Times New Roman"/>
        </w:rPr>
        <w:t>(</w:t>
      </w:r>
      <w:proofErr w:type="gramStart"/>
      <w:r w:rsidR="006F5E5C" w:rsidRPr="006F5E5C">
        <w:rPr>
          <w:rFonts w:ascii="Times New Roman" w:hAnsi="Times New Roman" w:cs="Times New Roman"/>
          <w:color w:val="000000" w:themeColor="text1"/>
          <w:shd w:val="clear" w:color="auto" w:fill="FFFFFF"/>
        </w:rPr>
        <w:t>RRID:IMSR</w:t>
      </w:r>
      <w:proofErr w:type="gramEnd"/>
      <w:r w:rsidR="006F5E5C" w:rsidRPr="006F5E5C">
        <w:rPr>
          <w:rFonts w:ascii="Times New Roman" w:hAnsi="Times New Roman" w:cs="Times New Roman"/>
          <w:color w:val="000000" w:themeColor="text1"/>
          <w:shd w:val="clear" w:color="auto" w:fill="FFFFFF"/>
        </w:rPr>
        <w:t>_JAX:000664</w:t>
      </w:r>
      <w:r w:rsidR="006F5E5C" w:rsidRPr="006F5E5C">
        <w:rPr>
          <w:rFonts w:ascii="Times New Roman" w:hAnsi="Times New Roman" w:cs="Times New Roman"/>
        </w:rPr>
        <w:t>)</w:t>
      </w:r>
      <w:r w:rsidR="00A50DEC" w:rsidRPr="006F5E5C">
        <w:rPr>
          <w:rStyle w:val="CommentReference"/>
          <w:rFonts w:ascii="Times New Roman" w:hAnsi="Times New Roman" w:cs="Times New Roman"/>
          <w:sz w:val="24"/>
          <w:szCs w:val="24"/>
        </w:rPr>
        <w:commentReference w:id="131"/>
      </w:r>
      <w:r w:rsidRPr="006F5E5C">
        <w:rPr>
          <w:rFonts w:ascii="Times New Roman" w:hAnsi="Times New Roman" w:cs="Times New Roman"/>
        </w:rPr>
        <w:t xml:space="preserve">. </w:t>
      </w:r>
      <w:r>
        <w:rPr>
          <w:rFonts w:ascii="Times New Roman" w:hAnsi="Times New Roman" w:cs="Times New Roman"/>
        </w:rPr>
        <w:t xml:space="preserve">Animals were allowed to </w:t>
      </w:r>
      <w:r w:rsidR="005357E0">
        <w:rPr>
          <w:rFonts w:ascii="Times New Roman" w:hAnsi="Times New Roman" w:cs="Times New Roman"/>
        </w:rPr>
        <w:t>a</w:t>
      </w:r>
      <w:r>
        <w:rPr>
          <w:rFonts w:ascii="Times New Roman" w:hAnsi="Times New Roman" w:cs="Times New Roman"/>
        </w:rPr>
        <w:t xml:space="preserve">cclimatize to our facility for </w:t>
      </w:r>
      <w:ins w:id="132" w:author="Molly C. Mulcahy" w:date="2025-08-01T09:20:00Z" w16du:dateUtc="2025-08-01T14:20:00Z">
        <w:r w:rsidR="0018278E">
          <w:rPr>
            <w:rFonts w:ascii="Times New Roman" w:hAnsi="Times New Roman" w:cs="Times New Roman"/>
          </w:rPr>
          <w:t>one</w:t>
        </w:r>
      </w:ins>
      <w:del w:id="133" w:author="Molly C. Mulcahy" w:date="2025-08-01T09:20:00Z" w16du:dateUtc="2025-08-01T14:20:00Z">
        <w:r w:rsidDel="0018278E">
          <w:rPr>
            <w:rFonts w:ascii="Times New Roman" w:hAnsi="Times New Roman" w:cs="Times New Roman"/>
          </w:rPr>
          <w:delText>1</w:delText>
        </w:r>
      </w:del>
      <w:r>
        <w:rPr>
          <w:rFonts w:ascii="Times New Roman" w:hAnsi="Times New Roman" w:cs="Times New Roman"/>
        </w:rPr>
        <w:t xml:space="preserve"> week prior to beginning the experiment. </w:t>
      </w:r>
      <w:r w:rsidR="003A4003" w:rsidRPr="003A4003">
        <w:rPr>
          <w:rFonts w:ascii="Times New Roman" w:hAnsi="Times New Roman" w:cs="Times New Roman"/>
        </w:rPr>
        <w:t xml:space="preserve">Animals were maintained in a </w:t>
      </w:r>
      <w:r>
        <w:rPr>
          <w:rFonts w:ascii="Times New Roman" w:hAnsi="Times New Roman" w:cs="Times New Roman"/>
        </w:rPr>
        <w:t xml:space="preserve">ventilated cages in a </w:t>
      </w:r>
      <w:r w:rsidR="003A4003" w:rsidRPr="003A4003">
        <w:rPr>
          <w:rFonts w:ascii="Times New Roman" w:hAnsi="Times New Roman" w:cs="Times New Roman"/>
        </w:rPr>
        <w:t xml:space="preserve">temperature and </w:t>
      </w:r>
      <w:r w:rsidR="005B6F9F" w:rsidRPr="003A4003">
        <w:rPr>
          <w:rFonts w:ascii="Times New Roman" w:hAnsi="Times New Roman" w:cs="Times New Roman"/>
        </w:rPr>
        <w:t>humidity-controlled</w:t>
      </w:r>
      <w:r w:rsidR="003A4003" w:rsidRPr="003A4003">
        <w:rPr>
          <w:rFonts w:ascii="Times New Roman" w:hAnsi="Times New Roman" w:cs="Times New Roman"/>
        </w:rPr>
        <w:t xml:space="preserve"> room. </w:t>
      </w:r>
      <w:r w:rsidR="005B6F9F">
        <w:rPr>
          <w:rFonts w:ascii="Times New Roman" w:hAnsi="Times New Roman" w:cs="Times New Roman"/>
        </w:rPr>
        <w:t>In a 12:12 hour light dark cycle.</w:t>
      </w:r>
      <w:r>
        <w:rPr>
          <w:rFonts w:ascii="Times New Roman" w:hAnsi="Times New Roman" w:cs="Times New Roman"/>
        </w:rPr>
        <w:t xml:space="preserve"> </w:t>
      </w:r>
      <w:ins w:id="134" w:author="Molly C. Mulcahy" w:date="2025-08-01T09:20:00Z" w16du:dateUtc="2025-08-01T14:20:00Z">
        <w:r w:rsidR="0018278E">
          <w:rPr>
            <w:rFonts w:ascii="Times New Roman" w:hAnsi="Times New Roman" w:cs="Times New Roman"/>
          </w:rPr>
          <w:t>four</w:t>
        </w:r>
      </w:ins>
      <w:del w:id="135" w:author="Molly C. Mulcahy" w:date="2025-08-01T09:20:00Z" w16du:dateUtc="2025-08-01T14:20:00Z">
        <w:r w:rsidDel="0018278E">
          <w:rPr>
            <w:rFonts w:ascii="Times New Roman" w:hAnsi="Times New Roman" w:cs="Times New Roman"/>
          </w:rPr>
          <w:delText>4</w:delText>
        </w:r>
      </w:del>
      <w:r>
        <w:rPr>
          <w:rFonts w:ascii="Times New Roman" w:hAnsi="Times New Roman" w:cs="Times New Roman"/>
        </w:rPr>
        <w:t xml:space="preserve"> days before experimental treatment began, dams were single housed with extra enrichment. Every week, mice were </w:t>
      </w:r>
      <w:r w:rsidR="005357E0">
        <w:rPr>
          <w:rFonts w:ascii="Times New Roman" w:hAnsi="Times New Roman" w:cs="Times New Roman"/>
        </w:rPr>
        <w:t>weighed,</w:t>
      </w:r>
      <w:r>
        <w:rPr>
          <w:rFonts w:ascii="Times New Roman" w:hAnsi="Times New Roman" w:cs="Times New Roman"/>
        </w:rPr>
        <w:t xml:space="preserve"> and body composition was assessed using </w:t>
      </w:r>
      <w:proofErr w:type="spellStart"/>
      <w:r>
        <w:rPr>
          <w:rFonts w:ascii="Times New Roman" w:hAnsi="Times New Roman" w:cs="Times New Roman"/>
        </w:rPr>
        <w:t>EchoMRI</w:t>
      </w:r>
      <w:proofErr w:type="spellEnd"/>
      <w:r>
        <w:rPr>
          <w:rFonts w:ascii="Times New Roman" w:hAnsi="Times New Roman" w:cs="Times New Roman"/>
        </w:rPr>
        <w:t xml:space="preserve">. </w:t>
      </w:r>
    </w:p>
    <w:p w14:paraId="7BA3ED1B" w14:textId="0BE857BC" w:rsidR="00616D0A" w:rsidRDefault="00616D0A" w:rsidP="003A4003">
      <w:pPr>
        <w:pStyle w:val="Heading2"/>
      </w:pPr>
      <w:r>
        <w:t xml:space="preserve">Animal Dietary </w:t>
      </w:r>
      <w:r w:rsidR="00A50DEC">
        <w:t>Intervention</w:t>
      </w:r>
    </w:p>
    <w:p w14:paraId="038DBD56" w14:textId="33204438" w:rsidR="00E96630" w:rsidRDefault="00E96630" w:rsidP="00D51CB0">
      <w:pPr>
        <w:spacing w:line="360" w:lineRule="auto"/>
        <w:rPr>
          <w:rFonts w:ascii="Times New Roman" w:hAnsi="Times New Roman" w:cs="Times New Roman"/>
        </w:rPr>
      </w:pPr>
      <w:r w:rsidRPr="00E96630">
        <w:rPr>
          <w:rFonts w:ascii="Times New Roman" w:hAnsi="Times New Roman" w:cs="Times New Roman"/>
        </w:rPr>
        <w:t>Dams were randomized to either 24-hour access</w:t>
      </w:r>
      <w:r w:rsidR="00314B1F">
        <w:rPr>
          <w:rFonts w:ascii="Times New Roman" w:hAnsi="Times New Roman" w:cs="Times New Roman"/>
        </w:rPr>
        <w:t xml:space="preserve"> </w:t>
      </w:r>
      <w:r w:rsidRPr="00314B1F">
        <w:rPr>
          <w:rFonts w:ascii="Times New Roman" w:hAnsi="Times New Roman" w:cs="Times New Roman"/>
          <w:i/>
          <w:iCs/>
        </w:rPr>
        <w:t>ad libitum</w:t>
      </w:r>
      <w:r w:rsidRPr="00E96630">
        <w:rPr>
          <w:rFonts w:ascii="Times New Roman" w:hAnsi="Times New Roman" w:cs="Times New Roman"/>
        </w:rPr>
        <w:t xml:space="preserve"> (AL)</w:t>
      </w:r>
      <w:r w:rsidR="00314B1F">
        <w:rPr>
          <w:rFonts w:ascii="Times New Roman" w:hAnsi="Times New Roman" w:cs="Times New Roman"/>
        </w:rPr>
        <w:t>, or 6-hour early-time restricted feeding (</w:t>
      </w:r>
      <w:proofErr w:type="spellStart"/>
      <w:r w:rsidR="00314B1F">
        <w:rPr>
          <w:rFonts w:ascii="Times New Roman" w:hAnsi="Times New Roman" w:cs="Times New Roman"/>
        </w:rPr>
        <w:t>eTRF</w:t>
      </w:r>
      <w:proofErr w:type="spellEnd"/>
      <w:r w:rsidR="00314B1F">
        <w:rPr>
          <w:rFonts w:ascii="Times New Roman" w:hAnsi="Times New Roman" w:cs="Times New Roman"/>
        </w:rPr>
        <w:t>)</w:t>
      </w:r>
      <w:r w:rsidR="00DF73EF">
        <w:rPr>
          <w:rFonts w:ascii="Times New Roman" w:hAnsi="Times New Roman" w:cs="Times New Roman"/>
        </w:rPr>
        <w:t xml:space="preserve"> of standard laboratory </w:t>
      </w:r>
      <w:r w:rsidR="00DF73EF" w:rsidRPr="00A917D3">
        <w:rPr>
          <w:rFonts w:ascii="Times New Roman" w:hAnsi="Times New Roman" w:cs="Times New Roman"/>
        </w:rPr>
        <w:t>chow (</w:t>
      </w:r>
      <w:r w:rsidR="004601F0" w:rsidRPr="00A917D3">
        <w:rPr>
          <w:rFonts w:ascii="Times New Roman" w:hAnsi="Times New Roman" w:cs="Times New Roman"/>
        </w:rPr>
        <w:t>24</w:t>
      </w:r>
      <w:r w:rsidR="00DF73EF" w:rsidRPr="00A917D3">
        <w:rPr>
          <w:rFonts w:ascii="Times New Roman" w:hAnsi="Times New Roman" w:cs="Times New Roman"/>
        </w:rPr>
        <w:t>%</w:t>
      </w:r>
      <w:r w:rsidR="004601F0" w:rsidRPr="004601F0">
        <w:rPr>
          <w:rFonts w:ascii="Times New Roman" w:hAnsi="Times New Roman" w:cs="Times New Roman"/>
        </w:rPr>
        <w:t xml:space="preserve"> </w:t>
      </w:r>
      <w:r w:rsidR="00DF73EF" w:rsidRPr="004601F0">
        <w:rPr>
          <w:rFonts w:ascii="Times New Roman" w:hAnsi="Times New Roman" w:cs="Times New Roman"/>
        </w:rPr>
        <w:t>P</w:t>
      </w:r>
      <w:r w:rsidR="004601F0" w:rsidRPr="004601F0">
        <w:rPr>
          <w:rFonts w:ascii="Times New Roman" w:hAnsi="Times New Roman" w:cs="Times New Roman"/>
        </w:rPr>
        <w:t>rotein, 5</w:t>
      </w:r>
      <w:r w:rsidR="00DF73EF" w:rsidRPr="004601F0">
        <w:rPr>
          <w:rFonts w:ascii="Times New Roman" w:hAnsi="Times New Roman" w:cs="Times New Roman"/>
        </w:rPr>
        <w:t>%</w:t>
      </w:r>
      <w:r w:rsidR="004601F0" w:rsidRPr="004601F0">
        <w:rPr>
          <w:rFonts w:ascii="Times New Roman" w:hAnsi="Times New Roman" w:cs="Times New Roman"/>
        </w:rPr>
        <w:t xml:space="preserve"> </w:t>
      </w:r>
      <w:r w:rsidR="00DF73EF" w:rsidRPr="004601F0">
        <w:rPr>
          <w:rFonts w:ascii="Times New Roman" w:hAnsi="Times New Roman" w:cs="Times New Roman"/>
        </w:rPr>
        <w:t>F</w:t>
      </w:r>
      <w:r w:rsidR="004601F0" w:rsidRPr="004601F0">
        <w:rPr>
          <w:rFonts w:ascii="Times New Roman" w:hAnsi="Times New Roman" w:cs="Times New Roman"/>
        </w:rPr>
        <w:t>at, 35.7</w:t>
      </w:r>
      <w:r w:rsidR="00DF73EF" w:rsidRPr="004601F0">
        <w:rPr>
          <w:rFonts w:ascii="Times New Roman" w:hAnsi="Times New Roman" w:cs="Times New Roman"/>
        </w:rPr>
        <w:t>%</w:t>
      </w:r>
      <w:ins w:id="136" w:author="Molly C. Mulcahy" w:date="2025-08-01T09:22:00Z" w16du:dateUtc="2025-08-01T14:22:00Z">
        <w:r w:rsidR="006D35A7">
          <w:rPr>
            <w:rFonts w:ascii="Times New Roman" w:hAnsi="Times New Roman" w:cs="Times New Roman"/>
          </w:rPr>
          <w:t xml:space="preserve"> </w:t>
        </w:r>
      </w:ins>
      <w:r w:rsidR="00DF73EF" w:rsidRPr="004601F0">
        <w:rPr>
          <w:rFonts w:ascii="Times New Roman" w:hAnsi="Times New Roman" w:cs="Times New Roman"/>
        </w:rPr>
        <w:t>C</w:t>
      </w:r>
      <w:r w:rsidR="004601F0" w:rsidRPr="004601F0">
        <w:rPr>
          <w:rFonts w:ascii="Times New Roman" w:hAnsi="Times New Roman" w:cs="Times New Roman"/>
        </w:rPr>
        <w:t>arbohydrate</w:t>
      </w:r>
      <w:r w:rsidR="00DF73EF">
        <w:rPr>
          <w:rFonts w:ascii="Times New Roman" w:hAnsi="Times New Roman" w:cs="Times New Roman"/>
        </w:rPr>
        <w:t>)</w:t>
      </w:r>
      <w:r w:rsidRPr="00E96630">
        <w:rPr>
          <w:rFonts w:ascii="Times New Roman" w:hAnsi="Times New Roman" w:cs="Times New Roman"/>
        </w:rPr>
        <w:t xml:space="preserve">. </w:t>
      </w:r>
      <w:ins w:id="137" w:author="Molly C. Mulcahy" w:date="2025-08-01T09:22:00Z" w16du:dateUtc="2025-08-01T14:22:00Z">
        <w:r w:rsidR="006D35A7">
          <w:rPr>
            <w:rFonts w:ascii="Times New Roman" w:hAnsi="Times New Roman" w:cs="Times New Roman"/>
          </w:rPr>
          <w:t>At t</w:t>
        </w:r>
      </w:ins>
      <w:del w:id="138" w:author="Molly C. Mulcahy" w:date="2025-08-01T09:22:00Z" w16du:dateUtc="2025-08-01T14:22:00Z">
        <w:r w:rsidR="00DF73EF" w:rsidDel="006D35A7">
          <w:rPr>
            <w:rFonts w:ascii="Times New Roman" w:hAnsi="Times New Roman" w:cs="Times New Roman"/>
          </w:rPr>
          <w:delText>t</w:delText>
        </w:r>
      </w:del>
      <w:r w:rsidR="00DF73EF">
        <w:rPr>
          <w:rFonts w:ascii="Times New Roman" w:hAnsi="Times New Roman" w:cs="Times New Roman"/>
        </w:rPr>
        <w:t xml:space="preserve">he </w:t>
      </w:r>
      <w:proofErr w:type="gramStart"/>
      <w:ins w:id="139" w:author="Molly C. Mulcahy" w:date="2025-08-01T09:22:00Z" w16du:dateUtc="2025-08-01T14:22:00Z">
        <w:r w:rsidR="006D35A7">
          <w:rPr>
            <w:rFonts w:ascii="Times New Roman" w:hAnsi="Times New Roman" w:cs="Times New Roman"/>
          </w:rPr>
          <w:t>beginning</w:t>
        </w:r>
        <w:proofErr w:type="gramEnd"/>
        <w:r w:rsidR="006D35A7">
          <w:rPr>
            <w:rFonts w:ascii="Times New Roman" w:hAnsi="Times New Roman" w:cs="Times New Roman"/>
          </w:rPr>
          <w:t xml:space="preserve"> of each </w:t>
        </w:r>
      </w:ins>
      <w:r w:rsidR="00DF73EF">
        <w:rPr>
          <w:rFonts w:ascii="Times New Roman" w:hAnsi="Times New Roman" w:cs="Times New Roman"/>
        </w:rPr>
        <w:t>6-ho</w:t>
      </w:r>
      <w:del w:id="140" w:author="Molly C. Mulcahy" w:date="2025-08-01T09:22:00Z" w16du:dateUtc="2025-08-01T14:22:00Z">
        <w:r w:rsidR="00DF73EF" w:rsidDel="006D35A7">
          <w:rPr>
            <w:rFonts w:ascii="Times New Roman" w:hAnsi="Times New Roman" w:cs="Times New Roman"/>
          </w:rPr>
          <w:delText>o</w:delText>
        </w:r>
      </w:del>
      <w:r w:rsidR="00DF73EF">
        <w:rPr>
          <w:rFonts w:ascii="Times New Roman" w:hAnsi="Times New Roman" w:cs="Times New Roman"/>
        </w:rPr>
        <w:t xml:space="preserve">ur period </w:t>
      </w:r>
      <w:ins w:id="141" w:author="Molly C. Mulcahy" w:date="2025-08-01T09:22:00Z" w16du:dateUtc="2025-08-01T14:22:00Z">
        <w:r w:rsidR="006D35A7">
          <w:rPr>
            <w:rFonts w:ascii="Times New Roman" w:hAnsi="Times New Roman" w:cs="Times New Roman"/>
          </w:rPr>
          <w:t>feeding period</w:t>
        </w:r>
      </w:ins>
      <w:ins w:id="142" w:author="Molly C. Mulcahy" w:date="2025-08-01T09:23:00Z" w16du:dateUtc="2025-08-01T14:23:00Z">
        <w:r w:rsidR="006D35A7">
          <w:rPr>
            <w:rFonts w:ascii="Times New Roman" w:hAnsi="Times New Roman" w:cs="Times New Roman"/>
          </w:rPr>
          <w:t xml:space="preserve"> (ZT14)</w:t>
        </w:r>
      </w:ins>
      <w:del w:id="143" w:author="Molly C. Mulcahy" w:date="2025-08-01T09:22:00Z" w16du:dateUtc="2025-08-01T14:22:00Z">
        <w:r w:rsidR="00DF73EF" w:rsidDel="006D35A7">
          <w:rPr>
            <w:rFonts w:ascii="Times New Roman" w:hAnsi="Times New Roman" w:cs="Times New Roman"/>
          </w:rPr>
          <w:delText>mend</w:delText>
        </w:r>
      </w:del>
      <w:ins w:id="144" w:author="Molly C. Mulcahy" w:date="2025-08-01T09:22:00Z" w16du:dateUtc="2025-08-01T14:22:00Z">
        <w:r w:rsidR="006D35A7">
          <w:rPr>
            <w:rFonts w:ascii="Times New Roman" w:hAnsi="Times New Roman" w:cs="Times New Roman"/>
          </w:rPr>
          <w:t>,</w:t>
        </w:r>
      </w:ins>
      <w:del w:id="145" w:author="Molly C. Mulcahy" w:date="2025-08-01T09:22:00Z" w16du:dateUtc="2025-08-01T14:22:00Z">
        <w:r w:rsidR="00DF73EF" w:rsidDel="006D35A7">
          <w:rPr>
            <w:rFonts w:ascii="Times New Roman" w:hAnsi="Times New Roman" w:cs="Times New Roman"/>
          </w:rPr>
          <w:delText xml:space="preserve"> </w:delText>
        </w:r>
        <w:r w:rsidR="004E1783" w:rsidDel="006D35A7">
          <w:rPr>
            <w:rFonts w:ascii="Times New Roman" w:hAnsi="Times New Roman" w:cs="Times New Roman"/>
          </w:rPr>
          <w:delText>that</w:delText>
        </w:r>
      </w:del>
      <w:r w:rsidR="00DF73EF">
        <w:rPr>
          <w:rFonts w:ascii="Times New Roman" w:hAnsi="Times New Roman" w:cs="Times New Roman"/>
        </w:rPr>
        <w:t xml:space="preserve"> food was measured to the nearest 0.1 gram, then </w:t>
      </w:r>
      <w:ins w:id="146" w:author="Molly C. Mulcahy" w:date="2025-08-01T09:23:00Z" w16du:dateUtc="2025-08-01T14:23:00Z">
        <w:r w:rsidR="006D35A7">
          <w:rPr>
            <w:rFonts w:ascii="Times New Roman" w:hAnsi="Times New Roman" w:cs="Times New Roman"/>
          </w:rPr>
          <w:t>left undisturbed for 6 hours</w:t>
        </w:r>
      </w:ins>
      <w:del w:id="147" w:author="Molly C. Mulcahy" w:date="2025-08-01T09:23:00Z" w16du:dateUtc="2025-08-01T14:23:00Z">
        <w:r w:rsidR="00DF73EF" w:rsidDel="006D35A7">
          <w:rPr>
            <w:rFonts w:ascii="Times New Roman" w:hAnsi="Times New Roman" w:cs="Times New Roman"/>
          </w:rPr>
          <w:delText>given in a hopper</w:delText>
        </w:r>
      </w:del>
      <w:r w:rsidR="00DF73EF">
        <w:rPr>
          <w:rFonts w:ascii="Times New Roman" w:hAnsi="Times New Roman" w:cs="Times New Roman"/>
        </w:rPr>
        <w:t xml:space="preserve">. We also measured the </w:t>
      </w:r>
      <w:r w:rsidR="004E1783">
        <w:rPr>
          <w:rFonts w:ascii="Times New Roman" w:hAnsi="Times New Roman" w:cs="Times New Roman"/>
        </w:rPr>
        <w:t>food</w:t>
      </w:r>
      <w:r w:rsidR="00DF73EF">
        <w:rPr>
          <w:rFonts w:ascii="Times New Roman" w:hAnsi="Times New Roman" w:cs="Times New Roman"/>
        </w:rPr>
        <w:t xml:space="preserve"> in AL dam cages at ZT</w:t>
      </w:r>
      <w:r w:rsidR="00954683">
        <w:rPr>
          <w:rFonts w:ascii="Times New Roman" w:hAnsi="Times New Roman" w:cs="Times New Roman"/>
        </w:rPr>
        <w:t>14</w:t>
      </w:r>
      <w:r w:rsidR="00DF73EF">
        <w:rPr>
          <w:rFonts w:ascii="Times New Roman" w:hAnsi="Times New Roman" w:cs="Times New Roman"/>
        </w:rPr>
        <w:t xml:space="preserve">. </w:t>
      </w:r>
      <w:del w:id="148" w:author="Molly C. Mulcahy" w:date="2025-08-01T09:24:00Z" w16du:dateUtc="2025-08-01T14:24:00Z">
        <w:r w:rsidR="00DF73EF" w:rsidDel="006D35A7">
          <w:rPr>
            <w:rFonts w:ascii="Times New Roman" w:hAnsi="Times New Roman" w:cs="Times New Roman"/>
          </w:rPr>
          <w:delText>Animals were then allowed to</w:delText>
        </w:r>
      </w:del>
      <w:del w:id="149" w:author="Molly C. Mulcahy" w:date="2025-08-01T09:23:00Z" w16du:dateUtc="2025-08-01T14:23:00Z">
        <w:r w:rsidR="00DF73EF" w:rsidDel="006D35A7">
          <w:rPr>
            <w:rFonts w:ascii="Times New Roman" w:hAnsi="Times New Roman" w:cs="Times New Roman"/>
          </w:rPr>
          <w:delText xml:space="preserve"> eat freely for 6 hours</w:delText>
        </w:r>
      </w:del>
      <w:del w:id="150" w:author="Molly C. Mulcahy" w:date="2025-08-01T09:24:00Z" w16du:dateUtc="2025-08-01T14:24:00Z">
        <w:r w:rsidR="00DF73EF" w:rsidDel="006D35A7">
          <w:rPr>
            <w:rFonts w:ascii="Times New Roman" w:hAnsi="Times New Roman" w:cs="Times New Roman"/>
          </w:rPr>
          <w:delText xml:space="preserve">. </w:delText>
        </w:r>
      </w:del>
      <w:r w:rsidR="00DF73EF">
        <w:rPr>
          <w:rFonts w:ascii="Times New Roman" w:hAnsi="Times New Roman" w:cs="Times New Roman"/>
        </w:rPr>
        <w:t xml:space="preserve">At </w:t>
      </w:r>
      <w:r w:rsidR="00DF73EF">
        <w:rPr>
          <w:rFonts w:ascii="Times New Roman" w:hAnsi="Times New Roman" w:cs="Times New Roman"/>
        </w:rPr>
        <w:lastRenderedPageBreak/>
        <w:t xml:space="preserve">ZT20, food was collected from the hopper </w:t>
      </w:r>
      <w:r w:rsidR="004E1783">
        <w:rPr>
          <w:rFonts w:ascii="Times New Roman" w:hAnsi="Times New Roman" w:cs="Times New Roman"/>
        </w:rPr>
        <w:t>a</w:t>
      </w:r>
      <w:r w:rsidR="00DF73EF">
        <w:rPr>
          <w:rFonts w:ascii="Times New Roman" w:hAnsi="Times New Roman" w:cs="Times New Roman"/>
        </w:rPr>
        <w:t xml:space="preserve">nd the bottom of the cage and measured again. Cages of all animals were changed at ZT20 to minimize </w:t>
      </w:r>
      <w:del w:id="151" w:author="Molly C. Mulcahy" w:date="2025-08-01T09:24:00Z" w16du:dateUtc="2025-08-01T14:24:00Z">
        <w:r w:rsidR="00DF73EF" w:rsidDel="006D35A7">
          <w:rPr>
            <w:rFonts w:ascii="Times New Roman" w:hAnsi="Times New Roman" w:cs="Times New Roman"/>
          </w:rPr>
          <w:delText>food consumption of the bottom of the cage f</w:delText>
        </w:r>
      </w:del>
      <w:ins w:id="152" w:author="Molly C. Mulcahy" w:date="2025-08-01T09:24:00Z" w16du:dateUtc="2025-08-01T14:24:00Z">
        <w:r w:rsidR="006D35A7">
          <w:rPr>
            <w:rFonts w:ascii="Times New Roman" w:hAnsi="Times New Roman" w:cs="Times New Roman"/>
          </w:rPr>
          <w:t>limit access to shredded pellets f</w:t>
        </w:r>
      </w:ins>
      <w:r w:rsidR="00DF73EF">
        <w:rPr>
          <w:rFonts w:ascii="Times New Roman" w:hAnsi="Times New Roman" w:cs="Times New Roman"/>
        </w:rPr>
        <w:t xml:space="preserve">or </w:t>
      </w:r>
      <w:proofErr w:type="spellStart"/>
      <w:r w:rsidR="00DF73EF">
        <w:rPr>
          <w:rFonts w:ascii="Times New Roman" w:hAnsi="Times New Roman" w:cs="Times New Roman"/>
        </w:rPr>
        <w:t>eTRF</w:t>
      </w:r>
      <w:proofErr w:type="spellEnd"/>
      <w:r w:rsidR="00DF73EF">
        <w:rPr>
          <w:rFonts w:ascii="Times New Roman" w:hAnsi="Times New Roman" w:cs="Times New Roman"/>
        </w:rPr>
        <w:t xml:space="preserve"> dams and to have similar levels fo</w:t>
      </w:r>
      <w:r w:rsidR="001B0967">
        <w:rPr>
          <w:rFonts w:ascii="Times New Roman" w:hAnsi="Times New Roman" w:cs="Times New Roman"/>
        </w:rPr>
        <w:t>r</w:t>
      </w:r>
      <w:r w:rsidR="00DF73EF">
        <w:rPr>
          <w:rFonts w:ascii="Times New Roman" w:hAnsi="Times New Roman" w:cs="Times New Roman"/>
        </w:rPr>
        <w:t xml:space="preserve"> handling stress </w:t>
      </w:r>
      <w:del w:id="153" w:author="Molly C. Mulcahy" w:date="2025-08-01T09:24:00Z" w16du:dateUtc="2025-08-01T14:24:00Z">
        <w:r w:rsidR="00DF73EF" w:rsidDel="006D35A7">
          <w:rPr>
            <w:rFonts w:ascii="Times New Roman" w:hAnsi="Times New Roman" w:cs="Times New Roman"/>
          </w:rPr>
          <w:delText>in AL d</w:delText>
        </w:r>
        <w:r w:rsidR="001B0967" w:rsidDel="006D35A7">
          <w:rPr>
            <w:rFonts w:ascii="Times New Roman" w:hAnsi="Times New Roman" w:cs="Times New Roman"/>
          </w:rPr>
          <w:delText>a</w:delText>
        </w:r>
        <w:r w:rsidR="00DF73EF" w:rsidDel="006D35A7">
          <w:rPr>
            <w:rFonts w:ascii="Times New Roman" w:hAnsi="Times New Roman" w:cs="Times New Roman"/>
          </w:rPr>
          <w:delText>ms</w:delText>
        </w:r>
      </w:del>
      <w:ins w:id="154" w:author="Molly C. Mulcahy" w:date="2025-08-01T09:24:00Z" w16du:dateUtc="2025-08-01T14:24:00Z">
        <w:r w:rsidR="006D35A7">
          <w:rPr>
            <w:rFonts w:ascii="Times New Roman" w:hAnsi="Times New Roman" w:cs="Times New Roman"/>
          </w:rPr>
          <w:t>between groups</w:t>
        </w:r>
      </w:ins>
      <w:r w:rsidR="00DF73EF">
        <w:rPr>
          <w:rFonts w:ascii="Times New Roman" w:hAnsi="Times New Roman" w:cs="Times New Roman"/>
        </w:rPr>
        <w:t xml:space="preserve">. </w:t>
      </w:r>
      <w:del w:id="155" w:author="Molly C. Mulcahy" w:date="2025-08-01T09:25:00Z" w16du:dateUtc="2025-08-01T14:25:00Z">
        <w:r w:rsidR="004E1783" w:rsidDel="006D35A7">
          <w:rPr>
            <w:rFonts w:ascii="Times New Roman" w:hAnsi="Times New Roman" w:cs="Times New Roman"/>
          </w:rPr>
          <w:delText xml:space="preserve">Dams randomized to eTRF had empty hoppers placed in their new cages, and AL dams had their same hoppers replaced in their new cages. </w:delText>
        </w:r>
      </w:del>
      <w:r w:rsidRPr="00E96630">
        <w:rPr>
          <w:rFonts w:ascii="Times New Roman" w:hAnsi="Times New Roman" w:cs="Times New Roman"/>
        </w:rPr>
        <w:t xml:space="preserve">Food intake is </w:t>
      </w:r>
      <w:r w:rsidR="00724CA0">
        <w:rPr>
          <w:rFonts w:ascii="Times New Roman" w:hAnsi="Times New Roman" w:cs="Times New Roman"/>
        </w:rPr>
        <w:t>determined</w:t>
      </w:r>
      <w:r w:rsidR="00724CA0" w:rsidRPr="00E96630">
        <w:rPr>
          <w:rFonts w:ascii="Times New Roman" w:hAnsi="Times New Roman" w:cs="Times New Roman"/>
        </w:rPr>
        <w:t xml:space="preserve"> </w:t>
      </w:r>
      <w:r w:rsidRPr="00E96630">
        <w:rPr>
          <w:rFonts w:ascii="Times New Roman" w:hAnsi="Times New Roman" w:cs="Times New Roman"/>
        </w:rPr>
        <w:t>in both 6</w:t>
      </w:r>
      <w:r w:rsidR="00200616">
        <w:rPr>
          <w:rFonts w:ascii="Times New Roman" w:hAnsi="Times New Roman" w:cs="Times New Roman"/>
        </w:rPr>
        <w:t>-</w:t>
      </w:r>
      <w:r w:rsidRPr="00E96630">
        <w:rPr>
          <w:rFonts w:ascii="Times New Roman" w:hAnsi="Times New Roman" w:cs="Times New Roman"/>
        </w:rPr>
        <w:t>hour</w:t>
      </w:r>
      <w:r w:rsidR="00200616">
        <w:rPr>
          <w:rFonts w:ascii="Times New Roman" w:hAnsi="Times New Roman" w:cs="Times New Roman"/>
        </w:rPr>
        <w:t xml:space="preserve"> </w:t>
      </w:r>
      <w:r w:rsidR="001B0967">
        <w:rPr>
          <w:rFonts w:ascii="Times New Roman" w:hAnsi="Times New Roman" w:cs="Times New Roman"/>
        </w:rPr>
        <w:t>(ZT1</w:t>
      </w:r>
      <w:r w:rsidR="00954683">
        <w:rPr>
          <w:rFonts w:ascii="Times New Roman" w:hAnsi="Times New Roman" w:cs="Times New Roman"/>
        </w:rPr>
        <w:t>4</w:t>
      </w:r>
      <w:r w:rsidR="001B0967">
        <w:rPr>
          <w:rFonts w:ascii="Times New Roman" w:hAnsi="Times New Roman" w:cs="Times New Roman"/>
        </w:rPr>
        <w:t>-ZT20)</w:t>
      </w:r>
      <w:r w:rsidRPr="00E96630">
        <w:rPr>
          <w:rFonts w:ascii="Times New Roman" w:hAnsi="Times New Roman" w:cs="Times New Roman"/>
        </w:rPr>
        <w:t xml:space="preserve">, and </w:t>
      </w:r>
      <w:r w:rsidR="001B0967" w:rsidRPr="00E96630">
        <w:rPr>
          <w:rFonts w:ascii="Times New Roman" w:hAnsi="Times New Roman" w:cs="Times New Roman"/>
        </w:rPr>
        <w:t>24-hour</w:t>
      </w:r>
      <w:r w:rsidRPr="00E96630">
        <w:rPr>
          <w:rFonts w:ascii="Times New Roman" w:hAnsi="Times New Roman" w:cs="Times New Roman"/>
        </w:rPr>
        <w:t xml:space="preserve"> intervals</w:t>
      </w:r>
      <w:r w:rsidR="00653896">
        <w:rPr>
          <w:rFonts w:ascii="Times New Roman" w:hAnsi="Times New Roman" w:cs="Times New Roman"/>
        </w:rPr>
        <w:t xml:space="preserve"> </w:t>
      </w:r>
      <w:r w:rsidR="001B0967">
        <w:rPr>
          <w:rFonts w:ascii="Times New Roman" w:hAnsi="Times New Roman" w:cs="Times New Roman"/>
        </w:rPr>
        <w:t>(ZT</w:t>
      </w:r>
      <w:r w:rsidR="00954683">
        <w:rPr>
          <w:rFonts w:ascii="Times New Roman" w:hAnsi="Times New Roman" w:cs="Times New Roman"/>
        </w:rPr>
        <w:t>14</w:t>
      </w:r>
      <w:r w:rsidR="001B0967">
        <w:rPr>
          <w:rFonts w:ascii="Times New Roman" w:hAnsi="Times New Roman" w:cs="Times New Roman"/>
        </w:rPr>
        <w:t>-ZT</w:t>
      </w:r>
      <w:r w:rsidR="00954683">
        <w:rPr>
          <w:rFonts w:ascii="Times New Roman" w:hAnsi="Times New Roman" w:cs="Times New Roman"/>
        </w:rPr>
        <w:t>14</w:t>
      </w:r>
      <w:r w:rsidR="001B0967">
        <w:rPr>
          <w:rFonts w:ascii="Times New Roman" w:hAnsi="Times New Roman" w:cs="Times New Roman"/>
        </w:rPr>
        <w:t>)</w:t>
      </w:r>
      <w:r w:rsidRPr="00E96630">
        <w:rPr>
          <w:rFonts w:ascii="Times New Roman" w:hAnsi="Times New Roman" w:cs="Times New Roman"/>
        </w:rPr>
        <w:t xml:space="preserve">. </w:t>
      </w:r>
      <w:del w:id="156" w:author="Molly C. Mulcahy" w:date="2025-08-01T09:25:00Z" w16du:dateUtc="2025-08-01T14:25:00Z">
        <w:r w:rsidR="001B0967" w:rsidDel="006D35A7">
          <w:rPr>
            <w:rFonts w:ascii="Times New Roman" w:hAnsi="Times New Roman" w:cs="Times New Roman"/>
          </w:rPr>
          <w:delText xml:space="preserve">Dams began dietary treatment </w:delText>
        </w:r>
      </w:del>
    </w:p>
    <w:p w14:paraId="24888946" w14:textId="04709793" w:rsidR="001B2CF4" w:rsidRPr="00E96630" w:rsidRDefault="001B2CF4" w:rsidP="001B2CF4">
      <w:pPr>
        <w:pStyle w:val="Heading2"/>
      </w:pPr>
      <w:r>
        <w:t xml:space="preserve">Estrus </w:t>
      </w:r>
      <w:r w:rsidR="005E1518">
        <w:t>T</w:t>
      </w:r>
      <w:r>
        <w:t>esting</w:t>
      </w:r>
      <w:r w:rsidR="0021110F">
        <w:t xml:space="preserve"> </w:t>
      </w:r>
    </w:p>
    <w:p w14:paraId="1E61B987" w14:textId="0F47DA31" w:rsidR="001B2CF4" w:rsidRDefault="0021110F" w:rsidP="00824B7E">
      <w:pPr>
        <w:pStyle w:val="NormalWeb"/>
        <w:spacing w:before="0" w:beforeAutospacing="0" w:after="0" w:afterAutospacing="0" w:line="360" w:lineRule="auto"/>
        <w:textAlignment w:val="baseline"/>
        <w:rPr>
          <w:color w:val="000000"/>
        </w:rPr>
      </w:pPr>
      <w:r>
        <w:t xml:space="preserve"> To understand </w:t>
      </w:r>
      <w:del w:id="157" w:author="Molly C. Mulcahy" w:date="2025-08-01T09:27:00Z" w16du:dateUtc="2025-08-01T14:27:00Z">
        <w:r w:rsidDel="006D35A7">
          <w:delText xml:space="preserve">how </w:delText>
        </w:r>
      </w:del>
      <w:ins w:id="158" w:author="Molly C. Mulcahy" w:date="2025-08-01T09:27:00Z" w16du:dateUtc="2025-08-01T14:27:00Z">
        <w:r w:rsidR="006D35A7">
          <w:t xml:space="preserve">the impacts of </w:t>
        </w:r>
      </w:ins>
      <w:proofErr w:type="spellStart"/>
      <w:r>
        <w:t>eTRF</w:t>
      </w:r>
      <w:proofErr w:type="spellEnd"/>
      <w:r>
        <w:t xml:space="preserve"> </w:t>
      </w:r>
      <w:del w:id="159" w:author="Molly C. Mulcahy" w:date="2025-08-01T09:27:00Z" w16du:dateUtc="2025-08-01T14:27:00Z">
        <w:r w:rsidDel="006D35A7">
          <w:delText xml:space="preserve">affects </w:delText>
        </w:r>
      </w:del>
      <w:ins w:id="160" w:author="Molly C. Mulcahy" w:date="2025-08-01T09:27:00Z" w16du:dateUtc="2025-08-01T14:27:00Z">
        <w:r w:rsidR="006D35A7">
          <w:t xml:space="preserve">on </w:t>
        </w:r>
      </w:ins>
      <w:r>
        <w:t>estrus cycle health, w</w:t>
      </w:r>
      <w:r w:rsidR="001B2CF4" w:rsidRPr="001B2CF4">
        <w:t xml:space="preserve">e monitored the estrus stage of females after randomization to dietary treatment each day until copulatory plug appeared in cohort </w:t>
      </w:r>
      <w:ins w:id="161" w:author="Molly C. Mulcahy" w:date="2025-08-01T09:27:00Z" w16du:dateUtc="2025-08-01T14:27:00Z">
        <w:r w:rsidR="006D35A7">
          <w:t>two</w:t>
        </w:r>
      </w:ins>
      <w:del w:id="162" w:author="Molly C. Mulcahy" w:date="2025-08-01T09:27:00Z" w16du:dateUtc="2025-08-01T14:27:00Z">
        <w:r w:rsidR="001B2CF4" w:rsidRPr="001B2CF4" w:rsidDel="006D35A7">
          <w:delText>2</w:delText>
        </w:r>
      </w:del>
      <w:r w:rsidR="001B2CF4" w:rsidRPr="001B2CF4">
        <w:t xml:space="preserve">. </w:t>
      </w:r>
      <w:r w:rsidR="009B5267">
        <w:t>One</w:t>
      </w:r>
      <w:r w:rsidR="009B5267" w:rsidRPr="001B2CF4">
        <w:t xml:space="preserve"> hour before food was given</w:t>
      </w:r>
      <w:r w:rsidR="009B5267">
        <w:t xml:space="preserve"> (ZT13)</w:t>
      </w:r>
      <w:r w:rsidR="009B5267" w:rsidRPr="001B2CF4">
        <w:t>, a vaginal canal smear was collected for each dam</w:t>
      </w:r>
      <w:r w:rsidR="009B5267">
        <w:t>.</w:t>
      </w:r>
      <w:r w:rsidR="009B5267" w:rsidRPr="001B2CF4">
        <w:t xml:space="preserve"> </w:t>
      </w:r>
      <w:r w:rsidR="009B5267" w:rsidRPr="009B5267">
        <w:rPr>
          <w:color w:val="000000"/>
        </w:rPr>
        <w:t xml:space="preserve">Using a p20 pipette, 15uL of sterile PBS was </w:t>
      </w:r>
      <w:proofErr w:type="spellStart"/>
      <w:r w:rsidR="009B5267" w:rsidRPr="009B5267">
        <w:rPr>
          <w:color w:val="000000"/>
        </w:rPr>
        <w:t>lavaged</w:t>
      </w:r>
      <w:proofErr w:type="spellEnd"/>
      <w:r w:rsidR="009B5267" w:rsidRPr="009B5267">
        <w:rPr>
          <w:color w:val="000000"/>
        </w:rPr>
        <w:t xml:space="preserve"> into the vaginal canal and mixed by plunging up and down briefly.</w:t>
      </w:r>
      <w:r w:rsidR="009B5267">
        <w:rPr>
          <w:color w:val="000000"/>
        </w:rPr>
        <w:t xml:space="preserve"> The</w:t>
      </w:r>
      <w:ins w:id="163" w:author="Molly C. Mulcahy" w:date="2025-08-01T09:29:00Z" w16du:dateUtc="2025-08-01T14:29:00Z">
        <w:r w:rsidR="006D35A7">
          <w:rPr>
            <w:color w:val="000000"/>
          </w:rPr>
          <w:t xml:space="preserve"> samples </w:t>
        </w:r>
      </w:ins>
      <w:del w:id="164" w:author="Molly C. Mulcahy" w:date="2025-08-01T09:29:00Z" w16du:dateUtc="2025-08-01T14:29:00Z">
        <w:r w:rsidR="009B5267" w:rsidDel="006D35A7">
          <w:rPr>
            <w:color w:val="000000"/>
          </w:rPr>
          <w:delText>n the same</w:delText>
        </w:r>
        <w:r w:rsidR="009B5267" w:rsidRPr="009B5267" w:rsidDel="006D35A7">
          <w:rPr>
            <w:color w:val="000000"/>
          </w:rPr>
          <w:delText xml:space="preserve"> pipette </w:delText>
        </w:r>
        <w:r w:rsidR="009B5267" w:rsidDel="006D35A7">
          <w:rPr>
            <w:color w:val="000000"/>
          </w:rPr>
          <w:delText xml:space="preserve">was used </w:delText>
        </w:r>
        <w:r w:rsidR="009B5267" w:rsidRPr="009B5267" w:rsidDel="006D35A7">
          <w:rPr>
            <w:color w:val="000000"/>
          </w:rPr>
          <w:delText xml:space="preserve">to </w:delText>
        </w:r>
        <w:r w:rsidR="005E1518" w:rsidDel="006D35A7">
          <w:rPr>
            <w:color w:val="000000"/>
          </w:rPr>
          <w:delText>re</w:delText>
        </w:r>
        <w:r w:rsidR="009B5267" w:rsidRPr="009B5267" w:rsidDel="006D35A7">
          <w:rPr>
            <w:color w:val="000000"/>
          </w:rPr>
          <w:delText>collect as much of the 15 uL volume as possible</w:delText>
        </w:r>
        <w:r w:rsidR="009B5267" w:rsidDel="006D35A7">
          <w:rPr>
            <w:color w:val="000000"/>
          </w:rPr>
          <w:delText xml:space="preserve"> which </w:delText>
        </w:r>
      </w:del>
      <w:r w:rsidR="009B5267">
        <w:rPr>
          <w:color w:val="000000"/>
        </w:rPr>
        <w:t>was immediately transferred</w:t>
      </w:r>
      <w:r w:rsidR="009B5267" w:rsidRPr="009B5267">
        <w:rPr>
          <w:color w:val="000000"/>
        </w:rPr>
        <w:t xml:space="preserve"> to a microscope </w:t>
      </w:r>
      <w:r w:rsidR="009B5267">
        <w:rPr>
          <w:color w:val="000000"/>
        </w:rPr>
        <w:t xml:space="preserve">slide. </w:t>
      </w:r>
      <w:r w:rsidR="009B5267" w:rsidRPr="009B5267">
        <w:rPr>
          <w:color w:val="000000"/>
        </w:rPr>
        <w:t xml:space="preserve">While still wet, </w:t>
      </w:r>
      <w:r w:rsidR="009B5267">
        <w:rPr>
          <w:color w:val="000000"/>
        </w:rPr>
        <w:t>slides were visualized</w:t>
      </w:r>
      <w:r w:rsidR="009B5267" w:rsidRPr="009B5267">
        <w:rPr>
          <w:color w:val="000000"/>
        </w:rPr>
        <w:t xml:space="preserve"> </w:t>
      </w:r>
      <w:r w:rsidR="009B5267">
        <w:rPr>
          <w:color w:val="000000"/>
        </w:rPr>
        <w:t xml:space="preserve">at </w:t>
      </w:r>
      <w:r w:rsidR="009B5267" w:rsidRPr="009B5267">
        <w:rPr>
          <w:color w:val="000000"/>
        </w:rPr>
        <w:t>10X magnification</w:t>
      </w:r>
      <w:r w:rsidR="005E1518">
        <w:rPr>
          <w:color w:val="000000"/>
        </w:rPr>
        <w:t xml:space="preserve"> and images were captured</w:t>
      </w:r>
      <w:ins w:id="165" w:author="Molly C. Mulcahy" w:date="2025-08-01T09:29:00Z" w16du:dateUtc="2025-08-01T14:29:00Z">
        <w:r w:rsidR="006D35A7">
          <w:rPr>
            <w:color w:val="000000"/>
          </w:rPr>
          <w:t xml:space="preserve"> on an EVOS light microscope</w:t>
        </w:r>
      </w:ins>
      <w:r w:rsidR="009B5267">
        <w:rPr>
          <w:color w:val="000000"/>
        </w:rPr>
        <w:t xml:space="preserve">. </w:t>
      </w:r>
      <w:del w:id="166" w:author="Molly C. Mulcahy" w:date="2025-08-01T09:30:00Z" w16du:dateUtc="2025-08-01T14:30:00Z">
        <w:r w:rsidR="009B5267" w:rsidRPr="009B5267" w:rsidDel="006D35A7">
          <w:rPr>
            <w:color w:val="000000"/>
          </w:rPr>
          <w:delText xml:space="preserve">If the sample </w:delText>
        </w:r>
        <w:r w:rsidR="009B5267" w:rsidDel="006D35A7">
          <w:rPr>
            <w:color w:val="000000"/>
          </w:rPr>
          <w:delText>was</w:delText>
        </w:r>
        <w:r w:rsidR="009B5267" w:rsidRPr="009B5267" w:rsidDel="006D35A7">
          <w:rPr>
            <w:color w:val="000000"/>
          </w:rPr>
          <w:delText xml:space="preserve"> dense, dry, or ha</w:delText>
        </w:r>
        <w:r w:rsidR="009B5267" w:rsidDel="006D35A7">
          <w:rPr>
            <w:color w:val="000000"/>
          </w:rPr>
          <w:delText>d</w:delText>
        </w:r>
        <w:r w:rsidR="009B5267" w:rsidRPr="009B5267" w:rsidDel="006D35A7">
          <w:rPr>
            <w:color w:val="000000"/>
          </w:rPr>
          <w:delText xml:space="preserve"> crystals, more PBS </w:delText>
        </w:r>
        <w:r w:rsidR="009B5267" w:rsidDel="006D35A7">
          <w:rPr>
            <w:color w:val="000000"/>
          </w:rPr>
          <w:delText xml:space="preserve">was added </w:delText>
        </w:r>
        <w:r w:rsidR="009B5267" w:rsidRPr="009B5267" w:rsidDel="006D35A7">
          <w:rPr>
            <w:color w:val="000000"/>
          </w:rPr>
          <w:delText>and mix</w:delText>
        </w:r>
        <w:r w:rsidR="009B5267" w:rsidDel="006D35A7">
          <w:rPr>
            <w:color w:val="000000"/>
          </w:rPr>
          <w:delText>ed</w:delText>
        </w:r>
        <w:r w:rsidR="009B5267" w:rsidRPr="009B5267" w:rsidDel="006D35A7">
          <w:rPr>
            <w:color w:val="000000"/>
          </w:rPr>
          <w:delText xml:space="preserve"> gently with a</w:delText>
        </w:r>
        <w:r w:rsidR="009B5267" w:rsidDel="006D35A7">
          <w:rPr>
            <w:color w:val="000000"/>
          </w:rPr>
          <w:delText xml:space="preserve"> clean pipette</w:delText>
        </w:r>
        <w:r w:rsidR="009B5267" w:rsidRPr="009B5267" w:rsidDel="006D35A7">
          <w:rPr>
            <w:color w:val="000000"/>
          </w:rPr>
          <w:delText xml:space="preserve"> tip</w:delText>
        </w:r>
        <w:r w:rsidR="009B5267" w:rsidDel="006D35A7">
          <w:rPr>
            <w:color w:val="000000"/>
          </w:rPr>
          <w:delText xml:space="preserve">. </w:delText>
        </w:r>
      </w:del>
      <w:r w:rsidR="009B5267">
        <w:rPr>
          <w:color w:val="000000"/>
        </w:rPr>
        <w:t>Cell type and proportions were e</w:t>
      </w:r>
      <w:r w:rsidR="009B5267" w:rsidRPr="009B5267">
        <w:rPr>
          <w:color w:val="000000"/>
        </w:rPr>
        <w:t>xamine</w:t>
      </w:r>
      <w:r w:rsidR="009B5267">
        <w:rPr>
          <w:color w:val="000000"/>
        </w:rPr>
        <w:t>d</w:t>
      </w:r>
      <w:r w:rsidR="009B5267" w:rsidRPr="009B5267">
        <w:rPr>
          <w:color w:val="000000"/>
        </w:rPr>
        <w:t xml:space="preserve"> </w:t>
      </w:r>
      <w:r w:rsidR="009B5267">
        <w:rPr>
          <w:color w:val="000000"/>
        </w:rPr>
        <w:t xml:space="preserve">and stages were assigned based on </w:t>
      </w:r>
      <w:r w:rsidR="00824B7E">
        <w:rPr>
          <w:color w:val="000000"/>
        </w:rPr>
        <w:t xml:space="preserve">methods described in </w:t>
      </w:r>
      <w:r w:rsidR="00824B7E">
        <w:rPr>
          <w:color w:val="000000"/>
        </w:rPr>
        <w:fldChar w:fldCharType="begin"/>
      </w:r>
      <w:r w:rsidR="00D20629">
        <w:rPr>
          <w:color w:val="000000"/>
        </w:rPr>
        <w:instrText xml:space="preserve"> ADDIN ZOTERO_ITEM CSL_CITATION {"citationID":"bHDxAtgk","properties":{"formattedCitation":"(Caligioni, 2009; McLean et al., 2012)","plainCitation":"(Caligioni, 2009; McLean et al., 2012)","noteIndex":0},"citationItems":[{"id":539,"uris":["http://zotero.org/users/5073745/items/IAIXQNAV"],"itemData":{"id":539,"type":"article-journal","abstract":"A rapid means of assessing reproductive status in rodents is useful not only in the study of reproductive dysfunction but is also required for the production of new mouse models of disease and investigations into the hormonal regulation of tissue degeneration (or regeneration) following pathological challenge. The murine reproductive (or estrous) cycle is divided into 4 stages: proestrus, estrus, metestrus, and diestrus. Defined fluctuations in circulating levels of the ovarian steroids 17-β-estradiol and progesterone, the gonadotropins luteinizing and follicle stimulating hormones, and the luteotropic hormone prolactin signal transition through these reproductive stages. Changes in cell typology within the murine vaginal canal reflect these underlying endocrine events. Daily assessment of the relative ratio of nucleated epithelial cells, cornified squamous epithelial cells, and leukocytes present in vaginal smears can be used to identify murine estrous stages. The degree of invasiveness, however, employed in collecting these samples can alter reproductive status and elicit an inflammatory response that can confound cytological assessment of smears. Here, we describe a simple, non-invasive protocol that can be used to determine the stage of the estrous cycle of a female mouse without altering her reproductive cycle. We detail how to differentiate between the four stages of the estrous cycle by collection and analysis of predominant cell typology in vaginal smears and we show how these changes can be interpreted with respect to endocrine status.","container-title":"Journal of Visualized Experiments : JoVE","DOI":"10.3791/4389","ISSN":"1940-087X","issue":"67","journalAbbreviation":"J Vis Exp","note":"PMID: 23007862\nPMCID: PMC3490233","source":"PubMed Central","title":"Performing Vaginal Lavage, Crystal Violet Staining, and Vaginal Cytological Evaluation for Mouse Estrous Cycle Staging Identification","URL":"https://www.ncbi.nlm.nih.gov/pmc/articles/PMC3490233/","author":[{"family":"McLean","given":"Ashleigh C."},{"family":"Valenzuela","given":"Nicolas"},{"family":"Fai","given":"Stephen"},{"family":"Bennett","given":"Steffany A.L."}],"accessed":{"date-parts":[["2020",7,8]]},"issued":{"date-parts":[["2012",9,15]]}}},{"id":323,"uris":["http://zotero.org/users/5073745/items/BRASLVKZ"],"itemData":{"id":323,"type":"article-journal","abstract":"The short reproductive cycle length observed in rodents, called the estrous cycle, makes them an ideal animal model for investigation of changes that occur during the reproductive cycle. Most of the data in the literature about the estrous cycle is obtained from rats because they are easily manipulated and they exhibit a clear and well-defined estrous cycle. However, the increased number of experiments using knockout mice requires identification of their estrous cycle as well, since (in)fertility issues may arise. In mice, like rats, the identification of the stage of estrous cycle is based on the proportion of cell types observed in the vaginal secretion. The aim of this unit is to provide guidelines for quickly and accurately determining estrous cycle phases in mice.","container-title":"Current Protocols in Neuroscience","DOI":"10.1002/0471142301.nsa04is48","ISSN":"1934-8576","journalAbbreviation":"Curr Protoc Neurosci","language":"eng","note":"PMID: 19575469\nPMCID: PMC2755182","page":"Appendix 4I","source":"PubMed","title":"Assessing reproductive status/stages in mice","volume":"Appendix 4","author":[{"family":"Caligioni","given":"Claudia S."}],"issued":{"date-parts":[["2009",7]]}}}],"schema":"https://github.com/citation-style-language/schema/raw/master/csl-citation.json"} </w:instrText>
      </w:r>
      <w:r w:rsidR="00824B7E">
        <w:rPr>
          <w:color w:val="000000"/>
        </w:rPr>
        <w:fldChar w:fldCharType="separate"/>
      </w:r>
      <w:r w:rsidR="00696CC4">
        <w:rPr>
          <w:noProof/>
          <w:color w:val="000000"/>
        </w:rPr>
        <w:t>(Caligioni, 2009; McLean et al., 2012)</w:t>
      </w:r>
      <w:r w:rsidR="00824B7E">
        <w:rPr>
          <w:color w:val="000000"/>
        </w:rPr>
        <w:fldChar w:fldCharType="end"/>
      </w:r>
      <w:r w:rsidR="00824B7E">
        <w:rPr>
          <w:color w:val="000000"/>
        </w:rPr>
        <w:t>.</w:t>
      </w:r>
      <w:r w:rsidR="00603E66">
        <w:rPr>
          <w:color w:val="000000"/>
        </w:rPr>
        <w:t xml:space="preserve"> </w:t>
      </w:r>
      <w:del w:id="167" w:author="Molly C. Mulcahy" w:date="2025-08-01T09:30:00Z" w16du:dateUtc="2025-08-01T14:30:00Z">
        <w:r w:rsidR="005E1518" w:rsidDel="006D35A7">
          <w:rPr>
            <w:color w:val="000000"/>
          </w:rPr>
          <w:delText xml:space="preserve">We calculated </w:delText>
        </w:r>
      </w:del>
      <w:ins w:id="168" w:author="Molly C. Mulcahy" w:date="2025-08-01T09:30:00Z" w16du:dateUtc="2025-08-01T14:30:00Z">
        <w:r w:rsidR="006D35A7">
          <w:rPr>
            <w:color w:val="000000"/>
          </w:rPr>
          <w:t>T</w:t>
        </w:r>
      </w:ins>
      <w:del w:id="169" w:author="Molly C. Mulcahy" w:date="2025-08-01T09:30:00Z" w16du:dateUtc="2025-08-01T14:30:00Z">
        <w:r w:rsidR="005E1518" w:rsidDel="006D35A7">
          <w:rPr>
            <w:color w:val="000000"/>
          </w:rPr>
          <w:delText>t</w:delText>
        </w:r>
      </w:del>
      <w:r w:rsidR="005E1518">
        <w:rPr>
          <w:color w:val="000000"/>
        </w:rPr>
        <w:t>he</w:t>
      </w:r>
      <w:r w:rsidR="00603E66">
        <w:rPr>
          <w:color w:val="000000"/>
        </w:rPr>
        <w:t xml:space="preserve"> </w:t>
      </w:r>
      <w:proofErr w:type="gramStart"/>
      <w:r w:rsidR="005E1518">
        <w:rPr>
          <w:color w:val="000000"/>
        </w:rPr>
        <w:t>total</w:t>
      </w:r>
      <w:proofErr w:type="gramEnd"/>
      <w:r w:rsidR="00603E66">
        <w:rPr>
          <w:color w:val="000000"/>
        </w:rPr>
        <w:t xml:space="preserve"> number of days </w:t>
      </w:r>
      <w:ins w:id="170" w:author="Molly C. Mulcahy" w:date="2025-08-01T09:30:00Z" w16du:dateUtc="2025-08-01T14:30:00Z">
        <w:r w:rsidR="006D35A7">
          <w:rPr>
            <w:color w:val="000000"/>
          </w:rPr>
          <w:t xml:space="preserve">spent </w:t>
        </w:r>
      </w:ins>
      <w:r w:rsidR="005E1518">
        <w:rPr>
          <w:color w:val="000000"/>
        </w:rPr>
        <w:t>in each</w:t>
      </w:r>
      <w:r w:rsidR="00603E66">
        <w:rPr>
          <w:color w:val="000000"/>
        </w:rPr>
        <w:t xml:space="preserve"> </w:t>
      </w:r>
      <w:r w:rsidR="005E1518">
        <w:rPr>
          <w:color w:val="000000"/>
        </w:rPr>
        <w:t xml:space="preserve">stage </w:t>
      </w:r>
      <w:r w:rsidR="00603E66">
        <w:rPr>
          <w:color w:val="000000"/>
        </w:rPr>
        <w:t>for each dam</w:t>
      </w:r>
      <w:ins w:id="171" w:author="Molly C. Mulcahy" w:date="2025-08-01T09:30:00Z" w16du:dateUtc="2025-08-01T14:30:00Z">
        <w:r w:rsidR="006D35A7">
          <w:rPr>
            <w:color w:val="000000"/>
          </w:rPr>
          <w:t xml:space="preserve"> before plugs were developed were calculated</w:t>
        </w:r>
      </w:ins>
      <w:r w:rsidR="00603E66">
        <w:rPr>
          <w:color w:val="000000"/>
        </w:rPr>
        <w:t>, then average</w:t>
      </w:r>
      <w:ins w:id="172" w:author="Molly C. Mulcahy" w:date="2025-08-01T09:30:00Z" w16du:dateUtc="2025-08-01T14:30:00Z">
        <w:r w:rsidR="006D35A7">
          <w:rPr>
            <w:color w:val="000000"/>
          </w:rPr>
          <w:t>d</w:t>
        </w:r>
      </w:ins>
      <w:del w:id="173" w:author="Molly C. Mulcahy" w:date="2025-08-01T09:30:00Z" w16du:dateUtc="2025-08-01T14:30:00Z">
        <w:r w:rsidR="00603E66" w:rsidDel="006D35A7">
          <w:rPr>
            <w:color w:val="000000"/>
          </w:rPr>
          <w:delText>s</w:delText>
        </w:r>
      </w:del>
      <w:r w:rsidR="00603E66">
        <w:rPr>
          <w:color w:val="000000"/>
        </w:rPr>
        <w:t xml:space="preserve"> </w:t>
      </w:r>
      <w:del w:id="174" w:author="Molly C. Mulcahy" w:date="2025-08-01T09:30:00Z" w16du:dateUtc="2025-08-01T14:30:00Z">
        <w:r w:rsidR="00603E66" w:rsidDel="006D35A7">
          <w:rPr>
            <w:color w:val="000000"/>
          </w:rPr>
          <w:delText>were taken for each maternal dietary regimen</w:delText>
        </w:r>
      </w:del>
      <w:ins w:id="175" w:author="Molly C. Mulcahy" w:date="2025-08-01T09:30:00Z" w16du:dateUtc="2025-08-01T14:30:00Z">
        <w:r w:rsidR="006D35A7">
          <w:rPr>
            <w:color w:val="000000"/>
          </w:rPr>
          <w:t>by experimental group</w:t>
        </w:r>
      </w:ins>
      <w:r w:rsidR="00603E66">
        <w:rPr>
          <w:color w:val="000000"/>
        </w:rPr>
        <w:t xml:space="preserve">. </w:t>
      </w:r>
    </w:p>
    <w:p w14:paraId="31881BA8" w14:textId="77777777" w:rsidR="00824B7E" w:rsidRPr="00824B7E" w:rsidRDefault="00824B7E" w:rsidP="00824B7E">
      <w:pPr>
        <w:pStyle w:val="NormalWeb"/>
        <w:spacing w:before="0" w:beforeAutospacing="0" w:after="0" w:afterAutospacing="0"/>
        <w:textAlignment w:val="baseline"/>
        <w:rPr>
          <w:color w:val="000000"/>
        </w:rPr>
      </w:pPr>
    </w:p>
    <w:p w14:paraId="3DBF5C41" w14:textId="5EE8DE1B" w:rsidR="00C01A49" w:rsidRDefault="00C01A49" w:rsidP="00AB3C57">
      <w:pPr>
        <w:pStyle w:val="Heading2"/>
      </w:pPr>
      <w:r>
        <w:t>Matin</w:t>
      </w:r>
      <w:r w:rsidR="005E1518">
        <w:t>, Fertility</w:t>
      </w:r>
      <w:r w:rsidR="003E6287">
        <w:t xml:space="preserve"> &amp; Pups</w:t>
      </w:r>
    </w:p>
    <w:p w14:paraId="5BE9BB6E" w14:textId="2CC62BD2" w:rsidR="00C01A49" w:rsidRPr="00C01A49" w:rsidRDefault="00C01A49" w:rsidP="00D51CB0">
      <w:pPr>
        <w:spacing w:line="360" w:lineRule="auto"/>
        <w:rPr>
          <w:rFonts w:ascii="Times New Roman" w:hAnsi="Times New Roman" w:cs="Times New Roman"/>
        </w:rPr>
      </w:pPr>
      <w:r w:rsidRPr="00C01A49">
        <w:rPr>
          <w:rFonts w:ascii="Times New Roman" w:hAnsi="Times New Roman" w:cs="Times New Roman"/>
        </w:rPr>
        <w:t xml:space="preserve">After </w:t>
      </w:r>
      <w:r w:rsidR="00DF73EF">
        <w:rPr>
          <w:rFonts w:ascii="Times New Roman" w:hAnsi="Times New Roman" w:cs="Times New Roman"/>
        </w:rPr>
        <w:t>6</w:t>
      </w:r>
      <w:r>
        <w:rPr>
          <w:rFonts w:ascii="Times New Roman" w:hAnsi="Times New Roman" w:cs="Times New Roman"/>
        </w:rPr>
        <w:t xml:space="preserve"> days of diet, age</w:t>
      </w:r>
      <w:ins w:id="176" w:author="Molly C. Mulcahy" w:date="2025-08-01T09:31:00Z" w16du:dateUtc="2025-08-01T14:31:00Z">
        <w:r w:rsidR="006D35A7">
          <w:rPr>
            <w:rFonts w:ascii="Times New Roman" w:hAnsi="Times New Roman" w:cs="Times New Roman"/>
          </w:rPr>
          <w:t>-</w:t>
        </w:r>
      </w:ins>
      <w:r>
        <w:rPr>
          <w:rFonts w:ascii="Times New Roman" w:hAnsi="Times New Roman" w:cs="Times New Roman"/>
        </w:rPr>
        <w:t xml:space="preserve"> and diet-matched males were introduced into female cages and were allowed to remain until copulatory plug was discovered (indicating pregnancy and gestational day E</w:t>
      </w:r>
      <w:r w:rsidR="00DF73EF">
        <w:rPr>
          <w:rFonts w:ascii="Times New Roman" w:hAnsi="Times New Roman" w:cs="Times New Roman"/>
        </w:rPr>
        <w:t>0</w:t>
      </w:r>
      <w:r>
        <w:rPr>
          <w:rFonts w:ascii="Times New Roman" w:hAnsi="Times New Roman" w:cs="Times New Roman"/>
        </w:rPr>
        <w:t xml:space="preserve">.5). </w:t>
      </w:r>
      <w:r w:rsidR="005E1518">
        <w:rPr>
          <w:rFonts w:ascii="Times New Roman" w:hAnsi="Times New Roman" w:cs="Times New Roman"/>
        </w:rPr>
        <w:t xml:space="preserve">To assess fertility, latency from mating to plug and rates of successful mating events were calculated. </w:t>
      </w:r>
      <w:r w:rsidR="003E6287">
        <w:rPr>
          <w:rFonts w:ascii="Times New Roman" w:hAnsi="Times New Roman" w:cs="Times New Roman"/>
        </w:rPr>
        <w:t xml:space="preserve">When pups were born, they were </w:t>
      </w:r>
      <w:del w:id="177" w:author="Molly C. Mulcahy" w:date="2025-08-01T09:31:00Z" w16du:dateUtc="2025-08-01T14:31:00Z">
        <w:r w:rsidR="003E6287" w:rsidDel="006D35A7">
          <w:rPr>
            <w:rFonts w:ascii="Times New Roman" w:hAnsi="Times New Roman" w:cs="Times New Roman"/>
          </w:rPr>
          <w:delText xml:space="preserve">measured </w:delText>
        </w:r>
      </w:del>
      <w:ins w:id="178" w:author="Molly C. Mulcahy" w:date="2025-08-01T09:31:00Z" w16du:dateUtc="2025-08-01T14:31:00Z">
        <w:r w:rsidR="006D35A7">
          <w:rPr>
            <w:rFonts w:ascii="Times New Roman" w:hAnsi="Times New Roman" w:cs="Times New Roman"/>
          </w:rPr>
          <w:t xml:space="preserve">weighed </w:t>
        </w:r>
      </w:ins>
      <w:r w:rsidR="003E6287">
        <w:rPr>
          <w:rFonts w:ascii="Times New Roman" w:hAnsi="Times New Roman" w:cs="Times New Roman"/>
        </w:rPr>
        <w:t>and counted within 24 hours</w:t>
      </w:r>
      <w:r w:rsidR="009454E5">
        <w:rPr>
          <w:rFonts w:ascii="Times New Roman" w:hAnsi="Times New Roman" w:cs="Times New Roman"/>
        </w:rPr>
        <w:t xml:space="preserve">, including those </w:t>
      </w:r>
      <w:del w:id="179" w:author="Molly C. Mulcahy" w:date="2025-08-01T09:31:00Z" w16du:dateUtc="2025-08-01T14:31:00Z">
        <w:r w:rsidR="009454E5" w:rsidDel="006D35A7">
          <w:rPr>
            <w:rFonts w:ascii="Times New Roman" w:hAnsi="Times New Roman" w:cs="Times New Roman"/>
          </w:rPr>
          <w:delText xml:space="preserve">who were </w:delText>
        </w:r>
      </w:del>
      <w:r w:rsidR="009454E5">
        <w:rPr>
          <w:rFonts w:ascii="Times New Roman" w:hAnsi="Times New Roman" w:cs="Times New Roman"/>
        </w:rPr>
        <w:t>dead at birth</w:t>
      </w:r>
      <w:r w:rsidR="003E6287">
        <w:rPr>
          <w:rFonts w:ascii="Times New Roman" w:hAnsi="Times New Roman" w:cs="Times New Roman"/>
        </w:rPr>
        <w:t xml:space="preserve">. </w:t>
      </w:r>
      <w:r w:rsidR="009454E5">
        <w:rPr>
          <w:rFonts w:ascii="Times New Roman" w:hAnsi="Times New Roman" w:cs="Times New Roman"/>
        </w:rPr>
        <w:t xml:space="preserve">Pups were then left to nurse </w:t>
      </w:r>
      <w:ins w:id="180" w:author="Molly C. Mulcahy" w:date="2025-08-01T09:31:00Z" w16du:dateUtc="2025-08-01T14:31:00Z">
        <w:r w:rsidR="006D35A7">
          <w:rPr>
            <w:rFonts w:ascii="Times New Roman" w:hAnsi="Times New Roman" w:cs="Times New Roman"/>
          </w:rPr>
          <w:t xml:space="preserve">normally </w:t>
        </w:r>
      </w:ins>
      <w:r w:rsidR="009454E5">
        <w:rPr>
          <w:rFonts w:ascii="Times New Roman" w:hAnsi="Times New Roman" w:cs="Times New Roman"/>
        </w:rPr>
        <w:t xml:space="preserve">for 3 days. At postnatal day 3, </w:t>
      </w:r>
      <w:del w:id="181" w:author="Molly C. Mulcahy" w:date="2025-08-01T09:31:00Z" w16du:dateUtc="2025-08-01T14:31:00Z">
        <w:r w:rsidR="009454E5" w:rsidDel="006D35A7">
          <w:rPr>
            <w:rFonts w:ascii="Times New Roman" w:hAnsi="Times New Roman" w:cs="Times New Roman"/>
          </w:rPr>
          <w:delText xml:space="preserve">litters </w:delText>
        </w:r>
      </w:del>
      <w:ins w:id="182" w:author="Molly C. Mulcahy" w:date="2025-08-01T09:31:00Z" w16du:dateUtc="2025-08-01T14:31:00Z">
        <w:r w:rsidR="006D35A7">
          <w:rPr>
            <w:rFonts w:ascii="Times New Roman" w:hAnsi="Times New Roman" w:cs="Times New Roman"/>
          </w:rPr>
          <w:t>all pu</w:t>
        </w:r>
      </w:ins>
      <w:ins w:id="183" w:author="Molly C. Mulcahy" w:date="2025-08-01T09:32:00Z" w16du:dateUtc="2025-08-01T14:32:00Z">
        <w:r w:rsidR="006D35A7">
          <w:rPr>
            <w:rFonts w:ascii="Times New Roman" w:hAnsi="Times New Roman" w:cs="Times New Roman"/>
          </w:rPr>
          <w:t>ps</w:t>
        </w:r>
      </w:ins>
      <w:ins w:id="184" w:author="Molly C. Mulcahy" w:date="2025-08-01T09:31:00Z" w16du:dateUtc="2025-08-01T14:31:00Z">
        <w:r w:rsidR="006D35A7">
          <w:rPr>
            <w:rFonts w:ascii="Times New Roman" w:hAnsi="Times New Roman" w:cs="Times New Roman"/>
          </w:rPr>
          <w:t xml:space="preserve"> </w:t>
        </w:r>
      </w:ins>
      <w:r w:rsidR="009454E5">
        <w:rPr>
          <w:rFonts w:ascii="Times New Roman" w:hAnsi="Times New Roman" w:cs="Times New Roman"/>
        </w:rPr>
        <w:t xml:space="preserve">were </w:t>
      </w:r>
      <w:r w:rsidR="00421EF4">
        <w:rPr>
          <w:rFonts w:ascii="Times New Roman" w:hAnsi="Times New Roman" w:cs="Times New Roman"/>
        </w:rPr>
        <w:t xml:space="preserve">weighed then </w:t>
      </w:r>
      <w:ins w:id="185" w:author="Molly C. Mulcahy" w:date="2025-08-01T09:32:00Z" w16du:dateUtc="2025-08-01T14:32:00Z">
        <w:r w:rsidR="006D35A7">
          <w:rPr>
            <w:rFonts w:ascii="Times New Roman" w:hAnsi="Times New Roman" w:cs="Times New Roman"/>
          </w:rPr>
          <w:t xml:space="preserve">litters were </w:t>
        </w:r>
      </w:ins>
      <w:del w:id="186" w:author="Molly C. Mulcahy" w:date="2025-08-01T09:32:00Z" w16du:dateUtc="2025-08-01T14:32:00Z">
        <w:r w:rsidR="009454E5" w:rsidDel="006D35A7">
          <w:rPr>
            <w:rFonts w:ascii="Times New Roman" w:hAnsi="Times New Roman" w:cs="Times New Roman"/>
          </w:rPr>
          <w:delText xml:space="preserve">reduced </w:delText>
        </w:r>
      </w:del>
      <w:ins w:id="187" w:author="Molly C. Mulcahy" w:date="2025-08-01T09:32:00Z" w16du:dateUtc="2025-08-01T14:32:00Z">
        <w:r w:rsidR="006D35A7">
          <w:rPr>
            <w:rFonts w:ascii="Times New Roman" w:hAnsi="Times New Roman" w:cs="Times New Roman"/>
          </w:rPr>
          <w:t xml:space="preserve">culled </w:t>
        </w:r>
      </w:ins>
      <w:r w:rsidR="009454E5">
        <w:rPr>
          <w:rFonts w:ascii="Times New Roman" w:hAnsi="Times New Roman" w:cs="Times New Roman"/>
        </w:rPr>
        <w:t xml:space="preserve">to </w:t>
      </w:r>
      <w:r w:rsidR="00801695">
        <w:rPr>
          <w:rFonts w:ascii="Times New Roman" w:hAnsi="Times New Roman" w:cs="Times New Roman"/>
        </w:rPr>
        <w:t xml:space="preserve">4 pups </w:t>
      </w:r>
      <w:del w:id="188" w:author="Molly C. Mulcahy" w:date="2025-08-01T09:32:00Z" w16du:dateUtc="2025-08-01T14:32:00Z">
        <w:r w:rsidR="00801695" w:rsidDel="006D35A7">
          <w:rPr>
            <w:rFonts w:ascii="Times New Roman" w:hAnsi="Times New Roman" w:cs="Times New Roman"/>
          </w:rPr>
          <w:delText xml:space="preserve">to each dam </w:delText>
        </w:r>
      </w:del>
      <w:r w:rsidR="00801695">
        <w:rPr>
          <w:rFonts w:ascii="Times New Roman" w:hAnsi="Times New Roman" w:cs="Times New Roman"/>
        </w:rPr>
        <w:t>(2 males, 2 females when possible) to standardize milk supply</w:t>
      </w:r>
      <w:del w:id="189" w:author="Molly C. Mulcahy" w:date="2025-08-01T09:32:00Z" w16du:dateUtc="2025-08-01T14:32:00Z">
        <w:r w:rsidR="00801695" w:rsidDel="006D35A7">
          <w:rPr>
            <w:rFonts w:ascii="Times New Roman" w:hAnsi="Times New Roman" w:cs="Times New Roman"/>
          </w:rPr>
          <w:delText xml:space="preserve"> between litters</w:delText>
        </w:r>
      </w:del>
      <w:r w:rsidR="00801695">
        <w:rPr>
          <w:rFonts w:ascii="Times New Roman" w:hAnsi="Times New Roman" w:cs="Times New Roman"/>
        </w:rPr>
        <w:t xml:space="preserve">. </w:t>
      </w:r>
      <w:r w:rsidR="00421EF4">
        <w:rPr>
          <w:rFonts w:ascii="Times New Roman" w:hAnsi="Times New Roman" w:cs="Times New Roman"/>
        </w:rPr>
        <w:t xml:space="preserve">Pups </w:t>
      </w:r>
      <w:del w:id="190" w:author="Molly C. Mulcahy" w:date="2025-08-01T09:32:00Z" w16du:dateUtc="2025-08-01T14:32:00Z">
        <w:r w:rsidR="00421EF4" w:rsidDel="006D35A7">
          <w:rPr>
            <w:rFonts w:ascii="Times New Roman" w:hAnsi="Times New Roman" w:cs="Times New Roman"/>
          </w:rPr>
          <w:delText>were then reweighed</w:delText>
        </w:r>
      </w:del>
      <w:ins w:id="191" w:author="Molly C. Mulcahy" w:date="2025-08-01T09:32:00Z" w16du:dateUtc="2025-08-01T14:32:00Z">
        <w:r w:rsidR="006D35A7">
          <w:rPr>
            <w:rFonts w:ascii="Times New Roman" w:hAnsi="Times New Roman" w:cs="Times New Roman"/>
          </w:rPr>
          <w:t>were further weighed</w:t>
        </w:r>
      </w:ins>
      <w:r w:rsidR="00421EF4">
        <w:rPr>
          <w:rFonts w:ascii="Times New Roman" w:hAnsi="Times New Roman" w:cs="Times New Roman"/>
        </w:rPr>
        <w:t xml:space="preserve"> on postnatal days 7, 14, and 21. At postnatal day 21dams and pups were sacrificed by </w:t>
      </w:r>
      <w:ins w:id="192" w:author="Molly C. Mulcahy" w:date="2025-08-01T09:32:00Z" w16du:dateUtc="2025-08-01T14:32:00Z">
        <w:r w:rsidR="006D35A7">
          <w:rPr>
            <w:rFonts w:ascii="Times New Roman" w:hAnsi="Times New Roman" w:cs="Times New Roman"/>
          </w:rPr>
          <w:t>c</w:t>
        </w:r>
      </w:ins>
      <w:del w:id="193" w:author="Molly C. Mulcahy" w:date="2025-08-01T09:32:00Z" w16du:dateUtc="2025-08-01T14:32:00Z">
        <w:r w:rsidR="00421EF4" w:rsidDel="006D35A7">
          <w:rPr>
            <w:rFonts w:ascii="Times New Roman" w:hAnsi="Times New Roman" w:cs="Times New Roman"/>
          </w:rPr>
          <w:delText>C</w:delText>
        </w:r>
      </w:del>
      <w:r w:rsidR="00421EF4">
        <w:rPr>
          <w:rFonts w:ascii="Times New Roman" w:hAnsi="Times New Roman" w:cs="Times New Roman"/>
        </w:rPr>
        <w:t xml:space="preserve">arbon </w:t>
      </w:r>
      <w:ins w:id="194" w:author="Molly C. Mulcahy" w:date="2025-08-01T09:32:00Z" w16du:dateUtc="2025-08-01T14:32:00Z">
        <w:r w:rsidR="006D35A7">
          <w:rPr>
            <w:rFonts w:ascii="Times New Roman" w:hAnsi="Times New Roman" w:cs="Times New Roman"/>
          </w:rPr>
          <w:t>d</w:t>
        </w:r>
      </w:ins>
      <w:del w:id="195" w:author="Molly C. Mulcahy" w:date="2025-08-01T09:32:00Z" w16du:dateUtc="2025-08-01T14:32:00Z">
        <w:r w:rsidR="00421EF4" w:rsidDel="006D35A7">
          <w:rPr>
            <w:rFonts w:ascii="Times New Roman" w:hAnsi="Times New Roman" w:cs="Times New Roman"/>
          </w:rPr>
          <w:delText>D</w:delText>
        </w:r>
      </w:del>
      <w:r w:rsidR="00421EF4">
        <w:rPr>
          <w:rFonts w:ascii="Times New Roman" w:hAnsi="Times New Roman" w:cs="Times New Roman"/>
        </w:rPr>
        <w:t xml:space="preserve">ioxide </w:t>
      </w:r>
      <w:ins w:id="196" w:author="Molly C. Mulcahy" w:date="2025-08-01T09:32:00Z" w16du:dateUtc="2025-08-01T14:32:00Z">
        <w:r w:rsidR="006D35A7">
          <w:rPr>
            <w:rFonts w:ascii="Times New Roman" w:hAnsi="Times New Roman" w:cs="Times New Roman"/>
          </w:rPr>
          <w:t>i</w:t>
        </w:r>
      </w:ins>
      <w:del w:id="197" w:author="Molly C. Mulcahy" w:date="2025-08-01T09:32:00Z" w16du:dateUtc="2025-08-01T14:32:00Z">
        <w:r w:rsidR="00421EF4" w:rsidDel="006D35A7">
          <w:rPr>
            <w:rFonts w:ascii="Times New Roman" w:hAnsi="Times New Roman" w:cs="Times New Roman"/>
          </w:rPr>
          <w:delText>I</w:delText>
        </w:r>
      </w:del>
      <w:r w:rsidR="00421EF4">
        <w:rPr>
          <w:rFonts w:ascii="Times New Roman" w:hAnsi="Times New Roman" w:cs="Times New Roman"/>
        </w:rPr>
        <w:t xml:space="preserve">nhalation and cervical dislocation. </w:t>
      </w:r>
    </w:p>
    <w:p w14:paraId="5C21357C" w14:textId="77777777" w:rsidR="006C05F4" w:rsidRDefault="006C05F4" w:rsidP="00AB3C57">
      <w:pPr>
        <w:pStyle w:val="Heading2"/>
      </w:pPr>
    </w:p>
    <w:p w14:paraId="3F63CB71" w14:textId="67136C79" w:rsidR="00AB3C57" w:rsidRDefault="006D6F75" w:rsidP="00AB3C57">
      <w:pPr>
        <w:pStyle w:val="Heading2"/>
      </w:pPr>
      <w:r>
        <w:t xml:space="preserve">Intraperitoneal </w:t>
      </w:r>
      <w:r w:rsidR="00AB3C57">
        <w:t>Insulin tolerance testing</w:t>
      </w:r>
      <w:r w:rsidR="005357E0">
        <w:t xml:space="preserve"> </w:t>
      </w:r>
    </w:p>
    <w:p w14:paraId="6385CF58" w14:textId="6A2AD034" w:rsidR="005425DC" w:rsidRDefault="009349AD" w:rsidP="005425DC">
      <w:pPr>
        <w:spacing w:line="360" w:lineRule="auto"/>
        <w:rPr>
          <w:rFonts w:ascii="Times New Roman" w:eastAsia="Times New Roman" w:hAnsi="Times New Roman" w:cs="Times New Roman"/>
        </w:rPr>
      </w:pPr>
      <w:r>
        <w:rPr>
          <w:rFonts w:ascii="Times New Roman" w:hAnsi="Times New Roman" w:cs="Times New Roman"/>
        </w:rPr>
        <w:t xml:space="preserve">Insulin </w:t>
      </w:r>
      <w:del w:id="198" w:author="Molly C. Mulcahy" w:date="2025-08-01T09:33:00Z" w16du:dateUtc="2025-08-01T14:33:00Z">
        <w:r w:rsidDel="00293CE6">
          <w:rPr>
            <w:rFonts w:ascii="Times New Roman" w:hAnsi="Times New Roman" w:cs="Times New Roman"/>
          </w:rPr>
          <w:delText xml:space="preserve">tolerance </w:delText>
        </w:r>
      </w:del>
      <w:ins w:id="199" w:author="Molly C. Mulcahy" w:date="2025-08-01T09:33:00Z" w16du:dateUtc="2025-08-01T14:33:00Z">
        <w:r w:rsidR="00293CE6">
          <w:rPr>
            <w:rFonts w:ascii="Times New Roman" w:hAnsi="Times New Roman" w:cs="Times New Roman"/>
          </w:rPr>
          <w:t xml:space="preserve">sensitivity </w:t>
        </w:r>
      </w:ins>
      <w:r>
        <w:rPr>
          <w:rFonts w:ascii="Times New Roman" w:hAnsi="Times New Roman" w:cs="Times New Roman"/>
        </w:rPr>
        <w:t xml:space="preserve">was measured via an insulin tolerance test (ITT). </w:t>
      </w:r>
      <w:r w:rsidR="00D833C4">
        <w:rPr>
          <w:rFonts w:ascii="Times New Roman" w:hAnsi="Times New Roman" w:cs="Times New Roman"/>
        </w:rPr>
        <w:t xml:space="preserve">On gestational day 16.5, dams were placed in a clean cage free </w:t>
      </w:r>
      <w:ins w:id="200" w:author="Molly C. Mulcahy" w:date="2025-08-01T09:34:00Z" w16du:dateUtc="2025-08-01T14:34:00Z">
        <w:r w:rsidR="00293CE6">
          <w:rPr>
            <w:rFonts w:ascii="Times New Roman" w:hAnsi="Times New Roman" w:cs="Times New Roman"/>
          </w:rPr>
          <w:t>from</w:t>
        </w:r>
      </w:ins>
      <w:del w:id="201" w:author="Molly C. Mulcahy" w:date="2025-08-01T09:34:00Z" w16du:dateUtc="2025-08-01T14:34:00Z">
        <w:r w:rsidR="00D833C4" w:rsidDel="00293CE6">
          <w:rPr>
            <w:rFonts w:ascii="Times New Roman" w:hAnsi="Times New Roman" w:cs="Times New Roman"/>
          </w:rPr>
          <w:delText>of</w:delText>
        </w:r>
      </w:del>
      <w:r w:rsidR="00D833C4">
        <w:rPr>
          <w:rFonts w:ascii="Times New Roman" w:hAnsi="Times New Roman" w:cs="Times New Roman"/>
        </w:rPr>
        <w:t xml:space="preserve"> food with </w:t>
      </w:r>
      <w:del w:id="202" w:author="Molly C. Mulcahy" w:date="2025-08-01T09:34:00Z" w16du:dateUtc="2025-08-01T14:34:00Z">
        <w:r w:rsidR="00D833C4" w:rsidDel="00293CE6">
          <w:rPr>
            <w:rFonts w:ascii="Times New Roman" w:hAnsi="Times New Roman" w:cs="Times New Roman"/>
          </w:rPr>
          <w:delText xml:space="preserve">a </w:delText>
        </w:r>
      </w:del>
      <w:ins w:id="203" w:author="Molly C. Mulcahy" w:date="2025-08-01T09:34:00Z" w16du:dateUtc="2025-08-01T14:34:00Z">
        <w:r w:rsidR="00293CE6">
          <w:rPr>
            <w:rFonts w:ascii="Times New Roman" w:hAnsi="Times New Roman" w:cs="Times New Roman"/>
          </w:rPr>
          <w:t xml:space="preserve">access to </w:t>
        </w:r>
      </w:ins>
      <w:r w:rsidR="00D833C4">
        <w:rPr>
          <w:rFonts w:ascii="Times New Roman" w:hAnsi="Times New Roman" w:cs="Times New Roman"/>
        </w:rPr>
        <w:t xml:space="preserve">water </w:t>
      </w:r>
      <w:del w:id="204" w:author="Molly C. Mulcahy" w:date="2025-08-01T09:34:00Z" w16du:dateUtc="2025-08-01T14:34:00Z">
        <w:r w:rsidR="00D833C4" w:rsidDel="00293CE6">
          <w:rPr>
            <w:rFonts w:ascii="Times New Roman" w:hAnsi="Times New Roman" w:cs="Times New Roman"/>
          </w:rPr>
          <w:delText>bottle</w:delText>
        </w:r>
        <w:r w:rsidR="00D833C4" w:rsidRPr="00D833C4" w:rsidDel="00293CE6">
          <w:rPr>
            <w:rFonts w:ascii="Times New Roman" w:hAnsi="Times New Roman" w:cs="Times New Roman"/>
          </w:rPr>
          <w:delText xml:space="preserve"> </w:delText>
        </w:r>
      </w:del>
      <w:r w:rsidR="00D833C4">
        <w:rPr>
          <w:rFonts w:ascii="Times New Roman" w:hAnsi="Times New Roman" w:cs="Times New Roman"/>
        </w:rPr>
        <w:t xml:space="preserve">at ZT20 (2AM). </w:t>
      </w:r>
      <w:r w:rsidR="006D6F75">
        <w:rPr>
          <w:rFonts w:ascii="Times New Roman" w:hAnsi="Times New Roman" w:cs="Times New Roman"/>
        </w:rPr>
        <w:t>Dams were fasted for 6 hours. At ZT2, a fasted blood sample was collected via tail clip and handheld glucometer. After assessment of fasting blood glucose, an intraperitoneal injection of insulin (Humulin, 0.75mg/</w:t>
      </w:r>
      <w:r w:rsidR="00D95834">
        <w:rPr>
          <w:rFonts w:ascii="Times New Roman" w:hAnsi="Times New Roman" w:cs="Times New Roman"/>
        </w:rPr>
        <w:t>kg body weight</w:t>
      </w:r>
      <w:r w:rsidR="006D6F75">
        <w:rPr>
          <w:rFonts w:ascii="Times New Roman" w:hAnsi="Times New Roman" w:cs="Times New Roman"/>
        </w:rPr>
        <w:t>)</w:t>
      </w:r>
      <w:r w:rsidR="00D95834">
        <w:rPr>
          <w:rFonts w:ascii="Times New Roman" w:hAnsi="Times New Roman" w:cs="Times New Roman"/>
        </w:rPr>
        <w:t xml:space="preserve"> was given. </w:t>
      </w:r>
      <w:r w:rsidR="006D6F75">
        <w:rPr>
          <w:rFonts w:ascii="Times New Roman" w:hAnsi="Times New Roman" w:cs="Times New Roman"/>
        </w:rPr>
        <w:t>B</w:t>
      </w:r>
      <w:commentRangeStart w:id="205"/>
      <w:r w:rsidR="006D6F75">
        <w:rPr>
          <w:rFonts w:ascii="Times New Roman" w:hAnsi="Times New Roman" w:cs="Times New Roman"/>
        </w:rPr>
        <w:t>lood glucose</w:t>
      </w:r>
      <w:r w:rsidR="00D95834">
        <w:rPr>
          <w:rFonts w:ascii="Times New Roman" w:hAnsi="Times New Roman" w:cs="Times New Roman"/>
        </w:rPr>
        <w:t xml:space="preserve"> following injection was </w:t>
      </w:r>
      <w:del w:id="206" w:author="Molly C. Mulcahy" w:date="2025-08-01T09:35:00Z" w16du:dateUtc="2025-08-01T14:35:00Z">
        <w:r w:rsidR="003E388F" w:rsidDel="00293CE6">
          <w:rPr>
            <w:rFonts w:ascii="Times New Roman" w:hAnsi="Times New Roman" w:cs="Times New Roman"/>
          </w:rPr>
          <w:delText xml:space="preserve">determined </w:delText>
        </w:r>
      </w:del>
      <w:ins w:id="207" w:author="Molly C. Mulcahy" w:date="2025-08-01T09:35:00Z" w16du:dateUtc="2025-08-01T14:35:00Z">
        <w:r w:rsidR="00293CE6">
          <w:rPr>
            <w:rFonts w:ascii="Times New Roman" w:hAnsi="Times New Roman" w:cs="Times New Roman"/>
          </w:rPr>
          <w:t xml:space="preserve">sampled </w:t>
        </w:r>
      </w:ins>
      <w:r w:rsidR="00D95834">
        <w:rPr>
          <w:rFonts w:ascii="Times New Roman" w:hAnsi="Times New Roman" w:cs="Times New Roman"/>
        </w:rPr>
        <w:lastRenderedPageBreak/>
        <w:t xml:space="preserve">every 15 minutes for 2 hours. </w:t>
      </w:r>
      <w:r>
        <w:rPr>
          <w:rFonts w:ascii="Times New Roman" w:hAnsi="Times New Roman" w:cs="Times New Roman"/>
        </w:rPr>
        <w:t xml:space="preserve">Glucose area under the curve (AUC) was calculated by taking the sum of glucose values for each animal. </w:t>
      </w:r>
      <w:commentRangeEnd w:id="205"/>
      <w:r w:rsidR="00724CA0">
        <w:rPr>
          <w:rStyle w:val="CommentReference"/>
        </w:rPr>
        <w:commentReference w:id="205"/>
      </w:r>
      <w:r w:rsidR="005425DC">
        <w:rPr>
          <w:rFonts w:ascii="Times New Roman" w:hAnsi="Times New Roman" w:cs="Times New Roman"/>
        </w:rPr>
        <w:t xml:space="preserve">Rates of initial reduction in blood glucose was calculated by limiting the data to </w:t>
      </w:r>
      <w:r w:rsidR="00D51CB0">
        <w:rPr>
          <w:rFonts w:ascii="Times New Roman" w:hAnsi="Times New Roman" w:cs="Times New Roman"/>
        </w:rPr>
        <w:t>45</w:t>
      </w:r>
      <w:r w:rsidR="005425DC">
        <w:rPr>
          <w:rFonts w:ascii="Times New Roman" w:hAnsi="Times New Roman" w:cs="Times New Roman"/>
        </w:rPr>
        <w:t xml:space="preserve"> minutes after injection. We then modeled the exponential rate of decay in blood glucose for each dam as a </w:t>
      </w:r>
      <w:r w:rsidR="0042585B">
        <w:rPr>
          <w:rFonts w:ascii="Times New Roman" w:hAnsi="Times New Roman" w:cs="Times New Roman"/>
        </w:rPr>
        <w:t>slope</w:t>
      </w:r>
      <w:r w:rsidR="005425DC">
        <w:rPr>
          <w:rFonts w:ascii="Times New Roman" w:hAnsi="Times New Roman" w:cs="Times New Roman"/>
        </w:rPr>
        <w:t xml:space="preserve"> and took the average by feeding group. </w:t>
      </w:r>
      <w:del w:id="208" w:author="Molly C. Mulcahy" w:date="2025-08-01T09:35:00Z" w16du:dateUtc="2025-08-01T14:35:00Z">
        <w:r w:rsidR="0042585B" w:rsidDel="00293CE6">
          <w:rPr>
            <w:rFonts w:ascii="Times New Roman" w:hAnsi="Times New Roman" w:cs="Times New Roman"/>
          </w:rPr>
          <w:delText>We also</w:delText>
        </w:r>
      </w:del>
      <w:ins w:id="209" w:author="Molly C. Mulcahy" w:date="2025-08-01T09:35:00Z" w16du:dateUtc="2025-08-01T14:35:00Z">
        <w:r w:rsidR="00293CE6">
          <w:rPr>
            <w:rFonts w:ascii="Times New Roman" w:hAnsi="Times New Roman" w:cs="Times New Roman"/>
          </w:rPr>
          <w:t>To</w:t>
        </w:r>
      </w:ins>
      <w:r w:rsidR="0042585B">
        <w:rPr>
          <w:rFonts w:ascii="Times New Roman" w:hAnsi="Times New Roman" w:cs="Times New Roman"/>
        </w:rPr>
        <w:t xml:space="preserve"> calculate the rate of rebound after </w:t>
      </w:r>
      <w:proofErr w:type="gramStart"/>
      <w:r w:rsidR="0042585B">
        <w:rPr>
          <w:rFonts w:ascii="Times New Roman" w:hAnsi="Times New Roman" w:cs="Times New Roman"/>
        </w:rPr>
        <w:t>hypoglycemia</w:t>
      </w:r>
      <w:ins w:id="210" w:author="Molly C. Mulcahy" w:date="2025-08-01T09:35:00Z" w16du:dateUtc="2025-08-01T14:35:00Z">
        <w:r w:rsidR="00293CE6">
          <w:rPr>
            <w:rFonts w:ascii="Times New Roman" w:hAnsi="Times New Roman" w:cs="Times New Roman"/>
          </w:rPr>
          <w:t xml:space="preserve">, </w:t>
        </w:r>
      </w:ins>
      <w:r w:rsidR="0042585B">
        <w:rPr>
          <w:rFonts w:ascii="Times New Roman" w:hAnsi="Times New Roman" w:cs="Times New Roman"/>
        </w:rPr>
        <w:t xml:space="preserve"> </w:t>
      </w:r>
      <w:ins w:id="211" w:author="Molly C. Mulcahy" w:date="2025-08-01T09:35:00Z" w16du:dateUtc="2025-08-01T14:35:00Z">
        <w:r w:rsidR="00293CE6">
          <w:rPr>
            <w:rFonts w:ascii="Times New Roman" w:hAnsi="Times New Roman" w:cs="Times New Roman"/>
          </w:rPr>
          <w:t>we</w:t>
        </w:r>
      </w:ins>
      <w:proofErr w:type="gramEnd"/>
      <w:del w:id="212" w:author="Molly C. Mulcahy" w:date="2025-08-01T09:35:00Z" w16du:dateUtc="2025-08-01T14:35:00Z">
        <w:r w:rsidR="0042585B" w:rsidDel="00293CE6">
          <w:rPr>
            <w:rFonts w:ascii="Times New Roman" w:hAnsi="Times New Roman" w:cs="Times New Roman"/>
          </w:rPr>
          <w:delText>by</w:delText>
        </w:r>
      </w:del>
      <w:r w:rsidR="0042585B">
        <w:rPr>
          <w:rFonts w:ascii="Times New Roman" w:hAnsi="Times New Roman" w:cs="Times New Roman"/>
        </w:rPr>
        <w:t xml:space="preserve"> limi</w:t>
      </w:r>
      <w:ins w:id="213" w:author="Molly C. Mulcahy" w:date="2025-08-01T09:35:00Z" w16du:dateUtc="2025-08-01T14:35:00Z">
        <w:r w:rsidR="00293CE6">
          <w:rPr>
            <w:rFonts w:ascii="Times New Roman" w:hAnsi="Times New Roman" w:cs="Times New Roman"/>
          </w:rPr>
          <w:t>ted</w:t>
        </w:r>
      </w:ins>
      <w:del w:id="214" w:author="Molly C. Mulcahy" w:date="2025-08-01T09:35:00Z" w16du:dateUtc="2025-08-01T14:35:00Z">
        <w:r w:rsidR="0042585B" w:rsidDel="00293CE6">
          <w:rPr>
            <w:rFonts w:ascii="Times New Roman" w:hAnsi="Times New Roman" w:cs="Times New Roman"/>
          </w:rPr>
          <w:delText>ting</w:delText>
        </w:r>
      </w:del>
      <w:r w:rsidR="0042585B">
        <w:rPr>
          <w:rFonts w:ascii="Times New Roman" w:hAnsi="Times New Roman" w:cs="Times New Roman"/>
        </w:rPr>
        <w:t xml:space="preserve"> the data </w:t>
      </w:r>
      <w:r w:rsidR="00D51CB0">
        <w:rPr>
          <w:rFonts w:ascii="Times New Roman" w:hAnsi="Times New Roman" w:cs="Times New Roman"/>
        </w:rPr>
        <w:t xml:space="preserve">to </w:t>
      </w:r>
      <w:del w:id="215" w:author="Molly C. Mulcahy" w:date="2025-08-01T09:35:00Z" w16du:dateUtc="2025-08-01T14:35:00Z">
        <w:r w:rsidR="00D51CB0" w:rsidDel="00293CE6">
          <w:rPr>
            <w:rFonts w:ascii="Times New Roman" w:hAnsi="Times New Roman" w:cs="Times New Roman"/>
          </w:rPr>
          <w:delText xml:space="preserve">data collected </w:delText>
        </w:r>
      </w:del>
      <w:r w:rsidR="00D51CB0">
        <w:rPr>
          <w:rFonts w:ascii="Times New Roman" w:hAnsi="Times New Roman" w:cs="Times New Roman"/>
        </w:rPr>
        <w:t xml:space="preserve">75-120 </w:t>
      </w:r>
      <w:r w:rsidR="00021AF3">
        <w:rPr>
          <w:rFonts w:ascii="Times New Roman" w:hAnsi="Times New Roman" w:cs="Times New Roman"/>
        </w:rPr>
        <w:t>minutes after injection</w:t>
      </w:r>
      <w:r w:rsidR="002F7E44">
        <w:rPr>
          <w:rFonts w:ascii="Times New Roman" w:hAnsi="Times New Roman" w:cs="Times New Roman"/>
        </w:rPr>
        <w:t xml:space="preserve">, </w:t>
      </w:r>
      <w:r w:rsidR="002F7E44" w:rsidRPr="00AE2F7C">
        <w:rPr>
          <w:rFonts w:ascii="Times New Roman" w:hAnsi="Times New Roman" w:cs="Times New Roman"/>
        </w:rPr>
        <w:t xml:space="preserve">then </w:t>
      </w:r>
      <w:del w:id="216" w:author="Molly C. Mulcahy" w:date="2025-08-01T09:36:00Z" w16du:dateUtc="2025-08-01T14:36:00Z">
        <w:r w:rsidR="002F7E44" w:rsidRPr="00AE2F7C" w:rsidDel="00293CE6">
          <w:rPr>
            <w:rFonts w:ascii="Times New Roman" w:hAnsi="Times New Roman" w:cs="Times New Roman"/>
          </w:rPr>
          <w:delText xml:space="preserve">modeling </w:delText>
        </w:r>
      </w:del>
      <w:ins w:id="217" w:author="Molly C. Mulcahy" w:date="2025-08-01T09:36:00Z" w16du:dateUtc="2025-08-01T14:36:00Z">
        <w:r w:rsidR="00293CE6" w:rsidRPr="00AE2F7C">
          <w:rPr>
            <w:rFonts w:ascii="Times New Roman" w:hAnsi="Times New Roman" w:cs="Times New Roman"/>
          </w:rPr>
          <w:t>model</w:t>
        </w:r>
        <w:r w:rsidR="00293CE6">
          <w:rPr>
            <w:rFonts w:ascii="Times New Roman" w:hAnsi="Times New Roman" w:cs="Times New Roman"/>
          </w:rPr>
          <w:t>ed</w:t>
        </w:r>
        <w:r w:rsidR="00293CE6" w:rsidRPr="00AE2F7C">
          <w:rPr>
            <w:rFonts w:ascii="Times New Roman" w:hAnsi="Times New Roman" w:cs="Times New Roman"/>
          </w:rPr>
          <w:t xml:space="preserve"> </w:t>
        </w:r>
      </w:ins>
      <w:r w:rsidR="002F7E44" w:rsidRPr="00AE2F7C">
        <w:rPr>
          <w:rFonts w:ascii="Times New Roman" w:hAnsi="Times New Roman" w:cs="Times New Roman"/>
        </w:rPr>
        <w:t xml:space="preserve">the linear rise in glucose </w:t>
      </w:r>
      <w:r w:rsidR="00AE2F7C" w:rsidRPr="00AE2F7C">
        <w:rPr>
          <w:rFonts w:ascii="Times New Roman" w:hAnsi="Times New Roman" w:cs="Times New Roman"/>
        </w:rPr>
        <w:t xml:space="preserve">as </w:t>
      </w:r>
      <w:r w:rsidR="002F7E44" w:rsidRPr="00AE2F7C">
        <w:rPr>
          <w:rFonts w:ascii="Times New Roman" w:hAnsi="Times New Roman" w:cs="Times New Roman"/>
        </w:rPr>
        <w:t>a</w:t>
      </w:r>
      <w:r w:rsidR="0021591E" w:rsidRPr="00AE2F7C">
        <w:rPr>
          <w:rFonts w:ascii="Times New Roman" w:hAnsi="Times New Roman" w:cs="Times New Roman"/>
        </w:rPr>
        <w:t xml:space="preserve"> </w:t>
      </w:r>
      <w:proofErr w:type="spellStart"/>
      <w:proofErr w:type="gramStart"/>
      <w:r w:rsidR="002F7E44" w:rsidRPr="00AE2F7C">
        <w:rPr>
          <w:rFonts w:ascii="Times New Roman" w:hAnsi="Times New Roman" w:cs="Times New Roman"/>
        </w:rPr>
        <w:t>time</w:t>
      </w:r>
      <w:r w:rsidR="0021591E" w:rsidRPr="00AE2F7C">
        <w:rPr>
          <w:rFonts w:ascii="Times New Roman" w:hAnsi="Times New Roman" w:cs="Times New Roman"/>
        </w:rPr>
        <w:t>:treatment</w:t>
      </w:r>
      <w:proofErr w:type="spellEnd"/>
      <w:proofErr w:type="gramEnd"/>
      <w:r w:rsidR="0021591E" w:rsidRPr="00AE2F7C">
        <w:rPr>
          <w:rFonts w:ascii="Times New Roman" w:hAnsi="Times New Roman" w:cs="Times New Roman"/>
        </w:rPr>
        <w:t xml:space="preserve"> interaction</w:t>
      </w:r>
      <w:r w:rsidR="002F7E44">
        <w:rPr>
          <w:rFonts w:ascii="Times New Roman" w:hAnsi="Times New Roman" w:cs="Times New Roman"/>
        </w:rPr>
        <w:t xml:space="preserve">. </w:t>
      </w:r>
    </w:p>
    <w:p w14:paraId="51A83522" w14:textId="1F706100" w:rsidR="00D95834" w:rsidRDefault="00D95834" w:rsidP="00AB3C57">
      <w:pPr>
        <w:rPr>
          <w:rFonts w:ascii="Times New Roman" w:hAnsi="Times New Roman" w:cs="Times New Roman"/>
        </w:rPr>
      </w:pPr>
    </w:p>
    <w:p w14:paraId="6B15FC43" w14:textId="457B909F" w:rsidR="00722853" w:rsidRDefault="00722853" w:rsidP="00AB3C57">
      <w:pPr>
        <w:rPr>
          <w:rFonts w:ascii="Times New Roman" w:hAnsi="Times New Roman" w:cs="Times New Roman"/>
        </w:rPr>
      </w:pPr>
    </w:p>
    <w:p w14:paraId="30680E63" w14:textId="62FDBCAE" w:rsidR="00722853" w:rsidRDefault="00722853" w:rsidP="00722853">
      <w:pPr>
        <w:pStyle w:val="Heading2"/>
      </w:pPr>
      <w:r>
        <w:t>Blood Collection and Hormonal Analysis</w:t>
      </w:r>
    </w:p>
    <w:p w14:paraId="3C90BB49" w14:textId="1CA86767" w:rsidR="002966E6" w:rsidRDefault="00722853" w:rsidP="00B310D2">
      <w:pPr>
        <w:spacing w:line="360" w:lineRule="auto"/>
        <w:rPr>
          <w:rFonts w:ascii="Times New Roman" w:hAnsi="Times New Roman" w:cs="Times New Roman"/>
        </w:rPr>
      </w:pPr>
      <w:r w:rsidRPr="00722853">
        <w:rPr>
          <w:rFonts w:ascii="Times New Roman" w:hAnsi="Times New Roman" w:cs="Times New Roman"/>
        </w:rPr>
        <w:t>The day after the insulin tolerance testing, we collected blood sample</w:t>
      </w:r>
      <w:r w:rsidR="00AF11AB">
        <w:rPr>
          <w:rFonts w:ascii="Times New Roman" w:hAnsi="Times New Roman" w:cs="Times New Roman"/>
        </w:rPr>
        <w:t>s from dams</w:t>
      </w:r>
      <w:r w:rsidR="002966E6">
        <w:rPr>
          <w:rFonts w:ascii="Times New Roman" w:hAnsi="Times New Roman" w:cs="Times New Roman"/>
        </w:rPr>
        <w:t xml:space="preserve"> at ZT1 and ZT13</w:t>
      </w:r>
      <w:r w:rsidR="00AF11AB">
        <w:rPr>
          <w:rFonts w:ascii="Times New Roman" w:hAnsi="Times New Roman" w:cs="Times New Roman"/>
        </w:rPr>
        <w:t>. They were lightly anaesthetized via inhaled isoflurane then whole blood w</w:t>
      </w:r>
      <w:r w:rsidR="002966E6">
        <w:rPr>
          <w:rFonts w:ascii="Times New Roman" w:hAnsi="Times New Roman" w:cs="Times New Roman"/>
        </w:rPr>
        <w:t xml:space="preserve">as collected via capillary tube </w:t>
      </w:r>
      <w:ins w:id="218" w:author="Molly C. Mulcahy" w:date="2025-08-01T09:36:00Z" w16du:dateUtc="2025-08-01T14:36:00Z">
        <w:r w:rsidR="00293CE6">
          <w:rPr>
            <w:rFonts w:ascii="Times New Roman" w:hAnsi="Times New Roman" w:cs="Times New Roman"/>
          </w:rPr>
          <w:t>b</w:t>
        </w:r>
      </w:ins>
      <w:del w:id="219" w:author="Molly C. Mulcahy" w:date="2025-08-01T09:36:00Z" w16du:dateUtc="2025-08-01T14:36:00Z">
        <w:r w:rsidR="002966E6" w:rsidDel="00293CE6">
          <w:rPr>
            <w:rFonts w:ascii="Times New Roman" w:hAnsi="Times New Roman" w:cs="Times New Roman"/>
          </w:rPr>
          <w:delText xml:space="preserve">and </w:delText>
        </w:r>
      </w:del>
      <w:ins w:id="220" w:author="Molly C. Mulcahy" w:date="2025-08-01T09:36:00Z" w16du:dateUtc="2025-08-01T14:36:00Z">
        <w:r w:rsidR="00293CE6">
          <w:rPr>
            <w:rFonts w:ascii="Times New Roman" w:hAnsi="Times New Roman" w:cs="Times New Roman"/>
          </w:rPr>
          <w:t xml:space="preserve">y </w:t>
        </w:r>
      </w:ins>
      <w:r w:rsidR="002966E6">
        <w:rPr>
          <w:rFonts w:ascii="Times New Roman" w:hAnsi="Times New Roman" w:cs="Times New Roman"/>
        </w:rPr>
        <w:t>retroorbital bleed. Whole blood was left to clot on ice for 20 minutes, then was spun down in a cold centrifuge for 20 minutes at 2000G (</w:t>
      </w:r>
      <w:r w:rsidR="002966E6" w:rsidRPr="005E1518">
        <w:rPr>
          <w:rFonts w:ascii="Times New Roman" w:hAnsi="Times New Roman" w:cs="Times New Roman"/>
        </w:rPr>
        <w:t>Eppendorf,</w:t>
      </w:r>
      <w:r w:rsidR="002966E6">
        <w:rPr>
          <w:rFonts w:ascii="Times New Roman" w:hAnsi="Times New Roman" w:cs="Times New Roman"/>
        </w:rPr>
        <w:t xml:space="preserve"> 4°C). Serum was pipetted off and stored at -80°C until later use. Insulin was assayed in serum using a commercially available</w:t>
      </w:r>
      <w:del w:id="221" w:author="Molly C. Mulcahy" w:date="2025-08-01T09:36:00Z" w16du:dateUtc="2025-08-01T14:36:00Z">
        <w:r w:rsidR="002966E6" w:rsidDel="00293CE6">
          <w:rPr>
            <w:rFonts w:ascii="Times New Roman" w:hAnsi="Times New Roman" w:cs="Times New Roman"/>
          </w:rPr>
          <w:delText xml:space="preserve"> </w:delText>
        </w:r>
      </w:del>
      <w:r w:rsidR="005E1518">
        <w:rPr>
          <w:rFonts w:ascii="Times New Roman" w:hAnsi="Times New Roman" w:cs="Times New Roman"/>
        </w:rPr>
        <w:t xml:space="preserve">, ultra-sensitive mouse </w:t>
      </w:r>
      <w:r w:rsidR="002966E6">
        <w:rPr>
          <w:rFonts w:ascii="Times New Roman" w:hAnsi="Times New Roman" w:cs="Times New Roman"/>
        </w:rPr>
        <w:t>ELISA kit (</w:t>
      </w:r>
      <w:r w:rsidR="005E1518">
        <w:rPr>
          <w:rFonts w:ascii="Times New Roman" w:hAnsi="Times New Roman" w:cs="Times New Roman"/>
        </w:rPr>
        <w:t>Crystal Chem, catalog #90080).</w:t>
      </w:r>
    </w:p>
    <w:p w14:paraId="0980DA97" w14:textId="2F4E76E6" w:rsidR="009846BA" w:rsidRDefault="009846BA" w:rsidP="00722853">
      <w:pPr>
        <w:rPr>
          <w:rFonts w:ascii="Times New Roman" w:hAnsi="Times New Roman" w:cs="Times New Roman"/>
        </w:rPr>
      </w:pPr>
    </w:p>
    <w:p w14:paraId="70341730" w14:textId="0151090E" w:rsidR="009846BA" w:rsidRDefault="009846BA" w:rsidP="009846BA">
      <w:pPr>
        <w:pStyle w:val="Heading2"/>
      </w:pPr>
      <w:r>
        <w:t>Neonatal</w:t>
      </w:r>
      <w:del w:id="222" w:author="Molly C. Mulcahy" w:date="2025-08-01T09:37:00Z" w16du:dateUtc="2025-08-01T14:37:00Z">
        <w:r w:rsidDel="00293CE6">
          <w:delText xml:space="preserve"> Life</w:delText>
        </w:r>
      </w:del>
      <w:r>
        <w:t xml:space="preserve"> Outcomes</w:t>
      </w:r>
    </w:p>
    <w:p w14:paraId="1CD513F6" w14:textId="46282472" w:rsidR="00367767" w:rsidRPr="00367767" w:rsidRDefault="00367767" w:rsidP="00B310D2">
      <w:pPr>
        <w:spacing w:line="360" w:lineRule="auto"/>
        <w:rPr>
          <w:rFonts w:ascii="Times New Roman" w:hAnsi="Times New Roman" w:cs="Times New Roman"/>
        </w:rPr>
      </w:pPr>
      <w:r w:rsidRPr="00367767">
        <w:rPr>
          <w:rFonts w:ascii="Times New Roman" w:hAnsi="Times New Roman" w:cs="Times New Roman"/>
        </w:rPr>
        <w:t>Gestational age</w:t>
      </w:r>
      <w:r>
        <w:rPr>
          <w:rFonts w:ascii="Times New Roman" w:hAnsi="Times New Roman" w:cs="Times New Roman"/>
        </w:rPr>
        <w:t xml:space="preserve"> was determined by the date of birth subtracted from date of copulatory plug. Litter size was represented as the number of pups </w:t>
      </w:r>
      <w:r w:rsidR="00B310D2">
        <w:rPr>
          <w:rFonts w:ascii="Times New Roman" w:hAnsi="Times New Roman" w:cs="Times New Roman"/>
        </w:rPr>
        <w:t xml:space="preserve">delivered </w:t>
      </w:r>
      <w:r>
        <w:rPr>
          <w:rFonts w:ascii="Times New Roman" w:hAnsi="Times New Roman" w:cs="Times New Roman"/>
        </w:rPr>
        <w:t xml:space="preserve">per dam, then averaged by </w:t>
      </w:r>
      <w:del w:id="223" w:author="Molly C. Mulcahy" w:date="2025-08-01T09:37:00Z" w16du:dateUtc="2025-08-01T14:37:00Z">
        <w:r w:rsidDel="00293CE6">
          <w:rPr>
            <w:rFonts w:ascii="Times New Roman" w:hAnsi="Times New Roman" w:cs="Times New Roman"/>
          </w:rPr>
          <w:delText>feeding regimen</w:delText>
        </w:r>
      </w:del>
      <w:ins w:id="224" w:author="Molly C. Mulcahy" w:date="2025-08-01T09:37:00Z" w16du:dateUtc="2025-08-01T14:37:00Z">
        <w:r w:rsidR="00293CE6">
          <w:rPr>
            <w:rFonts w:ascii="Times New Roman" w:hAnsi="Times New Roman" w:cs="Times New Roman"/>
          </w:rPr>
          <w:t>experimental group</w:t>
        </w:r>
      </w:ins>
      <w:r>
        <w:rPr>
          <w:rFonts w:ascii="Times New Roman" w:hAnsi="Times New Roman" w:cs="Times New Roman"/>
        </w:rPr>
        <w:t xml:space="preserve">. </w:t>
      </w:r>
      <w:r w:rsidR="003E6287">
        <w:rPr>
          <w:rFonts w:ascii="Times New Roman" w:hAnsi="Times New Roman" w:cs="Times New Roman"/>
        </w:rPr>
        <w:t xml:space="preserve">Percent survival was determined as the number of pups </w:t>
      </w:r>
      <w:del w:id="225" w:author="Molly C. Mulcahy" w:date="2025-08-01T09:37:00Z" w16du:dateUtc="2025-08-01T14:37:00Z">
        <w:r w:rsidR="003E6287" w:rsidDel="00293CE6">
          <w:rPr>
            <w:rFonts w:ascii="Times New Roman" w:hAnsi="Times New Roman" w:cs="Times New Roman"/>
          </w:rPr>
          <w:delText>who were present</w:delText>
        </w:r>
      </w:del>
      <w:ins w:id="226" w:author="Molly C. Mulcahy" w:date="2025-08-01T09:37:00Z" w16du:dateUtc="2025-08-01T14:37:00Z">
        <w:r w:rsidR="00293CE6">
          <w:rPr>
            <w:rFonts w:ascii="Times New Roman" w:hAnsi="Times New Roman" w:cs="Times New Roman"/>
          </w:rPr>
          <w:t>alive</w:t>
        </w:r>
      </w:ins>
      <w:r w:rsidR="003E6287">
        <w:rPr>
          <w:rFonts w:ascii="Times New Roman" w:hAnsi="Times New Roman" w:cs="Times New Roman"/>
        </w:rPr>
        <w:t xml:space="preserve"> at postnatal day 3</w:t>
      </w:r>
      <w:r w:rsidR="003A2DA6">
        <w:rPr>
          <w:rFonts w:ascii="Times New Roman" w:hAnsi="Times New Roman" w:cs="Times New Roman"/>
        </w:rPr>
        <w:t xml:space="preserve"> divided by </w:t>
      </w:r>
      <w:del w:id="227" w:author="Molly C. Mulcahy" w:date="2025-08-01T09:37:00Z" w16du:dateUtc="2025-08-01T14:37:00Z">
        <w:r w:rsidR="003A2DA6" w:rsidDel="00293CE6">
          <w:rPr>
            <w:rFonts w:ascii="Times New Roman" w:hAnsi="Times New Roman" w:cs="Times New Roman"/>
          </w:rPr>
          <w:delText xml:space="preserve">the </w:delText>
        </w:r>
      </w:del>
      <w:r w:rsidR="003A2DA6">
        <w:rPr>
          <w:rFonts w:ascii="Times New Roman" w:hAnsi="Times New Roman" w:cs="Times New Roman"/>
        </w:rPr>
        <w:t xml:space="preserve">initial litter size. </w:t>
      </w:r>
      <w:r w:rsidR="007221AF">
        <w:rPr>
          <w:rFonts w:ascii="Times New Roman" w:hAnsi="Times New Roman" w:cs="Times New Roman"/>
        </w:rPr>
        <w:t xml:space="preserve">Birth weight was calculated as the average </w:t>
      </w:r>
      <w:r w:rsidR="005B1CEC">
        <w:rPr>
          <w:rFonts w:ascii="Times New Roman" w:hAnsi="Times New Roman" w:cs="Times New Roman"/>
        </w:rPr>
        <w:t xml:space="preserve">of all living pups for each dam, then further averaged by feeding regimen. </w:t>
      </w:r>
    </w:p>
    <w:p w14:paraId="737E4451" w14:textId="77777777" w:rsidR="00D95834" w:rsidRDefault="00D95834" w:rsidP="00AB3C57">
      <w:pPr>
        <w:rPr>
          <w:rFonts w:ascii="Times New Roman" w:hAnsi="Times New Roman" w:cs="Times New Roman"/>
        </w:rPr>
      </w:pPr>
    </w:p>
    <w:p w14:paraId="051BB416" w14:textId="2A58BDB0" w:rsidR="00AB3C57" w:rsidRDefault="00D95834" w:rsidP="00D95834">
      <w:pPr>
        <w:pStyle w:val="Heading2"/>
      </w:pPr>
      <w:r>
        <w:t>Statistical Analyses</w:t>
      </w:r>
      <w:r w:rsidR="006D6F75">
        <w:t xml:space="preserve"> </w:t>
      </w:r>
    </w:p>
    <w:p w14:paraId="2971C2C9" w14:textId="3D00F4F0" w:rsidR="00D415F2" w:rsidRPr="00D415F2" w:rsidRDefault="000459F9" w:rsidP="00B310D2">
      <w:pPr>
        <w:spacing w:line="360" w:lineRule="auto"/>
        <w:rPr>
          <w:rFonts w:ascii="Times New Roman" w:hAnsi="Times New Roman" w:cs="Times New Roman"/>
        </w:rPr>
      </w:pPr>
      <w:r>
        <w:rPr>
          <w:rFonts w:ascii="Times New Roman" w:hAnsi="Times New Roman" w:cs="Times New Roman"/>
        </w:rPr>
        <w:t xml:space="preserve">Values are represented as mean ± standard error. Pairwise values are evaluated by Shapiro test for normality and Levene’s Test </w:t>
      </w:r>
      <w:r w:rsidR="00DD0E5D">
        <w:rPr>
          <w:rFonts w:ascii="Times New Roman" w:hAnsi="Times New Roman" w:cs="Times New Roman"/>
        </w:rPr>
        <w:t>for equivalence of variance</w:t>
      </w:r>
      <w:r>
        <w:rPr>
          <w:rFonts w:ascii="Times New Roman" w:hAnsi="Times New Roman" w:cs="Times New Roman"/>
        </w:rPr>
        <w:t>.</w:t>
      </w:r>
      <w:r w:rsidR="00DD0E5D">
        <w:rPr>
          <w:rFonts w:ascii="Times New Roman" w:hAnsi="Times New Roman" w:cs="Times New Roman"/>
        </w:rPr>
        <w:t xml:space="preserve"> When </w:t>
      </w:r>
      <w:del w:id="228" w:author="Molly C. Mulcahy" w:date="2025-08-01T09:38:00Z" w16du:dateUtc="2025-08-01T14:38:00Z">
        <w:r w:rsidR="00DD0E5D" w:rsidDel="00293CE6">
          <w:rPr>
            <w:rFonts w:ascii="Times New Roman" w:hAnsi="Times New Roman" w:cs="Times New Roman"/>
          </w:rPr>
          <w:delText>values were</w:delText>
        </w:r>
      </w:del>
      <w:ins w:id="229" w:author="Molly C. Mulcahy" w:date="2025-08-01T09:38:00Z" w16du:dateUtc="2025-08-01T14:38:00Z">
        <w:r w:rsidR="00293CE6">
          <w:rPr>
            <w:rFonts w:ascii="Times New Roman" w:hAnsi="Times New Roman" w:cs="Times New Roman"/>
          </w:rPr>
          <w:t>assumptions of</w:t>
        </w:r>
      </w:ins>
      <w:r w:rsidR="00DD0E5D">
        <w:rPr>
          <w:rFonts w:ascii="Times New Roman" w:hAnsi="Times New Roman" w:cs="Times New Roman"/>
        </w:rPr>
        <w:t xml:space="preserve"> </w:t>
      </w:r>
      <w:del w:id="230" w:author="Molly C. Mulcahy" w:date="2025-08-01T09:38:00Z" w16du:dateUtc="2025-08-01T14:38:00Z">
        <w:r w:rsidR="0021591E" w:rsidDel="00293CE6">
          <w:rPr>
            <w:rFonts w:ascii="Times New Roman" w:hAnsi="Times New Roman" w:cs="Times New Roman"/>
          </w:rPr>
          <w:delText xml:space="preserve">estimated as </w:delText>
        </w:r>
      </w:del>
      <w:r w:rsidR="00DD0E5D">
        <w:rPr>
          <w:rFonts w:ascii="Times New Roman" w:hAnsi="Times New Roman" w:cs="Times New Roman"/>
        </w:rPr>
        <w:t>normal</w:t>
      </w:r>
      <w:ins w:id="231" w:author="Molly C. Mulcahy" w:date="2025-08-01T09:38:00Z" w16du:dateUtc="2025-08-01T14:38:00Z">
        <w:r w:rsidR="00293CE6">
          <w:rPr>
            <w:rFonts w:ascii="Times New Roman" w:hAnsi="Times New Roman" w:cs="Times New Roman"/>
          </w:rPr>
          <w:t>ity</w:t>
        </w:r>
      </w:ins>
      <w:r w:rsidR="00DD0E5D">
        <w:rPr>
          <w:rFonts w:ascii="Times New Roman" w:hAnsi="Times New Roman" w:cs="Times New Roman"/>
        </w:rPr>
        <w:t xml:space="preserve"> </w:t>
      </w:r>
      <w:ins w:id="232" w:author="Molly C. Mulcahy" w:date="2025-08-01T09:38:00Z" w16du:dateUtc="2025-08-01T14:38:00Z">
        <w:r w:rsidR="00293CE6">
          <w:rPr>
            <w:rFonts w:ascii="Times New Roman" w:hAnsi="Times New Roman" w:cs="Times New Roman"/>
          </w:rPr>
          <w:t xml:space="preserve">and </w:t>
        </w:r>
      </w:ins>
      <w:del w:id="233" w:author="Molly C. Mulcahy" w:date="2025-08-01T09:38:00Z" w16du:dateUtc="2025-08-01T14:38:00Z">
        <w:r w:rsidR="00DD0E5D" w:rsidDel="00293CE6">
          <w:rPr>
            <w:rFonts w:ascii="Times New Roman" w:hAnsi="Times New Roman" w:cs="Times New Roman"/>
          </w:rPr>
          <w:delText xml:space="preserve">and of </w:delText>
        </w:r>
      </w:del>
      <w:r w:rsidR="00DD0E5D">
        <w:rPr>
          <w:rFonts w:ascii="Times New Roman" w:hAnsi="Times New Roman" w:cs="Times New Roman"/>
        </w:rPr>
        <w:t>equivalent variance</w:t>
      </w:r>
      <w:ins w:id="234" w:author="Molly C. Mulcahy" w:date="2025-08-01T09:38:00Z" w16du:dateUtc="2025-08-01T14:38:00Z">
        <w:r w:rsidR="00293CE6">
          <w:rPr>
            <w:rFonts w:ascii="Times New Roman" w:hAnsi="Times New Roman" w:cs="Times New Roman"/>
          </w:rPr>
          <w:t xml:space="preserve"> were met</w:t>
        </w:r>
      </w:ins>
      <w:r w:rsidR="00DD0E5D">
        <w:rPr>
          <w:rFonts w:ascii="Times New Roman" w:hAnsi="Times New Roman" w:cs="Times New Roman"/>
        </w:rPr>
        <w:t xml:space="preserve">, Student’s </w:t>
      </w:r>
      <w:ins w:id="235" w:author="Molly C. Mulcahy" w:date="2025-08-01T09:38:00Z" w16du:dateUtc="2025-08-01T14:38:00Z">
        <w:r w:rsidR="00293CE6">
          <w:rPr>
            <w:rFonts w:ascii="Times New Roman" w:hAnsi="Times New Roman" w:cs="Times New Roman"/>
          </w:rPr>
          <w:t xml:space="preserve">T </w:t>
        </w:r>
      </w:ins>
      <w:del w:id="236" w:author="Molly C. Mulcahy" w:date="2025-08-01T09:38:00Z" w16du:dateUtc="2025-08-01T14:38:00Z">
        <w:r w:rsidR="0021591E" w:rsidRPr="00293CE6" w:rsidDel="00293CE6">
          <w:rPr>
            <w:rFonts w:ascii="Times New Roman" w:hAnsi="Times New Roman" w:cs="Times New Roman"/>
            <w:iCs/>
            <w:rPrChange w:id="237" w:author="Molly C. Mulcahy" w:date="2025-08-01T09:38:00Z" w16du:dateUtc="2025-08-01T14:38:00Z">
              <w:rPr>
                <w:rFonts w:ascii="Times New Roman" w:hAnsi="Times New Roman" w:cs="Times New Roman"/>
                <w:i/>
              </w:rPr>
            </w:rPrChange>
          </w:rPr>
          <w:delText>t</w:delText>
        </w:r>
        <w:r w:rsidR="00DD0E5D" w:rsidDel="00293CE6">
          <w:rPr>
            <w:rFonts w:ascii="Times New Roman" w:hAnsi="Times New Roman" w:cs="Times New Roman"/>
          </w:rPr>
          <w:delText xml:space="preserve"> </w:delText>
        </w:r>
      </w:del>
      <w:ins w:id="238" w:author="Molly C. Mulcahy" w:date="2025-08-01T09:38:00Z" w16du:dateUtc="2025-08-01T14:38:00Z">
        <w:r w:rsidR="00293CE6">
          <w:rPr>
            <w:rFonts w:ascii="Times New Roman" w:hAnsi="Times New Roman" w:cs="Times New Roman"/>
          </w:rPr>
          <w:t>t</w:t>
        </w:r>
      </w:ins>
      <w:del w:id="239" w:author="Molly C. Mulcahy" w:date="2025-08-01T09:38:00Z" w16du:dateUtc="2025-08-01T14:38:00Z">
        <w:r w:rsidR="00DD0E5D" w:rsidDel="00293CE6">
          <w:rPr>
            <w:rFonts w:ascii="Times New Roman" w:hAnsi="Times New Roman" w:cs="Times New Roman"/>
          </w:rPr>
          <w:delText>T</w:delText>
        </w:r>
      </w:del>
      <w:r w:rsidR="00DD0E5D">
        <w:rPr>
          <w:rFonts w:ascii="Times New Roman" w:hAnsi="Times New Roman" w:cs="Times New Roman"/>
        </w:rPr>
        <w:t>est was used</w:t>
      </w:r>
      <w:del w:id="240" w:author="Molly C. Mulcahy" w:date="2025-08-01T09:38:00Z" w16du:dateUtc="2025-08-01T14:38:00Z">
        <w:r w:rsidR="00DD0E5D" w:rsidDel="00293CE6">
          <w:rPr>
            <w:rFonts w:ascii="Times New Roman" w:hAnsi="Times New Roman" w:cs="Times New Roman"/>
          </w:rPr>
          <w:delText>,</w:delText>
        </w:r>
      </w:del>
      <w:r w:rsidR="00DD0E5D">
        <w:rPr>
          <w:rFonts w:ascii="Times New Roman" w:hAnsi="Times New Roman" w:cs="Times New Roman"/>
        </w:rPr>
        <w:t xml:space="preserve"> </w:t>
      </w:r>
      <w:ins w:id="241" w:author="Molly C. Mulcahy" w:date="2025-08-01T09:38:00Z" w16du:dateUtc="2025-08-01T14:38:00Z">
        <w:r w:rsidR="00293CE6">
          <w:rPr>
            <w:rFonts w:ascii="Times New Roman" w:hAnsi="Times New Roman" w:cs="Times New Roman"/>
          </w:rPr>
          <w:t>I</w:t>
        </w:r>
      </w:ins>
      <w:del w:id="242" w:author="Molly C. Mulcahy" w:date="2025-08-01T09:38:00Z" w16du:dateUtc="2025-08-01T14:38:00Z">
        <w:r w:rsidR="00DD0E5D" w:rsidDel="00293CE6">
          <w:rPr>
            <w:rFonts w:ascii="Times New Roman" w:hAnsi="Times New Roman" w:cs="Times New Roman"/>
          </w:rPr>
          <w:delText>i</w:delText>
        </w:r>
      </w:del>
      <w:r w:rsidR="00DD0E5D">
        <w:rPr>
          <w:rFonts w:ascii="Times New Roman" w:hAnsi="Times New Roman" w:cs="Times New Roman"/>
        </w:rPr>
        <w:t xml:space="preserve">f </w:t>
      </w:r>
      <w:del w:id="243" w:author="Molly C. Mulcahy" w:date="2025-08-01T09:39:00Z" w16du:dateUtc="2025-08-01T14:39:00Z">
        <w:r w:rsidR="00DD0E5D" w:rsidDel="00293CE6">
          <w:rPr>
            <w:rFonts w:ascii="Times New Roman" w:hAnsi="Times New Roman" w:cs="Times New Roman"/>
          </w:rPr>
          <w:delText>they were not</w:delText>
        </w:r>
      </w:del>
      <w:ins w:id="244" w:author="Molly C. Mulcahy" w:date="2025-08-01T09:39:00Z" w16du:dateUtc="2025-08-01T14:39:00Z">
        <w:r w:rsidR="00293CE6">
          <w:rPr>
            <w:rFonts w:ascii="Times New Roman" w:hAnsi="Times New Roman" w:cs="Times New Roman"/>
          </w:rPr>
          <w:t>assumptions of</w:t>
        </w:r>
      </w:ins>
      <w:r w:rsidR="00DD0E5D">
        <w:rPr>
          <w:rFonts w:ascii="Times New Roman" w:hAnsi="Times New Roman" w:cs="Times New Roman"/>
        </w:rPr>
        <w:t xml:space="preserve"> normal</w:t>
      </w:r>
      <w:ins w:id="245" w:author="Molly C. Mulcahy" w:date="2025-08-01T09:39:00Z" w16du:dateUtc="2025-08-01T14:39:00Z">
        <w:r w:rsidR="00293CE6">
          <w:rPr>
            <w:rFonts w:ascii="Times New Roman" w:hAnsi="Times New Roman" w:cs="Times New Roman"/>
          </w:rPr>
          <w:t>ity or equivalence of variance were not met</w:t>
        </w:r>
      </w:ins>
      <w:r w:rsidR="00DD0E5D">
        <w:rPr>
          <w:rFonts w:ascii="Times New Roman" w:hAnsi="Times New Roman" w:cs="Times New Roman"/>
        </w:rPr>
        <w:t xml:space="preserve">, then </w:t>
      </w:r>
      <w:del w:id="246" w:author="Molly C. Mulcahy" w:date="2025-08-01T09:39:00Z" w16du:dateUtc="2025-08-01T14:39:00Z">
        <w:r w:rsidR="00DD0E5D" w:rsidDel="00293CE6">
          <w:rPr>
            <w:rFonts w:ascii="Times New Roman" w:hAnsi="Times New Roman" w:cs="Times New Roman"/>
          </w:rPr>
          <w:delText xml:space="preserve">we used the appropriate </w:delText>
        </w:r>
      </w:del>
      <w:r w:rsidR="00DD0E5D">
        <w:rPr>
          <w:rFonts w:ascii="Times New Roman" w:hAnsi="Times New Roman" w:cs="Times New Roman"/>
        </w:rPr>
        <w:t xml:space="preserve">non-parametric </w:t>
      </w:r>
      <w:ins w:id="247" w:author="Molly C. Mulcahy" w:date="2025-08-01T09:39:00Z" w16du:dateUtc="2025-08-01T14:39:00Z">
        <w:r w:rsidR="00293CE6">
          <w:rPr>
            <w:rFonts w:ascii="Times New Roman" w:hAnsi="Times New Roman" w:cs="Times New Roman"/>
          </w:rPr>
          <w:t xml:space="preserve">pairwise </w:t>
        </w:r>
      </w:ins>
      <w:r w:rsidR="00DD0E5D">
        <w:rPr>
          <w:rFonts w:ascii="Times New Roman" w:hAnsi="Times New Roman" w:cs="Times New Roman"/>
        </w:rPr>
        <w:t>test</w:t>
      </w:r>
      <w:ins w:id="248" w:author="Molly C. Mulcahy" w:date="2025-08-01T09:39:00Z" w16du:dateUtc="2025-08-01T14:39:00Z">
        <w:r w:rsidR="00293CE6">
          <w:rPr>
            <w:rFonts w:ascii="Times New Roman" w:hAnsi="Times New Roman" w:cs="Times New Roman"/>
          </w:rPr>
          <w:t>s were used (</w:t>
        </w:r>
      </w:ins>
      <w:ins w:id="249" w:author="Molly C. Mulcahy" w:date="2025-08-01T09:40:00Z" w16du:dateUtc="2025-08-01T14:40:00Z">
        <w:r w:rsidR="00293CE6">
          <w:rPr>
            <w:rFonts w:ascii="Times New Roman" w:hAnsi="Times New Roman" w:cs="Times New Roman"/>
          </w:rPr>
          <w:t>Welch’s T test or Mann-Whitney test</w:t>
        </w:r>
      </w:ins>
      <w:ins w:id="250" w:author="Molly C. Mulcahy" w:date="2025-08-01T09:39:00Z" w16du:dateUtc="2025-08-01T14:39:00Z">
        <w:r w:rsidR="00293CE6">
          <w:rPr>
            <w:rFonts w:ascii="Times New Roman" w:hAnsi="Times New Roman" w:cs="Times New Roman"/>
          </w:rPr>
          <w:t>)</w:t>
        </w:r>
      </w:ins>
      <w:r w:rsidR="00DD0E5D">
        <w:rPr>
          <w:rFonts w:ascii="Times New Roman" w:hAnsi="Times New Roman" w:cs="Times New Roman"/>
        </w:rPr>
        <w:t xml:space="preserve">. </w:t>
      </w:r>
      <w:del w:id="251" w:author="Molly C. Mulcahy" w:date="2025-08-01T09:40:00Z" w16du:dateUtc="2025-08-01T14:40:00Z">
        <w:r w:rsidR="00B81199" w:rsidDel="00293CE6">
          <w:rPr>
            <w:rFonts w:ascii="Times New Roman" w:hAnsi="Times New Roman" w:cs="Times New Roman"/>
          </w:rPr>
          <w:delText>For fertility</w:delText>
        </w:r>
      </w:del>
      <w:ins w:id="252" w:author="Molly C. Mulcahy" w:date="2025-08-01T09:40:00Z" w16du:dateUtc="2025-08-01T14:40:00Z">
        <w:r w:rsidR="00293CE6">
          <w:rPr>
            <w:rFonts w:ascii="Times New Roman" w:hAnsi="Times New Roman" w:cs="Times New Roman"/>
          </w:rPr>
          <w:t>Fertility</w:t>
        </w:r>
      </w:ins>
      <w:r w:rsidR="00B81199">
        <w:rPr>
          <w:rFonts w:ascii="Times New Roman" w:hAnsi="Times New Roman" w:cs="Times New Roman"/>
        </w:rPr>
        <w:t xml:space="preserve"> measures (estrus staging and success of mating events)</w:t>
      </w:r>
      <w:ins w:id="253" w:author="Molly C. Mulcahy" w:date="2025-08-01T09:40:00Z" w16du:dateUtc="2025-08-01T14:40:00Z">
        <w:r w:rsidR="00293CE6">
          <w:rPr>
            <w:rFonts w:ascii="Times New Roman" w:hAnsi="Times New Roman" w:cs="Times New Roman"/>
          </w:rPr>
          <w:t xml:space="preserve"> were assessed by</w:t>
        </w:r>
      </w:ins>
      <w:del w:id="254" w:author="Molly C. Mulcahy" w:date="2025-08-01T09:40:00Z" w16du:dateUtc="2025-08-01T14:40:00Z">
        <w:r w:rsidR="00B81199" w:rsidDel="00293CE6">
          <w:rPr>
            <w:rFonts w:ascii="Times New Roman" w:hAnsi="Times New Roman" w:cs="Times New Roman"/>
          </w:rPr>
          <w:delText>,</w:delText>
        </w:r>
      </w:del>
      <w:r w:rsidR="00B81199">
        <w:rPr>
          <w:rFonts w:ascii="Times New Roman" w:hAnsi="Times New Roman" w:cs="Times New Roman"/>
        </w:rPr>
        <w:t xml:space="preserve"> chi-square analyses</w:t>
      </w:r>
      <w:del w:id="255" w:author="Molly C. Mulcahy" w:date="2025-08-01T09:40:00Z" w16du:dateUtc="2025-08-01T14:40:00Z">
        <w:r w:rsidR="00B81199" w:rsidDel="00293CE6">
          <w:rPr>
            <w:rFonts w:ascii="Times New Roman" w:hAnsi="Times New Roman" w:cs="Times New Roman"/>
          </w:rPr>
          <w:delText xml:space="preserve"> were </w:delText>
        </w:r>
        <w:r w:rsidR="00B81199" w:rsidRPr="005E5449" w:rsidDel="00293CE6">
          <w:rPr>
            <w:rFonts w:ascii="Times New Roman" w:hAnsi="Times New Roman" w:cs="Times New Roman"/>
          </w:rPr>
          <w:delText>completed</w:delText>
        </w:r>
      </w:del>
      <w:r w:rsidR="00B81199" w:rsidRPr="005E5449">
        <w:rPr>
          <w:rFonts w:ascii="Times New Roman" w:hAnsi="Times New Roman" w:cs="Times New Roman"/>
        </w:rPr>
        <w:t>, comparing the proportion of days distributed among estrus stage by maternal dietary treatment</w:t>
      </w:r>
      <w:r w:rsidR="00B81199">
        <w:rPr>
          <w:rFonts w:ascii="Times New Roman" w:hAnsi="Times New Roman" w:cs="Times New Roman"/>
        </w:rPr>
        <w:t xml:space="preserve">, assuming </w:t>
      </w:r>
      <w:r w:rsidR="005603F3">
        <w:rPr>
          <w:rFonts w:ascii="Times New Roman" w:hAnsi="Times New Roman" w:cs="Times New Roman"/>
        </w:rPr>
        <w:t>an</w:t>
      </w:r>
      <w:r w:rsidR="00B81199">
        <w:rPr>
          <w:rFonts w:ascii="Times New Roman" w:hAnsi="Times New Roman" w:cs="Times New Roman"/>
        </w:rPr>
        <w:t xml:space="preserve"> </w:t>
      </w:r>
      <w:r w:rsidR="00FD54D4">
        <w:rPr>
          <w:rFonts w:ascii="Times New Roman" w:hAnsi="Times New Roman" w:cs="Times New Roman"/>
        </w:rPr>
        <w:t>equal distribution</w:t>
      </w:r>
      <w:del w:id="256" w:author="Molly C. Mulcahy" w:date="2025-08-01T09:41:00Z" w16du:dateUtc="2025-08-01T14:41:00Z">
        <w:r w:rsidR="00FD54D4" w:rsidDel="00293CE6">
          <w:rPr>
            <w:rFonts w:ascii="Times New Roman" w:hAnsi="Times New Roman" w:cs="Times New Roman"/>
          </w:rPr>
          <w:delText xml:space="preserve"> as</w:delText>
        </w:r>
      </w:del>
      <w:r w:rsidR="00FD54D4">
        <w:rPr>
          <w:rFonts w:ascii="Times New Roman" w:hAnsi="Times New Roman" w:cs="Times New Roman"/>
        </w:rPr>
        <w:t xml:space="preserve"> between stages.</w:t>
      </w:r>
      <w:r w:rsidR="00B81199">
        <w:rPr>
          <w:rFonts w:ascii="Times New Roman" w:hAnsi="Times New Roman" w:cs="Times New Roman"/>
        </w:rPr>
        <w:t xml:space="preserve"> </w:t>
      </w:r>
      <w:r w:rsidR="00540957">
        <w:rPr>
          <w:rFonts w:ascii="Times New Roman" w:hAnsi="Times New Roman" w:cs="Times New Roman"/>
        </w:rPr>
        <w:t>For repeated measures, such as food intake</w:t>
      </w:r>
      <w:del w:id="257" w:author="Molly C. Mulcahy" w:date="2025-08-01T09:41:00Z" w16du:dateUtc="2025-08-01T14:41:00Z">
        <w:r w:rsidR="00540957" w:rsidDel="00293CE6">
          <w:rPr>
            <w:rFonts w:ascii="Times New Roman" w:hAnsi="Times New Roman" w:cs="Times New Roman"/>
          </w:rPr>
          <w:delText>,</w:delText>
        </w:r>
      </w:del>
      <w:r w:rsidR="00540957">
        <w:rPr>
          <w:rFonts w:ascii="Times New Roman" w:hAnsi="Times New Roman" w:cs="Times New Roman"/>
        </w:rPr>
        <w:t xml:space="preserve"> and body composition, linear mixed effect modeling was completed using </w:t>
      </w:r>
      <w:r w:rsidR="00724CA0">
        <w:rPr>
          <w:rFonts w:ascii="Times New Roman" w:hAnsi="Times New Roman" w:cs="Times New Roman"/>
        </w:rPr>
        <w:t>lme</w:t>
      </w:r>
      <w:r w:rsidR="00540957">
        <w:rPr>
          <w:rFonts w:ascii="Times New Roman" w:hAnsi="Times New Roman" w:cs="Times New Roman"/>
        </w:rPr>
        <w:t xml:space="preserve">4 </w:t>
      </w:r>
      <w:r w:rsidR="0054558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{"citationID":"1DIEKuhH","properties":{"formattedCitation":"(Bates et al., 2015, p. 4)","plainCitation":"(Bates et al., 2015, p. 4)","noteIndex":0},"citationItems":[{"id":674,"uris":["http://zotero.org/users/5073745/items/GUUE2ZQS"],"itemData":{"id":674,"type":"article-journal","abstract":"Maximum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locator":"4"}],"schema":"https://github.com/citation-style-language/schema/raw/master/csl-citation.json"} </w:instrText>
      </w:r>
      <w:r w:rsidR="00545584">
        <w:rPr>
          <w:rFonts w:ascii="Times New Roman" w:hAnsi="Times New Roman" w:cs="Times New Roman"/>
        </w:rPr>
        <w:fldChar w:fldCharType="separate"/>
      </w:r>
      <w:r w:rsidR="00696CC4">
        <w:rPr>
          <w:rFonts w:ascii="Times New Roman" w:hAnsi="Times New Roman" w:cs="Times New Roman"/>
          <w:noProof/>
        </w:rPr>
        <w:t>(Bates et al., 2015, p. 4)</w:t>
      </w:r>
      <w:r w:rsidR="00545584">
        <w:rPr>
          <w:rFonts w:ascii="Times New Roman" w:hAnsi="Times New Roman" w:cs="Times New Roman"/>
        </w:rPr>
        <w:fldChar w:fldCharType="end"/>
      </w:r>
      <w:ins w:id="258" w:author="Molly C. Mulcahy" w:date="2025-08-01T09:41:00Z" w16du:dateUtc="2025-08-01T14:41:00Z">
        <w:r w:rsidR="00293CE6">
          <w:rPr>
            <w:rFonts w:ascii="Times New Roman" w:hAnsi="Times New Roman" w:cs="Times New Roman"/>
          </w:rPr>
          <w:t xml:space="preserve"> with</w:t>
        </w:r>
      </w:ins>
      <w:del w:id="259" w:author="Molly C. Mulcahy" w:date="2025-08-01T09:41:00Z" w16du:dateUtc="2025-08-01T14:41:00Z">
        <w:r w:rsidR="00540957" w:rsidDel="00293CE6">
          <w:rPr>
            <w:rFonts w:ascii="Times New Roman" w:hAnsi="Times New Roman" w:cs="Times New Roman"/>
          </w:rPr>
          <w:delText>.</w:delText>
        </w:r>
        <w:r w:rsidR="00A27AE4" w:rsidDel="00293CE6">
          <w:rPr>
            <w:rFonts w:ascii="Times New Roman" w:hAnsi="Times New Roman" w:cs="Times New Roman"/>
          </w:rPr>
          <w:delText xml:space="preserve"> We used</w:delText>
        </w:r>
      </w:del>
      <w:r w:rsidR="00A27AE4">
        <w:rPr>
          <w:rFonts w:ascii="Times New Roman" w:hAnsi="Times New Roman" w:cs="Times New Roman"/>
        </w:rPr>
        <w:t xml:space="preserve"> random effect of maternal ID and dam ID </w:t>
      </w:r>
      <w:r w:rsidR="00A27AE4">
        <w:rPr>
          <w:rFonts w:ascii="Times New Roman" w:hAnsi="Times New Roman" w:cs="Times New Roman"/>
        </w:rPr>
        <w:lastRenderedPageBreak/>
        <w:t xml:space="preserve">and fixed effects </w:t>
      </w:r>
      <w:ins w:id="260" w:author="Molly C. Mulcahy" w:date="2025-08-01T09:41:00Z" w16du:dateUtc="2025-08-01T14:41:00Z">
        <w:r w:rsidR="00293CE6">
          <w:rPr>
            <w:rFonts w:ascii="Times New Roman" w:hAnsi="Times New Roman" w:cs="Times New Roman"/>
          </w:rPr>
          <w:t>of</w:t>
        </w:r>
      </w:ins>
      <w:del w:id="261" w:author="Molly C. Mulcahy" w:date="2025-08-01T09:41:00Z" w16du:dateUtc="2025-08-01T14:41:00Z">
        <w:r w:rsidR="00724CA0" w:rsidDel="00293CE6">
          <w:rPr>
            <w:rFonts w:ascii="Times New Roman" w:hAnsi="Times New Roman" w:cs="Times New Roman"/>
          </w:rPr>
          <w:delText>for</w:delText>
        </w:r>
      </w:del>
      <w:r w:rsidR="00724CA0">
        <w:rPr>
          <w:rFonts w:ascii="Times New Roman" w:hAnsi="Times New Roman" w:cs="Times New Roman"/>
        </w:rPr>
        <w:t xml:space="preserve"> </w:t>
      </w:r>
      <w:r w:rsidR="00A27AE4">
        <w:rPr>
          <w:rFonts w:ascii="Times New Roman" w:hAnsi="Times New Roman" w:cs="Times New Roman"/>
        </w:rPr>
        <w:t>feeding regimen, day of gestation</w:t>
      </w:r>
      <w:r w:rsidR="007E57CF">
        <w:rPr>
          <w:rFonts w:ascii="Times New Roman" w:hAnsi="Times New Roman" w:cs="Times New Roman"/>
        </w:rPr>
        <w:t xml:space="preserve"> or postnatal age</w:t>
      </w:r>
      <w:r w:rsidR="00A27AE4">
        <w:rPr>
          <w:rFonts w:ascii="Times New Roman" w:hAnsi="Times New Roman" w:cs="Times New Roman"/>
        </w:rPr>
        <w:t xml:space="preserve">, and sex (for pup analyses). </w:t>
      </w:r>
      <w:ins w:id="262" w:author="Molly C. Mulcahy" w:date="2025-08-01T09:41:00Z" w16du:dateUtc="2025-08-01T14:41:00Z">
        <w:r w:rsidR="00293CE6">
          <w:rPr>
            <w:rFonts w:ascii="Times New Roman" w:hAnsi="Times New Roman" w:cs="Times New Roman"/>
          </w:rPr>
          <w:t xml:space="preserve">All data analyses were conducted in R </w:t>
        </w:r>
      </w:ins>
      <w:ins w:id="263" w:author="Molly C. Mulcahy" w:date="2025-08-01T09:42:00Z" w16du:dateUtc="2025-08-01T14:42:00Z">
        <w:r w:rsidR="00293CE6">
          <w:rPr>
            <w:rFonts w:ascii="Times New Roman" w:hAnsi="Times New Roman" w:cs="Times New Roman"/>
          </w:rPr>
          <w:t>version</w:t>
        </w:r>
      </w:ins>
      <w:ins w:id="264" w:author="Molly C. Mulcahy" w:date="2025-08-01T09:44:00Z" w16du:dateUtc="2025-08-01T14:44:00Z">
        <w:r w:rsidR="00293CE6">
          <w:rPr>
            <w:rFonts w:ascii="Times New Roman" w:hAnsi="Times New Roman" w:cs="Times New Roman"/>
          </w:rPr>
          <w:t xml:space="preserve"> 4.2.0</w:t>
        </w:r>
      </w:ins>
      <w:ins w:id="265" w:author="Molly C. Mulcahy" w:date="2025-08-01T09:48:00Z" w16du:dateUtc="2025-08-01T14:48:00Z">
        <w:r w:rsidR="00293CE6">
          <w:rPr>
            <w:rFonts w:ascii="Times New Roman" w:hAnsi="Times New Roman" w:cs="Times New Roman"/>
          </w:rPr>
          <w:t xml:space="preserve"> </w:t>
        </w:r>
      </w:ins>
      <w:r w:rsidR="00293CE6">
        <w:rPr>
          <w:rFonts w:ascii="Times New Roman" w:hAnsi="Times New Roman" w:cs="Times New Roman"/>
        </w:rPr>
        <w:fldChar w:fldCharType="begin"/>
      </w:r>
      <w:r w:rsidR="00293CE6">
        <w:rPr>
          <w:rFonts w:ascii="Times New Roman" w:hAnsi="Times New Roman" w:cs="Times New Roman"/>
        </w:rPr>
        <w:instrText xml:space="preserve"> ADDIN ZOTERO_ITEM CSL_CITATION {"citationID":"MzAylWvY","properties":{"formattedCitation":"(R Core Team, 2021)","plainCitation":"(R Core Team, 2021)","noteIndex":0},"citationItems":[{"id":708,"uris":["http://zotero.org/users/5073745/items/2FPE9EQN"],"itemData":{"id":708,"type":"document","publisher":"R Foundation for Statistical Computing","title":"R: A Language and Environment for Statistical Computing","URL":"https://www.R-project.org/","author":[{"family":"R Core Team","given":""}],"issued":{"date-parts":[["2021"]]}}}],"schema":"https://github.com/citation-style-language/schema/raw/master/csl-citation.json"} </w:instrText>
      </w:r>
      <w:r w:rsidR="00293CE6">
        <w:rPr>
          <w:rFonts w:ascii="Times New Roman" w:hAnsi="Times New Roman" w:cs="Times New Roman"/>
        </w:rPr>
        <w:fldChar w:fldCharType="separate"/>
      </w:r>
      <w:r w:rsidR="00293CE6">
        <w:rPr>
          <w:rFonts w:ascii="Times New Roman" w:hAnsi="Times New Roman" w:cs="Times New Roman"/>
          <w:noProof/>
        </w:rPr>
        <w:t>(R Core Team, 2021)</w:t>
      </w:r>
      <w:r w:rsidR="00293CE6">
        <w:rPr>
          <w:rFonts w:ascii="Times New Roman" w:hAnsi="Times New Roman" w:cs="Times New Roman"/>
        </w:rPr>
        <w:fldChar w:fldCharType="end"/>
      </w:r>
      <w:ins w:id="266" w:author="Molly C. Mulcahy" w:date="2025-08-01T09:48:00Z" w16du:dateUtc="2025-08-01T14:48:00Z">
        <w:r w:rsidR="00293CE6">
          <w:rPr>
            <w:rFonts w:ascii="Times New Roman" w:hAnsi="Times New Roman" w:cs="Times New Roman"/>
          </w:rPr>
          <w:t>.</w:t>
        </w:r>
        <w:r w:rsidR="00C3788C">
          <w:rPr>
            <w:rFonts w:ascii="Times New Roman" w:hAnsi="Times New Roman" w:cs="Times New Roman"/>
          </w:rPr>
          <w:t xml:space="preserve"> Statistical significance was set at p=0.05.</w:t>
        </w:r>
      </w:ins>
    </w:p>
    <w:p w14:paraId="1DE1C42C" w14:textId="11B7EDE2" w:rsidR="00AB3C57" w:rsidRDefault="00AB3C57" w:rsidP="00AB3C57">
      <w:pPr>
        <w:pStyle w:val="Heading1"/>
      </w:pPr>
      <w:r>
        <w:t>Results</w:t>
      </w:r>
    </w:p>
    <w:p w14:paraId="5FED8F17" w14:textId="65A70495" w:rsidR="00CA07AE" w:rsidRDefault="00CA07AE" w:rsidP="00CA07AE">
      <w:pPr>
        <w:pStyle w:val="Heading2"/>
      </w:pPr>
      <w:r>
        <w:t xml:space="preserve">Early Time Restricted Feeding Does </w:t>
      </w:r>
      <w:r w:rsidR="005603F3">
        <w:t>Not</w:t>
      </w:r>
      <w:r>
        <w:t xml:space="preserve"> Alter Food intake </w:t>
      </w:r>
      <w:del w:id="267" w:author="Molly C. Mulcahy" w:date="2025-08-01T09:48:00Z" w16du:dateUtc="2025-08-01T14:48:00Z">
        <w:r w:rsidR="00011F38" w:rsidDel="00B639AB">
          <w:delText>n</w:delText>
        </w:r>
      </w:del>
      <w:r>
        <w:t>or Gestational Weight Gain</w:t>
      </w:r>
    </w:p>
    <w:p w14:paraId="0D177BD5" w14:textId="01358E78" w:rsidR="009B7316" w:rsidRDefault="00CA07AE" w:rsidP="00CA07AE">
      <w:pPr>
        <w:spacing w:line="360" w:lineRule="auto"/>
        <w:rPr>
          <w:rFonts w:ascii="Times New Roman" w:hAnsi="Times New Roman" w:cs="Times New Roman"/>
        </w:rPr>
      </w:pPr>
      <w:del w:id="268" w:author="Molly C. Mulcahy" w:date="2025-08-01T09:50:00Z" w16du:dateUtc="2025-08-01T14:50:00Z">
        <w:r w:rsidDel="00B639AB">
          <w:rPr>
            <w:rFonts w:ascii="Times New Roman" w:hAnsi="Times New Roman" w:cs="Times New Roman"/>
          </w:rPr>
          <w:delText>In order to</w:delText>
        </w:r>
      </w:del>
      <w:ins w:id="269" w:author="Molly C. Mulcahy" w:date="2025-08-01T09:50:00Z" w16du:dateUtc="2025-08-01T14:50:00Z">
        <w:r w:rsidR="00B639AB">
          <w:rPr>
            <w:rFonts w:ascii="Times New Roman" w:hAnsi="Times New Roman" w:cs="Times New Roman"/>
          </w:rPr>
          <w:t>To</w:t>
        </w:r>
      </w:ins>
      <w:r>
        <w:rPr>
          <w:rFonts w:ascii="Times New Roman" w:hAnsi="Times New Roman" w:cs="Times New Roman"/>
        </w:rPr>
        <w:t xml:space="preserve"> characterize the effects of early time-restricted feeding (</w:t>
      </w:r>
      <w:proofErr w:type="spellStart"/>
      <w:r>
        <w:rPr>
          <w:rFonts w:ascii="Times New Roman" w:hAnsi="Times New Roman" w:cs="Times New Roman"/>
        </w:rPr>
        <w:t>eTRF</w:t>
      </w:r>
      <w:proofErr w:type="spellEnd"/>
      <w:r>
        <w:rPr>
          <w:rFonts w:ascii="Times New Roman" w:hAnsi="Times New Roman" w:cs="Times New Roman"/>
        </w:rPr>
        <w:t xml:space="preserve">) during pregnancy, we randomized </w:t>
      </w:r>
      <w:r w:rsidR="00011F38">
        <w:rPr>
          <w:rFonts w:ascii="Times New Roman" w:hAnsi="Times New Roman" w:cs="Times New Roman"/>
        </w:rPr>
        <w:t xml:space="preserve">dams </w:t>
      </w:r>
      <w:r>
        <w:rPr>
          <w:rFonts w:ascii="Times New Roman" w:hAnsi="Times New Roman" w:cs="Times New Roman"/>
        </w:rPr>
        <w:t xml:space="preserve">to </w:t>
      </w:r>
      <w:proofErr w:type="spellStart"/>
      <w:r>
        <w:rPr>
          <w:rFonts w:ascii="Times New Roman" w:hAnsi="Times New Roman" w:cs="Times New Roman"/>
        </w:rPr>
        <w:t>eTRF</w:t>
      </w:r>
      <w:proofErr w:type="spellEnd"/>
      <w:r>
        <w:rPr>
          <w:rFonts w:ascii="Times New Roman" w:hAnsi="Times New Roman" w:cs="Times New Roman"/>
        </w:rPr>
        <w:t xml:space="preserve"> between ZT1</w:t>
      </w:r>
      <w:r w:rsidR="00954683">
        <w:rPr>
          <w:rFonts w:ascii="Times New Roman" w:hAnsi="Times New Roman" w:cs="Times New Roman"/>
        </w:rPr>
        <w:t>4</w:t>
      </w:r>
      <w:r>
        <w:rPr>
          <w:rFonts w:ascii="Times New Roman" w:hAnsi="Times New Roman" w:cs="Times New Roman"/>
        </w:rPr>
        <w:t xml:space="preserve">-ZT20 or </w:t>
      </w:r>
      <w:r w:rsidRPr="00CA07AE">
        <w:rPr>
          <w:rFonts w:ascii="Times New Roman" w:hAnsi="Times New Roman" w:cs="Times New Roman"/>
          <w:i/>
          <w:iCs/>
        </w:rPr>
        <w:t>ad libitum</w:t>
      </w:r>
      <w:r>
        <w:rPr>
          <w:rFonts w:ascii="Times New Roman" w:hAnsi="Times New Roman" w:cs="Times New Roman"/>
        </w:rPr>
        <w:t xml:space="preserve"> (AL) feeding of laboratory chow</w:t>
      </w:r>
      <w:r w:rsidR="00474EB2">
        <w:rPr>
          <w:rFonts w:ascii="Times New Roman" w:hAnsi="Times New Roman" w:cs="Times New Roman"/>
        </w:rPr>
        <w:t xml:space="preserve"> </w:t>
      </w:r>
      <w:r w:rsidR="00474EB2" w:rsidRPr="0019118B">
        <w:rPr>
          <w:rFonts w:ascii="Times New Roman" w:hAnsi="Times New Roman" w:cs="Times New Roman"/>
        </w:rPr>
        <w:t>(</w:t>
      </w:r>
      <w:r w:rsidR="00474EB2" w:rsidRPr="0019118B">
        <w:rPr>
          <w:rFonts w:ascii="Times New Roman" w:hAnsi="Times New Roman" w:cs="Times New Roman"/>
          <w:b/>
          <w:bCs/>
        </w:rPr>
        <w:t>Figure 1</w:t>
      </w:r>
      <w:r w:rsidR="003968AB" w:rsidRPr="0019118B">
        <w:rPr>
          <w:rFonts w:ascii="Times New Roman" w:hAnsi="Times New Roman" w:cs="Times New Roman"/>
          <w:b/>
          <w:bCs/>
        </w:rPr>
        <w:t>A</w:t>
      </w:r>
      <w:r w:rsidR="00474EB2">
        <w:rPr>
          <w:rFonts w:ascii="Times New Roman" w:hAnsi="Times New Roman" w:cs="Times New Roman"/>
        </w:rPr>
        <w:t>)</w:t>
      </w:r>
      <w:r w:rsidR="00301192">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{"citationID":"hD940atV","properties":{"formattedCitation":"(Mulcahy et al., 2022)","plainCitation":"(Mulcahy et al., 2022)","noteIndex":0},"citationItems":[{"id":289,"uris":["http://zotero.org/users/5073745/items/AH9V27AA"],"itemData":{"id":289,"type":"report","abstract":"The timing of food intake is a novel dietary component that can impact health. Time-restricted feeding (TRF), a form of intermittent fasting, manipulates food timing. During pregnancy, one may experience disruptions to food intake for diverse reasons (e.g. nausea and vomiting of pregnancy, food insecurity, desire to manage gestational weight gain, disordered eating behaviors, changes in taste and food preferences, etc) and therefore may experience periods of intentional or unintentional fasting similar to TRF protocols. Because interest in TRF is gaining popularity and feeding may be interrupted in those who are pregnant, it is important to understand the long-term effects of TRF during pregnancy on the resultant offspring. Using a mouse model, we tested the effects of gestational exposure to early TRF (eTRF) over the life course of both male and female offspring. Offspring body composition was similar between experimental groups in both males and females from weaning (day 21) to adulthood (day 70), with minor increases in food intake in eTRF females and improved glucose tolerance in males. After 10 weeks of high fat, high sucrose diet feeding, male eTRF offspring were more sensitive to insulin but developed glucose intolerance with impaired insulin secretion. As such, gestational eTRF causes sex-specific deleterious effects on glucose homeostasis after chronic high fat, high sucrose diet feeding in male offspring. Further studies are needed to determine the effect gestational eTRF has on the male pancreas as well as to elucidate the mechanisms that protect females from this metabolic dysfunction.","language":"en","license":"© 2022, Posted by Cold Spring Harbor Laboratory. This pre-print is available under a Creative Commons License (Attribution 4.0 International), CC BY 4.0, as described at http://creativecommons.org/licenses/by/4.0/","note":"DOI: 10.1101/2022.04.27.489576\nsection: New Results\ntype: article","page":"2022.04.27.489576","publisher":"bioRxiv","source":"bioRxiv","title":"Gestational Early-Time Restricted Feeding Results in Sex-Specific Glucose Intolerance in Adult Male Mice","URL":"https://www.biorxiv.org/content/10.1101/2022.04.27.489576v1","author":[{"family":"Mulcahy","given":"Molly C."},{"family":"Habbal","given":"Noura El"},{"family":"Snyder","given":"Detrick"},{"family":"Redd","given":"JeAnna R."},{"family":"Sun","given":"Haijing"},{"family":"Gregg","given":"Brigid E."},{"family":"Bridges","given":"Dave"}],"accessed":{"date-parts":[["2022",4,29]]},"issued":{"date-parts":[["2022",4,28]]}}}],"schema":"https://github.com/citation-style-language/schema/raw/master/csl-citation.json"} </w:instrText>
      </w:r>
      <w:r w:rsidR="00301192">
        <w:rPr>
          <w:rFonts w:ascii="Times New Roman" w:hAnsi="Times New Roman" w:cs="Times New Roman"/>
        </w:rPr>
        <w:fldChar w:fldCharType="separate"/>
      </w:r>
      <w:r w:rsidR="00696CC4">
        <w:rPr>
          <w:rFonts w:ascii="Times New Roman" w:hAnsi="Times New Roman" w:cs="Times New Roman"/>
          <w:noProof/>
        </w:rPr>
        <w:t>(Mulcahy et al., 2022)</w:t>
      </w:r>
      <w:r w:rsidR="00301192">
        <w:rPr>
          <w:rFonts w:ascii="Times New Roman" w:hAnsi="Times New Roman" w:cs="Times New Roman"/>
        </w:rPr>
        <w:fldChar w:fldCharType="end"/>
      </w:r>
      <w:r>
        <w:rPr>
          <w:rFonts w:ascii="Times New Roman" w:hAnsi="Times New Roman" w:cs="Times New Roman"/>
        </w:rPr>
        <w:t>. After one week acclimating to the diet</w:t>
      </w:r>
      <w:r w:rsidR="00474EB2">
        <w:rPr>
          <w:rFonts w:ascii="Times New Roman" w:hAnsi="Times New Roman" w:cs="Times New Roman"/>
        </w:rPr>
        <w:t xml:space="preserve">, males were added to the cage and </w:t>
      </w:r>
      <w:r w:rsidR="00011F38">
        <w:rPr>
          <w:rFonts w:ascii="Times New Roman" w:hAnsi="Times New Roman" w:cs="Times New Roman"/>
        </w:rPr>
        <w:t xml:space="preserve">examined </w:t>
      </w:r>
      <w:r w:rsidR="00474EB2">
        <w:rPr>
          <w:rFonts w:ascii="Times New Roman" w:hAnsi="Times New Roman" w:cs="Times New Roman"/>
        </w:rPr>
        <w:t xml:space="preserve">daily until a copulatory plug was </w:t>
      </w:r>
      <w:r w:rsidR="00011F38">
        <w:rPr>
          <w:rFonts w:ascii="Times New Roman" w:hAnsi="Times New Roman" w:cs="Times New Roman"/>
        </w:rPr>
        <w:t>identified</w:t>
      </w:r>
      <w:r w:rsidR="00474EB2">
        <w:rPr>
          <w:rFonts w:ascii="Times New Roman" w:hAnsi="Times New Roman" w:cs="Times New Roman"/>
        </w:rPr>
        <w:t xml:space="preserve">. </w:t>
      </w:r>
      <w:r w:rsidR="003968AB">
        <w:rPr>
          <w:rFonts w:ascii="Times New Roman" w:hAnsi="Times New Roman" w:cs="Times New Roman"/>
        </w:rPr>
        <w:t xml:space="preserve">Dams </w:t>
      </w:r>
      <w:del w:id="270" w:author="Molly C. Mulcahy" w:date="2025-08-01T09:50:00Z" w16du:dateUtc="2025-08-01T14:50:00Z">
        <w:r w:rsidR="003968AB" w:rsidDel="00B639AB">
          <w:rPr>
            <w:rFonts w:ascii="Times New Roman" w:hAnsi="Times New Roman" w:cs="Times New Roman"/>
          </w:rPr>
          <w:delText>were kept</w:delText>
        </w:r>
      </w:del>
      <w:ins w:id="271" w:author="Molly C. Mulcahy" w:date="2025-08-01T09:50:00Z" w16du:dateUtc="2025-08-01T14:50:00Z">
        <w:r w:rsidR="00B639AB">
          <w:rPr>
            <w:rFonts w:ascii="Times New Roman" w:hAnsi="Times New Roman" w:cs="Times New Roman"/>
          </w:rPr>
          <w:t>remained</w:t>
        </w:r>
      </w:ins>
      <w:r w:rsidR="003968AB">
        <w:rPr>
          <w:rFonts w:ascii="Times New Roman" w:hAnsi="Times New Roman" w:cs="Times New Roman"/>
        </w:rPr>
        <w:t xml:space="preserve"> on respective </w:t>
      </w:r>
      <w:del w:id="272" w:author="Molly C. Mulcahy" w:date="2025-08-01T09:51:00Z" w16du:dateUtc="2025-08-01T14:51:00Z">
        <w:r w:rsidR="00011F38" w:rsidDel="00B639AB">
          <w:rPr>
            <w:rFonts w:ascii="Times New Roman" w:hAnsi="Times New Roman" w:cs="Times New Roman"/>
          </w:rPr>
          <w:delText xml:space="preserve">timed </w:delText>
        </w:r>
      </w:del>
      <w:r w:rsidR="003968AB">
        <w:rPr>
          <w:rFonts w:ascii="Times New Roman" w:hAnsi="Times New Roman" w:cs="Times New Roman"/>
        </w:rPr>
        <w:t xml:space="preserve">diets until </w:t>
      </w:r>
      <w:del w:id="273" w:author="Molly C. Mulcahy" w:date="2025-08-01T09:51:00Z" w16du:dateUtc="2025-08-01T14:51:00Z">
        <w:r w:rsidR="003968AB" w:rsidDel="00B639AB">
          <w:rPr>
            <w:rFonts w:ascii="Times New Roman" w:hAnsi="Times New Roman" w:cs="Times New Roman"/>
          </w:rPr>
          <w:delText>they gave birth</w:delText>
        </w:r>
      </w:del>
      <w:ins w:id="274" w:author="Molly C. Mulcahy" w:date="2025-08-01T09:51:00Z" w16du:dateUtc="2025-08-01T14:51:00Z">
        <w:r w:rsidR="00B639AB">
          <w:rPr>
            <w:rFonts w:ascii="Times New Roman" w:hAnsi="Times New Roman" w:cs="Times New Roman"/>
          </w:rPr>
          <w:t>parturition</w:t>
        </w:r>
      </w:ins>
      <w:r w:rsidR="003968AB">
        <w:rPr>
          <w:rFonts w:ascii="Times New Roman" w:hAnsi="Times New Roman" w:cs="Times New Roman"/>
        </w:rPr>
        <w:t xml:space="preserve">, at which point </w:t>
      </w:r>
      <w:del w:id="275" w:author="Molly C. Mulcahy" w:date="2025-08-01T09:51:00Z" w16du:dateUtc="2025-08-01T14:51:00Z">
        <w:r w:rsidR="003968AB" w:rsidDel="00B639AB">
          <w:rPr>
            <w:rFonts w:ascii="Times New Roman" w:hAnsi="Times New Roman" w:cs="Times New Roman"/>
          </w:rPr>
          <w:delText xml:space="preserve">they were </w:delText>
        </w:r>
      </w:del>
      <w:r w:rsidR="003968AB">
        <w:rPr>
          <w:rFonts w:ascii="Times New Roman" w:hAnsi="Times New Roman" w:cs="Times New Roman"/>
        </w:rPr>
        <w:t xml:space="preserve">all </w:t>
      </w:r>
      <w:ins w:id="276" w:author="Molly C. Mulcahy" w:date="2025-08-01T09:55:00Z" w16du:dateUtc="2025-08-01T14:55:00Z">
        <w:r w:rsidR="00B639AB">
          <w:rPr>
            <w:rFonts w:ascii="Times New Roman" w:hAnsi="Times New Roman" w:cs="Times New Roman"/>
          </w:rPr>
          <w:t xml:space="preserve">dams were </w:t>
        </w:r>
      </w:ins>
      <w:del w:id="277" w:author="Molly C. Mulcahy" w:date="2025-08-01T09:51:00Z" w16du:dateUtc="2025-08-01T14:51:00Z">
        <w:r w:rsidR="003968AB" w:rsidDel="00B639AB">
          <w:rPr>
            <w:rFonts w:ascii="Times New Roman" w:hAnsi="Times New Roman" w:cs="Times New Roman"/>
          </w:rPr>
          <w:delText>switched to</w:delText>
        </w:r>
      </w:del>
      <w:ins w:id="278" w:author="Molly C. Mulcahy" w:date="2025-08-01T09:51:00Z" w16du:dateUtc="2025-08-01T14:51:00Z">
        <w:r w:rsidR="00B639AB">
          <w:rPr>
            <w:rFonts w:ascii="Times New Roman" w:hAnsi="Times New Roman" w:cs="Times New Roman"/>
          </w:rPr>
          <w:t>given</w:t>
        </w:r>
      </w:ins>
      <w:r w:rsidR="003968AB">
        <w:rPr>
          <w:rFonts w:ascii="Times New Roman" w:hAnsi="Times New Roman" w:cs="Times New Roman"/>
        </w:rPr>
        <w:t xml:space="preserve"> AL access to chow (</w:t>
      </w:r>
      <w:r w:rsidR="003968AB" w:rsidRPr="003968AB">
        <w:rPr>
          <w:rFonts w:ascii="Times New Roman" w:hAnsi="Times New Roman" w:cs="Times New Roman"/>
          <w:b/>
          <w:bCs/>
        </w:rPr>
        <w:t>Figure 1B</w:t>
      </w:r>
      <w:r w:rsidR="003968AB">
        <w:rPr>
          <w:rFonts w:ascii="Times New Roman" w:hAnsi="Times New Roman" w:cs="Times New Roman"/>
        </w:rPr>
        <w:t xml:space="preserve">). </w:t>
      </w:r>
      <w:r w:rsidR="00392CBD">
        <w:rPr>
          <w:rFonts w:ascii="Times New Roman" w:hAnsi="Times New Roman" w:cs="Times New Roman"/>
        </w:rPr>
        <w:t xml:space="preserve">During the first week following randomization, there was </w:t>
      </w:r>
      <w:del w:id="279" w:author="Molly C. Mulcahy" w:date="2025-08-01T09:55:00Z" w16du:dateUtc="2025-08-01T14:55:00Z">
        <w:r w:rsidR="00392CBD" w:rsidDel="00B639AB">
          <w:rPr>
            <w:rFonts w:ascii="Times New Roman" w:hAnsi="Times New Roman" w:cs="Times New Roman"/>
          </w:rPr>
          <w:delText>an evident</w:delText>
        </w:r>
      </w:del>
      <w:ins w:id="280" w:author="Molly C. Mulcahy" w:date="2025-08-01T09:55:00Z" w16du:dateUtc="2025-08-01T14:55:00Z">
        <w:r w:rsidR="00B639AB">
          <w:rPr>
            <w:rFonts w:ascii="Times New Roman" w:hAnsi="Times New Roman" w:cs="Times New Roman"/>
          </w:rPr>
          <w:t>a</w:t>
        </w:r>
      </w:ins>
      <w:r w:rsidR="00392CBD">
        <w:rPr>
          <w:rFonts w:ascii="Times New Roman" w:hAnsi="Times New Roman" w:cs="Times New Roman"/>
        </w:rPr>
        <w:t xml:space="preserve"> period of adaptation, where </w:t>
      </w:r>
      <w:proofErr w:type="spellStart"/>
      <w:r w:rsidR="00392CBD">
        <w:rPr>
          <w:rFonts w:ascii="Times New Roman" w:hAnsi="Times New Roman" w:cs="Times New Roman"/>
        </w:rPr>
        <w:t>eTRF</w:t>
      </w:r>
      <w:proofErr w:type="spellEnd"/>
      <w:r w:rsidR="00392CBD">
        <w:rPr>
          <w:rFonts w:ascii="Times New Roman" w:hAnsi="Times New Roman" w:cs="Times New Roman"/>
        </w:rPr>
        <w:t xml:space="preserve"> dams slowly increased their 6-hour food intake by 1.15±0.32 kcals per day as they habituated to reduced food access</w:t>
      </w:r>
      <w:del w:id="281" w:author="Molly C. Mulcahy" w:date="2025-08-01T09:55:00Z" w16du:dateUtc="2025-08-01T14:55:00Z">
        <w:r w:rsidR="00392CBD" w:rsidDel="00B639AB">
          <w:rPr>
            <w:rFonts w:ascii="Times New Roman" w:hAnsi="Times New Roman" w:cs="Times New Roman"/>
          </w:rPr>
          <w:delText xml:space="preserve"> time</w:delText>
        </w:r>
      </w:del>
      <w:r w:rsidR="00392CBD">
        <w:rPr>
          <w:rFonts w:ascii="Times New Roman" w:hAnsi="Times New Roman" w:cs="Times New Roman"/>
        </w:rPr>
        <w:t xml:space="preserve">. This resulted in a significant interaction </w:t>
      </w:r>
      <w:r w:rsidR="00B47DA0">
        <w:rPr>
          <w:rFonts w:ascii="Times New Roman" w:hAnsi="Times New Roman" w:cs="Times New Roman"/>
        </w:rPr>
        <w:t>between day of exposure and maternal dietary regimen</w:t>
      </w:r>
      <w:r w:rsidR="00392CBD">
        <w:rPr>
          <w:rFonts w:ascii="Times New Roman" w:hAnsi="Times New Roman" w:cs="Times New Roman"/>
        </w:rPr>
        <w:t xml:space="preserve"> (</w:t>
      </w:r>
      <w:r w:rsidR="00392CBD" w:rsidRPr="00392CBD">
        <w:rPr>
          <w:rFonts w:ascii="Times New Roman" w:hAnsi="Times New Roman" w:cs="Times New Roman"/>
          <w:b/>
          <w:bCs/>
        </w:rPr>
        <w:t>Figure 2A</w:t>
      </w:r>
      <w:r w:rsidR="00392CBD">
        <w:rPr>
          <w:rFonts w:ascii="Times New Roman" w:hAnsi="Times New Roman" w:cs="Times New Roman"/>
        </w:rPr>
        <w:t xml:space="preserve">, </w:t>
      </w:r>
      <w:proofErr w:type="spellStart"/>
      <w:proofErr w:type="gramStart"/>
      <w:r w:rsidR="00392CBD">
        <w:rPr>
          <w:rFonts w:ascii="Times New Roman" w:hAnsi="Times New Roman" w:cs="Times New Roman"/>
        </w:rPr>
        <w:t>p</w:t>
      </w:r>
      <w:r w:rsidR="00B47DA0" w:rsidRPr="00B47DA0">
        <w:rPr>
          <w:rFonts w:ascii="Times New Roman" w:hAnsi="Times New Roman" w:cs="Times New Roman"/>
          <w:vertAlign w:val="subscript"/>
        </w:rPr>
        <w:t>day:diet</w:t>
      </w:r>
      <w:proofErr w:type="spellEnd"/>
      <w:proofErr w:type="gramEnd"/>
      <w:r w:rsidR="00392CBD">
        <w:rPr>
          <w:rFonts w:ascii="Times New Roman" w:hAnsi="Times New Roman" w:cs="Times New Roman"/>
        </w:rPr>
        <w:t xml:space="preserve">=0.00033). </w:t>
      </w:r>
      <w:r w:rsidR="00DC22A7">
        <w:rPr>
          <w:rFonts w:ascii="Times New Roman" w:hAnsi="Times New Roman" w:cs="Times New Roman"/>
        </w:rPr>
        <w:t xml:space="preserve">Using linear mixed effect models, we found that in the pre-pregnancy period, </w:t>
      </w:r>
      <w:proofErr w:type="spellStart"/>
      <w:r w:rsidR="00DC22A7">
        <w:rPr>
          <w:rFonts w:ascii="Times New Roman" w:hAnsi="Times New Roman" w:cs="Times New Roman"/>
        </w:rPr>
        <w:t>eTRF</w:t>
      </w:r>
      <w:proofErr w:type="spellEnd"/>
      <w:r w:rsidR="00DC22A7">
        <w:rPr>
          <w:rFonts w:ascii="Times New Roman" w:hAnsi="Times New Roman" w:cs="Times New Roman"/>
        </w:rPr>
        <w:t xml:space="preserve"> dams consumed </w:t>
      </w:r>
      <w:r w:rsidR="001D0C93">
        <w:rPr>
          <w:rFonts w:ascii="Times New Roman" w:hAnsi="Times New Roman" w:cs="Times New Roman"/>
        </w:rPr>
        <w:t xml:space="preserve">6.63 ± 1.59 </w:t>
      </w:r>
      <w:r w:rsidR="00DC22A7">
        <w:rPr>
          <w:rFonts w:ascii="Times New Roman" w:hAnsi="Times New Roman" w:cs="Times New Roman"/>
        </w:rPr>
        <w:t>more k</w:t>
      </w:r>
      <w:del w:id="282" w:author="Molly C. Mulcahy" w:date="2025-08-01T09:56:00Z" w16du:dateUtc="2025-08-01T14:56:00Z">
        <w:r w:rsidR="00DC22A7" w:rsidDel="00B639AB">
          <w:rPr>
            <w:rFonts w:ascii="Times New Roman" w:hAnsi="Times New Roman" w:cs="Times New Roman"/>
          </w:rPr>
          <w:delText>ilo</w:delText>
        </w:r>
      </w:del>
      <w:r w:rsidR="00DC22A7">
        <w:rPr>
          <w:rFonts w:ascii="Times New Roman" w:hAnsi="Times New Roman" w:cs="Times New Roman"/>
        </w:rPr>
        <w:t>ca</w:t>
      </w:r>
      <w:ins w:id="283" w:author="Molly C. Mulcahy" w:date="2025-08-01T09:56:00Z" w16du:dateUtc="2025-08-01T14:56:00Z">
        <w:r w:rsidR="00B639AB">
          <w:rPr>
            <w:rFonts w:ascii="Times New Roman" w:hAnsi="Times New Roman" w:cs="Times New Roman"/>
          </w:rPr>
          <w:t>l</w:t>
        </w:r>
      </w:ins>
      <w:del w:id="284" w:author="Molly C. Mulcahy" w:date="2025-08-01T09:56:00Z" w16du:dateUtc="2025-08-01T14:56:00Z">
        <w:r w:rsidR="00DC22A7" w:rsidDel="00B639AB">
          <w:rPr>
            <w:rFonts w:ascii="Times New Roman" w:hAnsi="Times New Roman" w:cs="Times New Roman"/>
          </w:rPr>
          <w:delText>lorie</w:delText>
        </w:r>
      </w:del>
      <w:r w:rsidR="00DC22A7">
        <w:rPr>
          <w:rFonts w:ascii="Times New Roman" w:hAnsi="Times New Roman" w:cs="Times New Roman"/>
        </w:rPr>
        <w:t>s during their 6-hour feeding period than AL dams did</w:t>
      </w:r>
      <w:r w:rsidR="001D0C93">
        <w:rPr>
          <w:rFonts w:ascii="Times New Roman" w:hAnsi="Times New Roman" w:cs="Times New Roman"/>
        </w:rPr>
        <w:t xml:space="preserve"> (</w:t>
      </w:r>
      <w:r w:rsidR="001D0C93" w:rsidRPr="0019118B">
        <w:rPr>
          <w:rFonts w:ascii="Times New Roman" w:hAnsi="Times New Roman" w:cs="Times New Roman"/>
          <w:b/>
          <w:bCs/>
        </w:rPr>
        <w:t>Figure 2B,</w:t>
      </w:r>
      <w:r w:rsidR="001D0C93">
        <w:rPr>
          <w:rFonts w:ascii="Times New Roman" w:hAnsi="Times New Roman" w:cs="Times New Roman"/>
        </w:rPr>
        <w:t xml:space="preserve"> p&lt;0.001). </w:t>
      </w:r>
      <w:ins w:id="285" w:author="Molly C. Mulcahy" w:date="2025-08-01T09:57:00Z" w16du:dateUtc="2025-08-01T14:57:00Z">
        <w:r w:rsidR="00B639AB">
          <w:rPr>
            <w:rFonts w:ascii="Times New Roman" w:hAnsi="Times New Roman" w:cs="Times New Roman"/>
          </w:rPr>
          <w:t>During pregnancy, t</w:t>
        </w:r>
      </w:ins>
      <w:del w:id="286" w:author="Molly C. Mulcahy" w:date="2025-08-01T09:57:00Z" w16du:dateUtc="2025-08-01T14:57:00Z">
        <w:r w:rsidR="001D0C93" w:rsidDel="00B639AB">
          <w:rPr>
            <w:rFonts w:ascii="Times New Roman" w:hAnsi="Times New Roman" w:cs="Times New Roman"/>
          </w:rPr>
          <w:delText>T</w:delText>
        </w:r>
      </w:del>
      <w:r w:rsidR="001D0C93">
        <w:rPr>
          <w:rFonts w:ascii="Times New Roman" w:hAnsi="Times New Roman" w:cs="Times New Roman"/>
        </w:rPr>
        <w:t>here was a significant interaction between gestational age and maternal dietary regimen</w:t>
      </w:r>
      <w:del w:id="287" w:author="Molly C. Mulcahy" w:date="2025-08-01T09:57:00Z" w16du:dateUtc="2025-08-01T14:57:00Z">
        <w:r w:rsidR="001D0C93" w:rsidDel="00B639AB">
          <w:rPr>
            <w:rFonts w:ascii="Times New Roman" w:hAnsi="Times New Roman" w:cs="Times New Roman"/>
          </w:rPr>
          <w:delText xml:space="preserve"> during pregnancy</w:delText>
        </w:r>
      </w:del>
      <w:r w:rsidR="001D0C93">
        <w:rPr>
          <w:rFonts w:ascii="Times New Roman" w:hAnsi="Times New Roman" w:cs="Times New Roman"/>
        </w:rPr>
        <w:t xml:space="preserve">, where </w:t>
      </w:r>
      <w:proofErr w:type="spellStart"/>
      <w:r w:rsidR="003A6031">
        <w:rPr>
          <w:rFonts w:ascii="Times New Roman" w:hAnsi="Times New Roman" w:cs="Times New Roman"/>
        </w:rPr>
        <w:t>eTRF</w:t>
      </w:r>
      <w:proofErr w:type="spellEnd"/>
      <w:r w:rsidR="003A6031">
        <w:rPr>
          <w:rFonts w:ascii="Times New Roman" w:hAnsi="Times New Roman" w:cs="Times New Roman"/>
        </w:rPr>
        <w:t xml:space="preserve"> dams consumed significantly more food at 6 hours during pregnancy, </w:t>
      </w:r>
      <w:del w:id="288" w:author="Molly C. Mulcahy" w:date="2025-08-01T09:57:00Z" w16du:dateUtc="2025-08-01T14:57:00Z">
        <w:r w:rsidR="003A6031" w:rsidDel="00B639AB">
          <w:rPr>
            <w:rFonts w:ascii="Times New Roman" w:hAnsi="Times New Roman" w:cs="Times New Roman"/>
          </w:rPr>
          <w:delText xml:space="preserve">but this difference </w:delText>
        </w:r>
      </w:del>
      <w:r w:rsidR="003A6031">
        <w:rPr>
          <w:rFonts w:ascii="Times New Roman" w:hAnsi="Times New Roman" w:cs="Times New Roman"/>
        </w:rPr>
        <w:t>increas</w:t>
      </w:r>
      <w:ins w:id="289" w:author="Molly C. Mulcahy" w:date="2025-08-01T09:57:00Z" w16du:dateUtc="2025-08-01T14:57:00Z">
        <w:r w:rsidR="00B639AB">
          <w:rPr>
            <w:rFonts w:ascii="Times New Roman" w:hAnsi="Times New Roman" w:cs="Times New Roman"/>
          </w:rPr>
          <w:t>ing</w:t>
        </w:r>
      </w:ins>
      <w:del w:id="290" w:author="Molly C. Mulcahy" w:date="2025-08-01T09:57:00Z" w16du:dateUtc="2025-08-01T14:57:00Z">
        <w:r w:rsidR="003A6031" w:rsidDel="00B639AB">
          <w:rPr>
            <w:rFonts w:ascii="Times New Roman" w:hAnsi="Times New Roman" w:cs="Times New Roman"/>
          </w:rPr>
          <w:delText>ed</w:delText>
        </w:r>
      </w:del>
      <w:r w:rsidR="003A6031">
        <w:rPr>
          <w:rFonts w:ascii="Times New Roman" w:hAnsi="Times New Roman" w:cs="Times New Roman"/>
        </w:rPr>
        <w:t xml:space="preserve"> as gestational age advanced (</w:t>
      </w:r>
      <w:r w:rsidR="0019118B" w:rsidRPr="0019118B">
        <w:rPr>
          <w:rFonts w:ascii="Times New Roman" w:hAnsi="Times New Roman" w:cs="Times New Roman"/>
          <w:b/>
          <w:bCs/>
        </w:rPr>
        <w:t>Figure</w:t>
      </w:r>
      <w:r w:rsidR="003A6031" w:rsidRPr="0019118B">
        <w:rPr>
          <w:rFonts w:ascii="Times New Roman" w:hAnsi="Times New Roman" w:cs="Times New Roman"/>
          <w:b/>
          <w:bCs/>
        </w:rPr>
        <w:t xml:space="preserve"> 2C</w:t>
      </w:r>
      <w:r w:rsidR="003A6031">
        <w:rPr>
          <w:rFonts w:ascii="Times New Roman" w:hAnsi="Times New Roman" w:cs="Times New Roman"/>
        </w:rPr>
        <w:t xml:space="preserve">, </w:t>
      </w:r>
      <w:proofErr w:type="spellStart"/>
      <w:r w:rsidR="003A6031">
        <w:rPr>
          <w:rFonts w:ascii="Times New Roman" w:hAnsi="Times New Roman" w:cs="Times New Roman"/>
        </w:rPr>
        <w:t>p</w:t>
      </w:r>
      <w:r w:rsidR="003A6031">
        <w:rPr>
          <w:rFonts w:ascii="Times New Roman" w:hAnsi="Times New Roman" w:cs="Times New Roman"/>
          <w:vertAlign w:val="subscript"/>
        </w:rPr>
        <w:t>diet:gest.age</w:t>
      </w:r>
      <w:proofErr w:type="spellEnd"/>
      <w:r w:rsidR="003A6031">
        <w:rPr>
          <w:rFonts w:ascii="Times New Roman" w:hAnsi="Times New Roman" w:cs="Times New Roman"/>
        </w:rPr>
        <w:t xml:space="preserve">=0.001). However, when we examined </w:t>
      </w:r>
      <w:ins w:id="291" w:author="Molly C. Mulcahy" w:date="2025-08-01T09:58:00Z" w16du:dateUtc="2025-08-01T14:58:00Z">
        <w:r w:rsidR="00B639AB">
          <w:rPr>
            <w:rFonts w:ascii="Times New Roman" w:hAnsi="Times New Roman" w:cs="Times New Roman"/>
          </w:rPr>
          <w:t>total kcals (</w:t>
        </w:r>
      </w:ins>
      <w:r w:rsidR="0019118B">
        <w:rPr>
          <w:rFonts w:ascii="Times New Roman" w:hAnsi="Times New Roman" w:cs="Times New Roman"/>
        </w:rPr>
        <w:t>24-hour</w:t>
      </w:r>
      <w:r w:rsidR="003A6031">
        <w:rPr>
          <w:rFonts w:ascii="Times New Roman" w:hAnsi="Times New Roman" w:cs="Times New Roman"/>
        </w:rPr>
        <w:t xml:space="preserve"> intake</w:t>
      </w:r>
      <w:ins w:id="292" w:author="Molly C. Mulcahy" w:date="2025-08-01T09:58:00Z" w16du:dateUtc="2025-08-01T14:58:00Z">
        <w:r w:rsidR="00B639AB">
          <w:rPr>
            <w:rFonts w:ascii="Times New Roman" w:hAnsi="Times New Roman" w:cs="Times New Roman"/>
          </w:rPr>
          <w:t>)</w:t>
        </w:r>
      </w:ins>
      <w:r w:rsidR="003A6031">
        <w:rPr>
          <w:rFonts w:ascii="Times New Roman" w:hAnsi="Times New Roman" w:cs="Times New Roman"/>
        </w:rPr>
        <w:t>, we found</w:t>
      </w:r>
      <w:r w:rsidR="00850E28">
        <w:rPr>
          <w:rFonts w:ascii="Times New Roman" w:hAnsi="Times New Roman" w:cs="Times New Roman"/>
        </w:rPr>
        <w:t xml:space="preserve"> </w:t>
      </w:r>
      <w:del w:id="293" w:author="Molly C. Mulcahy" w:date="2025-08-01T09:58:00Z" w16du:dateUtc="2025-08-01T14:58:00Z">
        <w:r w:rsidR="00850E28" w:rsidDel="00B639AB">
          <w:rPr>
            <w:rFonts w:ascii="Times New Roman" w:hAnsi="Times New Roman" w:cs="Times New Roman"/>
          </w:rPr>
          <w:delText>that during</w:delText>
        </w:r>
      </w:del>
      <w:ins w:id="294" w:author="Molly C. Mulcahy" w:date="2025-08-01T09:58:00Z" w16du:dateUtc="2025-08-01T14:58:00Z">
        <w:r w:rsidR="00B639AB">
          <w:rPr>
            <w:rFonts w:ascii="Times New Roman" w:hAnsi="Times New Roman" w:cs="Times New Roman"/>
          </w:rPr>
          <w:t>similar kcal consumption during</w:t>
        </w:r>
      </w:ins>
      <w:r w:rsidR="00850E28">
        <w:rPr>
          <w:rFonts w:ascii="Times New Roman" w:hAnsi="Times New Roman" w:cs="Times New Roman"/>
        </w:rPr>
        <w:t xml:space="preserve"> both the pre-pregnancy and pregnancy </w:t>
      </w:r>
      <w:del w:id="295" w:author="Molly C. Mulcahy" w:date="2025-08-01T09:58:00Z" w16du:dateUtc="2025-08-01T14:58:00Z">
        <w:r w:rsidR="00850E28" w:rsidDel="00B639AB">
          <w:rPr>
            <w:rFonts w:ascii="Times New Roman" w:hAnsi="Times New Roman" w:cs="Times New Roman"/>
          </w:rPr>
          <w:delText>periods, eTRF dams consumed similar kcals compared to AL dams</w:delText>
        </w:r>
      </w:del>
      <w:ins w:id="296" w:author="Molly C. Mulcahy" w:date="2025-08-01T09:58:00Z" w16du:dateUtc="2025-08-01T14:58:00Z">
        <w:r w:rsidR="00B639AB">
          <w:rPr>
            <w:rFonts w:ascii="Times New Roman" w:hAnsi="Times New Roman" w:cs="Times New Roman"/>
          </w:rPr>
          <w:t>period</w:t>
        </w:r>
      </w:ins>
      <w:r w:rsidR="00850E28">
        <w:rPr>
          <w:rFonts w:ascii="Times New Roman" w:hAnsi="Times New Roman" w:cs="Times New Roman"/>
        </w:rPr>
        <w:t xml:space="preserve"> (</w:t>
      </w:r>
      <w:r w:rsidR="00850E28" w:rsidRPr="0019118B">
        <w:rPr>
          <w:rFonts w:ascii="Times New Roman" w:hAnsi="Times New Roman" w:cs="Times New Roman"/>
          <w:b/>
          <w:bCs/>
        </w:rPr>
        <w:t>Figure 2D</w:t>
      </w:r>
      <w:r w:rsidR="00850E28">
        <w:rPr>
          <w:rFonts w:ascii="Times New Roman" w:hAnsi="Times New Roman" w:cs="Times New Roman"/>
        </w:rPr>
        <w:t xml:space="preserve">, </w:t>
      </w:r>
      <w:proofErr w:type="spellStart"/>
      <w:r w:rsidR="00850E28">
        <w:rPr>
          <w:rFonts w:ascii="Times New Roman" w:hAnsi="Times New Roman" w:cs="Times New Roman"/>
        </w:rPr>
        <w:t>p</w:t>
      </w:r>
      <w:r w:rsidR="00850E28" w:rsidRPr="00B74AE8">
        <w:rPr>
          <w:rFonts w:ascii="Times New Roman" w:hAnsi="Times New Roman" w:cs="Times New Roman"/>
          <w:vertAlign w:val="subscript"/>
        </w:rPr>
        <w:t>diet</w:t>
      </w:r>
      <w:proofErr w:type="spellEnd"/>
      <w:r w:rsidR="00850E28">
        <w:rPr>
          <w:rFonts w:ascii="Times New Roman" w:hAnsi="Times New Roman" w:cs="Times New Roman"/>
        </w:rPr>
        <w:t xml:space="preserve"> = 0.66 and </w:t>
      </w:r>
      <w:r w:rsidR="00850E28" w:rsidRPr="0019118B">
        <w:rPr>
          <w:rFonts w:ascii="Times New Roman" w:hAnsi="Times New Roman" w:cs="Times New Roman"/>
          <w:b/>
          <w:bCs/>
        </w:rPr>
        <w:t>Figure 2E</w:t>
      </w:r>
      <w:r w:rsidR="00850E28">
        <w:rPr>
          <w:rFonts w:ascii="Times New Roman" w:hAnsi="Times New Roman" w:cs="Times New Roman"/>
        </w:rPr>
        <w:t xml:space="preserve">, </w:t>
      </w:r>
      <w:proofErr w:type="spellStart"/>
      <w:r w:rsidR="00850E28">
        <w:rPr>
          <w:rFonts w:ascii="Times New Roman" w:hAnsi="Times New Roman" w:cs="Times New Roman"/>
        </w:rPr>
        <w:t>p</w:t>
      </w:r>
      <w:r w:rsidR="00850E28" w:rsidRPr="00B74AE8">
        <w:rPr>
          <w:rFonts w:ascii="Times New Roman" w:hAnsi="Times New Roman" w:cs="Times New Roman"/>
          <w:vertAlign w:val="subscript"/>
        </w:rPr>
        <w:t>diet</w:t>
      </w:r>
      <w:proofErr w:type="spellEnd"/>
      <w:r w:rsidR="00850E28" w:rsidRPr="00B74AE8">
        <w:rPr>
          <w:rFonts w:ascii="Times New Roman" w:hAnsi="Times New Roman" w:cs="Times New Roman"/>
          <w:vertAlign w:val="subscript"/>
        </w:rPr>
        <w:t xml:space="preserve"> </w:t>
      </w:r>
      <w:r w:rsidR="00850E28">
        <w:rPr>
          <w:rFonts w:ascii="Times New Roman" w:hAnsi="Times New Roman" w:cs="Times New Roman"/>
        </w:rPr>
        <w:t xml:space="preserve">= </w:t>
      </w:r>
      <w:r w:rsidR="00B74AE8">
        <w:rPr>
          <w:rFonts w:ascii="Times New Roman" w:hAnsi="Times New Roman" w:cs="Times New Roman"/>
        </w:rPr>
        <w:t>0.72</w:t>
      </w:r>
      <w:r w:rsidR="00850E28">
        <w:rPr>
          <w:rFonts w:ascii="Times New Roman" w:hAnsi="Times New Roman" w:cs="Times New Roman"/>
        </w:rPr>
        <w:t>)</w:t>
      </w:r>
      <w:r w:rsidR="00B74AE8">
        <w:rPr>
          <w:rFonts w:ascii="Times New Roman" w:hAnsi="Times New Roman" w:cs="Times New Roman"/>
        </w:rPr>
        <w:t>.</w:t>
      </w:r>
      <w:r w:rsidR="00392CBD">
        <w:rPr>
          <w:rFonts w:ascii="Times New Roman" w:hAnsi="Times New Roman" w:cs="Times New Roman"/>
        </w:rPr>
        <w:t xml:space="preserve"> Consistent with their matched food intake, dam body weights remained comparable during pre-pregnancy (</w:t>
      </w:r>
      <w:r w:rsidR="00392CBD" w:rsidRPr="0019118B">
        <w:rPr>
          <w:rFonts w:ascii="Times New Roman" w:hAnsi="Times New Roman" w:cs="Times New Roman"/>
          <w:b/>
          <w:bCs/>
        </w:rPr>
        <w:t>Figure 2</w:t>
      </w:r>
      <w:r w:rsidR="0019118B" w:rsidRPr="0019118B">
        <w:rPr>
          <w:rFonts w:ascii="Times New Roman" w:hAnsi="Times New Roman" w:cs="Times New Roman"/>
          <w:b/>
          <w:bCs/>
        </w:rPr>
        <w:t>F</w:t>
      </w:r>
      <w:r w:rsidR="00392CBD">
        <w:rPr>
          <w:rFonts w:ascii="Times New Roman" w:hAnsi="Times New Roman" w:cs="Times New Roman"/>
        </w:rPr>
        <w:t>, p=0.</w:t>
      </w:r>
      <w:r w:rsidR="0019118B">
        <w:rPr>
          <w:rFonts w:ascii="Times New Roman" w:hAnsi="Times New Roman" w:cs="Times New Roman"/>
        </w:rPr>
        <w:t>68</w:t>
      </w:r>
      <w:r w:rsidR="00392CBD">
        <w:rPr>
          <w:rFonts w:ascii="Times New Roman" w:hAnsi="Times New Roman" w:cs="Times New Roman"/>
        </w:rPr>
        <w:t>) and pregnancy (</w:t>
      </w:r>
      <w:r w:rsidR="00392CBD" w:rsidRPr="0019118B">
        <w:rPr>
          <w:rFonts w:ascii="Times New Roman" w:hAnsi="Times New Roman" w:cs="Times New Roman"/>
          <w:b/>
          <w:bCs/>
        </w:rPr>
        <w:t xml:space="preserve">Figure </w:t>
      </w:r>
      <w:r w:rsidR="0019118B" w:rsidRPr="0019118B">
        <w:rPr>
          <w:rFonts w:ascii="Times New Roman" w:hAnsi="Times New Roman" w:cs="Times New Roman"/>
          <w:b/>
          <w:bCs/>
        </w:rPr>
        <w:t>2G</w:t>
      </w:r>
      <w:r w:rsidR="0019118B">
        <w:rPr>
          <w:rFonts w:ascii="Times New Roman" w:hAnsi="Times New Roman" w:cs="Times New Roman"/>
        </w:rPr>
        <w:t>,</w:t>
      </w:r>
      <w:r w:rsidR="00392CBD">
        <w:rPr>
          <w:rFonts w:ascii="Times New Roman" w:hAnsi="Times New Roman" w:cs="Times New Roman"/>
        </w:rPr>
        <w:t xml:space="preserve"> p=0.34). These data suggest</w:t>
      </w:r>
      <w:del w:id="297" w:author="Molly C. Mulcahy" w:date="2025-08-01T09:59:00Z" w16du:dateUtc="2025-08-01T14:59:00Z">
        <w:r w:rsidR="00392CBD" w:rsidDel="00B639AB">
          <w:rPr>
            <w:rFonts w:ascii="Times New Roman" w:hAnsi="Times New Roman" w:cs="Times New Roman"/>
          </w:rPr>
          <w:delText>s</w:delText>
        </w:r>
      </w:del>
      <w:r w:rsidR="00392CBD">
        <w:rPr>
          <w:rFonts w:ascii="Times New Roman" w:hAnsi="Times New Roman" w:cs="Times New Roman"/>
        </w:rPr>
        <w:t xml:space="preserve"> that after </w:t>
      </w:r>
      <w:del w:id="298" w:author="Molly C. Mulcahy" w:date="2025-08-01T09:59:00Z" w16du:dateUtc="2025-08-01T14:59:00Z">
        <w:r w:rsidR="00392CBD" w:rsidDel="00B639AB">
          <w:rPr>
            <w:rFonts w:ascii="Times New Roman" w:hAnsi="Times New Roman" w:cs="Times New Roman"/>
          </w:rPr>
          <w:delText xml:space="preserve">an </w:delText>
        </w:r>
      </w:del>
      <w:r w:rsidR="00392CBD">
        <w:rPr>
          <w:rFonts w:ascii="Times New Roman" w:hAnsi="Times New Roman" w:cs="Times New Roman"/>
        </w:rPr>
        <w:t>adaptation</w:t>
      </w:r>
      <w:del w:id="299" w:author="Molly C. Mulcahy" w:date="2025-08-01T09:59:00Z" w16du:dateUtc="2025-08-01T14:59:00Z">
        <w:r w:rsidR="00392CBD" w:rsidDel="00B639AB">
          <w:rPr>
            <w:rFonts w:ascii="Times New Roman" w:hAnsi="Times New Roman" w:cs="Times New Roman"/>
          </w:rPr>
          <w:delText xml:space="preserve"> period</w:delText>
        </w:r>
      </w:del>
      <w:r w:rsidR="00392CBD">
        <w:rPr>
          <w:rFonts w:ascii="Times New Roman" w:hAnsi="Times New Roman" w:cs="Times New Roman"/>
        </w:rPr>
        <w:t xml:space="preserve">, </w:t>
      </w:r>
      <w:r w:rsidR="001D7A0F">
        <w:rPr>
          <w:rFonts w:ascii="Times New Roman" w:hAnsi="Times New Roman" w:cs="Times New Roman"/>
        </w:rPr>
        <w:t xml:space="preserve">dams randomized to </w:t>
      </w:r>
      <w:proofErr w:type="spellStart"/>
      <w:r w:rsidR="001D7A0F">
        <w:rPr>
          <w:rFonts w:ascii="Times New Roman" w:hAnsi="Times New Roman" w:cs="Times New Roman"/>
        </w:rPr>
        <w:t>eTRF</w:t>
      </w:r>
      <w:proofErr w:type="spellEnd"/>
      <w:r w:rsidR="001D7A0F">
        <w:rPr>
          <w:rFonts w:ascii="Times New Roman" w:hAnsi="Times New Roman" w:cs="Times New Roman"/>
        </w:rPr>
        <w:t xml:space="preserve"> </w:t>
      </w:r>
      <w:del w:id="300" w:author="Molly C. Mulcahy" w:date="2025-08-01T09:59:00Z" w16du:dateUtc="2025-08-01T14:59:00Z">
        <w:r w:rsidR="001D7A0F" w:rsidDel="00B639AB">
          <w:rPr>
            <w:rFonts w:ascii="Times New Roman" w:hAnsi="Times New Roman" w:cs="Times New Roman"/>
          </w:rPr>
          <w:delText xml:space="preserve">during the perinatal period </w:delText>
        </w:r>
      </w:del>
      <w:proofErr w:type="gramStart"/>
      <w:r w:rsidR="001D7A0F">
        <w:rPr>
          <w:rFonts w:ascii="Times New Roman" w:hAnsi="Times New Roman" w:cs="Times New Roman"/>
        </w:rPr>
        <w:t>are able to</w:t>
      </w:r>
      <w:proofErr w:type="gramEnd"/>
      <w:r w:rsidR="001D7A0F">
        <w:rPr>
          <w:rFonts w:ascii="Times New Roman" w:hAnsi="Times New Roman" w:cs="Times New Roman"/>
        </w:rPr>
        <w:t xml:space="preserve"> maintain normal caloric intake and </w:t>
      </w:r>
      <w:del w:id="301" w:author="Molly C. Mulcahy" w:date="2025-08-01T09:59:00Z" w16du:dateUtc="2025-08-01T14:59:00Z">
        <w:r w:rsidR="001D7A0F" w:rsidDel="00B639AB">
          <w:rPr>
            <w:rFonts w:ascii="Times New Roman" w:hAnsi="Times New Roman" w:cs="Times New Roman"/>
          </w:rPr>
          <w:delText xml:space="preserve">maintain </w:delText>
        </w:r>
      </w:del>
      <w:r w:rsidR="001D7A0F">
        <w:rPr>
          <w:rFonts w:ascii="Times New Roman" w:hAnsi="Times New Roman" w:cs="Times New Roman"/>
        </w:rPr>
        <w:t>appropriate body weight</w:t>
      </w:r>
      <w:ins w:id="302" w:author="Molly C. Mulcahy" w:date="2025-08-01T09:59:00Z" w16du:dateUtc="2025-08-01T14:59:00Z">
        <w:r w:rsidR="00B639AB">
          <w:rPr>
            <w:rFonts w:ascii="Times New Roman" w:hAnsi="Times New Roman" w:cs="Times New Roman"/>
          </w:rPr>
          <w:t xml:space="preserve"> </w:t>
        </w:r>
      </w:ins>
      <w:del w:id="303" w:author="Molly C. Mulcahy" w:date="2025-08-01T09:59:00Z" w16du:dateUtc="2025-08-01T14:59:00Z">
        <w:r w:rsidR="001D7A0F" w:rsidDel="00B639AB">
          <w:rPr>
            <w:rFonts w:ascii="Times New Roman" w:hAnsi="Times New Roman" w:cs="Times New Roman"/>
          </w:rPr>
          <w:delText xml:space="preserve">s </w:delText>
        </w:r>
      </w:del>
      <w:r w:rsidR="001D7A0F">
        <w:rPr>
          <w:rFonts w:ascii="Times New Roman" w:hAnsi="Times New Roman" w:cs="Times New Roman"/>
        </w:rPr>
        <w:t>for pregnancy.</w:t>
      </w:r>
    </w:p>
    <w:p w14:paraId="0F70C8D9" w14:textId="77777777" w:rsidR="00854DB3" w:rsidRPr="00CA07AE" w:rsidRDefault="00854DB3" w:rsidP="00CA07AE">
      <w:pPr>
        <w:spacing w:line="360" w:lineRule="auto"/>
        <w:rPr>
          <w:rFonts w:ascii="Times New Roman" w:hAnsi="Times New Roman" w:cs="Times New Roman"/>
        </w:rPr>
      </w:pPr>
    </w:p>
    <w:p w14:paraId="43C16BE9" w14:textId="2BAD4D0D" w:rsidR="00CA07AE" w:rsidRDefault="00CA07AE" w:rsidP="00CA07AE">
      <w:pPr>
        <w:pStyle w:val="Heading2"/>
      </w:pPr>
      <w:r>
        <w:t xml:space="preserve">Insulin Responsiveness is Similar in </w:t>
      </w:r>
      <w:proofErr w:type="spellStart"/>
      <w:r>
        <w:t>eTRF</w:t>
      </w:r>
      <w:proofErr w:type="spellEnd"/>
      <w:r>
        <w:t xml:space="preserve"> Dams, but There is a More Robust Rebound from Hypoglycemia</w:t>
      </w:r>
    </w:p>
    <w:p w14:paraId="3271B84D" w14:textId="03058499" w:rsidR="00953058" w:rsidRPr="00953058" w:rsidRDefault="00953058" w:rsidP="00866E06">
      <w:pPr>
        <w:spacing w:line="360" w:lineRule="auto"/>
        <w:rPr>
          <w:rFonts w:ascii="Times New Roman" w:hAnsi="Times New Roman" w:cs="Times New Roman"/>
        </w:rPr>
      </w:pPr>
      <w:r>
        <w:rPr>
          <w:rFonts w:ascii="Times New Roman" w:hAnsi="Times New Roman" w:cs="Times New Roman"/>
        </w:rPr>
        <w:t xml:space="preserve">To </w:t>
      </w:r>
      <w:del w:id="304" w:author="Molly C. Mulcahy" w:date="2025-08-01T10:03:00Z" w16du:dateUtc="2025-08-01T15:03:00Z">
        <w:r w:rsidDel="00E13FDD">
          <w:rPr>
            <w:rFonts w:ascii="Times New Roman" w:hAnsi="Times New Roman" w:cs="Times New Roman"/>
          </w:rPr>
          <w:delText xml:space="preserve">test </w:delText>
        </w:r>
        <w:r w:rsidR="00011F38" w:rsidDel="00E13FDD">
          <w:rPr>
            <w:rFonts w:ascii="Times New Roman" w:hAnsi="Times New Roman" w:cs="Times New Roman"/>
          </w:rPr>
          <w:delText>whether</w:delText>
        </w:r>
      </w:del>
      <w:ins w:id="305" w:author="Molly C. Mulcahy" w:date="2025-08-01T10:03:00Z" w16du:dateUtc="2025-08-01T15:03:00Z">
        <w:r w:rsidR="00E13FDD">
          <w:rPr>
            <w:rFonts w:ascii="Times New Roman" w:hAnsi="Times New Roman" w:cs="Times New Roman"/>
          </w:rPr>
          <w:t>evaluate</w:t>
        </w:r>
      </w:ins>
      <w:r>
        <w:rPr>
          <w:rFonts w:ascii="Times New Roman" w:hAnsi="Times New Roman" w:cs="Times New Roman"/>
        </w:rPr>
        <w:t xml:space="preserve"> dam</w:t>
      </w:r>
      <w:ins w:id="306" w:author="Molly C. Mulcahy" w:date="2025-08-01T10:03:00Z" w16du:dateUtc="2025-08-01T15:03:00Z">
        <w:r w:rsidR="00E13FDD">
          <w:rPr>
            <w:rFonts w:ascii="Times New Roman" w:hAnsi="Times New Roman" w:cs="Times New Roman"/>
          </w:rPr>
          <w:t xml:space="preserve"> insulin sensitivity,</w:t>
        </w:r>
      </w:ins>
      <w:del w:id="307" w:author="Molly C. Mulcahy" w:date="2025-08-01T10:03:00Z" w16du:dateUtc="2025-08-01T15:03:00Z">
        <w:r w:rsidDel="00E13FDD">
          <w:rPr>
            <w:rFonts w:ascii="Times New Roman" w:hAnsi="Times New Roman" w:cs="Times New Roman"/>
          </w:rPr>
          <w:delText>s</w:delText>
        </w:r>
      </w:del>
      <w:r>
        <w:rPr>
          <w:rFonts w:ascii="Times New Roman" w:hAnsi="Times New Roman" w:cs="Times New Roman"/>
        </w:rPr>
        <w:t xml:space="preserve"> </w:t>
      </w:r>
      <w:del w:id="308" w:author="Molly C. Mulcahy" w:date="2025-08-01T10:03:00Z" w16du:dateUtc="2025-08-01T15:03:00Z">
        <w:r w:rsidDel="00E13FDD">
          <w:rPr>
            <w:rFonts w:ascii="Times New Roman" w:hAnsi="Times New Roman" w:cs="Times New Roman"/>
          </w:rPr>
          <w:delText>fed eTRF</w:delText>
        </w:r>
        <w:r w:rsidR="00011F38" w:rsidDel="00E13FDD">
          <w:rPr>
            <w:rFonts w:ascii="Times New Roman" w:hAnsi="Times New Roman" w:cs="Times New Roman"/>
          </w:rPr>
          <w:delText xml:space="preserve"> had improved insulin responsiveness</w:delText>
        </w:r>
        <w:r w:rsidDel="00E13FDD">
          <w:rPr>
            <w:rFonts w:ascii="Times New Roman" w:hAnsi="Times New Roman" w:cs="Times New Roman"/>
          </w:rPr>
          <w:delText xml:space="preserve">, </w:delText>
        </w:r>
      </w:del>
      <w:r>
        <w:rPr>
          <w:rFonts w:ascii="Times New Roman" w:hAnsi="Times New Roman" w:cs="Times New Roman"/>
        </w:rPr>
        <w:t>we conducted intraperitoneal insulin tolerance test</w:t>
      </w:r>
      <w:r w:rsidR="00011F38">
        <w:rPr>
          <w:rFonts w:ascii="Times New Roman" w:hAnsi="Times New Roman" w:cs="Times New Roman"/>
        </w:rPr>
        <w:t>s</w:t>
      </w:r>
      <w:r>
        <w:rPr>
          <w:rFonts w:ascii="Times New Roman" w:hAnsi="Times New Roman" w:cs="Times New Roman"/>
        </w:rPr>
        <w:t xml:space="preserve"> (ITT) on gestational day 16</w:t>
      </w:r>
      <w:r w:rsidR="00C1331C">
        <w:rPr>
          <w:rFonts w:ascii="Times New Roman" w:hAnsi="Times New Roman" w:cs="Times New Roman"/>
        </w:rPr>
        <w:t xml:space="preserve"> (</w:t>
      </w:r>
      <w:r w:rsidR="00C1331C"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A</w:t>
      </w:r>
      <w:r w:rsidR="00C1331C">
        <w:rPr>
          <w:rFonts w:ascii="Times New Roman" w:hAnsi="Times New Roman" w:cs="Times New Roman"/>
        </w:rPr>
        <w:t>)</w:t>
      </w:r>
      <w:r>
        <w:rPr>
          <w:rFonts w:ascii="Times New Roman" w:hAnsi="Times New Roman" w:cs="Times New Roman"/>
        </w:rPr>
        <w:t xml:space="preserve">. </w:t>
      </w:r>
      <w:del w:id="309" w:author="Molly C. Mulcahy" w:date="2025-08-01T10:04:00Z" w16du:dateUtc="2025-08-01T15:04:00Z">
        <w:r w:rsidDel="00E13FDD">
          <w:rPr>
            <w:rFonts w:ascii="Times New Roman" w:hAnsi="Times New Roman" w:cs="Times New Roman"/>
          </w:rPr>
          <w:delText>We found that fasting</w:delText>
        </w:r>
      </w:del>
      <w:ins w:id="310" w:author="Molly C. Mulcahy" w:date="2025-08-01T10:04:00Z" w16du:dateUtc="2025-08-01T15:04:00Z">
        <w:r w:rsidR="00E13FDD">
          <w:rPr>
            <w:rFonts w:ascii="Times New Roman" w:hAnsi="Times New Roman" w:cs="Times New Roman"/>
          </w:rPr>
          <w:t>Fasting</w:t>
        </w:r>
      </w:ins>
      <w:r>
        <w:rPr>
          <w:rFonts w:ascii="Times New Roman" w:hAnsi="Times New Roman" w:cs="Times New Roman"/>
        </w:rPr>
        <w:t xml:space="preserve"> blood glucose was similar between </w:t>
      </w:r>
      <w:proofErr w:type="spellStart"/>
      <w:r>
        <w:rPr>
          <w:rFonts w:ascii="Times New Roman" w:hAnsi="Times New Roman" w:cs="Times New Roman"/>
        </w:rPr>
        <w:t>eTRF</w:t>
      </w:r>
      <w:proofErr w:type="spellEnd"/>
      <w:r>
        <w:rPr>
          <w:rFonts w:ascii="Times New Roman" w:hAnsi="Times New Roman" w:cs="Times New Roman"/>
        </w:rPr>
        <w:t xml:space="preserve"> and AL dams</w:t>
      </w:r>
      <w:del w:id="311" w:author="Molly C. Mulcahy" w:date="2025-08-01T10:04:00Z" w16du:dateUtc="2025-08-01T15:04:00Z">
        <w:r w:rsidDel="00E13FDD">
          <w:rPr>
            <w:rFonts w:ascii="Times New Roman" w:hAnsi="Times New Roman" w:cs="Times New Roman"/>
          </w:rPr>
          <w:delText xml:space="preserve"> at the beginning of the ITT,</w:delText>
        </w:r>
      </w:del>
      <w:r>
        <w:rPr>
          <w:rFonts w:ascii="Times New Roman" w:hAnsi="Times New Roman" w:cs="Times New Roman"/>
        </w:rPr>
        <w:t xml:space="preserve"> (</w:t>
      </w:r>
      <w:r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B</w:t>
      </w:r>
      <w:r>
        <w:rPr>
          <w:rFonts w:ascii="Times New Roman" w:hAnsi="Times New Roman" w:cs="Times New Roman"/>
        </w:rPr>
        <w:t>, p=0.27).</w:t>
      </w:r>
      <w:r w:rsidR="009F07EE">
        <w:rPr>
          <w:rFonts w:ascii="Times New Roman" w:hAnsi="Times New Roman" w:cs="Times New Roman"/>
        </w:rPr>
        <w:t xml:space="preserve"> Using linear mixed effect models with a random effect for dam ID and fixed effects of time and maternal dietary regimen, we found </w:t>
      </w:r>
      <w:r w:rsidR="00011F38">
        <w:rPr>
          <w:rFonts w:ascii="Times New Roman" w:hAnsi="Times New Roman" w:cs="Times New Roman"/>
        </w:rPr>
        <w:t xml:space="preserve">that </w:t>
      </w:r>
      <w:proofErr w:type="spellStart"/>
      <w:r w:rsidR="00F822F1">
        <w:rPr>
          <w:rFonts w:ascii="Times New Roman" w:hAnsi="Times New Roman" w:cs="Times New Roman"/>
        </w:rPr>
        <w:t>eTRF</w:t>
      </w:r>
      <w:proofErr w:type="spellEnd"/>
      <w:r w:rsidR="00F822F1">
        <w:rPr>
          <w:rFonts w:ascii="Times New Roman" w:hAnsi="Times New Roman" w:cs="Times New Roman"/>
        </w:rPr>
        <w:t xml:space="preserve"> dams </w:t>
      </w:r>
      <w:r w:rsidR="00011F38">
        <w:rPr>
          <w:rFonts w:ascii="Times New Roman" w:hAnsi="Times New Roman" w:cs="Times New Roman"/>
        </w:rPr>
        <w:t>averaged</w:t>
      </w:r>
      <w:r w:rsidR="00F822F1">
        <w:rPr>
          <w:rFonts w:ascii="Times New Roman" w:hAnsi="Times New Roman" w:cs="Times New Roman"/>
        </w:rPr>
        <w:t xml:space="preserve"> </w:t>
      </w:r>
      <w:r w:rsidR="00E236B9">
        <w:rPr>
          <w:rFonts w:ascii="Times New Roman" w:hAnsi="Times New Roman" w:cs="Times New Roman"/>
        </w:rPr>
        <w:t xml:space="preserve">17.6±12.6 mg/dL </w:t>
      </w:r>
      <w:r w:rsidR="00F822F1">
        <w:rPr>
          <w:rFonts w:ascii="Times New Roman" w:hAnsi="Times New Roman" w:cs="Times New Roman"/>
        </w:rPr>
        <w:t xml:space="preserve">greater glucose at each time point </w:t>
      </w:r>
      <w:del w:id="312" w:author="Molly C. Mulcahy" w:date="2025-08-01T10:05:00Z" w16du:dateUtc="2025-08-01T15:05:00Z">
        <w:r w:rsidR="00F822F1" w:rsidDel="00E13FDD">
          <w:rPr>
            <w:rFonts w:ascii="Times New Roman" w:hAnsi="Times New Roman" w:cs="Times New Roman"/>
          </w:rPr>
          <w:delText xml:space="preserve">than </w:delText>
        </w:r>
      </w:del>
      <w:ins w:id="313" w:author="Molly C. Mulcahy" w:date="2025-08-01T10:05:00Z" w16du:dateUtc="2025-08-01T15:05:00Z">
        <w:r w:rsidR="00E13FDD">
          <w:rPr>
            <w:rFonts w:ascii="Times New Roman" w:hAnsi="Times New Roman" w:cs="Times New Roman"/>
          </w:rPr>
          <w:t xml:space="preserve">compared to </w:t>
        </w:r>
      </w:ins>
      <w:r w:rsidR="00F822F1">
        <w:rPr>
          <w:rFonts w:ascii="Times New Roman" w:hAnsi="Times New Roman" w:cs="Times New Roman"/>
        </w:rPr>
        <w:t xml:space="preserve">AL dams </w:t>
      </w:r>
      <w:del w:id="314" w:author="Molly C. Mulcahy" w:date="2025-08-01T10:05:00Z" w16du:dateUtc="2025-08-01T15:05:00Z">
        <w:r w:rsidR="00E236B9" w:rsidDel="00E13FDD">
          <w:rPr>
            <w:rFonts w:ascii="Times New Roman" w:hAnsi="Times New Roman" w:cs="Times New Roman"/>
          </w:rPr>
          <w:delText xml:space="preserve">during the course of the full 120 minutes </w:delText>
        </w:r>
      </w:del>
      <w:r w:rsidR="00F822F1">
        <w:rPr>
          <w:rFonts w:ascii="Times New Roman" w:hAnsi="Times New Roman" w:cs="Times New Roman"/>
        </w:rPr>
        <w:t>(</w:t>
      </w:r>
      <w:proofErr w:type="spellStart"/>
      <w:r w:rsidR="00F822F1">
        <w:rPr>
          <w:rFonts w:ascii="Times New Roman" w:hAnsi="Times New Roman" w:cs="Times New Roman"/>
        </w:rPr>
        <w:t>p</w:t>
      </w:r>
      <w:r w:rsidR="00F822F1" w:rsidRPr="00F822F1">
        <w:rPr>
          <w:rFonts w:ascii="Times New Roman" w:hAnsi="Times New Roman" w:cs="Times New Roman"/>
          <w:vertAlign w:val="subscript"/>
        </w:rPr>
        <w:t>diet</w:t>
      </w:r>
      <w:proofErr w:type="spellEnd"/>
      <w:r w:rsidR="00F822F1" w:rsidRPr="00F822F1">
        <w:rPr>
          <w:rFonts w:ascii="Times New Roman" w:hAnsi="Times New Roman" w:cs="Times New Roman"/>
          <w:vertAlign w:val="subscript"/>
        </w:rPr>
        <w:t xml:space="preserve">*time </w:t>
      </w:r>
      <w:r w:rsidR="00F822F1">
        <w:rPr>
          <w:rFonts w:ascii="Times New Roman" w:hAnsi="Times New Roman" w:cs="Times New Roman"/>
        </w:rPr>
        <w:t>&lt;0.001</w:t>
      </w:r>
      <w:r w:rsidR="00011F38">
        <w:rPr>
          <w:rFonts w:ascii="Times New Roman" w:hAnsi="Times New Roman" w:cs="Times New Roman"/>
        </w:rPr>
        <w:t xml:space="preserve">; </w:t>
      </w:r>
      <w:r w:rsidR="00011F38" w:rsidRPr="00C1331C">
        <w:rPr>
          <w:rFonts w:ascii="Times New Roman" w:hAnsi="Times New Roman" w:cs="Times New Roman"/>
          <w:b/>
          <w:bCs/>
        </w:rPr>
        <w:lastRenderedPageBreak/>
        <w:t xml:space="preserve">Figure </w:t>
      </w:r>
      <w:r w:rsidR="00011F38">
        <w:rPr>
          <w:rFonts w:ascii="Times New Roman" w:hAnsi="Times New Roman" w:cs="Times New Roman"/>
          <w:b/>
          <w:bCs/>
        </w:rPr>
        <w:t>3</w:t>
      </w:r>
      <w:r w:rsidR="00011F38" w:rsidRPr="00C1331C">
        <w:rPr>
          <w:rFonts w:ascii="Times New Roman" w:hAnsi="Times New Roman" w:cs="Times New Roman"/>
          <w:b/>
          <w:bCs/>
        </w:rPr>
        <w:t>A</w:t>
      </w:r>
      <w:r w:rsidR="00F822F1">
        <w:rPr>
          <w:rFonts w:ascii="Times New Roman" w:hAnsi="Times New Roman" w:cs="Times New Roman"/>
        </w:rPr>
        <w:t>).</w:t>
      </w:r>
      <w:r>
        <w:rPr>
          <w:rFonts w:ascii="Times New Roman" w:hAnsi="Times New Roman" w:cs="Times New Roman"/>
        </w:rPr>
        <w:t xml:space="preserve"> </w:t>
      </w:r>
      <w:r w:rsidR="00011F38">
        <w:rPr>
          <w:rFonts w:ascii="Times New Roman" w:hAnsi="Times New Roman" w:cs="Times New Roman"/>
        </w:rPr>
        <w:t>A</w:t>
      </w:r>
      <w:r w:rsidR="00F27260">
        <w:rPr>
          <w:rFonts w:ascii="Times New Roman" w:hAnsi="Times New Roman" w:cs="Times New Roman"/>
        </w:rPr>
        <w:t>s</w:t>
      </w:r>
      <w:r w:rsidR="00011F38">
        <w:rPr>
          <w:rFonts w:ascii="Times New Roman" w:hAnsi="Times New Roman" w:cs="Times New Roman"/>
        </w:rPr>
        <w:t xml:space="preserve"> such t</w:t>
      </w:r>
      <w:r w:rsidR="007B2AC6">
        <w:rPr>
          <w:rFonts w:ascii="Times New Roman" w:hAnsi="Times New Roman" w:cs="Times New Roman"/>
        </w:rPr>
        <w:t xml:space="preserve">here was a 19.8% greater area under the curve in </w:t>
      </w:r>
      <w:proofErr w:type="spellStart"/>
      <w:r w:rsidR="007B2AC6">
        <w:rPr>
          <w:rFonts w:ascii="Times New Roman" w:hAnsi="Times New Roman" w:cs="Times New Roman"/>
        </w:rPr>
        <w:t>eTRF</w:t>
      </w:r>
      <w:proofErr w:type="spellEnd"/>
      <w:r w:rsidR="007B2AC6">
        <w:rPr>
          <w:rFonts w:ascii="Times New Roman" w:hAnsi="Times New Roman" w:cs="Times New Roman"/>
        </w:rPr>
        <w:t xml:space="preserve"> dams (</w:t>
      </w:r>
      <w:r w:rsidR="007B2AC6" w:rsidRPr="00C1331C">
        <w:rPr>
          <w:rFonts w:ascii="Times New Roman" w:hAnsi="Times New Roman" w:cs="Times New Roman"/>
          <w:b/>
          <w:bCs/>
        </w:rPr>
        <w:t xml:space="preserve">Figure </w:t>
      </w:r>
      <w:r w:rsidR="008C318A">
        <w:rPr>
          <w:rFonts w:ascii="Times New Roman" w:hAnsi="Times New Roman" w:cs="Times New Roman"/>
          <w:b/>
          <w:bCs/>
        </w:rPr>
        <w:t>3</w:t>
      </w:r>
      <w:r w:rsidR="00C1331C">
        <w:rPr>
          <w:rFonts w:ascii="Times New Roman" w:hAnsi="Times New Roman" w:cs="Times New Roman"/>
          <w:b/>
          <w:bCs/>
        </w:rPr>
        <w:t>C</w:t>
      </w:r>
      <w:r w:rsidR="00C1331C">
        <w:rPr>
          <w:rFonts w:ascii="Times New Roman" w:hAnsi="Times New Roman" w:cs="Times New Roman"/>
        </w:rPr>
        <w:t xml:space="preserve">, </w:t>
      </w:r>
      <w:r w:rsidR="007B2AC6">
        <w:rPr>
          <w:rFonts w:ascii="Times New Roman" w:hAnsi="Times New Roman" w:cs="Times New Roman"/>
        </w:rPr>
        <w:t>p=0.03)</w:t>
      </w:r>
      <w:r w:rsidR="00011F38">
        <w:rPr>
          <w:rFonts w:ascii="Times New Roman" w:hAnsi="Times New Roman" w:cs="Times New Roman"/>
        </w:rPr>
        <w:t xml:space="preserve"> </w:t>
      </w:r>
      <w:commentRangeStart w:id="315"/>
      <w:r w:rsidR="00011F38">
        <w:rPr>
          <w:rFonts w:ascii="Times New Roman" w:hAnsi="Times New Roman" w:cs="Times New Roman"/>
        </w:rPr>
        <w:t xml:space="preserve">indicating insulin </w:t>
      </w:r>
      <w:r w:rsidR="00AE2F7C">
        <w:rPr>
          <w:rFonts w:ascii="Times New Roman" w:hAnsi="Times New Roman" w:cs="Times New Roman"/>
        </w:rPr>
        <w:t>in</w:t>
      </w:r>
      <w:r w:rsidR="00011F38">
        <w:rPr>
          <w:rFonts w:ascii="Times New Roman" w:hAnsi="Times New Roman" w:cs="Times New Roman"/>
        </w:rPr>
        <w:t>sensitivity</w:t>
      </w:r>
      <w:r w:rsidR="007B2AC6">
        <w:rPr>
          <w:rFonts w:ascii="Times New Roman" w:hAnsi="Times New Roman" w:cs="Times New Roman"/>
        </w:rPr>
        <w:t xml:space="preserve">. </w:t>
      </w:r>
      <w:commentRangeEnd w:id="315"/>
      <w:r w:rsidR="00E236B9">
        <w:rPr>
          <w:rStyle w:val="CommentReference"/>
        </w:rPr>
        <w:commentReference w:id="315"/>
      </w:r>
      <w:r w:rsidR="007B2AC6">
        <w:rPr>
          <w:rFonts w:ascii="Times New Roman" w:hAnsi="Times New Roman" w:cs="Times New Roman"/>
        </w:rPr>
        <w:t xml:space="preserve">To </w:t>
      </w:r>
      <w:r w:rsidR="00011F38">
        <w:rPr>
          <w:rFonts w:ascii="Times New Roman" w:hAnsi="Times New Roman" w:cs="Times New Roman"/>
        </w:rPr>
        <w:t>probe this further, we asse</w:t>
      </w:r>
      <w:r w:rsidR="00F27260">
        <w:rPr>
          <w:rFonts w:ascii="Times New Roman" w:hAnsi="Times New Roman" w:cs="Times New Roman"/>
        </w:rPr>
        <w:t>sse</w:t>
      </w:r>
      <w:r w:rsidR="00011F38">
        <w:rPr>
          <w:rFonts w:ascii="Times New Roman" w:hAnsi="Times New Roman" w:cs="Times New Roman"/>
        </w:rPr>
        <w:t xml:space="preserve">d </w:t>
      </w:r>
      <w:r w:rsidR="007B2AC6">
        <w:rPr>
          <w:rFonts w:ascii="Times New Roman" w:hAnsi="Times New Roman" w:cs="Times New Roman"/>
        </w:rPr>
        <w:t>the initial response to insulin administration</w:t>
      </w:r>
      <w:r w:rsidR="00011F38">
        <w:rPr>
          <w:rFonts w:ascii="Times New Roman" w:hAnsi="Times New Roman" w:cs="Times New Roman"/>
        </w:rPr>
        <w:t xml:space="preserve">. </w:t>
      </w:r>
      <w:r w:rsidR="007B2AC6">
        <w:rPr>
          <w:rFonts w:ascii="Times New Roman" w:hAnsi="Times New Roman" w:cs="Times New Roman"/>
        </w:rPr>
        <w:t xml:space="preserve">We found </w:t>
      </w:r>
      <w:proofErr w:type="spellStart"/>
      <w:r w:rsidR="007B2AC6">
        <w:rPr>
          <w:rFonts w:ascii="Times New Roman" w:hAnsi="Times New Roman" w:cs="Times New Roman"/>
        </w:rPr>
        <w:t>eTRF</w:t>
      </w:r>
      <w:proofErr w:type="spellEnd"/>
      <w:r w:rsidR="007B2AC6">
        <w:rPr>
          <w:rFonts w:ascii="Times New Roman" w:hAnsi="Times New Roman" w:cs="Times New Roman"/>
        </w:rPr>
        <w:t xml:space="preserve"> dams and AL dams to be </w:t>
      </w:r>
      <w:r w:rsidR="00575F5E">
        <w:rPr>
          <w:rFonts w:ascii="Times New Roman" w:hAnsi="Times New Roman" w:cs="Times New Roman"/>
        </w:rPr>
        <w:t>similarly</w:t>
      </w:r>
      <w:r w:rsidR="007B2AC6">
        <w:rPr>
          <w:rFonts w:ascii="Times New Roman" w:hAnsi="Times New Roman" w:cs="Times New Roman"/>
        </w:rPr>
        <w:t xml:space="preserve"> responsive</w:t>
      </w:r>
      <w:r w:rsidR="00011F38">
        <w:rPr>
          <w:rFonts w:ascii="Times New Roman" w:hAnsi="Times New Roman" w:cs="Times New Roman"/>
        </w:rPr>
        <w:t xml:space="preserve"> in the initial stages</w:t>
      </w:r>
      <w:r w:rsidR="007B2AC6">
        <w:rPr>
          <w:rFonts w:ascii="Times New Roman" w:hAnsi="Times New Roman" w:cs="Times New Roman"/>
        </w:rPr>
        <w:t xml:space="preserve">, with comparable rates </w:t>
      </w:r>
      <w:ins w:id="316" w:author="Molly C. Mulcahy" w:date="2025-08-01T10:06:00Z" w16du:dateUtc="2025-08-01T15:06:00Z">
        <w:r w:rsidR="00E13FDD">
          <w:rPr>
            <w:rFonts w:ascii="Times New Roman" w:hAnsi="Times New Roman" w:cs="Times New Roman"/>
          </w:rPr>
          <w:t xml:space="preserve">reduction </w:t>
        </w:r>
      </w:ins>
      <w:r w:rsidR="007B2AC6">
        <w:rPr>
          <w:rFonts w:ascii="Times New Roman" w:hAnsi="Times New Roman" w:cs="Times New Roman"/>
        </w:rPr>
        <w:t>of glucose</w:t>
      </w:r>
      <w:del w:id="317" w:author="Molly C. Mulcahy" w:date="2025-08-01T10:06:00Z" w16du:dateUtc="2025-08-01T15:06:00Z">
        <w:r w:rsidR="007B2AC6" w:rsidDel="00E13FDD">
          <w:rPr>
            <w:rFonts w:ascii="Times New Roman" w:hAnsi="Times New Roman" w:cs="Times New Roman"/>
          </w:rPr>
          <w:delText xml:space="preserve"> drop</w:delText>
        </w:r>
      </w:del>
      <w:r w:rsidR="007B2AC6">
        <w:rPr>
          <w:rFonts w:ascii="Times New Roman" w:hAnsi="Times New Roman" w:cs="Times New Roman"/>
        </w:rPr>
        <w:t xml:space="preserve"> (</w:t>
      </w:r>
      <w:r w:rsidR="007B2AC6"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D</w:t>
      </w:r>
      <w:r w:rsidR="007B2AC6">
        <w:rPr>
          <w:rFonts w:ascii="Times New Roman" w:hAnsi="Times New Roman" w:cs="Times New Roman"/>
        </w:rPr>
        <w:t>, p=0.75).</w:t>
      </w:r>
      <w:r w:rsidR="00A47C11">
        <w:rPr>
          <w:rFonts w:ascii="Times New Roman" w:hAnsi="Times New Roman" w:cs="Times New Roman"/>
        </w:rPr>
        <w:t xml:space="preserve"> </w:t>
      </w:r>
      <w:ins w:id="318" w:author="Molly C. Mulcahy" w:date="2025-08-01T10:06:00Z" w16du:dateUtc="2025-08-01T15:06:00Z">
        <w:r w:rsidR="00E13FDD">
          <w:rPr>
            <w:rFonts w:ascii="Times New Roman" w:hAnsi="Times New Roman" w:cs="Times New Roman"/>
          </w:rPr>
          <w:t xml:space="preserve">However, </w:t>
        </w:r>
      </w:ins>
      <w:proofErr w:type="spellStart"/>
      <w:r w:rsidR="00A47C11">
        <w:rPr>
          <w:rFonts w:ascii="Times New Roman" w:hAnsi="Times New Roman" w:cs="Times New Roman"/>
        </w:rPr>
        <w:t>eTRF</w:t>
      </w:r>
      <w:proofErr w:type="spellEnd"/>
      <w:r w:rsidR="00A47C11">
        <w:rPr>
          <w:rFonts w:ascii="Times New Roman" w:hAnsi="Times New Roman" w:cs="Times New Roman"/>
        </w:rPr>
        <w:t xml:space="preserve"> dams </w:t>
      </w:r>
      <w:del w:id="319" w:author="Molly C. Mulcahy" w:date="2025-08-01T10:06:00Z" w16du:dateUtc="2025-08-01T15:06:00Z">
        <w:r w:rsidR="00A47C11" w:rsidDel="00E13FDD">
          <w:rPr>
            <w:rFonts w:ascii="Times New Roman" w:hAnsi="Times New Roman" w:cs="Times New Roman"/>
          </w:rPr>
          <w:delText xml:space="preserve">seemed to </w:delText>
        </w:r>
      </w:del>
      <w:r w:rsidR="00F27260">
        <w:rPr>
          <w:rFonts w:ascii="Times New Roman" w:hAnsi="Times New Roman" w:cs="Times New Roman"/>
        </w:rPr>
        <w:t xml:space="preserve">have </w:t>
      </w:r>
      <w:r w:rsidR="00011F38">
        <w:rPr>
          <w:rFonts w:ascii="Times New Roman" w:hAnsi="Times New Roman" w:cs="Times New Roman"/>
        </w:rPr>
        <w:t xml:space="preserve">a more rapid </w:t>
      </w:r>
      <w:r w:rsidR="00A47C11">
        <w:rPr>
          <w:rFonts w:ascii="Times New Roman" w:hAnsi="Times New Roman" w:cs="Times New Roman"/>
        </w:rPr>
        <w:t xml:space="preserve">glucose recovery after reaching </w:t>
      </w:r>
      <w:del w:id="320" w:author="Molly C. Mulcahy" w:date="2025-08-01T10:06:00Z" w16du:dateUtc="2025-08-01T15:06:00Z">
        <w:r w:rsidR="00A47C11" w:rsidDel="00E13FDD">
          <w:rPr>
            <w:rFonts w:ascii="Times New Roman" w:hAnsi="Times New Roman" w:cs="Times New Roman"/>
          </w:rPr>
          <w:delText>their lowest</w:delText>
        </w:r>
      </w:del>
      <w:del w:id="321" w:author="Molly C. Mulcahy" w:date="2025-08-01T10:07:00Z" w16du:dateUtc="2025-08-01T15:07:00Z">
        <w:r w:rsidR="00A47C11" w:rsidDel="003674F7">
          <w:rPr>
            <w:rFonts w:ascii="Times New Roman" w:hAnsi="Times New Roman" w:cs="Times New Roman"/>
          </w:rPr>
          <w:delText xml:space="preserve"> glucose</w:delText>
        </w:r>
      </w:del>
      <w:r w:rsidR="00A47C11">
        <w:rPr>
          <w:rFonts w:ascii="Times New Roman" w:hAnsi="Times New Roman" w:cs="Times New Roman"/>
        </w:rPr>
        <w:t xml:space="preserve"> </w:t>
      </w:r>
      <w:del w:id="322" w:author="Molly C. Mulcahy" w:date="2025-08-01T10:06:00Z" w16du:dateUtc="2025-08-01T15:06:00Z">
        <w:r w:rsidR="00A47C11" w:rsidDel="00E13FDD">
          <w:rPr>
            <w:rFonts w:ascii="Times New Roman" w:hAnsi="Times New Roman" w:cs="Times New Roman"/>
          </w:rPr>
          <w:delText>value</w:delText>
        </w:r>
      </w:del>
      <w:ins w:id="323" w:author="Molly C. Mulcahy" w:date="2025-08-01T10:06:00Z" w16du:dateUtc="2025-08-01T15:06:00Z">
        <w:r w:rsidR="00E13FDD">
          <w:rPr>
            <w:rFonts w:ascii="Times New Roman" w:hAnsi="Times New Roman" w:cs="Times New Roman"/>
          </w:rPr>
          <w:t>nadir</w:t>
        </w:r>
      </w:ins>
      <w:ins w:id="324" w:author="Molly C. Mulcahy" w:date="2025-08-01T10:08:00Z" w16du:dateUtc="2025-08-01T15:08:00Z">
        <w:r w:rsidR="003674F7">
          <w:rPr>
            <w:rFonts w:ascii="Times New Roman" w:hAnsi="Times New Roman" w:cs="Times New Roman"/>
          </w:rPr>
          <w:t xml:space="preserve"> and </w:t>
        </w:r>
      </w:ins>
      <w:del w:id="325" w:author="Molly C. Mulcahy" w:date="2025-08-01T10:08:00Z" w16du:dateUtc="2025-08-01T15:08:00Z">
        <w:r w:rsidR="00011F38" w:rsidDel="003674F7">
          <w:rPr>
            <w:rFonts w:ascii="Times New Roman" w:hAnsi="Times New Roman" w:cs="Times New Roman"/>
          </w:rPr>
          <w:delText>.</w:delText>
        </w:r>
        <w:r w:rsidR="00F27260" w:rsidDel="003674F7">
          <w:rPr>
            <w:rFonts w:ascii="Times New Roman" w:hAnsi="Times New Roman" w:cs="Times New Roman"/>
          </w:rPr>
          <w:delText xml:space="preserve"> </w:delText>
        </w:r>
        <w:r w:rsidR="00011F38" w:rsidDel="003674F7">
          <w:rPr>
            <w:rFonts w:ascii="Times New Roman" w:hAnsi="Times New Roman" w:cs="Times New Roman"/>
          </w:rPr>
          <w:delText>W</w:delText>
        </w:r>
        <w:r w:rsidR="00A47C11" w:rsidDel="003674F7">
          <w:rPr>
            <w:rFonts w:ascii="Times New Roman" w:hAnsi="Times New Roman" w:cs="Times New Roman"/>
          </w:rPr>
          <w:delText xml:space="preserve">e evaluated the difference in the rates of glucose recovery after </w:delText>
        </w:r>
        <w:r w:rsidR="009F07EE" w:rsidDel="003674F7">
          <w:rPr>
            <w:rFonts w:ascii="Times New Roman" w:hAnsi="Times New Roman" w:cs="Times New Roman"/>
          </w:rPr>
          <w:delText>hypoglycemia</w:delText>
        </w:r>
        <w:r w:rsidR="00A47C11" w:rsidDel="003674F7">
          <w:rPr>
            <w:rFonts w:ascii="Times New Roman" w:hAnsi="Times New Roman" w:cs="Times New Roman"/>
          </w:rPr>
          <w:delText xml:space="preserve"> by </w:delText>
        </w:r>
        <w:r w:rsidR="00011F38" w:rsidDel="003674F7">
          <w:rPr>
            <w:rFonts w:ascii="Times New Roman" w:hAnsi="Times New Roman" w:cs="Times New Roman"/>
          </w:rPr>
          <w:delText xml:space="preserve">constructing </w:delText>
        </w:r>
        <w:r w:rsidR="00A47C11" w:rsidDel="003674F7">
          <w:rPr>
            <w:rFonts w:ascii="Times New Roman" w:hAnsi="Times New Roman" w:cs="Times New Roman"/>
          </w:rPr>
          <w:delText>linear model</w:delText>
        </w:r>
        <w:r w:rsidR="00011F38" w:rsidDel="003674F7">
          <w:rPr>
            <w:rFonts w:ascii="Times New Roman" w:hAnsi="Times New Roman" w:cs="Times New Roman"/>
          </w:rPr>
          <w:delText>s</w:delText>
        </w:r>
        <w:r w:rsidR="00A47C11" w:rsidDel="003674F7">
          <w:rPr>
            <w:rFonts w:ascii="Times New Roman" w:hAnsi="Times New Roman" w:cs="Times New Roman"/>
          </w:rPr>
          <w:delText xml:space="preserve"> for each group in </w:delText>
        </w:r>
        <w:r w:rsidR="00011F38" w:rsidDel="003674F7">
          <w:rPr>
            <w:rFonts w:ascii="Times New Roman" w:hAnsi="Times New Roman" w:cs="Times New Roman"/>
          </w:rPr>
          <w:delText xml:space="preserve">just </w:delText>
        </w:r>
        <w:r w:rsidR="00A47C11" w:rsidDel="003674F7">
          <w:rPr>
            <w:rFonts w:ascii="Times New Roman" w:hAnsi="Times New Roman" w:cs="Times New Roman"/>
          </w:rPr>
          <w:delText xml:space="preserve">the last 60 minutes of the experiment. We found that eTRF </w:delText>
        </w:r>
        <w:r w:rsidR="009F07EE" w:rsidDel="003674F7">
          <w:rPr>
            <w:rFonts w:ascii="Times New Roman" w:hAnsi="Times New Roman" w:cs="Times New Roman"/>
          </w:rPr>
          <w:delText xml:space="preserve">dams </w:delText>
        </w:r>
      </w:del>
      <w:r w:rsidR="009F07EE">
        <w:rPr>
          <w:rFonts w:ascii="Times New Roman" w:hAnsi="Times New Roman" w:cs="Times New Roman"/>
        </w:rPr>
        <w:t xml:space="preserve">recovered glucose at a rate </w:t>
      </w:r>
      <w:commentRangeStart w:id="326"/>
      <w:r w:rsidR="009F07EE">
        <w:rPr>
          <w:rFonts w:ascii="Times New Roman" w:hAnsi="Times New Roman" w:cs="Times New Roman"/>
        </w:rPr>
        <w:t>2.4</w:t>
      </w:r>
      <w:r w:rsidR="00BC7151">
        <w:rPr>
          <w:rFonts w:ascii="Times New Roman" w:hAnsi="Times New Roman" w:cs="Times New Roman"/>
        </w:rPr>
        <w:t>-fold</w:t>
      </w:r>
      <w:r w:rsidR="009F07EE">
        <w:rPr>
          <w:rFonts w:ascii="Times New Roman" w:hAnsi="Times New Roman" w:cs="Times New Roman"/>
        </w:rPr>
        <w:t xml:space="preserve"> </w:t>
      </w:r>
      <w:commentRangeEnd w:id="326"/>
      <w:r w:rsidR="00011F38">
        <w:rPr>
          <w:rStyle w:val="CommentReference"/>
        </w:rPr>
        <w:commentReference w:id="326"/>
      </w:r>
      <w:r w:rsidR="009F07EE">
        <w:rPr>
          <w:rFonts w:ascii="Times New Roman" w:hAnsi="Times New Roman" w:cs="Times New Roman"/>
        </w:rPr>
        <w:t xml:space="preserve">faster than AL dams, but this </w:t>
      </w:r>
      <w:del w:id="327" w:author="Molly C. Mulcahy" w:date="2025-08-01T10:08:00Z" w16du:dateUtc="2025-08-01T15:08:00Z">
        <w:r w:rsidR="009F07EE" w:rsidDel="003674F7">
          <w:rPr>
            <w:rFonts w:ascii="Times New Roman" w:hAnsi="Times New Roman" w:cs="Times New Roman"/>
          </w:rPr>
          <w:delText>did not</w:delText>
        </w:r>
      </w:del>
      <w:ins w:id="328" w:author="Molly C. Mulcahy" w:date="2025-08-01T10:08:00Z" w16du:dateUtc="2025-08-01T15:08:00Z">
        <w:r w:rsidR="003674F7">
          <w:rPr>
            <w:rFonts w:ascii="Times New Roman" w:hAnsi="Times New Roman" w:cs="Times New Roman"/>
          </w:rPr>
          <w:t>failed to</w:t>
        </w:r>
      </w:ins>
      <w:r w:rsidR="009F07EE">
        <w:rPr>
          <w:rFonts w:ascii="Times New Roman" w:hAnsi="Times New Roman" w:cs="Times New Roman"/>
        </w:rPr>
        <w:t xml:space="preserve"> reach statistical significance (</w:t>
      </w:r>
      <w:r w:rsidR="009F07EE" w:rsidRPr="00C1331C">
        <w:rPr>
          <w:rFonts w:ascii="Times New Roman" w:hAnsi="Times New Roman" w:cs="Times New Roman"/>
          <w:b/>
          <w:bCs/>
        </w:rPr>
        <w:t xml:space="preserve">Figure </w:t>
      </w:r>
      <w:r w:rsidR="008C318A">
        <w:rPr>
          <w:rFonts w:ascii="Times New Roman" w:hAnsi="Times New Roman" w:cs="Times New Roman"/>
          <w:b/>
          <w:bCs/>
        </w:rPr>
        <w:t>3</w:t>
      </w:r>
      <w:r w:rsidR="00C1331C" w:rsidRPr="00C1331C">
        <w:rPr>
          <w:rFonts w:ascii="Times New Roman" w:hAnsi="Times New Roman" w:cs="Times New Roman"/>
          <w:b/>
          <w:bCs/>
        </w:rPr>
        <w:t>E</w:t>
      </w:r>
      <w:r w:rsidR="00C1331C">
        <w:rPr>
          <w:rFonts w:ascii="Times New Roman" w:hAnsi="Times New Roman" w:cs="Times New Roman"/>
        </w:rPr>
        <w:t>,</w:t>
      </w:r>
      <w:r w:rsidR="009F07EE">
        <w:rPr>
          <w:rFonts w:ascii="Times New Roman" w:hAnsi="Times New Roman" w:cs="Times New Roman"/>
        </w:rPr>
        <w:t xml:space="preserve"> p=0.084).</w:t>
      </w:r>
      <w:r w:rsidR="00C152FB">
        <w:rPr>
          <w:rFonts w:ascii="Times New Roman" w:hAnsi="Times New Roman" w:cs="Times New Roman"/>
        </w:rPr>
        <w:t xml:space="preserve"> </w:t>
      </w:r>
      <w:r w:rsidR="00AE2F7C">
        <w:rPr>
          <w:rFonts w:ascii="Times New Roman" w:hAnsi="Times New Roman" w:cs="Times New Roman"/>
        </w:rPr>
        <w:t xml:space="preserve">Despite the significant difference in </w:t>
      </w:r>
      <w:del w:id="329" w:author="Molly C. Mulcahy" w:date="2025-08-01T10:08:00Z" w16du:dateUtc="2025-08-01T15:08:00Z">
        <w:r w:rsidR="00AE2F7C" w:rsidDel="003674F7">
          <w:rPr>
            <w:rFonts w:ascii="Times New Roman" w:hAnsi="Times New Roman" w:cs="Times New Roman"/>
          </w:rPr>
          <w:delText>response to ITT</w:delText>
        </w:r>
      </w:del>
      <w:ins w:id="330" w:author="Molly C. Mulcahy" w:date="2025-08-01T10:08:00Z" w16du:dateUtc="2025-08-01T15:08:00Z">
        <w:r w:rsidR="003674F7">
          <w:rPr>
            <w:rFonts w:ascii="Times New Roman" w:hAnsi="Times New Roman" w:cs="Times New Roman"/>
          </w:rPr>
          <w:t>AUC</w:t>
        </w:r>
      </w:ins>
      <w:r w:rsidR="00AE2F7C">
        <w:rPr>
          <w:rFonts w:ascii="Times New Roman" w:hAnsi="Times New Roman" w:cs="Times New Roman"/>
        </w:rPr>
        <w:t xml:space="preserve">, </w:t>
      </w:r>
      <w:del w:id="331" w:author="Molly C. Mulcahy" w:date="2025-08-01T10:09:00Z" w16du:dateUtc="2025-08-01T15:09:00Z">
        <w:r w:rsidR="00AE2F7C" w:rsidDel="003674F7">
          <w:rPr>
            <w:rFonts w:ascii="Times New Roman" w:hAnsi="Times New Roman" w:cs="Times New Roman"/>
          </w:rPr>
          <w:delText xml:space="preserve">there were no significant differences in </w:delText>
        </w:r>
      </w:del>
      <w:r w:rsidR="00AE2F7C">
        <w:rPr>
          <w:rFonts w:ascii="Times New Roman" w:hAnsi="Times New Roman" w:cs="Times New Roman"/>
        </w:rPr>
        <w:t>serum insulin concentration</w:t>
      </w:r>
      <w:ins w:id="332" w:author="Molly C. Mulcahy" w:date="2025-08-01T10:09:00Z" w16du:dateUtc="2025-08-01T15:09:00Z">
        <w:r w:rsidR="003674F7">
          <w:rPr>
            <w:rFonts w:ascii="Times New Roman" w:hAnsi="Times New Roman" w:cs="Times New Roman"/>
          </w:rPr>
          <w:t>s were comparable</w:t>
        </w:r>
      </w:ins>
      <w:r w:rsidR="00AE2F7C">
        <w:rPr>
          <w:rFonts w:ascii="Times New Roman" w:hAnsi="Times New Roman" w:cs="Times New Roman"/>
        </w:rPr>
        <w:t xml:space="preserve"> </w:t>
      </w:r>
      <w:del w:id="333" w:author="Molly C. Mulcahy" w:date="2025-08-01T10:09:00Z" w16du:dateUtc="2025-08-01T15:09:00Z">
        <w:r w:rsidR="00AE2F7C" w:rsidDel="003674F7">
          <w:rPr>
            <w:rFonts w:ascii="Times New Roman" w:hAnsi="Times New Roman" w:cs="Times New Roman"/>
          </w:rPr>
          <w:delText xml:space="preserve">between maternal feeding regimens </w:delText>
        </w:r>
      </w:del>
      <w:r w:rsidR="00AE2F7C">
        <w:rPr>
          <w:rFonts w:ascii="Times New Roman" w:hAnsi="Times New Roman" w:cs="Times New Roman"/>
        </w:rPr>
        <w:t xml:space="preserve">at ZT1 </w:t>
      </w:r>
      <w:del w:id="334" w:author="Molly C. Mulcahy" w:date="2025-08-01T10:09:00Z" w16du:dateUtc="2025-08-01T15:09:00Z">
        <w:r w:rsidR="00AE2F7C" w:rsidDel="003674F7">
          <w:rPr>
            <w:rFonts w:ascii="Times New Roman" w:hAnsi="Times New Roman" w:cs="Times New Roman"/>
          </w:rPr>
          <w:delText>or at</w:delText>
        </w:r>
      </w:del>
      <w:ins w:id="335" w:author="Molly C. Mulcahy" w:date="2025-08-01T10:09:00Z" w16du:dateUtc="2025-08-01T15:09:00Z">
        <w:r w:rsidR="003674F7">
          <w:rPr>
            <w:rFonts w:ascii="Times New Roman" w:hAnsi="Times New Roman" w:cs="Times New Roman"/>
          </w:rPr>
          <w:t>and</w:t>
        </w:r>
      </w:ins>
      <w:r w:rsidR="00AE2F7C">
        <w:rPr>
          <w:rFonts w:ascii="Times New Roman" w:hAnsi="Times New Roman" w:cs="Times New Roman"/>
        </w:rPr>
        <w:t xml:space="preserve"> ZT13 (</w:t>
      </w:r>
      <w:r w:rsidR="00AE2F7C" w:rsidRPr="00AE2F7C">
        <w:rPr>
          <w:rFonts w:ascii="Times New Roman" w:hAnsi="Times New Roman" w:cs="Times New Roman"/>
          <w:b/>
          <w:bCs/>
        </w:rPr>
        <w:t>Figure 3F</w:t>
      </w:r>
      <w:r w:rsidR="00AE2F7C">
        <w:rPr>
          <w:rFonts w:ascii="Times New Roman" w:hAnsi="Times New Roman" w:cs="Times New Roman"/>
        </w:rPr>
        <w:t>, p=0.38).</w:t>
      </w:r>
      <w:r w:rsidR="00EC4175">
        <w:rPr>
          <w:rFonts w:ascii="Times New Roman" w:hAnsi="Times New Roman" w:cs="Times New Roman"/>
        </w:rPr>
        <w:t xml:space="preserve"> </w:t>
      </w:r>
      <w:r w:rsidR="00C152FB">
        <w:rPr>
          <w:rFonts w:ascii="Times New Roman" w:hAnsi="Times New Roman" w:cs="Times New Roman"/>
        </w:rPr>
        <w:t xml:space="preserve">These data suggest that insulin sensitivity is </w:t>
      </w:r>
      <w:del w:id="336" w:author="Molly C. Mulcahy" w:date="2025-08-01T10:09:00Z" w16du:dateUtc="2025-08-01T15:09:00Z">
        <w:r w:rsidR="00C152FB" w:rsidDel="003674F7">
          <w:rPr>
            <w:rFonts w:ascii="Times New Roman" w:hAnsi="Times New Roman" w:cs="Times New Roman"/>
          </w:rPr>
          <w:delText xml:space="preserve">similar </w:delText>
        </w:r>
      </w:del>
      <w:ins w:id="337" w:author="Molly C. Mulcahy" w:date="2025-08-01T10:09:00Z" w16du:dateUtc="2025-08-01T15:09:00Z">
        <w:r w:rsidR="003674F7">
          <w:rPr>
            <w:rFonts w:ascii="Times New Roman" w:hAnsi="Times New Roman" w:cs="Times New Roman"/>
          </w:rPr>
          <w:t xml:space="preserve">slightly worsened by </w:t>
        </w:r>
        <w:proofErr w:type="spellStart"/>
        <w:r w:rsidR="003674F7">
          <w:rPr>
            <w:rFonts w:ascii="Times New Roman" w:hAnsi="Times New Roman" w:cs="Times New Roman"/>
          </w:rPr>
          <w:t>eTRF</w:t>
        </w:r>
      </w:ins>
      <w:proofErr w:type="spellEnd"/>
      <w:del w:id="338" w:author="Molly C. Mulcahy" w:date="2025-08-01T10:09:00Z" w16du:dateUtc="2025-08-01T15:09:00Z">
        <w:r w:rsidR="00C152FB" w:rsidDel="003674F7">
          <w:rPr>
            <w:rFonts w:ascii="Times New Roman" w:hAnsi="Times New Roman" w:cs="Times New Roman"/>
          </w:rPr>
          <w:delText>to normal pregnancies in AL fed dams</w:delText>
        </w:r>
      </w:del>
      <w:r w:rsidR="00C152FB">
        <w:rPr>
          <w:rFonts w:ascii="Times New Roman" w:hAnsi="Times New Roman" w:cs="Times New Roman"/>
        </w:rPr>
        <w:t xml:space="preserve">, </w:t>
      </w:r>
      <w:del w:id="339" w:author="Molly C. Mulcahy" w:date="2025-08-01T10:10:00Z" w16du:dateUtc="2025-08-01T15:10:00Z">
        <w:r w:rsidR="00C152FB" w:rsidDel="003674F7">
          <w:rPr>
            <w:rFonts w:ascii="Times New Roman" w:hAnsi="Times New Roman" w:cs="Times New Roman"/>
          </w:rPr>
          <w:delText xml:space="preserve">but </w:delText>
        </w:r>
      </w:del>
      <w:ins w:id="340" w:author="Molly C. Mulcahy" w:date="2025-08-01T10:10:00Z" w16du:dateUtc="2025-08-01T15:10:00Z">
        <w:r w:rsidR="003674F7">
          <w:rPr>
            <w:rFonts w:ascii="Times New Roman" w:hAnsi="Times New Roman" w:cs="Times New Roman"/>
          </w:rPr>
          <w:t xml:space="preserve">and </w:t>
        </w:r>
      </w:ins>
      <w:r w:rsidR="00C152FB">
        <w:rPr>
          <w:rFonts w:ascii="Times New Roman" w:hAnsi="Times New Roman" w:cs="Times New Roman"/>
        </w:rPr>
        <w:t xml:space="preserve">that there is a more robust response to </w:t>
      </w:r>
      <w:del w:id="341" w:author="Molly C. Mulcahy" w:date="2025-08-01T10:10:00Z" w16du:dateUtc="2025-08-01T15:10:00Z">
        <w:r w:rsidR="00C152FB" w:rsidDel="003674F7">
          <w:rPr>
            <w:rFonts w:ascii="Times New Roman" w:hAnsi="Times New Roman" w:cs="Times New Roman"/>
          </w:rPr>
          <w:delText xml:space="preserve">hypoglycemia </w:delText>
        </w:r>
      </w:del>
      <w:ins w:id="342" w:author="Molly C. Mulcahy" w:date="2025-08-01T10:10:00Z" w16du:dateUtc="2025-08-01T15:10:00Z">
        <w:r w:rsidR="003674F7">
          <w:rPr>
            <w:rFonts w:ascii="Times New Roman" w:hAnsi="Times New Roman" w:cs="Times New Roman"/>
          </w:rPr>
          <w:t xml:space="preserve">reaching a glucose nadir </w:t>
        </w:r>
      </w:ins>
      <w:r w:rsidR="00C152FB">
        <w:rPr>
          <w:rFonts w:ascii="Times New Roman" w:hAnsi="Times New Roman" w:cs="Times New Roman"/>
        </w:rPr>
        <w:t>in dams who undergo chronic, prolonged overnight fasts during the perinatal period</w:t>
      </w:r>
      <w:r w:rsidR="00AC6047">
        <w:rPr>
          <w:rFonts w:ascii="Times New Roman" w:hAnsi="Times New Roman" w:cs="Times New Roman"/>
        </w:rPr>
        <w:t xml:space="preserve">. </w:t>
      </w:r>
      <w:del w:id="343" w:author="Molly C. Mulcahy" w:date="2025-08-01T10:10:00Z" w16du:dateUtc="2025-08-01T15:10:00Z">
        <w:r w:rsidR="00AC6047" w:rsidDel="003674F7">
          <w:rPr>
            <w:rFonts w:ascii="Times New Roman" w:hAnsi="Times New Roman" w:cs="Times New Roman"/>
          </w:rPr>
          <w:delText xml:space="preserve">This </w:delText>
        </w:r>
      </w:del>
      <w:ins w:id="344" w:author="Molly C. Mulcahy" w:date="2025-08-01T10:10:00Z" w16du:dateUtc="2025-08-01T15:10:00Z">
        <w:r w:rsidR="003674F7">
          <w:rPr>
            <w:rFonts w:ascii="Times New Roman" w:hAnsi="Times New Roman" w:cs="Times New Roman"/>
          </w:rPr>
          <w:t>Which is</w:t>
        </w:r>
      </w:ins>
      <w:del w:id="345" w:author="Molly C. Mulcahy" w:date="2025-08-01T10:10:00Z" w16du:dateUtc="2025-08-01T15:10:00Z">
        <w:r w:rsidR="00AC6047" w:rsidDel="003674F7">
          <w:rPr>
            <w:rFonts w:ascii="Times New Roman" w:hAnsi="Times New Roman" w:cs="Times New Roman"/>
          </w:rPr>
          <w:delText>change is</w:delText>
        </w:r>
      </w:del>
      <w:r w:rsidR="00AC6047">
        <w:rPr>
          <w:rFonts w:ascii="Times New Roman" w:hAnsi="Times New Roman" w:cs="Times New Roman"/>
        </w:rPr>
        <w:t xml:space="preserve"> unlikely to be driven by ba</w:t>
      </w:r>
      <w:r w:rsidR="006541AF">
        <w:rPr>
          <w:rFonts w:ascii="Times New Roman" w:hAnsi="Times New Roman" w:cs="Times New Roman"/>
        </w:rPr>
        <w:t xml:space="preserve">seline </w:t>
      </w:r>
      <w:del w:id="346" w:author="Molly C. Mulcahy" w:date="2025-08-01T10:26:00Z" w16du:dateUtc="2025-08-01T15:26:00Z">
        <w:r w:rsidR="006541AF" w:rsidDel="00227FEC">
          <w:rPr>
            <w:rFonts w:ascii="Times New Roman" w:hAnsi="Times New Roman" w:cs="Times New Roman"/>
          </w:rPr>
          <w:delText>differences in</w:delText>
        </w:r>
      </w:del>
      <w:r w:rsidR="00AC6047">
        <w:rPr>
          <w:rFonts w:ascii="Times New Roman" w:hAnsi="Times New Roman" w:cs="Times New Roman"/>
        </w:rPr>
        <w:t xml:space="preserve"> insulin </w:t>
      </w:r>
      <w:del w:id="347" w:author="Molly C. Mulcahy" w:date="2025-08-01T10:26:00Z" w16du:dateUtc="2025-08-01T15:26:00Z">
        <w:r w:rsidR="00AC6047" w:rsidDel="00227FEC">
          <w:rPr>
            <w:rFonts w:ascii="Times New Roman" w:hAnsi="Times New Roman" w:cs="Times New Roman"/>
          </w:rPr>
          <w:delText>concentration</w:delText>
        </w:r>
      </w:del>
      <w:ins w:id="348" w:author="Molly C. Mulcahy" w:date="2025-08-01T10:26:00Z" w16du:dateUtc="2025-08-01T15:26:00Z">
        <w:r w:rsidR="00227FEC">
          <w:rPr>
            <w:rFonts w:ascii="Times New Roman" w:hAnsi="Times New Roman" w:cs="Times New Roman"/>
          </w:rPr>
          <w:t>levels</w:t>
        </w:r>
      </w:ins>
      <w:r w:rsidR="00C152FB">
        <w:rPr>
          <w:rFonts w:ascii="Times New Roman" w:hAnsi="Times New Roman" w:cs="Times New Roman"/>
        </w:rPr>
        <w:t xml:space="preserve">. </w:t>
      </w:r>
    </w:p>
    <w:p w14:paraId="5A13AC52" w14:textId="77777777" w:rsidR="00CA07AE" w:rsidRDefault="00CA07AE" w:rsidP="00820440">
      <w:pPr>
        <w:pStyle w:val="Heading2"/>
      </w:pPr>
    </w:p>
    <w:p w14:paraId="6D1DA89B" w14:textId="002D0489" w:rsidR="00820440" w:rsidRDefault="00820440" w:rsidP="00820440">
      <w:pPr>
        <w:pStyle w:val="Heading2"/>
      </w:pPr>
      <w:r w:rsidRPr="00820440">
        <w:t xml:space="preserve">Fecundity, birthweights and growth are similar between control and </w:t>
      </w:r>
      <w:proofErr w:type="spellStart"/>
      <w:r w:rsidRPr="00820440">
        <w:t>eTRF</w:t>
      </w:r>
      <w:proofErr w:type="spellEnd"/>
      <w:r w:rsidRPr="00820440">
        <w:t xml:space="preserve"> pregnancies</w:t>
      </w:r>
    </w:p>
    <w:p w14:paraId="646EAFA3" w14:textId="4F990FB3" w:rsidR="0034520D" w:rsidRDefault="0034520D" w:rsidP="0034520D">
      <w:pPr>
        <w:spacing w:line="360" w:lineRule="auto"/>
        <w:rPr>
          <w:rFonts w:ascii="Times New Roman" w:hAnsi="Times New Roman" w:cs="Times New Roman"/>
        </w:rPr>
      </w:pPr>
      <w:r>
        <w:rPr>
          <w:rFonts w:ascii="Times New Roman" w:hAnsi="Times New Roman" w:cs="Times New Roman"/>
        </w:rPr>
        <w:t>W</w:t>
      </w:r>
      <w:commentRangeStart w:id="349"/>
      <w:commentRangeStart w:id="350"/>
      <w:r w:rsidRPr="009A3882">
        <w:rPr>
          <w:rFonts w:ascii="Times New Roman" w:hAnsi="Times New Roman" w:cs="Times New Roman"/>
        </w:rPr>
        <w:t>e assess</w:t>
      </w:r>
      <w:r>
        <w:rPr>
          <w:rFonts w:ascii="Times New Roman" w:hAnsi="Times New Roman" w:cs="Times New Roman"/>
        </w:rPr>
        <w:t>ed fertility by evaluating the time spent in each stage of the estrus cycle,</w:t>
      </w:r>
      <w:r w:rsidRPr="009A3882">
        <w:rPr>
          <w:rFonts w:ascii="Times New Roman" w:hAnsi="Times New Roman" w:cs="Times New Roman"/>
        </w:rPr>
        <w:t xml:space="preserve"> the latency to copulatory plug appearance after pairing</w:t>
      </w:r>
      <w:r>
        <w:rPr>
          <w:rFonts w:ascii="Times New Roman" w:hAnsi="Times New Roman" w:cs="Times New Roman"/>
        </w:rPr>
        <w:t>, and rate of successful pairings</w:t>
      </w:r>
      <w:r w:rsidRPr="009A3882">
        <w:rPr>
          <w:rFonts w:ascii="Times New Roman" w:hAnsi="Times New Roman" w:cs="Times New Roman"/>
        </w:rPr>
        <w:t>.</w:t>
      </w:r>
      <w:commentRangeEnd w:id="349"/>
      <w:r>
        <w:rPr>
          <w:rStyle w:val="CommentReference"/>
        </w:rPr>
        <w:commentReference w:id="349"/>
      </w:r>
      <w:commentRangeEnd w:id="350"/>
      <w:r>
        <w:rPr>
          <w:rStyle w:val="CommentReference"/>
        </w:rPr>
        <w:commentReference w:id="350"/>
      </w:r>
      <w:r w:rsidRPr="009A3882">
        <w:rPr>
          <w:rFonts w:ascii="Times New Roman" w:hAnsi="Times New Roman" w:cs="Times New Roman"/>
        </w:rPr>
        <w:t xml:space="preserve"> We found that</w:t>
      </w:r>
      <w:r>
        <w:rPr>
          <w:rFonts w:ascii="Times New Roman" w:hAnsi="Times New Roman" w:cs="Times New Roman"/>
        </w:rPr>
        <w:t xml:space="preserve"> the average number of days spent in each estrus stage was similar despite the dam undergoing </w:t>
      </w:r>
      <w:proofErr w:type="spellStart"/>
      <w:r>
        <w:rPr>
          <w:rFonts w:ascii="Times New Roman" w:hAnsi="Times New Roman" w:cs="Times New Roman"/>
        </w:rPr>
        <w:t>eTRF</w:t>
      </w:r>
      <w:proofErr w:type="spellEnd"/>
      <w:r>
        <w:rPr>
          <w:rFonts w:ascii="Times New Roman" w:hAnsi="Times New Roman" w:cs="Times New Roman"/>
        </w:rPr>
        <w:t xml:space="preserve"> (</w:t>
      </w:r>
      <w:r w:rsidRPr="0034520D">
        <w:rPr>
          <w:rFonts w:ascii="Times New Roman" w:hAnsi="Times New Roman" w:cs="Times New Roman"/>
          <w:b/>
          <w:bCs/>
        </w:rPr>
        <w:t>Figure 4A</w:t>
      </w:r>
      <w:r>
        <w:rPr>
          <w:rFonts w:ascii="Times New Roman" w:hAnsi="Times New Roman" w:cs="Times New Roman"/>
        </w:rPr>
        <w:t>, p=0.70)</w:t>
      </w:r>
      <w:r w:rsidRPr="009A3882">
        <w:rPr>
          <w:rFonts w:ascii="Times New Roman" w:hAnsi="Times New Roman" w:cs="Times New Roman"/>
        </w:rPr>
        <w:t>.</w:t>
      </w:r>
      <w:r>
        <w:rPr>
          <w:rFonts w:ascii="Times New Roman" w:hAnsi="Times New Roman" w:cs="Times New Roman"/>
        </w:rPr>
        <w:t xml:space="preserve"> The latency to copulatory plug was </w:t>
      </w:r>
      <w:del w:id="351" w:author="Molly C. Mulcahy" w:date="2025-08-01T10:27:00Z" w16du:dateUtc="2025-08-01T15:27:00Z">
        <w:r w:rsidDel="00227FEC">
          <w:rPr>
            <w:rFonts w:ascii="Times New Roman" w:hAnsi="Times New Roman" w:cs="Times New Roman"/>
          </w:rPr>
          <w:delText>less than one day longer</w:delText>
        </w:r>
      </w:del>
      <w:ins w:id="352" w:author="Molly C. Mulcahy" w:date="2025-08-01T10:27:00Z" w16du:dateUtc="2025-08-01T15:27:00Z">
        <w:r w:rsidR="00227FEC">
          <w:rPr>
            <w:rFonts w:ascii="Times New Roman" w:hAnsi="Times New Roman" w:cs="Times New Roman"/>
          </w:rPr>
          <w:t>comparable</w:t>
        </w:r>
      </w:ins>
      <w:r>
        <w:rPr>
          <w:rFonts w:ascii="Times New Roman" w:hAnsi="Times New Roman" w:cs="Times New Roman"/>
        </w:rPr>
        <w:t xml:space="preserve"> (2.29 vs 2.94, AL vs </w:t>
      </w:r>
      <w:proofErr w:type="spellStart"/>
      <w:r>
        <w:rPr>
          <w:rFonts w:ascii="Times New Roman" w:hAnsi="Times New Roman" w:cs="Times New Roman"/>
        </w:rPr>
        <w:t>eTRF</w:t>
      </w:r>
      <w:proofErr w:type="spellEnd"/>
      <w:r>
        <w:rPr>
          <w:rFonts w:ascii="Times New Roman" w:hAnsi="Times New Roman" w:cs="Times New Roman"/>
        </w:rPr>
        <w:t xml:space="preserve"> respectively) in </w:t>
      </w:r>
      <w:proofErr w:type="spellStart"/>
      <w:r>
        <w:rPr>
          <w:rFonts w:ascii="Times New Roman" w:hAnsi="Times New Roman" w:cs="Times New Roman"/>
        </w:rPr>
        <w:t>eTRF</w:t>
      </w:r>
      <w:proofErr w:type="spellEnd"/>
      <w:r>
        <w:rPr>
          <w:rFonts w:ascii="Times New Roman" w:hAnsi="Times New Roman" w:cs="Times New Roman"/>
        </w:rPr>
        <w:t xml:space="preserve"> dams</w:t>
      </w:r>
      <w:r w:rsidRPr="009A3882">
        <w:rPr>
          <w:rFonts w:ascii="Times New Roman" w:hAnsi="Times New Roman" w:cs="Times New Roman"/>
        </w:rPr>
        <w:t xml:space="preserve"> </w:t>
      </w:r>
      <w:r>
        <w:rPr>
          <w:rFonts w:ascii="Times New Roman" w:hAnsi="Times New Roman" w:cs="Times New Roman"/>
        </w:rPr>
        <w:t>(</w:t>
      </w:r>
      <w:r w:rsidRPr="0034520D">
        <w:rPr>
          <w:rFonts w:ascii="Times New Roman" w:hAnsi="Times New Roman" w:cs="Times New Roman"/>
          <w:b/>
          <w:bCs/>
        </w:rPr>
        <w:t>Figure 4B</w:t>
      </w:r>
      <w:r>
        <w:rPr>
          <w:rFonts w:ascii="Times New Roman" w:hAnsi="Times New Roman" w:cs="Times New Roman"/>
        </w:rPr>
        <w:t xml:space="preserve">, p=0.39). </w:t>
      </w:r>
      <w:del w:id="353" w:author="Molly C. Mulcahy" w:date="2025-08-01T10:27:00Z" w16du:dateUtc="2025-08-01T15:27:00Z">
        <w:r w:rsidDel="00227FEC">
          <w:rPr>
            <w:rFonts w:ascii="Times New Roman" w:hAnsi="Times New Roman" w:cs="Times New Roman"/>
          </w:rPr>
          <w:delText xml:space="preserve">When comparing mating pairs who were successful and had litters to those that did not, </w:delText>
        </w:r>
      </w:del>
      <w:ins w:id="354" w:author="Molly C. Mulcahy" w:date="2025-08-01T10:28:00Z" w16du:dateUtc="2025-08-01T15:28:00Z">
        <w:r w:rsidR="00227FEC">
          <w:rPr>
            <w:rFonts w:ascii="Times New Roman" w:hAnsi="Times New Roman" w:cs="Times New Roman"/>
          </w:rPr>
          <w:t>T</w:t>
        </w:r>
      </w:ins>
      <w:del w:id="355" w:author="Molly C. Mulcahy" w:date="2025-08-01T10:28:00Z" w16du:dateUtc="2025-08-01T15:28:00Z">
        <w:r w:rsidDel="00227FEC">
          <w:rPr>
            <w:rFonts w:ascii="Times New Roman" w:hAnsi="Times New Roman" w:cs="Times New Roman"/>
          </w:rPr>
          <w:delText>t</w:delText>
        </w:r>
      </w:del>
      <w:r>
        <w:rPr>
          <w:rFonts w:ascii="Times New Roman" w:hAnsi="Times New Roman" w:cs="Times New Roman"/>
        </w:rPr>
        <w:t xml:space="preserve">here was no difference in the rates of </w:t>
      </w:r>
      <w:ins w:id="356" w:author="Molly C. Mulcahy" w:date="2025-08-01T10:28:00Z" w16du:dateUtc="2025-08-01T15:28:00Z">
        <w:r w:rsidR="00227FEC">
          <w:rPr>
            <w:rFonts w:ascii="Times New Roman" w:hAnsi="Times New Roman" w:cs="Times New Roman"/>
          </w:rPr>
          <w:t>successful pairings</w:t>
        </w:r>
      </w:ins>
      <w:del w:id="357" w:author="Molly C. Mulcahy" w:date="2025-08-01T10:28:00Z" w16du:dateUtc="2025-08-01T15:28:00Z">
        <w:r w:rsidDel="00227FEC">
          <w:rPr>
            <w:rFonts w:ascii="Times New Roman" w:hAnsi="Times New Roman" w:cs="Times New Roman"/>
          </w:rPr>
          <w:delText>pregnancy</w:delText>
        </w:r>
      </w:del>
      <w:r>
        <w:rPr>
          <w:rFonts w:ascii="Times New Roman" w:hAnsi="Times New Roman" w:cs="Times New Roman"/>
        </w:rPr>
        <w:t xml:space="preserve"> between feeding regimens (not pictured, p=0.99). This suggests that despite </w:t>
      </w:r>
      <w:ins w:id="358" w:author="Molly C. Mulcahy" w:date="2025-08-01T10:28:00Z" w16du:dateUtc="2025-08-01T15:28:00Z">
        <w:r w:rsidR="00227FEC">
          <w:rPr>
            <w:rFonts w:ascii="Times New Roman" w:hAnsi="Times New Roman" w:cs="Times New Roman"/>
          </w:rPr>
          <w:t xml:space="preserve">employment of a </w:t>
        </w:r>
      </w:ins>
      <w:proofErr w:type="gramStart"/>
      <w:r>
        <w:rPr>
          <w:rFonts w:ascii="Times New Roman" w:hAnsi="Times New Roman" w:cs="Times New Roman"/>
        </w:rPr>
        <w:t>fairly restrictive</w:t>
      </w:r>
      <w:proofErr w:type="gramEnd"/>
      <w:r>
        <w:rPr>
          <w:rFonts w:ascii="Times New Roman" w:hAnsi="Times New Roman" w:cs="Times New Roman"/>
        </w:rPr>
        <w:t xml:space="preserve"> dietary</w:t>
      </w:r>
      <w:del w:id="359" w:author="Molly C. Mulcahy" w:date="2025-08-01T10:28:00Z" w16du:dateUtc="2025-08-01T15:28:00Z">
        <w:r w:rsidDel="00227FEC">
          <w:rPr>
            <w:rFonts w:ascii="Times New Roman" w:hAnsi="Times New Roman" w:cs="Times New Roman"/>
          </w:rPr>
          <w:delText xml:space="preserve"> regimen was adopted</w:delText>
        </w:r>
      </w:del>
      <w:r>
        <w:rPr>
          <w:rFonts w:ascii="Times New Roman" w:hAnsi="Times New Roman" w:cs="Times New Roman"/>
        </w:rPr>
        <w:t xml:space="preserve">, fertility and estrus </w:t>
      </w:r>
      <w:del w:id="360" w:author="Molly C. Mulcahy" w:date="2025-08-01T10:28:00Z" w16du:dateUtc="2025-08-01T15:28:00Z">
        <w:r w:rsidDel="00227FEC">
          <w:rPr>
            <w:rFonts w:ascii="Times New Roman" w:hAnsi="Times New Roman" w:cs="Times New Roman"/>
          </w:rPr>
          <w:delText xml:space="preserve">cycling </w:delText>
        </w:r>
      </w:del>
      <w:ins w:id="361" w:author="Molly C. Mulcahy" w:date="2025-08-01T10:28:00Z" w16du:dateUtc="2025-08-01T15:28:00Z">
        <w:r w:rsidR="00227FEC">
          <w:rPr>
            <w:rFonts w:ascii="Times New Roman" w:hAnsi="Times New Roman" w:cs="Times New Roman"/>
          </w:rPr>
          <w:t xml:space="preserve">cycles </w:t>
        </w:r>
      </w:ins>
      <w:r>
        <w:rPr>
          <w:rFonts w:ascii="Times New Roman" w:hAnsi="Times New Roman" w:cs="Times New Roman"/>
        </w:rPr>
        <w:t>w</w:t>
      </w:r>
      <w:ins w:id="362" w:author="Molly C. Mulcahy" w:date="2025-08-01T10:28:00Z" w16du:dateUtc="2025-08-01T15:28:00Z">
        <w:r w:rsidR="00227FEC">
          <w:rPr>
            <w:rFonts w:ascii="Times New Roman" w:hAnsi="Times New Roman" w:cs="Times New Roman"/>
          </w:rPr>
          <w:t>ere</w:t>
        </w:r>
      </w:ins>
      <w:del w:id="363" w:author="Molly C. Mulcahy" w:date="2025-08-01T10:28:00Z" w16du:dateUtc="2025-08-01T15:28:00Z">
        <w:r w:rsidDel="00227FEC">
          <w:rPr>
            <w:rFonts w:ascii="Times New Roman" w:hAnsi="Times New Roman" w:cs="Times New Roman"/>
          </w:rPr>
          <w:delText>as</w:delText>
        </w:r>
      </w:del>
      <w:r>
        <w:rPr>
          <w:rFonts w:ascii="Times New Roman" w:hAnsi="Times New Roman" w:cs="Times New Roman"/>
        </w:rPr>
        <w:t xml:space="preserve"> not disrupted by </w:t>
      </w:r>
      <w:proofErr w:type="spellStart"/>
      <w:r>
        <w:rPr>
          <w:rFonts w:ascii="Times New Roman" w:hAnsi="Times New Roman" w:cs="Times New Roman"/>
        </w:rPr>
        <w:t>eTRF</w:t>
      </w:r>
      <w:proofErr w:type="spellEnd"/>
      <w:r>
        <w:rPr>
          <w:rFonts w:ascii="Times New Roman" w:hAnsi="Times New Roman" w:cs="Times New Roman"/>
        </w:rPr>
        <w:t xml:space="preserve">. </w:t>
      </w:r>
    </w:p>
    <w:p w14:paraId="4109C51F" w14:textId="52637B1E" w:rsidR="008600D2" w:rsidRDefault="00DD5658" w:rsidP="00B310D2">
      <w:pPr>
        <w:spacing w:line="360" w:lineRule="auto"/>
        <w:rPr>
          <w:rFonts w:ascii="Times New Roman" w:hAnsi="Times New Roman" w:cs="Times New Roman"/>
        </w:rPr>
      </w:pPr>
      <w:r w:rsidRPr="009A3882">
        <w:rPr>
          <w:rFonts w:ascii="Times New Roman" w:hAnsi="Times New Roman" w:cs="Times New Roman"/>
        </w:rPr>
        <w:t xml:space="preserve">To evaluate the effect of gestational </w:t>
      </w:r>
      <w:proofErr w:type="spellStart"/>
      <w:r w:rsidRPr="009A3882">
        <w:rPr>
          <w:rFonts w:ascii="Times New Roman" w:hAnsi="Times New Roman" w:cs="Times New Roman"/>
        </w:rPr>
        <w:t>eTRF</w:t>
      </w:r>
      <w:proofErr w:type="spellEnd"/>
      <w:r w:rsidRPr="009A3882">
        <w:rPr>
          <w:rFonts w:ascii="Times New Roman" w:hAnsi="Times New Roman" w:cs="Times New Roman"/>
        </w:rPr>
        <w:t xml:space="preserve"> on reproductive outcomes</w:t>
      </w:r>
      <w:r w:rsidR="00B310D2">
        <w:rPr>
          <w:rFonts w:ascii="Times New Roman" w:hAnsi="Times New Roman" w:cs="Times New Roman"/>
        </w:rPr>
        <w:t xml:space="preserve"> that are </w:t>
      </w:r>
      <w:del w:id="364" w:author="Molly C. Mulcahy" w:date="2025-08-01T10:28:00Z" w16du:dateUtc="2025-08-01T15:28:00Z">
        <w:r w:rsidR="00B310D2" w:rsidDel="00227FEC">
          <w:rPr>
            <w:rFonts w:ascii="Times New Roman" w:hAnsi="Times New Roman" w:cs="Times New Roman"/>
          </w:rPr>
          <w:delText xml:space="preserve">similarly observed and </w:delText>
        </w:r>
      </w:del>
      <w:r w:rsidR="00B310D2">
        <w:rPr>
          <w:rFonts w:ascii="Times New Roman" w:hAnsi="Times New Roman" w:cs="Times New Roman"/>
        </w:rPr>
        <w:t>often impacted by gestational food restriction</w:t>
      </w:r>
      <w:r w:rsidRPr="009A3882">
        <w:rPr>
          <w:rFonts w:ascii="Times New Roman" w:hAnsi="Times New Roman" w:cs="Times New Roman"/>
        </w:rPr>
        <w:t xml:space="preserve">, </w:t>
      </w:r>
      <w:r w:rsidR="00B81443">
        <w:rPr>
          <w:rFonts w:ascii="Times New Roman" w:hAnsi="Times New Roman" w:cs="Times New Roman"/>
        </w:rPr>
        <w:t xml:space="preserve">we </w:t>
      </w:r>
      <w:r w:rsidR="00404C71">
        <w:rPr>
          <w:rFonts w:ascii="Times New Roman" w:hAnsi="Times New Roman" w:cs="Times New Roman"/>
        </w:rPr>
        <w:t xml:space="preserve">calculated </w:t>
      </w:r>
      <w:r w:rsidR="00B310D2">
        <w:rPr>
          <w:rFonts w:ascii="Times New Roman" w:hAnsi="Times New Roman" w:cs="Times New Roman"/>
        </w:rPr>
        <w:t xml:space="preserve">litter size, average rates of </w:t>
      </w:r>
      <w:ins w:id="365" w:author="Molly C. Mulcahy" w:date="2025-08-01T10:29:00Z" w16du:dateUtc="2025-08-01T15:29:00Z">
        <w:r w:rsidR="00227FEC">
          <w:rPr>
            <w:rFonts w:ascii="Times New Roman" w:hAnsi="Times New Roman" w:cs="Times New Roman"/>
          </w:rPr>
          <w:t xml:space="preserve">early postnatal </w:t>
        </w:r>
      </w:ins>
      <w:r w:rsidR="00B310D2">
        <w:rPr>
          <w:rFonts w:ascii="Times New Roman" w:hAnsi="Times New Roman" w:cs="Times New Roman"/>
        </w:rPr>
        <w:t>survival</w:t>
      </w:r>
      <w:del w:id="366" w:author="Molly C. Mulcahy" w:date="2025-08-01T10:29:00Z" w16du:dateUtc="2025-08-01T15:29:00Z">
        <w:r w:rsidR="00B310D2" w:rsidDel="00227FEC">
          <w:rPr>
            <w:rFonts w:ascii="Times New Roman" w:hAnsi="Times New Roman" w:cs="Times New Roman"/>
          </w:rPr>
          <w:delText xml:space="preserve"> during postnatal days</w:delText>
        </w:r>
      </w:del>
      <w:r w:rsidR="00B310D2">
        <w:rPr>
          <w:rFonts w:ascii="Times New Roman" w:hAnsi="Times New Roman" w:cs="Times New Roman"/>
        </w:rPr>
        <w:t xml:space="preserve">, and </w:t>
      </w:r>
      <w:ins w:id="367" w:author="Molly C. Mulcahy" w:date="2025-08-01T10:29:00Z" w16du:dateUtc="2025-08-01T15:29:00Z">
        <w:r w:rsidR="00227FEC">
          <w:rPr>
            <w:rFonts w:ascii="Times New Roman" w:hAnsi="Times New Roman" w:cs="Times New Roman"/>
          </w:rPr>
          <w:t xml:space="preserve">body </w:t>
        </w:r>
      </w:ins>
      <w:r w:rsidR="00B310D2">
        <w:rPr>
          <w:rFonts w:ascii="Times New Roman" w:hAnsi="Times New Roman" w:cs="Times New Roman"/>
        </w:rPr>
        <w:t>weights of pups in the first 24 hours of life.</w:t>
      </w:r>
      <w:del w:id="368" w:author="Molly C. Mulcahy" w:date="2025-08-01T10:29:00Z" w16du:dateUtc="2025-08-01T15:29:00Z">
        <w:r w:rsidR="00B310D2" w:rsidDel="00227FEC">
          <w:rPr>
            <w:rFonts w:ascii="Times New Roman" w:hAnsi="Times New Roman" w:cs="Times New Roman"/>
          </w:rPr>
          <w:delText xml:space="preserve"> We </w:delText>
        </w:r>
        <w:r w:rsidR="00B81443" w:rsidDel="00227FEC">
          <w:rPr>
            <w:rFonts w:ascii="Times New Roman" w:hAnsi="Times New Roman" w:cs="Times New Roman"/>
          </w:rPr>
          <w:delText xml:space="preserve">calculated </w:delText>
        </w:r>
        <w:r w:rsidR="00B310D2" w:rsidDel="00227FEC">
          <w:rPr>
            <w:rFonts w:ascii="Times New Roman" w:hAnsi="Times New Roman" w:cs="Times New Roman"/>
          </w:rPr>
          <w:delText xml:space="preserve">gestational age for each dam as </w:delText>
        </w:r>
        <w:r w:rsidR="00B81443" w:rsidDel="00227FEC">
          <w:rPr>
            <w:rFonts w:ascii="Times New Roman" w:hAnsi="Times New Roman" w:cs="Times New Roman"/>
          </w:rPr>
          <w:delText>the average number of</w:delText>
        </w:r>
        <w:r w:rsidR="00B310D2" w:rsidDel="00227FEC">
          <w:rPr>
            <w:rFonts w:ascii="Times New Roman" w:hAnsi="Times New Roman" w:cs="Times New Roman"/>
          </w:rPr>
          <w:delText xml:space="preserve"> </w:delText>
        </w:r>
        <w:r w:rsidR="00B81443" w:rsidDel="00227FEC">
          <w:rPr>
            <w:rFonts w:ascii="Times New Roman" w:hAnsi="Times New Roman" w:cs="Times New Roman"/>
          </w:rPr>
          <w:delText xml:space="preserve">days between copulatory plug discovery and </w:delText>
        </w:r>
        <w:r w:rsidR="008600D2" w:rsidDel="00227FEC">
          <w:rPr>
            <w:rFonts w:ascii="Times New Roman" w:hAnsi="Times New Roman" w:cs="Times New Roman"/>
          </w:rPr>
          <w:delText>parturition</w:delText>
        </w:r>
        <w:r w:rsidR="00B81443" w:rsidDel="00227FEC">
          <w:rPr>
            <w:rFonts w:ascii="Times New Roman" w:hAnsi="Times New Roman" w:cs="Times New Roman"/>
          </w:rPr>
          <w:delText>.</w:delText>
        </w:r>
      </w:del>
      <w:r w:rsidR="00B81443">
        <w:rPr>
          <w:rFonts w:ascii="Times New Roman" w:hAnsi="Times New Roman" w:cs="Times New Roman"/>
        </w:rPr>
        <w:t xml:space="preserve"> We found that </w:t>
      </w:r>
      <w:proofErr w:type="spellStart"/>
      <w:r w:rsidR="00B81443">
        <w:rPr>
          <w:rFonts w:ascii="Times New Roman" w:hAnsi="Times New Roman" w:cs="Times New Roman"/>
        </w:rPr>
        <w:t>eTRF</w:t>
      </w:r>
      <w:proofErr w:type="spellEnd"/>
      <w:r w:rsidR="00B81443">
        <w:rPr>
          <w:rFonts w:ascii="Times New Roman" w:hAnsi="Times New Roman" w:cs="Times New Roman"/>
        </w:rPr>
        <w:t xml:space="preserve"> and AL dams had similar gestational ages </w:t>
      </w:r>
      <w:del w:id="369" w:author="Molly C. Mulcahy" w:date="2025-08-01T10:30:00Z" w16du:dateUtc="2025-08-01T15:30:00Z">
        <w:r w:rsidR="00B310D2" w:rsidDel="00227FEC">
          <w:rPr>
            <w:rFonts w:ascii="Times New Roman" w:hAnsi="Times New Roman" w:cs="Times New Roman"/>
          </w:rPr>
          <w:delText xml:space="preserve">within anticipated normal range for mouse pregnancy </w:delText>
        </w:r>
      </w:del>
      <w:r w:rsidR="00B81443">
        <w:rPr>
          <w:rFonts w:ascii="Times New Roman" w:hAnsi="Times New Roman" w:cs="Times New Roman"/>
        </w:rPr>
        <w:t>(</w:t>
      </w:r>
      <w:r w:rsidR="00B81443" w:rsidRPr="008C318A">
        <w:rPr>
          <w:rFonts w:ascii="Times New Roman" w:hAnsi="Times New Roman" w:cs="Times New Roman"/>
          <w:b/>
          <w:bCs/>
        </w:rPr>
        <w:t>Figure</w:t>
      </w:r>
      <w:r w:rsidR="00404C71">
        <w:rPr>
          <w:rFonts w:ascii="Times New Roman" w:hAnsi="Times New Roman" w:cs="Times New Roman"/>
          <w:b/>
          <w:bCs/>
        </w:rPr>
        <w:t xml:space="preserve"> </w:t>
      </w:r>
      <w:r w:rsidR="008C318A">
        <w:rPr>
          <w:rFonts w:ascii="Times New Roman" w:hAnsi="Times New Roman" w:cs="Times New Roman"/>
          <w:b/>
          <w:bCs/>
        </w:rPr>
        <w:t>4</w:t>
      </w:r>
      <w:r w:rsidR="0007068C">
        <w:rPr>
          <w:rFonts w:ascii="Times New Roman" w:hAnsi="Times New Roman" w:cs="Times New Roman"/>
          <w:b/>
          <w:bCs/>
        </w:rPr>
        <w:t>C</w:t>
      </w:r>
      <w:r w:rsidR="00B81443">
        <w:rPr>
          <w:rFonts w:ascii="Times New Roman" w:hAnsi="Times New Roman" w:cs="Times New Roman"/>
        </w:rPr>
        <w:t>, p=0.2</w:t>
      </w:r>
      <w:r w:rsidR="0007068C">
        <w:rPr>
          <w:rFonts w:ascii="Times New Roman" w:hAnsi="Times New Roman" w:cs="Times New Roman"/>
        </w:rPr>
        <w:t>0</w:t>
      </w:r>
      <w:r w:rsidR="00B81443">
        <w:rPr>
          <w:rFonts w:ascii="Times New Roman" w:hAnsi="Times New Roman" w:cs="Times New Roman"/>
        </w:rPr>
        <w:t xml:space="preserve">). </w:t>
      </w:r>
      <w:r w:rsidR="008600D2">
        <w:rPr>
          <w:rFonts w:ascii="Times New Roman" w:hAnsi="Times New Roman" w:cs="Times New Roman"/>
        </w:rPr>
        <w:t>There was a 28</w:t>
      </w:r>
      <w:r w:rsidR="00404C71">
        <w:rPr>
          <w:rFonts w:ascii="Times New Roman" w:hAnsi="Times New Roman" w:cs="Times New Roman"/>
        </w:rPr>
        <w:t>%</w:t>
      </w:r>
      <w:r w:rsidR="008600D2">
        <w:rPr>
          <w:rFonts w:ascii="Times New Roman" w:hAnsi="Times New Roman" w:cs="Times New Roman"/>
        </w:rPr>
        <w:t xml:space="preserve"> reduction in the number of pups surviving to PND3 in </w:t>
      </w:r>
      <w:proofErr w:type="spellStart"/>
      <w:r w:rsidR="008600D2">
        <w:rPr>
          <w:rFonts w:ascii="Times New Roman" w:hAnsi="Times New Roman" w:cs="Times New Roman"/>
        </w:rPr>
        <w:t>eTRF</w:t>
      </w:r>
      <w:proofErr w:type="spellEnd"/>
      <w:r w:rsidR="008600D2">
        <w:rPr>
          <w:rFonts w:ascii="Times New Roman" w:hAnsi="Times New Roman" w:cs="Times New Roman"/>
        </w:rPr>
        <w:t xml:space="preserve"> litters (</w:t>
      </w:r>
      <w:r w:rsidR="008600D2"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D</w:t>
      </w:r>
      <w:r w:rsidR="008600D2">
        <w:rPr>
          <w:rFonts w:ascii="Times New Roman" w:hAnsi="Times New Roman" w:cs="Times New Roman"/>
        </w:rPr>
        <w:t xml:space="preserve">, p=0.039). </w:t>
      </w:r>
      <w:r w:rsidR="00BB3BB1">
        <w:rPr>
          <w:rFonts w:ascii="Times New Roman" w:hAnsi="Times New Roman" w:cs="Times New Roman"/>
        </w:rPr>
        <w:t>Litter sizes were 15.3</w:t>
      </w:r>
      <w:r w:rsidR="00404C71">
        <w:rPr>
          <w:rFonts w:ascii="Times New Roman" w:hAnsi="Times New Roman" w:cs="Times New Roman"/>
        </w:rPr>
        <w:t xml:space="preserve">% </w:t>
      </w:r>
      <w:r w:rsidR="00BB3BB1">
        <w:rPr>
          <w:rFonts w:ascii="Times New Roman" w:hAnsi="Times New Roman" w:cs="Times New Roman"/>
        </w:rPr>
        <w:t xml:space="preserve">smaller in </w:t>
      </w:r>
      <w:proofErr w:type="spellStart"/>
      <w:r w:rsidR="00BB3BB1">
        <w:rPr>
          <w:rFonts w:ascii="Times New Roman" w:hAnsi="Times New Roman" w:cs="Times New Roman"/>
        </w:rPr>
        <w:t>eTRF</w:t>
      </w:r>
      <w:proofErr w:type="spellEnd"/>
      <w:r w:rsidR="00BB3BB1">
        <w:rPr>
          <w:rFonts w:ascii="Times New Roman" w:hAnsi="Times New Roman" w:cs="Times New Roman"/>
        </w:rPr>
        <w:t xml:space="preserve"> dams</w:t>
      </w:r>
      <w:ins w:id="370" w:author="Molly C. Mulcahy" w:date="2025-08-01T10:31:00Z" w16du:dateUtc="2025-08-01T15:31:00Z">
        <w:r w:rsidR="00227FEC">
          <w:rPr>
            <w:rFonts w:ascii="Times New Roman" w:hAnsi="Times New Roman" w:cs="Times New Roman"/>
          </w:rPr>
          <w:t>,</w:t>
        </w:r>
      </w:ins>
      <w:del w:id="371" w:author="Molly C. Mulcahy" w:date="2025-08-01T10:31:00Z" w16du:dateUtc="2025-08-01T15:31:00Z">
        <w:r w:rsidR="00BB3BB1" w:rsidDel="00227FEC">
          <w:rPr>
            <w:rFonts w:ascii="Times New Roman" w:hAnsi="Times New Roman" w:cs="Times New Roman"/>
          </w:rPr>
          <w:delText>:</w:delText>
        </w:r>
      </w:del>
      <w:r w:rsidR="00BB3BB1">
        <w:rPr>
          <w:rFonts w:ascii="Times New Roman" w:hAnsi="Times New Roman" w:cs="Times New Roman"/>
        </w:rPr>
        <w:t xml:space="preserve"> </w:t>
      </w:r>
      <w:del w:id="372" w:author="Molly C. Mulcahy" w:date="2025-08-01T10:31:00Z" w16du:dateUtc="2025-08-01T15:31:00Z">
        <w:r w:rsidR="00BB3BB1" w:rsidDel="00227FEC">
          <w:rPr>
            <w:rFonts w:ascii="Times New Roman" w:hAnsi="Times New Roman" w:cs="Times New Roman"/>
          </w:rPr>
          <w:delText>though this did not reach</w:delText>
        </w:r>
      </w:del>
      <w:ins w:id="373" w:author="Molly C. Mulcahy" w:date="2025-08-01T10:31:00Z" w16du:dateUtc="2025-08-01T15:31:00Z">
        <w:r w:rsidR="00227FEC">
          <w:rPr>
            <w:rFonts w:ascii="Times New Roman" w:hAnsi="Times New Roman" w:cs="Times New Roman"/>
          </w:rPr>
          <w:t>but it was not</w:t>
        </w:r>
      </w:ins>
      <w:r w:rsidR="00BB3BB1">
        <w:rPr>
          <w:rFonts w:ascii="Times New Roman" w:hAnsi="Times New Roman" w:cs="Times New Roman"/>
        </w:rPr>
        <w:t xml:space="preserve"> statistical</w:t>
      </w:r>
      <w:ins w:id="374" w:author="Molly C. Mulcahy" w:date="2025-08-01T10:31:00Z" w16du:dateUtc="2025-08-01T15:31:00Z">
        <w:r w:rsidR="00227FEC">
          <w:rPr>
            <w:rFonts w:ascii="Times New Roman" w:hAnsi="Times New Roman" w:cs="Times New Roman"/>
          </w:rPr>
          <w:t>ly</w:t>
        </w:r>
      </w:ins>
      <w:r w:rsidR="00BB3BB1">
        <w:rPr>
          <w:rFonts w:ascii="Times New Roman" w:hAnsi="Times New Roman" w:cs="Times New Roman"/>
        </w:rPr>
        <w:t xml:space="preserve"> significan</w:t>
      </w:r>
      <w:ins w:id="375" w:author="Molly C. Mulcahy" w:date="2025-08-01T10:31:00Z" w16du:dateUtc="2025-08-01T15:31:00Z">
        <w:r w:rsidR="00227FEC">
          <w:rPr>
            <w:rFonts w:ascii="Times New Roman" w:hAnsi="Times New Roman" w:cs="Times New Roman"/>
          </w:rPr>
          <w:t>t</w:t>
        </w:r>
      </w:ins>
      <w:del w:id="376" w:author="Molly C. Mulcahy" w:date="2025-08-01T10:31:00Z" w16du:dateUtc="2025-08-01T15:31:00Z">
        <w:r w:rsidR="00BB3BB1" w:rsidDel="00227FEC">
          <w:rPr>
            <w:rFonts w:ascii="Times New Roman" w:hAnsi="Times New Roman" w:cs="Times New Roman"/>
          </w:rPr>
          <w:delText>ce</w:delText>
        </w:r>
      </w:del>
      <w:r w:rsidR="00BB3BB1">
        <w:rPr>
          <w:rFonts w:ascii="Times New Roman" w:hAnsi="Times New Roman" w:cs="Times New Roman"/>
        </w:rPr>
        <w:t xml:space="preserve"> (</w:t>
      </w:r>
      <w:r w:rsidR="00BB3BB1"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E</w:t>
      </w:r>
      <w:r w:rsidR="00BB3BB1">
        <w:rPr>
          <w:rFonts w:ascii="Times New Roman" w:hAnsi="Times New Roman" w:cs="Times New Roman"/>
        </w:rPr>
        <w:t>, p=0.072).</w:t>
      </w:r>
      <w:r w:rsidR="00051491">
        <w:rPr>
          <w:rFonts w:ascii="Times New Roman" w:hAnsi="Times New Roman" w:cs="Times New Roman"/>
        </w:rPr>
        <w:t xml:space="preserve"> Despite smaller litter sizes in </w:t>
      </w:r>
      <w:proofErr w:type="spellStart"/>
      <w:r w:rsidR="00051491">
        <w:rPr>
          <w:rFonts w:ascii="Times New Roman" w:hAnsi="Times New Roman" w:cs="Times New Roman"/>
        </w:rPr>
        <w:t>eTRF</w:t>
      </w:r>
      <w:proofErr w:type="spellEnd"/>
      <w:r w:rsidR="00051491">
        <w:rPr>
          <w:rFonts w:ascii="Times New Roman" w:hAnsi="Times New Roman" w:cs="Times New Roman"/>
        </w:rPr>
        <w:t xml:space="preserve"> dams, the average </w:t>
      </w:r>
      <w:ins w:id="377" w:author="Molly C. Mulcahy" w:date="2025-08-01T10:31:00Z" w16du:dateUtc="2025-08-01T15:31:00Z">
        <w:r w:rsidR="00227FEC">
          <w:rPr>
            <w:rFonts w:ascii="Times New Roman" w:hAnsi="Times New Roman" w:cs="Times New Roman"/>
          </w:rPr>
          <w:t xml:space="preserve">pup </w:t>
        </w:r>
      </w:ins>
      <w:r w:rsidR="00051491">
        <w:rPr>
          <w:rFonts w:ascii="Times New Roman" w:hAnsi="Times New Roman" w:cs="Times New Roman"/>
        </w:rPr>
        <w:t xml:space="preserve">weight </w:t>
      </w:r>
      <w:ins w:id="378" w:author="Molly C. Mulcahy" w:date="2025-08-01T10:31:00Z" w16du:dateUtc="2025-08-01T15:31:00Z">
        <w:r w:rsidR="00227FEC">
          <w:rPr>
            <w:rFonts w:ascii="Times New Roman" w:hAnsi="Times New Roman" w:cs="Times New Roman"/>
          </w:rPr>
          <w:t xml:space="preserve">at birth </w:t>
        </w:r>
      </w:ins>
      <w:del w:id="379" w:author="Molly C. Mulcahy" w:date="2025-08-01T10:31:00Z" w16du:dateUtc="2025-08-01T15:31:00Z">
        <w:r w:rsidR="00051491" w:rsidDel="00227FEC">
          <w:rPr>
            <w:rFonts w:ascii="Times New Roman" w:hAnsi="Times New Roman" w:cs="Times New Roman"/>
          </w:rPr>
          <w:delText xml:space="preserve">of each pup </w:delText>
        </w:r>
      </w:del>
      <w:r w:rsidR="00051491">
        <w:rPr>
          <w:rFonts w:ascii="Times New Roman" w:hAnsi="Times New Roman" w:cs="Times New Roman"/>
        </w:rPr>
        <w:t>was similar between maternal dietary treatments (</w:t>
      </w:r>
      <w:r w:rsidR="00A0009D" w:rsidRPr="008C318A">
        <w:rPr>
          <w:rFonts w:ascii="Times New Roman" w:hAnsi="Times New Roman" w:cs="Times New Roman"/>
          <w:b/>
          <w:bCs/>
        </w:rPr>
        <w:t xml:space="preserve">Figure </w:t>
      </w:r>
      <w:r w:rsidR="008C318A">
        <w:rPr>
          <w:rFonts w:ascii="Times New Roman" w:hAnsi="Times New Roman" w:cs="Times New Roman"/>
          <w:b/>
          <w:bCs/>
        </w:rPr>
        <w:t>4</w:t>
      </w:r>
      <w:r w:rsidR="0007068C">
        <w:rPr>
          <w:rFonts w:ascii="Times New Roman" w:hAnsi="Times New Roman" w:cs="Times New Roman"/>
          <w:b/>
          <w:bCs/>
        </w:rPr>
        <w:t>F</w:t>
      </w:r>
      <w:r w:rsidR="00A0009D">
        <w:rPr>
          <w:rFonts w:ascii="Times New Roman" w:hAnsi="Times New Roman" w:cs="Times New Roman"/>
        </w:rPr>
        <w:t xml:space="preserve">, </w:t>
      </w:r>
      <w:r w:rsidR="00051491">
        <w:rPr>
          <w:rFonts w:ascii="Times New Roman" w:hAnsi="Times New Roman" w:cs="Times New Roman"/>
        </w:rPr>
        <w:t>p=0.13)</w:t>
      </w:r>
      <w:r w:rsidR="00C174EF">
        <w:rPr>
          <w:rFonts w:ascii="Times New Roman" w:hAnsi="Times New Roman" w:cs="Times New Roman"/>
        </w:rPr>
        <w:t>.</w:t>
      </w:r>
      <w:r w:rsidR="00B310D2">
        <w:rPr>
          <w:rFonts w:ascii="Times New Roman" w:hAnsi="Times New Roman" w:cs="Times New Roman"/>
        </w:rPr>
        <w:t xml:space="preserve"> </w:t>
      </w:r>
      <w:del w:id="380" w:author="Molly C. Mulcahy" w:date="2025-08-01T10:32:00Z" w16du:dateUtc="2025-08-01T15:32:00Z">
        <w:r w:rsidR="00B310D2" w:rsidDel="00227FEC">
          <w:rPr>
            <w:rFonts w:ascii="Times New Roman" w:hAnsi="Times New Roman" w:cs="Times New Roman"/>
          </w:rPr>
          <w:delText xml:space="preserve">This suggests that there may be adverse effects for dams fed eTRF, who may cannibalize their pups at greater rates, resulting in worse survival. </w:delText>
        </w:r>
      </w:del>
      <w:r w:rsidR="0076057D">
        <w:rPr>
          <w:rFonts w:ascii="Times New Roman" w:hAnsi="Times New Roman" w:cs="Times New Roman"/>
        </w:rPr>
        <w:t>We suspect that reduced survival may be due to maternal cannibalization,</w:t>
      </w:r>
      <w:r w:rsidR="0035199C">
        <w:rPr>
          <w:rFonts w:ascii="Times New Roman" w:hAnsi="Times New Roman" w:cs="Times New Roman"/>
        </w:rPr>
        <w:t xml:space="preserve"> which is </w:t>
      </w:r>
      <w:r w:rsidR="0076057D">
        <w:rPr>
          <w:rFonts w:ascii="Times New Roman" w:hAnsi="Times New Roman" w:cs="Times New Roman"/>
        </w:rPr>
        <w:t>common in mice undergoing nutrient restriction.</w:t>
      </w:r>
      <w:del w:id="381" w:author="Molly C. Mulcahy" w:date="2025-08-01T10:32:00Z" w16du:dateUtc="2025-08-01T15:32:00Z">
        <w:r w:rsidR="0076057D" w:rsidDel="00227FEC">
          <w:rPr>
            <w:rFonts w:ascii="Times New Roman" w:hAnsi="Times New Roman" w:cs="Times New Roman"/>
          </w:rPr>
          <w:delText xml:space="preserve"> </w:delText>
        </w:r>
      </w:del>
      <w:r w:rsidR="0076057D">
        <w:rPr>
          <w:rFonts w:ascii="Times New Roman" w:hAnsi="Times New Roman" w:cs="Times New Roman"/>
        </w:rPr>
        <w:t xml:space="preserve"> </w:t>
      </w:r>
      <w:r w:rsidR="0035199C">
        <w:rPr>
          <w:rFonts w:ascii="Times New Roman" w:hAnsi="Times New Roman" w:cs="Times New Roman"/>
        </w:rPr>
        <w:t xml:space="preserve">We suspect this because </w:t>
      </w:r>
      <w:del w:id="382" w:author="Molly C. Mulcahy" w:date="2025-08-01T10:32:00Z" w16du:dateUtc="2025-08-01T15:32:00Z">
        <w:r w:rsidR="0035199C" w:rsidDel="00227FEC">
          <w:rPr>
            <w:rFonts w:ascii="Times New Roman" w:hAnsi="Times New Roman" w:cs="Times New Roman"/>
          </w:rPr>
          <w:delText xml:space="preserve">litters were monitored </w:delText>
        </w:r>
        <w:r w:rsidR="00F6243A" w:rsidDel="00227FEC">
          <w:rPr>
            <w:rFonts w:ascii="Times New Roman" w:hAnsi="Times New Roman" w:cs="Times New Roman"/>
          </w:rPr>
          <w:delText>daily,</w:delText>
        </w:r>
        <w:r w:rsidR="0035199C" w:rsidDel="00227FEC">
          <w:rPr>
            <w:rFonts w:ascii="Times New Roman" w:hAnsi="Times New Roman" w:cs="Times New Roman"/>
          </w:rPr>
          <w:delText xml:space="preserve"> and </w:delText>
        </w:r>
      </w:del>
      <w:r w:rsidR="0035199C">
        <w:rPr>
          <w:rFonts w:ascii="Times New Roman" w:hAnsi="Times New Roman" w:cs="Times New Roman"/>
        </w:rPr>
        <w:t xml:space="preserve">the majority of </w:t>
      </w:r>
      <w:del w:id="383" w:author="Molly C. Mulcahy" w:date="2025-08-01T10:32:00Z" w16du:dateUtc="2025-08-01T15:32:00Z">
        <w:r w:rsidR="0035199C" w:rsidDel="00227FEC">
          <w:rPr>
            <w:rFonts w:ascii="Times New Roman" w:hAnsi="Times New Roman" w:cs="Times New Roman"/>
          </w:rPr>
          <w:delText xml:space="preserve">the pup </w:delText>
        </w:r>
      </w:del>
      <w:r w:rsidR="0035199C">
        <w:rPr>
          <w:rFonts w:ascii="Times New Roman" w:hAnsi="Times New Roman" w:cs="Times New Roman"/>
        </w:rPr>
        <w:t>loss</w:t>
      </w:r>
      <w:ins w:id="384" w:author="Molly C. Mulcahy" w:date="2025-08-01T10:32:00Z" w16du:dateUtc="2025-08-01T15:32:00Z">
        <w:r w:rsidR="00227FEC">
          <w:rPr>
            <w:rFonts w:ascii="Times New Roman" w:hAnsi="Times New Roman" w:cs="Times New Roman"/>
          </w:rPr>
          <w:t>es</w:t>
        </w:r>
      </w:ins>
      <w:r w:rsidR="0035199C">
        <w:rPr>
          <w:rFonts w:ascii="Times New Roman" w:hAnsi="Times New Roman" w:cs="Times New Roman"/>
        </w:rPr>
        <w:t xml:space="preserve"> occurred within 48 hours of discontinuation of the </w:t>
      </w:r>
      <w:proofErr w:type="spellStart"/>
      <w:r w:rsidR="0035199C">
        <w:rPr>
          <w:rFonts w:ascii="Times New Roman" w:hAnsi="Times New Roman" w:cs="Times New Roman"/>
        </w:rPr>
        <w:t>eTRF</w:t>
      </w:r>
      <w:proofErr w:type="spellEnd"/>
      <w:r w:rsidR="0035199C">
        <w:rPr>
          <w:rFonts w:ascii="Times New Roman" w:hAnsi="Times New Roman" w:cs="Times New Roman"/>
        </w:rPr>
        <w:t xml:space="preserve"> regimen. </w:t>
      </w:r>
      <w:del w:id="385" w:author="Molly C. Mulcahy" w:date="2025-08-01T10:32:00Z" w16du:dateUtc="2025-08-01T15:32:00Z">
        <w:r w:rsidR="0035199C" w:rsidDel="00227FEC">
          <w:rPr>
            <w:rFonts w:ascii="Times New Roman" w:hAnsi="Times New Roman" w:cs="Times New Roman"/>
          </w:rPr>
          <w:delText xml:space="preserve">As stated previously, it is evident that transitioning onto eTRF takes a number of days for animals to anticipate this feeding pattern and compensate with appropriate calorie intake. </w:delText>
        </w:r>
      </w:del>
      <w:r w:rsidR="0035199C">
        <w:rPr>
          <w:rFonts w:ascii="Times New Roman" w:hAnsi="Times New Roman" w:cs="Times New Roman"/>
        </w:rPr>
        <w:t xml:space="preserve">We therefore think it is likely that dams upon giving birth were anticipating continued </w:t>
      </w:r>
      <w:r w:rsidR="0035199C">
        <w:rPr>
          <w:rFonts w:ascii="Times New Roman" w:hAnsi="Times New Roman" w:cs="Times New Roman"/>
        </w:rPr>
        <w:lastRenderedPageBreak/>
        <w:t>restriction, and cannibalized pups more frequently than dams that were fed AL and did not experience restriction during pregnancy.</w:t>
      </w:r>
    </w:p>
    <w:p w14:paraId="49478F54" w14:textId="77777777" w:rsidR="008600D2" w:rsidRDefault="008600D2" w:rsidP="00820440">
      <w:pPr>
        <w:rPr>
          <w:rFonts w:ascii="Times New Roman" w:hAnsi="Times New Roman" w:cs="Times New Roman"/>
        </w:rPr>
      </w:pPr>
    </w:p>
    <w:p w14:paraId="5813E427" w14:textId="27DD3BF9" w:rsidR="0035199C" w:rsidRDefault="0035199C" w:rsidP="0035199C">
      <w:pPr>
        <w:pStyle w:val="Heading2"/>
      </w:pPr>
      <w:r>
        <w:t>Pup growth to PND 21</w:t>
      </w:r>
      <w:r w:rsidR="00F6243A">
        <w:t xml:space="preserve"> is unchanged in offspring of </w:t>
      </w:r>
      <w:proofErr w:type="spellStart"/>
      <w:r w:rsidR="00F6243A">
        <w:t>eTRF</w:t>
      </w:r>
      <w:proofErr w:type="spellEnd"/>
      <w:r w:rsidR="00F6243A">
        <w:t xml:space="preserve"> dams</w:t>
      </w:r>
    </w:p>
    <w:p w14:paraId="582DB8F6" w14:textId="0A943E34" w:rsidR="00820440" w:rsidRPr="001045D9" w:rsidRDefault="00FB1649" w:rsidP="001045D9">
      <w:pPr>
        <w:spacing w:line="360" w:lineRule="auto"/>
        <w:rPr>
          <w:rFonts w:ascii="Times New Roman" w:hAnsi="Times New Roman" w:cs="Times New Roman"/>
        </w:rPr>
      </w:pPr>
      <w:r>
        <w:rPr>
          <w:rFonts w:ascii="Times New Roman" w:hAnsi="Times New Roman" w:cs="Times New Roman"/>
        </w:rPr>
        <w:t>To assess if there was an early</w:t>
      </w:r>
      <w:ins w:id="386" w:author="Molly C. Mulcahy" w:date="2025-08-01T10:33:00Z" w16du:dateUtc="2025-08-01T15:33:00Z">
        <w:r w:rsidR="00707923">
          <w:rPr>
            <w:rFonts w:ascii="Times New Roman" w:hAnsi="Times New Roman" w:cs="Times New Roman"/>
          </w:rPr>
          <w:t xml:space="preserve"> life</w:t>
        </w:r>
      </w:ins>
      <w:r>
        <w:rPr>
          <w:rFonts w:ascii="Times New Roman" w:hAnsi="Times New Roman" w:cs="Times New Roman"/>
        </w:rPr>
        <w:t xml:space="preserve"> </w:t>
      </w:r>
      <w:del w:id="387" w:author="Molly C. Mulcahy" w:date="2025-08-01T10:33:00Z" w16du:dateUtc="2025-08-01T15:33:00Z">
        <w:r w:rsidDel="00707923">
          <w:rPr>
            <w:rFonts w:ascii="Times New Roman" w:hAnsi="Times New Roman" w:cs="Times New Roman"/>
          </w:rPr>
          <w:delText xml:space="preserve">postnatal </w:delText>
        </w:r>
      </w:del>
      <w:r>
        <w:rPr>
          <w:rFonts w:ascii="Times New Roman" w:hAnsi="Times New Roman" w:cs="Times New Roman"/>
        </w:rPr>
        <w:t xml:space="preserve">effect of gestational </w:t>
      </w:r>
      <w:proofErr w:type="spellStart"/>
      <w:r>
        <w:rPr>
          <w:rFonts w:ascii="Times New Roman" w:hAnsi="Times New Roman" w:cs="Times New Roman"/>
        </w:rPr>
        <w:t>eTRF</w:t>
      </w:r>
      <w:proofErr w:type="spellEnd"/>
      <w:r>
        <w:rPr>
          <w:rFonts w:ascii="Times New Roman" w:hAnsi="Times New Roman" w:cs="Times New Roman"/>
        </w:rPr>
        <w:t xml:space="preserve"> on pup body weights, we weighed pups at birth, and on postnatal days 3, 7, 14, and 21. Then, u</w:t>
      </w:r>
      <w:r w:rsidR="0007068C">
        <w:rPr>
          <w:rFonts w:ascii="Times New Roman" w:hAnsi="Times New Roman" w:cs="Times New Roman"/>
        </w:rPr>
        <w:t xml:space="preserve">sing linear mixed effect modeling with random </w:t>
      </w:r>
      <w:r>
        <w:rPr>
          <w:rFonts w:ascii="Times New Roman" w:hAnsi="Times New Roman" w:cs="Times New Roman"/>
        </w:rPr>
        <w:t>effects of pup and maternal id and fixed effects of postnatal age, pup sex, and maternal dietary regiment, we found no differences in body weight in the first 21 days of life (</w:t>
      </w:r>
      <w:r w:rsidRPr="00FB1649">
        <w:rPr>
          <w:rFonts w:ascii="Times New Roman" w:hAnsi="Times New Roman" w:cs="Times New Roman"/>
          <w:b/>
          <w:bCs/>
        </w:rPr>
        <w:t>Figure 4G</w:t>
      </w:r>
      <w:r>
        <w:rPr>
          <w:rFonts w:ascii="Times New Roman" w:hAnsi="Times New Roman" w:cs="Times New Roman"/>
        </w:rPr>
        <w:t xml:space="preserve">, p=0.073). This suggests that despite the restrictive nature of this dietary exposure, there was no evidence of growth restriction during early life in either male or female pups. </w:t>
      </w:r>
    </w:p>
    <w:p w14:paraId="79A585A0" w14:textId="43841A7A" w:rsidR="00F54BB0" w:rsidRDefault="00AB3C57" w:rsidP="00F54BB0">
      <w:pPr>
        <w:pStyle w:val="Heading1"/>
      </w:pPr>
      <w:r>
        <w:t>Discussion</w:t>
      </w:r>
    </w:p>
    <w:p w14:paraId="046582D1" w14:textId="77187428" w:rsidR="000A3CA3" w:rsidRDefault="00604B6C" w:rsidP="000A3CA3">
      <w:pPr>
        <w:spacing w:line="360" w:lineRule="auto"/>
        <w:ind w:firstLine="720"/>
        <w:rPr>
          <w:rFonts w:ascii="Times New Roman" w:hAnsi="Times New Roman" w:cs="Times New Roman"/>
        </w:rPr>
      </w:pPr>
      <w:r w:rsidRPr="00604B6C">
        <w:rPr>
          <w:rFonts w:ascii="Times New Roman" w:hAnsi="Times New Roman" w:cs="Times New Roman"/>
        </w:rPr>
        <w:t xml:space="preserve">To our knowledge, this is the first report of </w:t>
      </w:r>
      <w:r w:rsidR="005D51CE">
        <w:rPr>
          <w:rFonts w:ascii="Times New Roman" w:hAnsi="Times New Roman" w:cs="Times New Roman"/>
        </w:rPr>
        <w:t xml:space="preserve">the effects of 6-hour </w:t>
      </w:r>
      <w:proofErr w:type="spellStart"/>
      <w:r w:rsidR="005D51CE">
        <w:rPr>
          <w:rFonts w:ascii="Times New Roman" w:hAnsi="Times New Roman" w:cs="Times New Roman"/>
        </w:rPr>
        <w:t>eTRF</w:t>
      </w:r>
      <w:proofErr w:type="spellEnd"/>
      <w:r w:rsidR="005D51CE">
        <w:rPr>
          <w:rFonts w:ascii="Times New Roman" w:hAnsi="Times New Roman" w:cs="Times New Roman"/>
        </w:rPr>
        <w:t xml:space="preserve"> on </w:t>
      </w:r>
      <w:del w:id="388" w:author="Molly C. Mulcahy" w:date="2025-08-01T10:34:00Z" w16du:dateUtc="2025-08-01T15:34:00Z">
        <w:r w:rsidR="005D51CE" w:rsidDel="00DF0807">
          <w:rPr>
            <w:rFonts w:ascii="Times New Roman" w:hAnsi="Times New Roman" w:cs="Times New Roman"/>
          </w:rPr>
          <w:delText xml:space="preserve">maternal </w:delText>
        </w:r>
      </w:del>
      <w:ins w:id="389" w:author="Molly C. Mulcahy" w:date="2025-08-01T10:34:00Z" w16du:dateUtc="2025-08-01T15:34:00Z">
        <w:r w:rsidR="00DF0807">
          <w:rPr>
            <w:rFonts w:ascii="Times New Roman" w:hAnsi="Times New Roman" w:cs="Times New Roman"/>
          </w:rPr>
          <w:t xml:space="preserve">gestational </w:t>
        </w:r>
      </w:ins>
      <w:r w:rsidR="005D51CE">
        <w:rPr>
          <w:rFonts w:ascii="Times New Roman" w:hAnsi="Times New Roman" w:cs="Times New Roman"/>
        </w:rPr>
        <w:t>food intake</w:t>
      </w:r>
      <w:r w:rsidR="00DA4E50">
        <w:rPr>
          <w:rFonts w:ascii="Times New Roman" w:hAnsi="Times New Roman" w:cs="Times New Roman"/>
        </w:rPr>
        <w:t xml:space="preserve"> and</w:t>
      </w:r>
      <w:r w:rsidR="005D51CE">
        <w:rPr>
          <w:rFonts w:ascii="Times New Roman" w:hAnsi="Times New Roman" w:cs="Times New Roman"/>
        </w:rPr>
        <w:t xml:space="preserve"> insulin sensitivity. We find that despite the </w:t>
      </w:r>
      <w:del w:id="390" w:author="Molly C. Mulcahy" w:date="2025-08-01T10:34:00Z" w16du:dateUtc="2025-08-01T15:34:00Z">
        <w:r w:rsidR="005D51CE" w:rsidDel="00721746">
          <w:rPr>
            <w:rFonts w:ascii="Times New Roman" w:hAnsi="Times New Roman" w:cs="Times New Roman"/>
          </w:rPr>
          <w:delText xml:space="preserve">very </w:delText>
        </w:r>
      </w:del>
      <w:r w:rsidR="005D51CE">
        <w:rPr>
          <w:rFonts w:ascii="Times New Roman" w:hAnsi="Times New Roman" w:cs="Times New Roman"/>
        </w:rPr>
        <w:t xml:space="preserve">narrow window of food availability, there </w:t>
      </w:r>
      <w:r w:rsidR="00C722F6">
        <w:rPr>
          <w:rFonts w:ascii="Times New Roman" w:hAnsi="Times New Roman" w:cs="Times New Roman"/>
        </w:rPr>
        <w:t>are</w:t>
      </w:r>
      <w:r w:rsidR="005D51CE">
        <w:rPr>
          <w:rFonts w:ascii="Times New Roman" w:hAnsi="Times New Roman" w:cs="Times New Roman"/>
        </w:rPr>
        <w:t xml:space="preserve"> </w:t>
      </w:r>
      <w:del w:id="391" w:author="Molly C. Mulcahy" w:date="2025-08-01T10:38:00Z" w16du:dateUtc="2025-08-01T15:38:00Z">
        <w:r w:rsidR="005D51CE" w:rsidDel="00721746">
          <w:rPr>
            <w:rFonts w:ascii="Times New Roman" w:hAnsi="Times New Roman" w:cs="Times New Roman"/>
          </w:rPr>
          <w:delText xml:space="preserve">negligible </w:delText>
        </w:r>
      </w:del>
      <w:ins w:id="392" w:author="Molly C. Mulcahy" w:date="2025-08-01T10:38:00Z" w16du:dateUtc="2025-08-01T15:38:00Z">
        <w:r w:rsidR="00721746">
          <w:rPr>
            <w:rFonts w:ascii="Times New Roman" w:hAnsi="Times New Roman" w:cs="Times New Roman"/>
          </w:rPr>
          <w:t xml:space="preserve">minor </w:t>
        </w:r>
      </w:ins>
      <w:r w:rsidR="005D51CE">
        <w:rPr>
          <w:rFonts w:ascii="Times New Roman" w:hAnsi="Times New Roman" w:cs="Times New Roman"/>
        </w:rPr>
        <w:t xml:space="preserve">effects on the dam. </w:t>
      </w:r>
      <w:r w:rsidR="00F75242">
        <w:rPr>
          <w:rFonts w:ascii="Times New Roman" w:hAnsi="Times New Roman" w:cs="Times New Roman"/>
        </w:rPr>
        <w:t xml:space="preserve">There is no evidence of reduced weight gain, calorie restriction, or </w:t>
      </w:r>
      <w:ins w:id="393" w:author="Molly C. Mulcahy" w:date="2025-08-01T10:38:00Z" w16du:dateUtc="2025-08-01T15:38:00Z">
        <w:r w:rsidR="00721746">
          <w:rPr>
            <w:rFonts w:ascii="Times New Roman" w:hAnsi="Times New Roman" w:cs="Times New Roman"/>
          </w:rPr>
          <w:t xml:space="preserve">reductions in </w:t>
        </w:r>
      </w:ins>
      <w:r w:rsidR="00C722F6">
        <w:rPr>
          <w:rFonts w:ascii="Times New Roman" w:hAnsi="Times New Roman" w:cs="Times New Roman"/>
        </w:rPr>
        <w:t>fasting glucose values</w:t>
      </w:r>
      <w:r w:rsidR="00F75242">
        <w:rPr>
          <w:rFonts w:ascii="Times New Roman" w:hAnsi="Times New Roman" w:cs="Times New Roman"/>
        </w:rPr>
        <w:t xml:space="preserve"> in dams who are exposed to </w:t>
      </w:r>
      <w:proofErr w:type="spellStart"/>
      <w:r w:rsidR="00F75242">
        <w:rPr>
          <w:rFonts w:ascii="Times New Roman" w:hAnsi="Times New Roman" w:cs="Times New Roman"/>
        </w:rPr>
        <w:t>eTRF</w:t>
      </w:r>
      <w:proofErr w:type="spellEnd"/>
      <w:r w:rsidR="00F75242">
        <w:rPr>
          <w:rFonts w:ascii="Times New Roman" w:hAnsi="Times New Roman" w:cs="Times New Roman"/>
        </w:rPr>
        <w:t xml:space="preserve">. </w:t>
      </w:r>
      <w:ins w:id="394" w:author="Molly C. Mulcahy" w:date="2025-08-01T10:39:00Z" w16du:dateUtc="2025-08-01T15:39:00Z">
        <w:r w:rsidR="00721746">
          <w:rPr>
            <w:rFonts w:ascii="Times New Roman" w:hAnsi="Times New Roman" w:cs="Times New Roman"/>
          </w:rPr>
          <w:t>Modest worsening of insulin tolerance, attributable to</w:t>
        </w:r>
      </w:ins>
      <w:ins w:id="395" w:author="Molly C. Mulcahy" w:date="2025-08-01T10:40:00Z" w16du:dateUtc="2025-08-01T15:40:00Z">
        <w:r w:rsidR="00721746">
          <w:rPr>
            <w:rFonts w:ascii="Times New Roman" w:hAnsi="Times New Roman" w:cs="Times New Roman"/>
          </w:rPr>
          <w:t xml:space="preserve"> greater recovery from nadir, is present. </w:t>
        </w:r>
      </w:ins>
      <w:r w:rsidR="00F75242">
        <w:rPr>
          <w:rFonts w:ascii="Times New Roman" w:hAnsi="Times New Roman" w:cs="Times New Roman"/>
        </w:rPr>
        <w:t xml:space="preserve">The effect on offspring </w:t>
      </w:r>
      <w:del w:id="396" w:author="Molly C. Mulcahy" w:date="2025-08-01T10:40:00Z" w16du:dateUtc="2025-08-01T15:40:00Z">
        <w:r w:rsidR="00F75242" w:rsidDel="00721746">
          <w:rPr>
            <w:rFonts w:ascii="Times New Roman" w:hAnsi="Times New Roman" w:cs="Times New Roman"/>
          </w:rPr>
          <w:delText>also appears to be</w:delText>
        </w:r>
      </w:del>
      <w:ins w:id="397" w:author="Molly C. Mulcahy" w:date="2025-08-01T10:40:00Z" w16du:dateUtc="2025-08-01T15:40:00Z">
        <w:r w:rsidR="00721746">
          <w:rPr>
            <w:rFonts w:ascii="Times New Roman" w:hAnsi="Times New Roman" w:cs="Times New Roman"/>
          </w:rPr>
          <w:t>is</w:t>
        </w:r>
      </w:ins>
      <w:r w:rsidR="00F75242">
        <w:rPr>
          <w:rFonts w:ascii="Times New Roman" w:hAnsi="Times New Roman" w:cs="Times New Roman"/>
        </w:rPr>
        <w:t xml:space="preserve"> mild</w:t>
      </w:r>
      <w:r w:rsidR="00C722F6">
        <w:rPr>
          <w:rFonts w:ascii="Times New Roman" w:hAnsi="Times New Roman" w:cs="Times New Roman"/>
        </w:rPr>
        <w:t xml:space="preserve">, but difficult to translate to </w:t>
      </w:r>
      <w:proofErr w:type="gramStart"/>
      <w:r w:rsidR="00C722F6">
        <w:rPr>
          <w:rFonts w:ascii="Times New Roman" w:hAnsi="Times New Roman" w:cs="Times New Roman"/>
        </w:rPr>
        <w:t>humans;</w:t>
      </w:r>
      <w:proofErr w:type="gramEnd"/>
      <w:r w:rsidR="00F75242">
        <w:rPr>
          <w:rFonts w:ascii="Times New Roman" w:hAnsi="Times New Roman" w:cs="Times New Roman"/>
        </w:rPr>
        <w:t xml:space="preserve"> smaller litters and re</w:t>
      </w:r>
      <w:r w:rsidR="00C722F6">
        <w:rPr>
          <w:rFonts w:ascii="Times New Roman" w:hAnsi="Times New Roman" w:cs="Times New Roman"/>
        </w:rPr>
        <w:t>d</w:t>
      </w:r>
      <w:r w:rsidR="00F75242">
        <w:rPr>
          <w:rFonts w:ascii="Times New Roman" w:hAnsi="Times New Roman" w:cs="Times New Roman"/>
        </w:rPr>
        <w:t>u</w:t>
      </w:r>
      <w:r w:rsidR="00C722F6">
        <w:rPr>
          <w:rFonts w:ascii="Times New Roman" w:hAnsi="Times New Roman" w:cs="Times New Roman"/>
        </w:rPr>
        <w:t>c</w:t>
      </w:r>
      <w:r w:rsidR="00F75242">
        <w:rPr>
          <w:rFonts w:ascii="Times New Roman" w:hAnsi="Times New Roman" w:cs="Times New Roman"/>
        </w:rPr>
        <w:t xml:space="preserve">ed pup survival rates. </w:t>
      </w:r>
      <w:r w:rsidR="00C722F6">
        <w:rPr>
          <w:rFonts w:ascii="Times New Roman" w:hAnsi="Times New Roman" w:cs="Times New Roman"/>
        </w:rPr>
        <w:t xml:space="preserve">The more comparable indices of gestational age and birthweight remained unchanged in </w:t>
      </w:r>
      <w:proofErr w:type="spellStart"/>
      <w:r w:rsidR="00C722F6">
        <w:rPr>
          <w:rFonts w:ascii="Times New Roman" w:hAnsi="Times New Roman" w:cs="Times New Roman"/>
        </w:rPr>
        <w:t>eTRF</w:t>
      </w:r>
      <w:proofErr w:type="spellEnd"/>
      <w:r w:rsidR="00C722F6">
        <w:rPr>
          <w:rFonts w:ascii="Times New Roman" w:hAnsi="Times New Roman" w:cs="Times New Roman"/>
        </w:rPr>
        <w:t xml:space="preserve"> dams. </w:t>
      </w:r>
      <w:r w:rsidR="00F75242">
        <w:rPr>
          <w:rFonts w:ascii="Times New Roman" w:hAnsi="Times New Roman" w:cs="Times New Roman"/>
        </w:rPr>
        <w:t xml:space="preserve">This study contributes to </w:t>
      </w:r>
      <w:r w:rsidR="00AA2490">
        <w:rPr>
          <w:rFonts w:ascii="Times New Roman" w:hAnsi="Times New Roman" w:cs="Times New Roman"/>
        </w:rPr>
        <w:t xml:space="preserve">our understanding of the implications of </w:t>
      </w:r>
      <w:proofErr w:type="spellStart"/>
      <w:r w:rsidR="00AA2490">
        <w:rPr>
          <w:rFonts w:ascii="Times New Roman" w:hAnsi="Times New Roman" w:cs="Times New Roman"/>
        </w:rPr>
        <w:t>eTRF</w:t>
      </w:r>
      <w:proofErr w:type="spellEnd"/>
      <w:r w:rsidR="00AA2490">
        <w:rPr>
          <w:rFonts w:ascii="Times New Roman" w:hAnsi="Times New Roman" w:cs="Times New Roman"/>
        </w:rPr>
        <w:t xml:space="preserve"> during pregnancy on gestating parents as p</w:t>
      </w:r>
      <w:r w:rsidR="00E06B69">
        <w:rPr>
          <w:rFonts w:ascii="Times New Roman" w:hAnsi="Times New Roman" w:cs="Times New Roman"/>
        </w:rPr>
        <w:t>revious studies, namely in rats, that evaluated time restricted feeding either exclude findings in the dam</w:t>
      </w:r>
      <w:r w:rsidR="00F75242">
        <w:rPr>
          <w:rFonts w:ascii="Times New Roman" w:hAnsi="Times New Roman" w:cs="Times New Roman"/>
        </w:rPr>
        <w:t xml:space="preserve"> </w:t>
      </w:r>
      <w:r w:rsidR="00DA4E5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{"citationID":"58UHLAcJ","properties":{"formattedCitation":"(Upadhyay et al., 2019, 2020)","plainCitation":"(Upadhyay et al., 2019, 2020)","noteIndex":0},"citationItems":[{"id":372,"uris":["http://zotero.org/users/5073745/items/EC9EJ9LI"],"itemData":{"id":372,"type":"article-journal","abstract":"Maternal nutrition has become a major public health concern over recent years and is a known predictor of adverse long-term metabolic derangement in offspring. Time-restricted feeding (TRF), wherein food consumption is restricted to the metabolically active phase of the day, is a dietary approach that improves metabolic parameters when consuming a high-fat diet (HFD). Here, we tested whether TRF could reduce maternal HFD associated inflammation and thereby mitigate defects in fetal organ developmental. Female rats were kept on following three dietary regimens; Ad libitum normal chow diet (NCD-AL), Ad libitum HFD (HFD-AL) and Time-restricted fed HFD (HFD-TRF) from 5 months prior to mating and continued throughout pregnancy. Rat dams were sacrificed at embryonic day 18.5 (ED18.5) and placental tissues from these rats were processed for the analysis of cellular apoptosis, inflammatory cytokines (TNFα and IL-6), oxidative stress, endoplasmic reticulum (ER) stress and autophagy. Furthermore, fetal hepatic triglyceride (TG) content and fetal lung maturation were assessed at ED18.5. Biochemical analysis revealed that HFD-TRF rat had significantly lower serum TG levels and body weight compared to HFD-AL rats. Additionally, TRF significantly blocked HFD-induced placental apoptosis and inflammation via minimizing cellular stress, and restoring autophagic flux. In addition, fetal hepatosteatosis and delayed fetal lung maturation induced by HFD was significantly ameliorated in HFD-TRF compared to HFD-AL. Collectively, our results suggest that reducing placental inflammation via TRF could prevent adverse fetal metabolic outcomes in pregnancies complicated by maternal obesity.","container-title":"Biochemical and Biophysical Research Communications","DOI":"10.1016/j.bbrc.2019.04.154","ISSN":"0006-291X","issue":"2","journalAbbreviation":"Biochemical and Biophysical Research Communications","page":"415-421","source":"ScienceDirect","title":"Time-restricted feeding reduces high-fat diet associated placental inflammation and limits adverse effects on fetal organ development","volume":"514","author":[{"family":"Upadhyay","given":"Aditya"},{"family":"Anjum","given":"B."},{"family":"Godbole","given":"Nachiket M."},{"family":"Rajak","given":"Sangam"},{"family":"Shukla","given":"Pooja"},{"family":"Tiwari","given":"Swasti"},{"family":"Sinha","given":"Rohit A."},{"family":"Godbole","given":"Madan M."}],"issued":{"date-parts":[["2019",6,25]]}}},{"id":561,"uris":["http://zotero.org/users/5073745/items/47W52XS2"],"itemData":{"id":561,"type":"article-journal","abstract":"Maternal inﬂammation ensuing from high-fat diet (HFD) intake during pregnancy is related to spontaneous preterm birth and respiratory impairment among premature infants. Recently, a circadian aligned dietary intervention referred to as Time-restricted feeding (TRF) has been reported to have beneﬁcial metabolic eﬀects. This study aimed to assess the eﬀects of maternal TRF on fetal lung injury caused by maternal HFD intake. Female Wistar rats were kept on following three dietary regimens; Ad libitum normal chow diet (NCD-AL), Ad libitum HFD (HFD-AL) and Time-restricted fed HFD (HFD-TRF) from 5 months before mating and continued through pregnancy. Fetal lung samples were collected on the embryonic day 18.5, and apoptotic and inﬂammatory markers were assessed using TUNEL assay, western blotting, and qRT-PCR. Our results showed that TRF considerably prevented maternal HFD-induced apoptosis in fetal lung tissue that corroborated with a reduction in caspase activation and increased levels of anti-apoptotic BCL2 family proteins together with a lower level of ER-stress and autophagy markers including ATF6, CHOP and LC3-II. Besides, fetal lungs from HFD-TRF dams exhibited reduced expression of inﬂammatory genes that correlated with reduction and apoptotic injury throughout fetal development. Our results thus put forth TRF as a unique non-pharmacological approach to boost perinatal health beneath metabolic stress.","container-title":"Experimental and Molecular Pathology","DOI":"10.1016/j.yexmp.2020.104413","ISSN":"00144800","journalAbbreviation":"Experimental and Molecular Pathology","language":"en","page":"104413","source":"DOI.org (Crossref)","title":"Time-restricted feeding ameliorates maternal high-fat diet-induced fetal lung injury","volume":"114","author":[{"family":"Upadhyay","given":"Aditya"},{"family":"Sinha","given":"Rohit A."},{"family":"Kumar","given":"Alok"},{"family":"Godbole","given":"Madan M."}],"issued":{"date-parts":[["2020",6]]}}}],"schema":"https://github.com/citation-style-language/schema/raw/master/csl-citation.json"} </w:instrText>
      </w:r>
      <w:r w:rsidR="00DA4E50">
        <w:rPr>
          <w:rFonts w:ascii="Times New Roman" w:hAnsi="Times New Roman" w:cs="Times New Roman"/>
        </w:rPr>
        <w:fldChar w:fldCharType="separate"/>
      </w:r>
      <w:r w:rsidR="00696CC4">
        <w:rPr>
          <w:rFonts w:ascii="Times New Roman" w:hAnsi="Times New Roman" w:cs="Times New Roman"/>
          <w:noProof/>
        </w:rPr>
        <w:t>(Upadhyay et al., 2019, 2020)</w:t>
      </w:r>
      <w:r w:rsidR="00DA4E50">
        <w:rPr>
          <w:rFonts w:ascii="Times New Roman" w:hAnsi="Times New Roman" w:cs="Times New Roman"/>
        </w:rPr>
        <w:fldChar w:fldCharType="end"/>
      </w:r>
      <w:r w:rsidR="00E06B69">
        <w:rPr>
          <w:rFonts w:ascii="Times New Roman" w:hAnsi="Times New Roman" w:cs="Times New Roman"/>
        </w:rPr>
        <w:t xml:space="preserve"> or find </w:t>
      </w:r>
      <w:r w:rsidR="00DA4E50">
        <w:rPr>
          <w:rFonts w:ascii="Times New Roman" w:hAnsi="Times New Roman" w:cs="Times New Roman"/>
        </w:rPr>
        <w:t xml:space="preserve">significant </w:t>
      </w:r>
      <w:r w:rsidR="00E06B69">
        <w:rPr>
          <w:rFonts w:ascii="Times New Roman" w:hAnsi="Times New Roman" w:cs="Times New Roman"/>
        </w:rPr>
        <w:t xml:space="preserve">reduction in food intake and </w:t>
      </w:r>
      <w:r w:rsidR="00DA4E50">
        <w:rPr>
          <w:rFonts w:ascii="Times New Roman" w:hAnsi="Times New Roman" w:cs="Times New Roman"/>
        </w:rPr>
        <w:t xml:space="preserve">more </w:t>
      </w:r>
      <w:r w:rsidR="00E06B69">
        <w:rPr>
          <w:rFonts w:ascii="Times New Roman" w:hAnsi="Times New Roman" w:cs="Times New Roman"/>
        </w:rPr>
        <w:t>modest gains in body weight during pregnancy</w:t>
      </w:r>
      <w:r w:rsidR="00DA4E50">
        <w:rPr>
          <w:rFonts w:ascii="Times New Roman" w:hAnsi="Times New Roman" w:cs="Times New Roman"/>
        </w:rPr>
        <w:t xml:space="preserve"> </w:t>
      </w:r>
      <w:r w:rsidR="00DA4E50">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{"citationID":"Gu7p8Yxw","properties":{"formattedCitation":"(Alkhalefah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sidR="00DA4E50">
        <w:rPr>
          <w:rFonts w:ascii="Times New Roman" w:hAnsi="Times New Roman" w:cs="Times New Roman"/>
        </w:rPr>
        <w:fldChar w:fldCharType="separate"/>
      </w:r>
      <w:r w:rsidR="00D20629">
        <w:rPr>
          <w:rFonts w:ascii="Times New Roman" w:hAnsi="Times New Roman" w:cs="Times New Roman"/>
          <w:noProof/>
        </w:rPr>
        <w:t>(Alkhalefah et al., 2021)</w:t>
      </w:r>
      <w:r w:rsidR="00DA4E50">
        <w:rPr>
          <w:rFonts w:ascii="Times New Roman" w:hAnsi="Times New Roman" w:cs="Times New Roman"/>
        </w:rPr>
        <w:fldChar w:fldCharType="end"/>
      </w:r>
      <w:r w:rsidR="00DA4E50">
        <w:rPr>
          <w:rFonts w:ascii="Times New Roman" w:hAnsi="Times New Roman" w:cs="Times New Roman"/>
        </w:rPr>
        <w:t>.</w:t>
      </w:r>
      <w:r w:rsidR="00E06B69">
        <w:rPr>
          <w:rFonts w:ascii="Times New Roman" w:hAnsi="Times New Roman" w:cs="Times New Roman"/>
        </w:rPr>
        <w:t xml:space="preserve"> However, the latter work was meant to model Ramadan fasting, and as such, </w:t>
      </w:r>
      <w:r w:rsidR="00DA4E50">
        <w:rPr>
          <w:rFonts w:ascii="Times New Roman" w:hAnsi="Times New Roman" w:cs="Times New Roman"/>
        </w:rPr>
        <w:t>food intake</w:t>
      </w:r>
      <w:r w:rsidR="00E06B69">
        <w:rPr>
          <w:rFonts w:ascii="Times New Roman" w:hAnsi="Times New Roman" w:cs="Times New Roman"/>
        </w:rPr>
        <w:t xml:space="preserve"> was outside of the nocturnal eating window in rodents. </w:t>
      </w:r>
      <w:ins w:id="398" w:author="Molly C. Mulcahy" w:date="2025-08-01T10:41:00Z" w16du:dateUtc="2025-08-01T15:41:00Z">
        <w:r w:rsidR="00721746">
          <w:rPr>
            <w:rFonts w:ascii="Times New Roman" w:hAnsi="Times New Roman" w:cs="Times New Roman"/>
          </w:rPr>
          <w:t>R</w:t>
        </w:r>
      </w:ins>
      <w:del w:id="399" w:author="Molly C. Mulcahy" w:date="2025-08-01T10:41:00Z" w16du:dateUtc="2025-08-01T15:41:00Z">
        <w:r w:rsidR="00E06B69" w:rsidDel="00721746">
          <w:rPr>
            <w:rFonts w:ascii="Times New Roman" w:hAnsi="Times New Roman" w:cs="Times New Roman"/>
          </w:rPr>
          <w:delText>So r</w:delText>
        </w:r>
      </w:del>
      <w:r w:rsidR="00E06B69">
        <w:rPr>
          <w:rFonts w:ascii="Times New Roman" w:hAnsi="Times New Roman" w:cs="Times New Roman"/>
        </w:rPr>
        <w:t xml:space="preserve">esults must be interpreted carefully, as they are also in the presence of </w:t>
      </w:r>
      <w:proofErr w:type="spellStart"/>
      <w:r w:rsidR="00AA2490">
        <w:rPr>
          <w:rFonts w:ascii="Times New Roman" w:hAnsi="Times New Roman" w:cs="Times New Roman"/>
        </w:rPr>
        <w:t>chronodisruption</w:t>
      </w:r>
      <w:proofErr w:type="spellEnd"/>
      <w:del w:id="400" w:author="Molly C. Mulcahy" w:date="2025-08-01T10:41:00Z" w16du:dateUtc="2025-08-01T15:41:00Z">
        <w:r w:rsidR="00E06B69" w:rsidDel="00721746">
          <w:rPr>
            <w:rFonts w:ascii="Times New Roman" w:hAnsi="Times New Roman" w:cs="Times New Roman"/>
          </w:rPr>
          <w:delText xml:space="preserve"> during </w:delText>
        </w:r>
        <w:r w:rsidR="00AA2490" w:rsidDel="00721746">
          <w:rPr>
            <w:rFonts w:ascii="Times New Roman" w:hAnsi="Times New Roman" w:cs="Times New Roman"/>
          </w:rPr>
          <w:delText>pregnancy</w:delText>
        </w:r>
      </w:del>
      <w:r w:rsidR="00E06B69">
        <w:rPr>
          <w:rFonts w:ascii="Times New Roman" w:hAnsi="Times New Roman" w:cs="Times New Roman"/>
        </w:rPr>
        <w:t xml:space="preserve">, which </w:t>
      </w:r>
      <w:del w:id="401" w:author="Molly C. Mulcahy" w:date="2025-08-01T10:41:00Z" w16du:dateUtc="2025-08-01T15:41:00Z">
        <w:r w:rsidR="00E06B69" w:rsidDel="00721746">
          <w:rPr>
            <w:rFonts w:ascii="Times New Roman" w:hAnsi="Times New Roman" w:cs="Times New Roman"/>
          </w:rPr>
          <w:delText xml:space="preserve">is </w:delText>
        </w:r>
        <w:r w:rsidR="007A4AA7" w:rsidDel="00721746">
          <w:rPr>
            <w:rFonts w:ascii="Times New Roman" w:hAnsi="Times New Roman" w:cs="Times New Roman"/>
          </w:rPr>
          <w:delText>thought</w:delText>
        </w:r>
        <w:r w:rsidR="00E06B69" w:rsidDel="00721746">
          <w:rPr>
            <w:rFonts w:ascii="Times New Roman" w:hAnsi="Times New Roman" w:cs="Times New Roman"/>
          </w:rPr>
          <w:delText xml:space="preserve"> to cause</w:delText>
        </w:r>
      </w:del>
      <w:ins w:id="402" w:author="Molly C. Mulcahy" w:date="2025-08-01T10:41:00Z" w16du:dateUtc="2025-08-01T15:41:00Z">
        <w:r w:rsidR="00721746">
          <w:rPr>
            <w:rFonts w:ascii="Times New Roman" w:hAnsi="Times New Roman" w:cs="Times New Roman"/>
          </w:rPr>
          <w:t>independently associated with</w:t>
        </w:r>
      </w:ins>
      <w:r w:rsidR="00E06B69">
        <w:rPr>
          <w:rFonts w:ascii="Times New Roman" w:hAnsi="Times New Roman" w:cs="Times New Roman"/>
        </w:rPr>
        <w:t xml:space="preserve"> adverse fetal </w:t>
      </w:r>
      <w:ins w:id="403" w:author="Molly C. Mulcahy" w:date="2025-08-01T10:41:00Z" w16du:dateUtc="2025-08-01T15:41:00Z">
        <w:r w:rsidR="00721746">
          <w:rPr>
            <w:rFonts w:ascii="Times New Roman" w:hAnsi="Times New Roman" w:cs="Times New Roman"/>
          </w:rPr>
          <w:t xml:space="preserve">health </w:t>
        </w:r>
      </w:ins>
      <w:r w:rsidR="00E06B69">
        <w:rPr>
          <w:rFonts w:ascii="Times New Roman" w:hAnsi="Times New Roman" w:cs="Times New Roman"/>
        </w:rPr>
        <w:t xml:space="preserve">outcomes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{"citationID":"ba73UZrV","properties":{"formattedCitation":"(Salazar et al., 2018)","plainCitation":"(Salazar et al., 2018)","noteIndex":0},"citationItems":[{"id":237,"uris":["http://zotero.org/users/5073745/items/B23S64CV"],"itemData":{"id":237,"type":"article-journal","abstract":"KEY POINTS: Light at night is essential to a 24/7 society, but it has negative consequences on health. Basically, light at night induces an alteration of our biological clocks, known as chronodisruption, with effects even when this occurs during pregnancy. Here we explored the developmental impact of gestational chronodisruption (chronic photoperiod shift, CPS) on adult and fetal adrenal biorhythms and function. We found that gestational chronodisruption altered fetal and adult adrenal function, at the molecular, morphological and physiological levels. The differences between control and CPS offspring suggest desynchronization of the adrenal circadian clock and steroidogenic pathway, leading to abnormal stress responses and metabolic adaptation, potentially increasing the risk of developing chronic diseases.\nABSTRACT: Light at night is essential to a 24/7 society, but it has negative consequences on health. Basically, light at night induces an alteration of our biological clocks, known as chronodisruption, with effects even when this occurs during pregnancy. Indeed, an abnormal photoperiod during gestation alters fetal development, inducing long-term effects on the offspring. Accordingly, we carried out a longitudinal study in rats, exploring the impact of gestational chronodisruption on the adrenal biorhythms and function of the offspring. Adult rats (90 days old) gestated under chronic photoperiod shift (CPS) decrease the time spent in the open arm zone of an elevated plus maze to 62% and increase the rearing time to 170%. CPS adults maintained individual daily changes in corticosterone, but their acrophases were distributed from 12.00 h to 06.00 h. CPS offspring maintained clock gene expression and oscillation, nevertheless no daily rhythm was observed in genes involved in the regulation and synthesis of steroids. Consistent with adult adrenal gland being programmed during fetal life, blunted daily rhythms of corticosterone, core clock gene machinery, and steroidogenic genes were observed in CPS fetal adrenal glands. Comparisons of the global transcriptome of CPS versus control fetal adrenal gland revealed that 1078 genes were differentially expressed (641 down-regulated and 437 up-regulated). In silico analysis revealed significant changes in Lipid Metabolism, Small Molecule Biochemistry, Cellular Development and the Inflammatory Response pathway (z score: 48-20). Altogether, the present results demonstrate that gestational chronodisruption changed fetal and adult adrenal function. This could translate to long-term abnormal stress responses and metabolic adaptation, increasing the risk of developing chronic diseases.","container-title":"The Journal of Physiology","DOI":"10.1113/JP276083","ISSN":"1469-7793","issue":"23","journalAbbreviation":"J. Physiol. (Lond.)","language":"eng","note":"PMID: 30118176\nPMCID: PMC6265531","page":"5839-5857","source":"PubMed","title":"Gestational chronodisruption leads to persistent changes in the rat fetal and adult adrenal clock and function","volume":"596","author":[{"family":"Salazar","given":"E. R."},{"family":"Richter","given":"H. G."},{"family":"Spichiger","given":"C."},{"family":"Mendez","given":"N."},{"family":"Halabi","given":"D."},{"family":"Vergara","given":"K."},{"family":"Alonso","given":"I. P."},{"family":"Corvalán","given":"F. A."},{"family":"Azpeleta","given":"C."},{"family":"Seron-Ferre","given":"M."},{"family":"Torres-Farfan","given":"C."}],"issued":{"date-parts":[["2018",12]]}}}],"schema":"https://github.com/citation-style-language/schema/raw/master/csl-citation.json"}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(Salazar et al., 2018)</w:t>
      </w:r>
      <w:r w:rsidR="007A4AA7">
        <w:rPr>
          <w:rFonts w:ascii="Times New Roman" w:hAnsi="Times New Roman" w:cs="Times New Roman"/>
        </w:rPr>
        <w:fldChar w:fldCharType="end"/>
      </w:r>
      <w:r w:rsidR="007A4AA7">
        <w:rPr>
          <w:rFonts w:ascii="Times New Roman" w:hAnsi="Times New Roman" w:cs="Times New Roman"/>
        </w:rPr>
        <w:t xml:space="preserve"> including increased risk of miscarriage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{"citationID":"whQBKkMa","properties":{"formattedCitation":"(Begtrup et al., 2019)","plainCitation":"(Begtrup et al., 2019)","noteIndex":0},"citationItems":[{"id":863,"uris":["http://zotero.org/users/5073745/items/I7V9QSZL"],"itemData":{"id":863,"type":"article-journal","abstract":"OBJECTIVE: Observational studies indicate an association between working nights and miscarriage, but inaccurate exposure assessment precludes causal inference. Using payroll data with exact and prospective measurement of night work, the objective was to investigate whether working night shifts during pregnancy increases the risk of miscarriage.\nMETHODS: A cohort of 22 744 pregnant women was identified by linking the Danish Working Hour Database (DWHD), which holds payroll data on all Danish public hospital employees, with Danish national registers on births and admissions to hospitals (miscarriage). The risk of miscarriage during pregnancy weeks 4-22 according to measures of night work was analysed using Cox regression with time-varying exposure adjusted for a fixed set of potential confounders.\nRESULTS: In total 377 896 pregnancy weeks (average 19.7) were available for follow-up. Women who had two or more night shifts the previous week had an increased risk of miscarriage after pregnancy week 8 (HR 1.32 (95% CI 1.07 to 1.62) compared with women, who did not work night shifts. The cumulated number of night shifts during pregnancy weeks 3-21 increased the risk of miscarriages in a dose-dependent pattern.\nCONCLUSIONS: The study corroborates earlier findings that night work during pregnancy may confer an increased risk of miscarriage and indicates a lowest observed threshold level of two night shifts per week.","container-title":"Occupational and Environmental Medicine","DOI":"10.1136/oemed-2018-105592","ISSN":"1470-7926","issue":"5","journalAbbreviation":"Occup Environ Med","language":"eng","note":"PMID: 30910992","page":"302-308","source":"PubMed","title":"Night work and miscarriage: a Danish nationwide register-based cohort study","title-short":"Night work and miscarriage","volume":"76","author":[{"family":"Begtrup","given":"Luise Moelenberg"},{"family":"Specht","given":"Ina Olmer"},{"family":"Hammer","given":"Paula Edeusa Cristina"},{"family":"Flachs","given":"Esben Meulengracht"},{"family":"Garde","given":"Anne Helene"},{"family":"Hansen","given":"Johnni"},{"family":"Hansen","given":"Åse Marie"},{"family":"Kolstad","given":"Henrik Albert"},{"family":"Larsen","given":"Ann Dyreborg"},{"family":"Bonde","given":"Jens Peter"}],"issued":{"date-parts":[["2019",5]]}}}],"schema":"https://github.com/citation-style-language/schema/raw/master/csl-citation.json"}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(Begtrup et al., 2019)</w:t>
      </w:r>
      <w:r w:rsidR="007A4AA7">
        <w:rPr>
          <w:rFonts w:ascii="Times New Roman" w:hAnsi="Times New Roman" w:cs="Times New Roman"/>
        </w:rPr>
        <w:fldChar w:fldCharType="end"/>
      </w:r>
      <w:r w:rsidR="00E06B69">
        <w:rPr>
          <w:rFonts w:ascii="Times New Roman" w:hAnsi="Times New Roman" w:cs="Times New Roman"/>
        </w:rPr>
        <w:t xml:space="preserve">. </w:t>
      </w:r>
      <w:r w:rsidR="00DA4E50">
        <w:rPr>
          <w:rFonts w:ascii="Times New Roman" w:hAnsi="Times New Roman" w:cs="Times New Roman"/>
        </w:rPr>
        <w:t>Despite insulin resistance of pregnancy being present</w:t>
      </w:r>
      <w:ins w:id="404" w:author="Molly C. Mulcahy" w:date="2025-08-01T10:42:00Z" w16du:dateUtc="2025-08-01T15:42:00Z">
        <w:r w:rsidR="00721746">
          <w:rPr>
            <w:rFonts w:ascii="Times New Roman" w:hAnsi="Times New Roman" w:cs="Times New Roman"/>
          </w:rPr>
          <w:t xml:space="preserve"> in both groups</w:t>
        </w:r>
      </w:ins>
      <w:r w:rsidR="00DA4E50">
        <w:rPr>
          <w:rFonts w:ascii="Times New Roman" w:hAnsi="Times New Roman" w:cs="Times New Roman"/>
        </w:rPr>
        <w:t xml:space="preserve">, we found that </w:t>
      </w:r>
      <w:proofErr w:type="spellStart"/>
      <w:r w:rsidR="00DA4E50">
        <w:rPr>
          <w:rFonts w:ascii="Times New Roman" w:hAnsi="Times New Roman" w:cs="Times New Roman"/>
        </w:rPr>
        <w:t>eTRF</w:t>
      </w:r>
      <w:proofErr w:type="spellEnd"/>
      <w:r w:rsidR="00DA4E50">
        <w:rPr>
          <w:rFonts w:ascii="Times New Roman" w:hAnsi="Times New Roman" w:cs="Times New Roman"/>
        </w:rPr>
        <w:t xml:space="preserve"> during the perinatal period in dams resulted </w:t>
      </w:r>
      <w:del w:id="405" w:author="Molly C. Mulcahy" w:date="2025-08-01T10:42:00Z" w16du:dateUtc="2025-08-01T15:42:00Z">
        <w:r w:rsidR="00DA4E50" w:rsidDel="00721746">
          <w:rPr>
            <w:rFonts w:ascii="Times New Roman" w:hAnsi="Times New Roman" w:cs="Times New Roman"/>
          </w:rPr>
          <w:delText>in no improvements</w:delText>
        </w:r>
      </w:del>
      <w:ins w:id="406" w:author="Molly C. Mulcahy" w:date="2025-08-01T10:42:00Z" w16du:dateUtc="2025-08-01T15:42:00Z">
        <w:r w:rsidR="00721746">
          <w:rPr>
            <w:rFonts w:ascii="Times New Roman" w:hAnsi="Times New Roman" w:cs="Times New Roman"/>
          </w:rPr>
          <w:t>worsening</w:t>
        </w:r>
      </w:ins>
      <w:r w:rsidR="00DA4E50">
        <w:rPr>
          <w:rFonts w:ascii="Times New Roman" w:hAnsi="Times New Roman" w:cs="Times New Roman"/>
        </w:rPr>
        <w:t xml:space="preserve"> </w:t>
      </w:r>
      <w:ins w:id="407" w:author="Molly C. Mulcahy" w:date="2025-08-01T10:42:00Z" w16du:dateUtc="2025-08-01T15:42:00Z">
        <w:r w:rsidR="00721746">
          <w:rPr>
            <w:rFonts w:ascii="Times New Roman" w:hAnsi="Times New Roman" w:cs="Times New Roman"/>
          </w:rPr>
          <w:t>of</w:t>
        </w:r>
      </w:ins>
      <w:del w:id="408" w:author="Molly C. Mulcahy" w:date="2025-08-01T10:42:00Z" w16du:dateUtc="2025-08-01T15:42:00Z">
        <w:r w:rsidR="00DA4E50" w:rsidDel="00721746">
          <w:rPr>
            <w:rFonts w:ascii="Times New Roman" w:hAnsi="Times New Roman" w:cs="Times New Roman"/>
          </w:rPr>
          <w:delText>in</w:delText>
        </w:r>
      </w:del>
      <w:r w:rsidR="00DA4E50">
        <w:rPr>
          <w:rFonts w:ascii="Times New Roman" w:hAnsi="Times New Roman" w:cs="Times New Roman"/>
        </w:rPr>
        <w:t xml:space="preserve"> insulin sensitivity. </w:t>
      </w:r>
      <w:del w:id="409" w:author="Molly C. Mulcahy" w:date="2025-08-01T10:42:00Z" w16du:dateUtc="2025-08-01T15:42:00Z">
        <w:r w:rsidR="00DA4E50" w:rsidDel="00721746">
          <w:rPr>
            <w:rFonts w:ascii="Times New Roman" w:hAnsi="Times New Roman" w:cs="Times New Roman"/>
          </w:rPr>
          <w:delText>We did find that there was more</w:delText>
        </w:r>
      </w:del>
      <w:ins w:id="410" w:author="Molly C. Mulcahy" w:date="2025-08-01T10:42:00Z" w16du:dateUtc="2025-08-01T15:42:00Z">
        <w:r w:rsidR="00721746">
          <w:rPr>
            <w:rFonts w:ascii="Times New Roman" w:hAnsi="Times New Roman" w:cs="Times New Roman"/>
          </w:rPr>
          <w:t>This was largely related to a</w:t>
        </w:r>
      </w:ins>
      <w:r w:rsidR="00DA4E50">
        <w:rPr>
          <w:rFonts w:ascii="Times New Roman" w:hAnsi="Times New Roman" w:cs="Times New Roman"/>
        </w:rPr>
        <w:t xml:space="preserve"> robust recovery</w:t>
      </w:r>
      <w:r w:rsidR="007A4AA7">
        <w:rPr>
          <w:rFonts w:ascii="Times New Roman" w:hAnsi="Times New Roman" w:cs="Times New Roman"/>
        </w:rPr>
        <w:t xml:space="preserve"> in blood</w:t>
      </w:r>
      <w:r w:rsidR="00DA4E50">
        <w:rPr>
          <w:rFonts w:ascii="Times New Roman" w:hAnsi="Times New Roman" w:cs="Times New Roman"/>
        </w:rPr>
        <w:t xml:space="preserve"> glucose after hyperglycemia in </w:t>
      </w:r>
      <w:proofErr w:type="spellStart"/>
      <w:r w:rsidR="00DA4E50">
        <w:rPr>
          <w:rFonts w:ascii="Times New Roman" w:hAnsi="Times New Roman" w:cs="Times New Roman"/>
        </w:rPr>
        <w:t>eTRF</w:t>
      </w:r>
      <w:proofErr w:type="spellEnd"/>
      <w:r w:rsidR="00DA4E50">
        <w:rPr>
          <w:rFonts w:ascii="Times New Roman" w:hAnsi="Times New Roman" w:cs="Times New Roman"/>
        </w:rPr>
        <w:t xml:space="preserve"> dams, which may suggest that there </w:t>
      </w:r>
      <w:r w:rsidR="0097389E">
        <w:rPr>
          <w:rFonts w:ascii="Times New Roman" w:hAnsi="Times New Roman" w:cs="Times New Roman"/>
        </w:rPr>
        <w:t xml:space="preserve">could be more gluconeogenesis and glycogenolysis </w:t>
      </w:r>
      <w:del w:id="411" w:author="Molly C. Mulcahy" w:date="2025-08-01T10:43:00Z" w16du:dateUtc="2025-08-01T15:43:00Z">
        <w:r w:rsidR="0097389E" w:rsidDel="00721746">
          <w:rPr>
            <w:rFonts w:ascii="Times New Roman" w:hAnsi="Times New Roman" w:cs="Times New Roman"/>
          </w:rPr>
          <w:delText>in these dams</w:delText>
        </w:r>
      </w:del>
      <w:ins w:id="412" w:author="Molly C. Mulcahy" w:date="2025-08-01T10:43:00Z" w16du:dateUtc="2025-08-01T15:43:00Z">
        <w:r w:rsidR="00721746">
          <w:rPr>
            <w:rFonts w:ascii="Times New Roman" w:hAnsi="Times New Roman" w:cs="Times New Roman"/>
          </w:rPr>
          <w:t>responses triggered from low glucose</w:t>
        </w:r>
      </w:ins>
      <w:r w:rsidR="0097389E">
        <w:rPr>
          <w:rFonts w:ascii="Times New Roman" w:hAnsi="Times New Roman" w:cs="Times New Roman"/>
        </w:rPr>
        <w:t xml:space="preserve">. However, we </w:t>
      </w:r>
      <w:del w:id="413" w:author="Molly C. Mulcahy" w:date="2025-08-01T10:43:00Z" w16du:dateUtc="2025-08-01T15:43:00Z">
        <w:r w:rsidR="0097389E" w:rsidDel="00721746">
          <w:rPr>
            <w:rFonts w:ascii="Times New Roman" w:hAnsi="Times New Roman" w:cs="Times New Roman"/>
          </w:rPr>
          <w:delText>were not able to</w:delText>
        </w:r>
      </w:del>
      <w:ins w:id="414" w:author="Molly C. Mulcahy" w:date="2025-08-01T10:43:00Z" w16du:dateUtc="2025-08-01T15:43:00Z">
        <w:r w:rsidR="00721746">
          <w:rPr>
            <w:rFonts w:ascii="Times New Roman" w:hAnsi="Times New Roman" w:cs="Times New Roman"/>
          </w:rPr>
          <w:t>did not have the appropriate samples to</w:t>
        </w:r>
      </w:ins>
      <w:r w:rsidR="0097389E">
        <w:rPr>
          <w:rFonts w:ascii="Times New Roman" w:hAnsi="Times New Roman" w:cs="Times New Roman"/>
        </w:rPr>
        <w:t xml:space="preserve"> </w:t>
      </w:r>
      <w:r w:rsidR="0097389E">
        <w:rPr>
          <w:rFonts w:ascii="Times New Roman" w:hAnsi="Times New Roman" w:cs="Times New Roman"/>
        </w:rPr>
        <w:lastRenderedPageBreak/>
        <w:t xml:space="preserve">evaluate </w:t>
      </w:r>
      <w:del w:id="415" w:author="Molly C. Mulcahy" w:date="2025-08-01T10:44:00Z" w16du:dateUtc="2025-08-01T15:44:00Z">
        <w:r w:rsidR="0097389E" w:rsidDel="00721746">
          <w:rPr>
            <w:rFonts w:ascii="Times New Roman" w:hAnsi="Times New Roman" w:cs="Times New Roman"/>
          </w:rPr>
          <w:delText xml:space="preserve">this </w:delText>
        </w:r>
      </w:del>
      <w:ins w:id="416" w:author="Molly C. Mulcahy" w:date="2025-08-01T10:44:00Z" w16du:dateUtc="2025-08-01T15:44:00Z">
        <w:r w:rsidR="00721746">
          <w:rPr>
            <w:rFonts w:ascii="Times New Roman" w:hAnsi="Times New Roman" w:cs="Times New Roman"/>
          </w:rPr>
          <w:t xml:space="preserve">these mechanisms further </w:t>
        </w:r>
      </w:ins>
      <w:r w:rsidR="0097389E">
        <w:rPr>
          <w:rFonts w:ascii="Times New Roman" w:hAnsi="Times New Roman" w:cs="Times New Roman"/>
        </w:rPr>
        <w:t xml:space="preserve">in the current study. </w:t>
      </w:r>
      <w:del w:id="417" w:author="Molly C. Mulcahy" w:date="2025-08-01T10:44:00Z" w16du:dateUtc="2025-08-01T15:44:00Z">
        <w:r w:rsidR="00D14AE7" w:rsidDel="00721746">
          <w:rPr>
            <w:rFonts w:ascii="Times New Roman" w:hAnsi="Times New Roman" w:cs="Times New Roman"/>
          </w:rPr>
          <w:delText>We did not find evidence of reduced</w:delText>
        </w:r>
      </w:del>
      <w:ins w:id="418" w:author="Molly C. Mulcahy" w:date="2025-08-01T10:44:00Z" w16du:dateUtc="2025-08-01T15:44:00Z">
        <w:r w:rsidR="00721746">
          <w:rPr>
            <w:rFonts w:ascii="Times New Roman" w:hAnsi="Times New Roman" w:cs="Times New Roman"/>
          </w:rPr>
          <w:t>In agreement with human models of TRF, there were no changes in</w:t>
        </w:r>
      </w:ins>
      <w:r w:rsidR="00D14AE7">
        <w:rPr>
          <w:rFonts w:ascii="Times New Roman" w:hAnsi="Times New Roman" w:cs="Times New Roman"/>
        </w:rPr>
        <w:t xml:space="preserve"> fasting blood glucose from gestational </w:t>
      </w:r>
      <w:proofErr w:type="spellStart"/>
      <w:r w:rsidR="00D14AE7">
        <w:rPr>
          <w:rFonts w:ascii="Times New Roman" w:hAnsi="Times New Roman" w:cs="Times New Roman"/>
        </w:rPr>
        <w:t>eTRF</w:t>
      </w:r>
      <w:proofErr w:type="spellEnd"/>
      <w:del w:id="419" w:author="Molly C. Mulcahy" w:date="2025-08-01T10:44:00Z" w16du:dateUtc="2025-08-01T15:44:00Z">
        <w:r w:rsidR="00D14AE7" w:rsidDel="00721746">
          <w:rPr>
            <w:rFonts w:ascii="Times New Roman" w:hAnsi="Times New Roman" w:cs="Times New Roman"/>
          </w:rPr>
          <w:delText>, which is in line with studies in humans that find</w:delText>
        </w:r>
        <w:r w:rsidR="00696CC4" w:rsidDel="00721746">
          <w:rPr>
            <w:rFonts w:ascii="Times New Roman" w:hAnsi="Times New Roman" w:cs="Times New Roman"/>
          </w:rPr>
          <w:delText xml:space="preserve"> no differences in glycemia</w:delText>
        </w:r>
      </w:del>
      <w:r w:rsidR="00696CC4">
        <w:rPr>
          <w:rFonts w:ascii="Times New Roman" w:hAnsi="Times New Roman" w:cs="Times New Roman"/>
        </w:rPr>
        <w:t xml:space="preserve"> </w:t>
      </w:r>
      <w:r w:rsidR="00696CC4">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{"citationID":"bZF3tCaD","properties":{"formattedCitation":"(Hutchison et al., 2019; Jamshed et al., 2019; Sutton et al., 2018)","plainCitation":"(Hutchison et al., 2019; Jamshed et al., 2019; Sutton et al., 2018)","noteIndex":0},"citationItems":[{"id":584,"uris":["http://zotero.org/users/5073745/items/E89CVTH5"],"itemData":{"id":584,"type":"article-journal","abstract":"Objective This study aimed to assess the effects of 9-hour time-restricted feeding (TRF), early (TRFe) or delayed (TRFd), on glucose tolerance in men at risk for type 2 diabetes. Methods Fifteen men (age 55 ± 3 years, BMI 33.9 ± 0.8 kg/m2) wore a continuous glucose monitor for 7 days of baseline assessment and during two 7-day TRF conditions. Participants were randomized to TRFe (8 am to 5 pm) or TRFd (12 pm to 9 pm), separated by a 2-week washout phase. Glucose, insulin, triglycerides, nonesterified fatty acids, and gastrointestinal hormone incremental areas under the curve were calculated following a standard meal on days 0 and 7 at 8 am (TRFe) or 12 pm (TRFd). Results TRF improved glucose tolerance as assessed by a reduction in glucose incremental area under the curve (P = 0.001) and fasting triglycerides (P = 0.003) on day 7 versus day 0. However, there were no mealtime by TRF interactions in any of the variables examined. There was also no effect of TRF on fasting and postprandial insulin, nonesterified fatty acids, or gastrointestinal hormones. Mean fasting glucose by continuous glucose monitor was lower in TRFe (P = 0.02) but not TRFd (P = 0.17) versus baseline, but there was no difference between TRF conditions. Conclusions While only TRFe lowered mean fasting glucose, TRF improved glycemic responses to a test meal in men at risk for type 2 diabetes regardless of the clock time that TRF was initiated.","container-title":"Obesity","DOI":"10.1002/oby.22449","ISSN":"1930-739X","issue":"5","language":"en","license":"© 2019 The Obesity Society","page":"724-732","source":"Wiley Online Library","title":"Time-Restricted Feeding Improves Glucose Tolerance in Men at Risk for Type 2 Diabetes: A Randomized Crossover Trial","title-short":"Time-Restricted Feeding Improves Glucose Tolerance in Men at Risk for Type 2 Diabetes","volume":"27","author":[{"family":"Hutchison","given":"Amy T."},{"family":"Regmi","given":"Prashant"},{"family":"Manoogian","given":"Emily N. C."},{"family":"Fleischer","given":"Jason G."},{"family":"Wittert","given":"Gary A."},{"family":"Panda","given":"Satchidananda"},{"family":"Heilbronn","given":"Leonie K."}],"issued":{"date-parts":[["2019"]]}}},{"id":343,"uris":["http://zotero.org/users/5073745/items/VZMS82L6"],"itemData":{"id":343,"type":"article-journal","abstract":"Time-restricted feeding (TRF) is a form of intermittent fasting that involves having a longer daily fasting period. Preliminary studies report that TRF improves cardiometabolic health in rodents and humans. Here, we performed the first study to determine how TRF affects gene expression, circulating hormones, and diurnal patterns in cardiometabolic risk factors in humans. Eleven overweight adults participated in a 4-day randomized crossover study where they ate between 8 am and 2 pm (early TRF (eTRF)) and between 8 am and 8 pm (control schedule). Participants underwent continuous glucose monitoring, and blood was drawn to assess cardiometabolic risk factors, hormones, and gene expression in whole blood cells. Relative to the control schedule, eTRF decreased mean 24-hour glucose levels by 4 &amp;plusmn; 1 mg/dl (p = 0.0003) and glycemic excursions by 12 &amp;plusmn; 3 mg/dl (p = 0.001). In the morning before breakfast, eTRF increased ketones, cholesterol, and the expression of the stress response and aging gene SIRT1 and the autophagy gene LC3A (all p &amp;lt; 0.04), while in the evening, it tended to increase brain-derived neurotropic factor (BNDF; p = 0.10) and also increased the expression of MTOR (p = 0.007), a major nutrient-sensing protein that regulates cell growth. eTRF also altered the diurnal patterns in cortisol and the expression of several circadian clock genes (p &amp;lt; 0.05). eTRF improves 24-hour glucose levels, alters lipid metabolism and circadian clock gene expression, and may also increase autophagy and have anti-aging effects in humans.","container-title":"Nutrients","DOI":"10.3390/nu11061234","issue":"6","language":"en","license":"http://creativecommons.org/licenses/by/3.0/","page":"1234","source":"www.mdpi.com","title":"Early Time-Restricted Feeding Improves 24-Hour Glucose Levels and Affects Markers of the Circadian Clock, Aging, and Autophagy in Humans","volume":"11","author":[{"family":"Jamshed","given":"Humaira"},{"family":"Beyl","given":"Robbie A."},{"family":"Della Manna","given":"Deborah L."},{"family":"Yang","given":"Eddy S."},{"family":"Ravussin","given":"Eric"},{"family":"Peterson","given":"Courtney M."}],"issued":{"date-parts":[["2019",6]]}}},{"id":238,"uris":["http://zotero.org/users/5073745/items/XT9WYD3C"],"itemData":{"id":238,"type":"article-journal","abstract":"Intermittent fasting (IF) improves cardiometabolic health; however, it is unknown whether these effects are due solely to weight loss. We conducted the first supervised controlled feeding trial to test whether IF has benefits independent of weight loss by feeding participants enough food to maintain their weight. Our proof-of-concept study also constitutes the first trial of early time-restricted feeding (eTRF), a form of IF that involves eating early in the day to be in alignment with circadian rhythms in metabolism. Men with prediabetes were randomized to eTRF (6-hr feeding period, with dinner before 3 p.m.) or a control schedule (12-hr feeding period) for 5 weeks and later crossed over to the other schedule. eTRF improved insulin sensitivity, β cell responsiveness, blood pressure, oxidative stress, and appetite. We demonstrate for the first time in humans that eTRF improves some aspects of cardiometabolic health and that IF's effects are not solely due to weight loss.","container-title":"Cell Metabolism","DOI":"10.1016/j.cmet.2018.04.010","ISSN":"1932-7420","issue":"6","journalAbbreviation":"Cell Metab.","language":"eng","note":"PMID: 29754952\nPMCID: PMC5990470","page":"1212-1221.e3","source":"PubMed","title":"Early Time-Restricted Feeding Improves Insulin Sensitivity, Blood Pressure, and Oxidative Stress Even without Weight Loss in Men with Prediabetes","volume":"27","author":[{"family":"Sutton","given":"Elizabeth F."},{"family":"Beyl","given":"Robbie"},{"family":"Early","given":"Kate S."},{"family":"Cefalu","given":"William T."},{"family":"Ravussin","given":"Eric"},{"family":"Peterson","given":"Courtney M."}],"issued":{"date-parts":[["2018",6,5]]}}}],"schema":"https://github.com/citation-style-language/schema/raw/master/csl-citation.json"} </w:instrText>
      </w:r>
      <w:r w:rsidR="00696CC4">
        <w:rPr>
          <w:rFonts w:ascii="Times New Roman" w:hAnsi="Times New Roman" w:cs="Times New Roman"/>
        </w:rPr>
        <w:fldChar w:fldCharType="separate"/>
      </w:r>
      <w:r w:rsidR="00696CC4">
        <w:rPr>
          <w:rFonts w:ascii="Times New Roman" w:hAnsi="Times New Roman" w:cs="Times New Roman"/>
          <w:noProof/>
        </w:rPr>
        <w:t>(Hutchison et al., 2019; Jamshed et al., 2019; Sutton et al., 2018)</w:t>
      </w:r>
      <w:r w:rsidR="00696CC4">
        <w:rPr>
          <w:rFonts w:ascii="Times New Roman" w:hAnsi="Times New Roman" w:cs="Times New Roman"/>
        </w:rPr>
        <w:fldChar w:fldCharType="end"/>
      </w:r>
      <w:r w:rsidR="00770974">
        <w:rPr>
          <w:rFonts w:ascii="Times New Roman" w:hAnsi="Times New Roman" w:cs="Times New Roman"/>
        </w:rPr>
        <w:t xml:space="preserve">. </w:t>
      </w:r>
    </w:p>
    <w:p w14:paraId="67D802DA" w14:textId="3919A56B" w:rsidR="0097389E" w:rsidRDefault="0097389E" w:rsidP="00D14AE7">
      <w:pPr>
        <w:spacing w:line="360" w:lineRule="auto"/>
        <w:ind w:firstLine="720"/>
        <w:rPr>
          <w:rFonts w:ascii="Times New Roman" w:hAnsi="Times New Roman" w:cs="Times New Roman"/>
        </w:rPr>
      </w:pPr>
      <w:r>
        <w:rPr>
          <w:rFonts w:ascii="Times New Roman" w:hAnsi="Times New Roman" w:cs="Times New Roman"/>
        </w:rPr>
        <w:t xml:space="preserve">The </w:t>
      </w:r>
      <w:del w:id="420" w:author="Molly C. Mulcahy" w:date="2025-08-01T10:45:00Z" w16du:dateUtc="2025-08-01T15:45:00Z">
        <w:r w:rsidDel="00E474AC">
          <w:rPr>
            <w:rFonts w:ascii="Times New Roman" w:hAnsi="Times New Roman" w:cs="Times New Roman"/>
          </w:rPr>
          <w:delText xml:space="preserve">similar </w:delText>
        </w:r>
      </w:del>
      <w:ins w:id="421" w:author="Molly C. Mulcahy" w:date="2025-08-01T10:45:00Z" w16du:dateUtc="2025-08-01T15:45:00Z">
        <w:r w:rsidR="00E474AC">
          <w:rPr>
            <w:rFonts w:ascii="Times New Roman" w:hAnsi="Times New Roman" w:cs="Times New Roman"/>
          </w:rPr>
          <w:t>lack</w:t>
        </w:r>
      </w:ins>
      <w:ins w:id="422" w:author="Molly C. Mulcahy" w:date="2025-08-01T10:46:00Z" w16du:dateUtc="2025-08-01T15:46:00Z">
        <w:r w:rsidR="00E474AC">
          <w:rPr>
            <w:rFonts w:ascii="Times New Roman" w:hAnsi="Times New Roman" w:cs="Times New Roman"/>
          </w:rPr>
          <w:t xml:space="preserve"> of weight reduction in</w:t>
        </w:r>
      </w:ins>
      <w:ins w:id="423" w:author="Molly C. Mulcahy" w:date="2025-08-01T10:45:00Z" w16du:dateUtc="2025-08-01T15:45:00Z">
        <w:r w:rsidR="00E474AC">
          <w:rPr>
            <w:rFonts w:ascii="Times New Roman" w:hAnsi="Times New Roman" w:cs="Times New Roman"/>
          </w:rPr>
          <w:t xml:space="preserve"> </w:t>
        </w:r>
      </w:ins>
      <w:r>
        <w:rPr>
          <w:rFonts w:ascii="Times New Roman" w:hAnsi="Times New Roman" w:cs="Times New Roman"/>
        </w:rPr>
        <w:t>pup</w:t>
      </w:r>
      <w:ins w:id="424" w:author="Molly C. Mulcahy" w:date="2025-08-01T10:46:00Z" w16du:dateUtc="2025-08-01T15:46:00Z">
        <w:r w:rsidR="00E474AC">
          <w:rPr>
            <w:rFonts w:ascii="Times New Roman" w:hAnsi="Times New Roman" w:cs="Times New Roman"/>
          </w:rPr>
          <w:t>s</w:t>
        </w:r>
      </w:ins>
      <w:r>
        <w:rPr>
          <w:rFonts w:ascii="Times New Roman" w:hAnsi="Times New Roman" w:cs="Times New Roman"/>
        </w:rPr>
        <w:t xml:space="preserve"> </w:t>
      </w:r>
      <w:del w:id="425" w:author="Molly C. Mulcahy" w:date="2025-08-01T10:46:00Z" w16du:dateUtc="2025-08-01T15:46:00Z">
        <w:r w:rsidDel="00E474AC">
          <w:rPr>
            <w:rFonts w:ascii="Times New Roman" w:hAnsi="Times New Roman" w:cs="Times New Roman"/>
          </w:rPr>
          <w:delText xml:space="preserve">weights </w:delText>
        </w:r>
      </w:del>
      <w:ins w:id="426" w:author="Molly C. Mulcahy" w:date="2025-08-01T10:46:00Z" w16du:dateUtc="2025-08-01T15:46:00Z">
        <w:r w:rsidR="00E474AC">
          <w:rPr>
            <w:rFonts w:ascii="Times New Roman" w:hAnsi="Times New Roman" w:cs="Times New Roman"/>
          </w:rPr>
          <w:t xml:space="preserve">from </w:t>
        </w:r>
      </w:ins>
      <w:del w:id="427" w:author="Molly C. Mulcahy" w:date="2025-08-01T10:46:00Z" w16du:dateUtc="2025-08-01T15:46:00Z">
        <w:r w:rsidDel="00E474AC">
          <w:rPr>
            <w:rFonts w:ascii="Times New Roman" w:hAnsi="Times New Roman" w:cs="Times New Roman"/>
          </w:rPr>
          <w:delText xml:space="preserve">in </w:delText>
        </w:r>
      </w:del>
      <w:proofErr w:type="spellStart"/>
      <w:r>
        <w:rPr>
          <w:rFonts w:ascii="Times New Roman" w:hAnsi="Times New Roman" w:cs="Times New Roman"/>
        </w:rPr>
        <w:t>eTRF</w:t>
      </w:r>
      <w:proofErr w:type="spellEnd"/>
      <w:r>
        <w:rPr>
          <w:rFonts w:ascii="Times New Roman" w:hAnsi="Times New Roman" w:cs="Times New Roman"/>
        </w:rPr>
        <w:t xml:space="preserve"> </w:t>
      </w:r>
      <w:del w:id="428" w:author="Molly C. Mulcahy" w:date="2025-08-01T10:46:00Z" w16du:dateUtc="2025-08-01T15:46:00Z">
        <w:r w:rsidDel="00E474AC">
          <w:rPr>
            <w:rFonts w:ascii="Times New Roman" w:hAnsi="Times New Roman" w:cs="Times New Roman"/>
          </w:rPr>
          <w:delText xml:space="preserve">dams </w:delText>
        </w:r>
      </w:del>
      <w:ins w:id="429" w:author="Molly C. Mulcahy" w:date="2025-08-01T10:46:00Z" w16du:dateUtc="2025-08-01T15:46:00Z">
        <w:r w:rsidR="00E474AC">
          <w:rPr>
            <w:rFonts w:ascii="Times New Roman" w:hAnsi="Times New Roman" w:cs="Times New Roman"/>
          </w:rPr>
          <w:t>litters from birth</w:t>
        </w:r>
      </w:ins>
      <w:ins w:id="430" w:author="Molly C. Mulcahy" w:date="2025-08-01T10:47:00Z" w16du:dateUtc="2025-08-01T15:47:00Z">
        <w:r w:rsidR="00E474AC">
          <w:rPr>
            <w:rFonts w:ascii="Times New Roman" w:hAnsi="Times New Roman" w:cs="Times New Roman"/>
          </w:rPr>
          <w:t xml:space="preserve"> to early postnatal life</w:t>
        </w:r>
      </w:ins>
      <w:del w:id="431" w:author="Molly C. Mulcahy" w:date="2025-08-01T10:47:00Z" w16du:dateUtc="2025-08-01T15:47:00Z">
        <w:r w:rsidDel="00E474AC">
          <w:rPr>
            <w:rFonts w:ascii="Times New Roman" w:hAnsi="Times New Roman" w:cs="Times New Roman"/>
          </w:rPr>
          <w:delText>and continued normal body weights in both sexes after birth</w:delText>
        </w:r>
      </w:del>
      <w:r>
        <w:rPr>
          <w:rFonts w:ascii="Times New Roman" w:hAnsi="Times New Roman" w:cs="Times New Roman"/>
        </w:rPr>
        <w:t xml:space="preserve"> is in opposition to other studies where either male offspring of TRF dams weights at birth are reduced</w:t>
      </w:r>
      <w:r w:rsidR="00584F3C">
        <w:rPr>
          <w:rFonts w:ascii="Times New Roman" w:hAnsi="Times New Roman" w:cs="Times New Roman"/>
        </w:rPr>
        <w:t xml:space="preserve"> </w:t>
      </w:r>
      <w:r w:rsidR="007A4AA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{"citationID":"B8v8S1Uk","properties":{"formattedCitation":"(Prates et al., 2022)","plainCitation":"(Prates et al., 2022)","noteIndex":0},"citationItems":[{"id":285,"uris":["http://zotero.org/users/5073745/items/H2SF844K"],"itemData":{"id":285,"type":"article-journal","abstract":"Maternal circadian eating time and frequency were associated with altered glucose metabolism during pregnancy in humans. Research about long maternal fasting intervals is inconclusive, and little is known about the effect of maternal time-feeding on the offspring health. Therefore, the aim of the present study was to determine whether maternal time feeding influences the metabolic status of both male and female offspring. Pregnant rats were provided ad libitum (AD) access to chow diet or fed during either the light phase (LP) or dark phase (DP) during the embryonic development. At the age of 150 days, glucose tolerance, lipid concentrations, and insulin secretion were determined in adult male and female offspring. Both male and female offspring of LP and DP dams exhibited alterations in the lipid profile and female offspring were glucose intolerant. Glucose-stimulated insulin secretion decreased in male and female offspring of LP and DP dams. Acetylcholine increased insulin secretion in male and female offspring. Islets from male and female offspring of DP dams exhibited less pronounced inhibition of insulin secretion by epinephrine, suggesting alterations in cholinergic and adrenergic pathways in these animals. Our data suggest that TRF regimen during embryonic development could program rat offspring for metabolic dysfunction in adulthood.","container-title":"Nutrition","DOI":"10.1016/j.nut.2022.111776","ISSN":"0899-9007","journalAbbreviation":"Nutrition","language":"en","page":"111776","source":"ScienceDirect","title":"Time-restricted feeding during embryonic development leads to metabolic dysfunction in adult rat offspring","author":[{"family":"Prates","given":"Kelly Valério"},{"family":"Pavanello","given":"Audrei"},{"family":"Gongora","given":"Adriane Barreto"},{"family":"Moreira","given":"Veridiana Mota"},{"family":"Moraes","given":"Ana Maria Praxedes","non-dropping-particle":"de"},{"family":"Rigo","given":"Kesia Palma"},{"family":"Vieira","given":"Elaine"},{"family":"Mathias","given":"Paulo Cezar de Freitas"}],"issued":{"date-parts":[["2022",6,17]]}}}],"schema":"https://github.com/citation-style-language/schema/raw/master/csl-citation.json"} </w:instrText>
      </w:r>
      <w:r w:rsidR="007A4AA7">
        <w:rPr>
          <w:rFonts w:ascii="Times New Roman" w:hAnsi="Times New Roman" w:cs="Times New Roman"/>
        </w:rPr>
        <w:fldChar w:fldCharType="separate"/>
      </w:r>
      <w:r w:rsidR="007A4AA7">
        <w:rPr>
          <w:rFonts w:ascii="Times New Roman" w:hAnsi="Times New Roman" w:cs="Times New Roman"/>
          <w:noProof/>
        </w:rPr>
        <w:t>(Prates et al., 2022)</w:t>
      </w:r>
      <w:r w:rsidR="007A4AA7">
        <w:rPr>
          <w:rFonts w:ascii="Times New Roman" w:hAnsi="Times New Roman" w:cs="Times New Roman"/>
        </w:rPr>
        <w:fldChar w:fldCharType="end"/>
      </w:r>
      <w:r>
        <w:rPr>
          <w:rFonts w:ascii="Times New Roman" w:hAnsi="Times New Roman" w:cs="Times New Roman"/>
        </w:rPr>
        <w:t xml:space="preserve">, or male and female fetal weights are smaller than AL counterparts </w:t>
      </w:r>
      <w:r>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{"citationID":"6ANdC8w9","properties":{"formattedCitation":"(Alkhalefah et al., 2021)","plainCitation":"(Alkhalefah et al., 2021)","noteIndex":0},"citationItems":[{"id":834,"uris":["http://zotero.org/users/5073745/items/8GDECLSP","http://zotero.org/users/5073745/items/F8X796TF"],"itemData":{"id":834,"type":"article-journal","abstract":"During Ramadan, many pregnant Muslim women fast between dawn and sunset. Although the impacts of prolonged maternal intermittent fasting (IF) on fetal growth and  placental function are under-researched, reported effects include reduced  placental weight and birth weight. In the present study, pregnant Wistar rats  were used to model repeated cycles of IF on fetal development and placental  function and to examine sex-specific effects. In the IF group, food was withdrawn  daily from 17:00 to 09:00 over 21 days of gestation, while the control group  received food ad libitum. Both groups had free water access. IF dams consumed  less food, had significantly reduced weight compared with controls, with reduced  plasma glucose and amino acids. Both fetal sexes were significantly lighter in  the IF group with reduced fetal plasma amino acids. Placental weights and  morphology were unchanged. The profile of placental metabolites was altered in  the IF group with sex-specific responses evident. Transplacental flux of  14C-methylaminoisobutyric acid (14C-MeAIB), a system A amino acid transporter  substrate, was significantly reduced in both fetal sexes in the IF group.  Sodium-dependent 14C-MeAIB uptake into isolated placental plasma membrane  vesicles was unchanged. The gene expression of system A transporter Slc38a1,  Slc38a2 and Slc38a4 was up-regulated in IF male placentas only. No changes were  observed in placental SNAT1 and SNAT2 protein expression. Maternal IF results in  detrimental impacts on maternal physiology and fetal development with changes in  the placental and fetal metabolite profiles. Reduced placental system A  transporter activity may be responsible for fetal growth restriction in both  sexes.","container-title":"Clinical science (London, England : 1979)","DOI":"10.1042/CS20210137","ISSN":"1470-8736 0143-5221","issue":"11","journalAbbreviation":"Clin Sci (Lond)","language":"eng","license":"© 2021 The Author(s). Published by Portland Press Limited on behalf of the Biochemical Society.","note":"publisher-place: England\nPMID: 34008846","page":"1445-1466","title":"Maternal intermittent fasting during pregnancy induces fetal growth restriction and down-regulated placental system A amino acid transport in the rat.","volume":"135","author":[{"family":"Alkhalefah","given":"Alaa"},{"family":"Dunn","given":"Warwick B."},{"family":"Allwood","given":"James W."},{"family":"Parry","given":"Kate L."},{"family":"Houghton","given":"Franchesca D."},{"family":"Ashton","given":"Nick"},{"family":"Glazier","given":"Jocelyn D."}],"issued":{"date-parts":[["2021",6,11]]}}}],"schema":"https://github.com/citation-style-language/schema/raw/master/csl-citation.json"} </w:instrText>
      </w:r>
      <w:r>
        <w:rPr>
          <w:rFonts w:ascii="Times New Roman" w:hAnsi="Times New Roman" w:cs="Times New Roman"/>
        </w:rPr>
        <w:fldChar w:fldCharType="separate"/>
      </w:r>
      <w:r w:rsidR="00D20629">
        <w:rPr>
          <w:rFonts w:ascii="Times New Roman" w:hAnsi="Times New Roman" w:cs="Times New Roman"/>
          <w:noProof/>
        </w:rPr>
        <w:t>(Alkhalefah et al., 2021)</w:t>
      </w:r>
      <w:r>
        <w:rPr>
          <w:rFonts w:ascii="Times New Roman" w:hAnsi="Times New Roman" w:cs="Times New Roman"/>
        </w:rPr>
        <w:fldChar w:fldCharType="end"/>
      </w:r>
      <w:r>
        <w:rPr>
          <w:rFonts w:ascii="Times New Roman" w:hAnsi="Times New Roman" w:cs="Times New Roman"/>
        </w:rPr>
        <w:t>.</w:t>
      </w:r>
      <w:r w:rsidR="009441D2">
        <w:rPr>
          <w:rFonts w:ascii="Times New Roman" w:hAnsi="Times New Roman" w:cs="Times New Roman"/>
        </w:rPr>
        <w:t xml:space="preserve"> </w:t>
      </w:r>
      <w:ins w:id="432" w:author="Molly C. Mulcahy" w:date="2025-08-01T10:47:00Z" w16du:dateUtc="2025-08-01T15:47:00Z">
        <w:r w:rsidR="00B11DA4">
          <w:rPr>
            <w:rFonts w:ascii="Times New Roman" w:hAnsi="Times New Roman" w:cs="Times New Roman"/>
          </w:rPr>
          <w:t>How</w:t>
        </w:r>
      </w:ins>
      <w:ins w:id="433" w:author="Molly C. Mulcahy" w:date="2025-08-01T10:48:00Z" w16du:dateUtc="2025-08-01T15:48:00Z">
        <w:r w:rsidR="00B11DA4">
          <w:rPr>
            <w:rFonts w:ascii="Times New Roman" w:hAnsi="Times New Roman" w:cs="Times New Roman"/>
          </w:rPr>
          <w:t xml:space="preserve">ever, when there </w:t>
        </w:r>
        <w:r w:rsidR="00C10F38">
          <w:rPr>
            <w:rFonts w:ascii="Times New Roman" w:hAnsi="Times New Roman" w:cs="Times New Roman"/>
          </w:rPr>
          <w:t>wa</w:t>
        </w:r>
        <w:r w:rsidR="00B11DA4">
          <w:rPr>
            <w:rFonts w:ascii="Times New Roman" w:hAnsi="Times New Roman" w:cs="Times New Roman"/>
          </w:rPr>
          <w:t xml:space="preserve">s a </w:t>
        </w:r>
      </w:ins>
      <w:del w:id="434" w:author="Molly C. Mulcahy" w:date="2025-08-01T10:47:00Z" w16du:dateUtc="2025-08-01T15:47:00Z">
        <w:r w:rsidR="009441D2" w:rsidDel="00B11DA4">
          <w:rPr>
            <w:rFonts w:ascii="Times New Roman" w:hAnsi="Times New Roman" w:cs="Times New Roman"/>
          </w:rPr>
          <w:delText>S</w:delText>
        </w:r>
      </w:del>
      <w:del w:id="435" w:author="Molly C. Mulcahy" w:date="2025-08-01T10:48:00Z" w16du:dateUtc="2025-08-01T15:48:00Z">
        <w:r w:rsidR="009441D2" w:rsidDel="00B11DA4">
          <w:rPr>
            <w:rFonts w:ascii="Times New Roman" w:hAnsi="Times New Roman" w:cs="Times New Roman"/>
          </w:rPr>
          <w:delText xml:space="preserve">tudies that find </w:delText>
        </w:r>
      </w:del>
      <w:r w:rsidR="009441D2">
        <w:rPr>
          <w:rFonts w:ascii="Times New Roman" w:hAnsi="Times New Roman" w:cs="Times New Roman"/>
        </w:rPr>
        <w:t xml:space="preserve">reduction in birth weights </w:t>
      </w:r>
      <w:ins w:id="436" w:author="Molly C. Mulcahy" w:date="2025-08-01T10:48:00Z" w16du:dateUtc="2025-08-01T15:48:00Z">
        <w:r w:rsidR="00B11DA4">
          <w:rPr>
            <w:rFonts w:ascii="Times New Roman" w:hAnsi="Times New Roman" w:cs="Times New Roman"/>
          </w:rPr>
          <w:t xml:space="preserve">there </w:t>
        </w:r>
      </w:ins>
      <w:ins w:id="437" w:author="Molly C. Mulcahy" w:date="2025-08-01T10:49:00Z" w16du:dateUtc="2025-08-01T15:49:00Z">
        <w:r w:rsidR="00C10F38">
          <w:rPr>
            <w:rFonts w:ascii="Times New Roman" w:hAnsi="Times New Roman" w:cs="Times New Roman"/>
          </w:rPr>
          <w:t xml:space="preserve">was </w:t>
        </w:r>
      </w:ins>
      <w:r w:rsidR="009441D2">
        <w:rPr>
          <w:rFonts w:ascii="Times New Roman" w:hAnsi="Times New Roman" w:cs="Times New Roman"/>
        </w:rPr>
        <w:t xml:space="preserve">also </w:t>
      </w:r>
      <w:del w:id="438" w:author="Molly C. Mulcahy" w:date="2025-08-01T10:48:00Z" w16du:dateUtc="2025-08-01T15:48:00Z">
        <w:r w:rsidR="009441D2" w:rsidDel="00B11DA4">
          <w:rPr>
            <w:rFonts w:ascii="Times New Roman" w:hAnsi="Times New Roman" w:cs="Times New Roman"/>
          </w:rPr>
          <w:delText xml:space="preserve">find that dams are </w:delText>
        </w:r>
      </w:del>
      <w:r w:rsidR="007A4AA7">
        <w:rPr>
          <w:rFonts w:ascii="Times New Roman" w:hAnsi="Times New Roman" w:cs="Times New Roman"/>
        </w:rPr>
        <w:t>calori</w:t>
      </w:r>
      <w:ins w:id="439" w:author="Molly C. Mulcahy" w:date="2025-08-01T10:48:00Z" w16du:dateUtc="2025-08-01T15:48:00Z">
        <w:r w:rsidR="00B11DA4">
          <w:rPr>
            <w:rFonts w:ascii="Times New Roman" w:hAnsi="Times New Roman" w:cs="Times New Roman"/>
          </w:rPr>
          <w:t>c</w:t>
        </w:r>
      </w:ins>
      <w:del w:id="440" w:author="Molly C. Mulcahy" w:date="2025-08-01T10:48:00Z" w16du:dateUtc="2025-08-01T15:48:00Z">
        <w:r w:rsidR="007A4AA7" w:rsidDel="00B11DA4">
          <w:rPr>
            <w:rFonts w:ascii="Times New Roman" w:hAnsi="Times New Roman" w:cs="Times New Roman"/>
          </w:rPr>
          <w:delText>e</w:delText>
        </w:r>
      </w:del>
      <w:r w:rsidR="007A4AA7">
        <w:rPr>
          <w:rFonts w:ascii="Times New Roman" w:hAnsi="Times New Roman" w:cs="Times New Roman"/>
        </w:rPr>
        <w:t xml:space="preserve"> </w:t>
      </w:r>
      <w:del w:id="441" w:author="Molly C. Mulcahy" w:date="2025-08-01T10:48:00Z" w16du:dateUtc="2025-08-01T15:48:00Z">
        <w:r w:rsidR="007A4AA7" w:rsidDel="00B11DA4">
          <w:rPr>
            <w:rFonts w:ascii="Times New Roman" w:hAnsi="Times New Roman" w:cs="Times New Roman"/>
          </w:rPr>
          <w:delText>restricted</w:delText>
        </w:r>
        <w:r w:rsidR="009441D2" w:rsidDel="00B11DA4">
          <w:rPr>
            <w:rFonts w:ascii="Times New Roman" w:hAnsi="Times New Roman" w:cs="Times New Roman"/>
          </w:rPr>
          <w:delText xml:space="preserve"> </w:delText>
        </w:r>
      </w:del>
      <w:ins w:id="442" w:author="Molly C. Mulcahy" w:date="2025-08-01T10:48:00Z" w16du:dateUtc="2025-08-01T15:48:00Z">
        <w:r w:rsidR="00B11DA4">
          <w:rPr>
            <w:rFonts w:ascii="Times New Roman" w:hAnsi="Times New Roman" w:cs="Times New Roman"/>
          </w:rPr>
          <w:t xml:space="preserve">restriction </w:t>
        </w:r>
      </w:ins>
      <w:r w:rsidR="009441D2">
        <w:rPr>
          <w:rFonts w:ascii="Times New Roman" w:hAnsi="Times New Roman" w:cs="Times New Roman"/>
        </w:rPr>
        <w:t>during pregnancy</w:t>
      </w:r>
      <w:del w:id="443" w:author="Molly C. Mulcahy" w:date="2025-08-01T10:49:00Z" w16du:dateUtc="2025-08-01T15:49:00Z">
        <w:r w:rsidR="009441D2" w:rsidDel="00C10F38">
          <w:rPr>
            <w:rFonts w:ascii="Times New Roman" w:hAnsi="Times New Roman" w:cs="Times New Roman"/>
          </w:rPr>
          <w:delText>, resulting in</w:delText>
        </w:r>
      </w:del>
      <w:ins w:id="444" w:author="Molly C. Mulcahy" w:date="2025-08-01T10:49:00Z" w16du:dateUtc="2025-08-01T15:49:00Z">
        <w:r w:rsidR="00C10F38">
          <w:rPr>
            <w:rFonts w:ascii="Times New Roman" w:hAnsi="Times New Roman" w:cs="Times New Roman"/>
          </w:rPr>
          <w:t xml:space="preserve"> and</w:t>
        </w:r>
      </w:ins>
      <w:r w:rsidR="009441D2">
        <w:rPr>
          <w:rFonts w:ascii="Times New Roman" w:hAnsi="Times New Roman" w:cs="Times New Roman"/>
        </w:rPr>
        <w:t xml:space="preserve"> reduced maternal weight gain, which could explain the lack of this phenotype in our current work. </w:t>
      </w:r>
    </w:p>
    <w:p w14:paraId="21A9AA5F" w14:textId="6831404D" w:rsidR="00270452" w:rsidRDefault="00270452" w:rsidP="00D14AE7">
      <w:pPr>
        <w:spacing w:line="360" w:lineRule="auto"/>
        <w:ind w:firstLine="720"/>
        <w:rPr>
          <w:rFonts w:ascii="Times New Roman" w:hAnsi="Times New Roman" w:cs="Times New Roman"/>
        </w:rPr>
      </w:pPr>
      <w:r>
        <w:rPr>
          <w:rFonts w:ascii="Times New Roman" w:hAnsi="Times New Roman" w:cs="Times New Roman"/>
        </w:rPr>
        <w:t xml:space="preserve">Although the sample size for our estrus data is limited to </w:t>
      </w:r>
      <w:r w:rsidR="00D14AE7">
        <w:rPr>
          <w:rFonts w:ascii="Times New Roman" w:hAnsi="Times New Roman" w:cs="Times New Roman"/>
        </w:rPr>
        <w:t>one cohort</w:t>
      </w:r>
      <w:r>
        <w:rPr>
          <w:rFonts w:ascii="Times New Roman" w:hAnsi="Times New Roman" w:cs="Times New Roman"/>
        </w:rPr>
        <w:t xml:space="preserve">, we </w:t>
      </w:r>
      <w:del w:id="445" w:author="Molly C. Mulcahy" w:date="2025-08-01T10:49:00Z" w16du:dateUtc="2025-08-01T15:49:00Z">
        <w:r w:rsidDel="007C577A">
          <w:rPr>
            <w:rFonts w:ascii="Times New Roman" w:hAnsi="Times New Roman" w:cs="Times New Roman"/>
          </w:rPr>
          <w:delText>did find that</w:delText>
        </w:r>
      </w:del>
      <w:ins w:id="446" w:author="Molly C. Mulcahy" w:date="2025-08-01T10:49:00Z" w16du:dateUtc="2025-08-01T15:49:00Z">
        <w:r w:rsidR="007C577A">
          <w:rPr>
            <w:rFonts w:ascii="Times New Roman" w:hAnsi="Times New Roman" w:cs="Times New Roman"/>
          </w:rPr>
          <w:t>found no disruption to</w:t>
        </w:r>
      </w:ins>
      <w:r>
        <w:rPr>
          <w:rFonts w:ascii="Times New Roman" w:hAnsi="Times New Roman" w:cs="Times New Roman"/>
        </w:rPr>
        <w:t xml:space="preserve"> </w:t>
      </w:r>
      <w:del w:id="447" w:author="Molly C. Mulcahy" w:date="2025-08-01T10:49:00Z" w16du:dateUtc="2025-08-01T15:49:00Z">
        <w:r w:rsidDel="007C577A">
          <w:rPr>
            <w:rFonts w:ascii="Times New Roman" w:hAnsi="Times New Roman" w:cs="Times New Roman"/>
          </w:rPr>
          <w:delText xml:space="preserve">there were no impacts on </w:delText>
        </w:r>
      </w:del>
      <w:r>
        <w:rPr>
          <w:rFonts w:ascii="Times New Roman" w:hAnsi="Times New Roman" w:cs="Times New Roman"/>
        </w:rPr>
        <w:t xml:space="preserve">estrus </w:t>
      </w:r>
      <w:del w:id="448" w:author="Molly C. Mulcahy" w:date="2025-08-01T10:49:00Z" w16du:dateUtc="2025-08-01T15:49:00Z">
        <w:r w:rsidDel="007C577A">
          <w:rPr>
            <w:rFonts w:ascii="Times New Roman" w:hAnsi="Times New Roman" w:cs="Times New Roman"/>
          </w:rPr>
          <w:delText>cyclicity</w:delText>
        </w:r>
      </w:del>
      <w:ins w:id="449" w:author="Molly C. Mulcahy" w:date="2025-08-01T10:49:00Z" w16du:dateUtc="2025-08-01T15:49:00Z">
        <w:r w:rsidR="007C577A">
          <w:rPr>
            <w:rFonts w:ascii="Times New Roman" w:hAnsi="Times New Roman" w:cs="Times New Roman"/>
          </w:rPr>
          <w:t>cycles</w:t>
        </w:r>
      </w:ins>
      <w:r>
        <w:rPr>
          <w:rFonts w:ascii="Times New Roman" w:hAnsi="Times New Roman" w:cs="Times New Roman"/>
        </w:rPr>
        <w:t xml:space="preserve">. </w:t>
      </w:r>
      <w:r w:rsidR="00D14AE7">
        <w:rPr>
          <w:rFonts w:ascii="Times New Roman" w:hAnsi="Times New Roman" w:cs="Times New Roman"/>
        </w:rPr>
        <w:t xml:space="preserve">One study that more rigorously evaluated fertility in response to TRF </w:t>
      </w:r>
      <w:ins w:id="450" w:author="Molly C. Mulcahy" w:date="2025-08-01T10:49:00Z" w16du:dateUtc="2025-08-01T15:49:00Z">
        <w:r w:rsidR="007C577A">
          <w:rPr>
            <w:rFonts w:ascii="Times New Roman" w:hAnsi="Times New Roman" w:cs="Times New Roman"/>
          </w:rPr>
          <w:t xml:space="preserve">identified </w:t>
        </w:r>
      </w:ins>
      <w:del w:id="451" w:author="Molly C. Mulcahy" w:date="2025-08-01T10:49:00Z" w16du:dateUtc="2025-08-01T15:49:00Z">
        <w:r w:rsidR="00D14AE7" w:rsidDel="007C577A">
          <w:rPr>
            <w:rFonts w:ascii="Times New Roman" w:hAnsi="Times New Roman" w:cs="Times New Roman"/>
          </w:rPr>
          <w:delText xml:space="preserve">found it resulted in </w:delText>
        </w:r>
      </w:del>
      <w:r w:rsidR="00D14AE7">
        <w:rPr>
          <w:rFonts w:ascii="Times New Roman" w:hAnsi="Times New Roman" w:cs="Times New Roman"/>
        </w:rPr>
        <w:t>greater follicle counts, and increased number of estrus cycles compared to AL, in both chow and HFD females</w:t>
      </w:r>
      <w:ins w:id="452" w:author="Molly C. Mulcahy" w:date="2025-08-01T10:50:00Z" w16du:dateUtc="2025-08-01T15:50:00Z">
        <w:r w:rsidR="007C577A">
          <w:rPr>
            <w:rFonts w:ascii="Times New Roman" w:hAnsi="Times New Roman" w:cs="Times New Roman"/>
          </w:rPr>
          <w:t xml:space="preserve"> </w:t>
        </w:r>
      </w:ins>
      <w:r w:rsidR="00D14AE7">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{"citationID":"lbF45Qi4","properties":{"formattedCitation":"(Hua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D14AE7">
        <w:rPr>
          <w:rFonts w:ascii="Times New Roman" w:hAnsi="Times New Roman" w:cs="Times New Roman"/>
        </w:rPr>
        <w:fldChar w:fldCharType="separate"/>
      </w:r>
      <w:r w:rsidR="004E5420">
        <w:rPr>
          <w:rFonts w:ascii="Times New Roman" w:hAnsi="Times New Roman" w:cs="Times New Roman"/>
          <w:noProof/>
        </w:rPr>
        <w:t>(Hua et al., 2020)</w:t>
      </w:r>
      <w:r w:rsidR="00D14AE7">
        <w:rPr>
          <w:rFonts w:ascii="Times New Roman" w:hAnsi="Times New Roman" w:cs="Times New Roman"/>
        </w:rPr>
        <w:fldChar w:fldCharType="end"/>
      </w:r>
      <w:r w:rsidR="00D14AE7">
        <w:rPr>
          <w:rFonts w:ascii="Times New Roman" w:hAnsi="Times New Roman" w:cs="Times New Roman"/>
        </w:rPr>
        <w:t>.</w:t>
      </w:r>
      <w:r w:rsidR="00AC5614">
        <w:rPr>
          <w:rFonts w:ascii="Times New Roman" w:hAnsi="Times New Roman" w:cs="Times New Roman"/>
        </w:rPr>
        <w:t xml:space="preserve"> </w:t>
      </w:r>
      <w:del w:id="453" w:author="Molly C. Mulcahy" w:date="2025-08-01T10:50:00Z" w16du:dateUtc="2025-08-01T15:50:00Z">
        <w:r w:rsidR="004E5420" w:rsidDel="007C577A">
          <w:rPr>
            <w:rFonts w:ascii="Times New Roman" w:hAnsi="Times New Roman" w:cs="Times New Roman"/>
          </w:rPr>
          <w:delText>A</w:delText>
        </w:r>
        <w:r w:rsidR="00AC5614" w:rsidDel="007C577A">
          <w:rPr>
            <w:rFonts w:ascii="Times New Roman" w:hAnsi="Times New Roman" w:cs="Times New Roman"/>
          </w:rPr>
          <w:delText xml:space="preserve">lthough </w:delText>
        </w:r>
        <w:r w:rsidR="004E5420" w:rsidDel="007C577A">
          <w:rPr>
            <w:rFonts w:ascii="Times New Roman" w:hAnsi="Times New Roman" w:cs="Times New Roman"/>
          </w:rPr>
          <w:delText>this was</w:delText>
        </w:r>
        <w:r w:rsidR="00AC5614" w:rsidDel="007C577A">
          <w:rPr>
            <w:rFonts w:ascii="Times New Roman" w:hAnsi="Times New Roman" w:cs="Times New Roman"/>
          </w:rPr>
          <w:delText xml:space="preserve"> this in the context of pre-conceptional dietary changes </w:delText>
        </w:r>
        <w:r w:rsidR="00474743" w:rsidDel="007C577A">
          <w:rPr>
            <w:rFonts w:ascii="Times New Roman" w:hAnsi="Times New Roman" w:cs="Times New Roman"/>
          </w:rPr>
          <w:fldChar w:fldCharType="begin"/>
        </w:r>
        <w:r w:rsidR="00D20629" w:rsidDel="007C577A">
          <w:rPr>
            <w:rFonts w:ascii="Times New Roman" w:hAnsi="Times New Roman" w:cs="Times New Roman"/>
          </w:rPr>
          <w:delInstrText xml:space="preserve"> ADDIN ZOTERO_ITEM CSL_CITATION {"citationID":"36pj9U6k","properties":{"formattedCitation":"(Hua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delInstrText>
        </w:r>
        <w:r w:rsidR="00474743" w:rsidDel="007C577A">
          <w:rPr>
            <w:rFonts w:ascii="Times New Roman" w:hAnsi="Times New Roman" w:cs="Times New Roman"/>
          </w:rPr>
          <w:fldChar w:fldCharType="separate"/>
        </w:r>
        <w:r w:rsidR="00696CC4" w:rsidDel="007C577A">
          <w:rPr>
            <w:rFonts w:ascii="Times New Roman" w:hAnsi="Times New Roman" w:cs="Times New Roman"/>
            <w:noProof/>
          </w:rPr>
          <w:delText>(Hua et al., 2020)</w:delText>
        </w:r>
        <w:r w:rsidR="00474743" w:rsidDel="007C577A">
          <w:rPr>
            <w:rFonts w:ascii="Times New Roman" w:hAnsi="Times New Roman" w:cs="Times New Roman"/>
          </w:rPr>
          <w:fldChar w:fldCharType="end"/>
        </w:r>
        <w:r w:rsidR="00AC5614" w:rsidDel="007C577A">
          <w:rPr>
            <w:rFonts w:ascii="Times New Roman" w:hAnsi="Times New Roman" w:cs="Times New Roman"/>
          </w:rPr>
          <w:delText xml:space="preserve">. </w:delText>
        </w:r>
      </w:del>
      <w:r w:rsidR="004E5420">
        <w:rPr>
          <w:rFonts w:ascii="Times New Roman" w:hAnsi="Times New Roman" w:cs="Times New Roman"/>
        </w:rPr>
        <w:t>Where we found reductions in</w:t>
      </w:r>
      <w:r w:rsidR="00474743">
        <w:rPr>
          <w:rFonts w:ascii="Times New Roman" w:hAnsi="Times New Roman" w:cs="Times New Roman"/>
        </w:rPr>
        <w:t xml:space="preserve"> litter sizes </w:t>
      </w:r>
      <w:r w:rsidR="004E5420">
        <w:rPr>
          <w:rFonts w:ascii="Times New Roman" w:hAnsi="Times New Roman" w:cs="Times New Roman"/>
        </w:rPr>
        <w:t>Hua and colleagues</w:t>
      </w:r>
      <w:r w:rsidR="00474743">
        <w:rPr>
          <w:rFonts w:ascii="Times New Roman" w:hAnsi="Times New Roman" w:cs="Times New Roman"/>
        </w:rPr>
        <w:t xml:space="preserve"> litter sizes</w:t>
      </w:r>
      <w:r w:rsidR="004E5420">
        <w:rPr>
          <w:rFonts w:ascii="Times New Roman" w:hAnsi="Times New Roman" w:cs="Times New Roman"/>
        </w:rPr>
        <w:t xml:space="preserve"> were increased in</w:t>
      </w:r>
      <w:r w:rsidR="00474743">
        <w:rPr>
          <w:rFonts w:ascii="Times New Roman" w:hAnsi="Times New Roman" w:cs="Times New Roman"/>
        </w:rPr>
        <w:t xml:space="preserve"> high-fat diet fed dams who had previously been pregnant </w:t>
      </w:r>
      <w:r w:rsidR="00474743">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{"citationID":"s4qDK6tz","properties":{"formattedCitation":"(Hua et al., 2020)","plainCitation":"(Hua et al., 2020)","noteIndex":0},"citationItems":[{"id":522,"uris":["http://zotero.org/users/5073745/items/B6JXGYLT"],"itemData":{"id":522,"type":"article-journal","abstract":"BACKGROUND: There has been a significant increase, to epidemic levels, of obese and overweight women of reproductive age, causing impairments to reproductive health. Time-restricted feeding (TRF) including isocaloric intake has shown to be preventive of obesity-related disorders. However, its therapeutic ability to improve the reproductive function of female remains largely unknown.\nMETHODS: Here, we investigated the ability of TRF to improve the reproductive function in wild-type and liver-specific FGF21 knockout female mice. To study fertility, a continuous and a short-term fertility test, gonadotropin releasing-hormone (GnRH), and Kisspeptin test were performed. Immortalized GnRH neuron was used to examine the direct role of liver fibroblast growth factor 21 (FGF21) on GnRH secretion.\nRESULTS: We found that TRF rescues female mice from bodyweight gain and glucose intolerance, as well as ovarian follicle loss and dysfunction of estrus cyclicity induced by high-fat diet. Furthermore, the beneficial effects of the TRF regimen on the reproductive performance were also observed in mice fed both chow and high-fat diet. However, those beneficial effects of TRF on metabolism and reproduction were absent in liver-specific FGF21 knockout mice. In vitro, FGF21 directly acted on GnRH neurons to modulate GnRH secretion via extracellular regulated protein kinases (ERK1/2 ) pathway.\nCONCLUSIONS: Overall, time-restricted feeding improves the reproductive function of female mice and liver FGF21 signaling plays a key role in GnRH neuron activity in female mice.","container-title":"Clinical and Translational Medicine","DOI":"10.1002/ctm2.195","ISSN":"2001-1326","issue":"6","journalAbbreviation":"Clin Transl Med","language":"eng","note":"PMID: 33135359\nPMCID: PMC7533054","page":"e195","source":"PubMed","title":"Time-restricted feeding improves the reproductive function of female mice via liver fibroblast growth factor 21","volume":"10","author":[{"family":"Hua","given":"Lun"},{"family":"Feng","given":"Bin"},{"family":"Huang","given":"Liansu"},{"family":"Li","given":"Jing"},{"family":"Luo","given":"Ting"},{"family":"Jiang","given":"Xuemei"},{"family":"Han","given":"Xingfa"},{"family":"Che","given":"Lianqiang"},{"family":"Xu","given":"Shengyu"},{"family":"Lin","given":"Yan"},{"family":"Fang","given":"Zhengfeng"},{"family":"Wu","given":"De"},{"family":"Zhuo","given":"Yong"}],"issued":{"date-parts":[["2020",10]]}}}],"schema":"https://github.com/citation-style-language/schema/raw/master/csl-citation.json"} </w:instrText>
      </w:r>
      <w:r w:rsidR="00474743">
        <w:rPr>
          <w:rFonts w:ascii="Times New Roman" w:hAnsi="Times New Roman" w:cs="Times New Roman"/>
        </w:rPr>
        <w:fldChar w:fldCharType="separate"/>
      </w:r>
      <w:r w:rsidR="00696CC4">
        <w:rPr>
          <w:rFonts w:ascii="Times New Roman" w:hAnsi="Times New Roman" w:cs="Times New Roman"/>
          <w:noProof/>
        </w:rPr>
        <w:t>(Hua et al., 2020)</w:t>
      </w:r>
      <w:r w:rsidR="00474743">
        <w:rPr>
          <w:rFonts w:ascii="Times New Roman" w:hAnsi="Times New Roman" w:cs="Times New Roman"/>
        </w:rPr>
        <w:fldChar w:fldCharType="end"/>
      </w:r>
      <w:r w:rsidR="00474743">
        <w:rPr>
          <w:rFonts w:ascii="Times New Roman" w:hAnsi="Times New Roman" w:cs="Times New Roman"/>
        </w:rPr>
        <w:t xml:space="preserve">. </w:t>
      </w:r>
      <w:r w:rsidR="005603F3">
        <w:rPr>
          <w:rFonts w:ascii="Times New Roman" w:hAnsi="Times New Roman" w:cs="Times New Roman"/>
        </w:rPr>
        <w:t>Results</w:t>
      </w:r>
      <w:r w:rsidR="001045D9">
        <w:rPr>
          <w:rFonts w:ascii="Times New Roman" w:hAnsi="Times New Roman" w:cs="Times New Roman"/>
        </w:rPr>
        <w:t xml:space="preserve"> from the current study must be interpreted with caution, as latency to plug and estrus staging are less </w:t>
      </w:r>
      <w:del w:id="454" w:author="Molly C. Mulcahy" w:date="2025-08-01T10:50:00Z" w16du:dateUtc="2025-08-01T15:50:00Z">
        <w:r w:rsidR="001045D9" w:rsidDel="007C577A">
          <w:rPr>
            <w:rFonts w:ascii="Times New Roman" w:hAnsi="Times New Roman" w:cs="Times New Roman"/>
          </w:rPr>
          <w:delText xml:space="preserve">robust </w:delText>
        </w:r>
      </w:del>
      <w:ins w:id="455" w:author="Molly C. Mulcahy" w:date="2025-08-01T10:50:00Z" w16du:dateUtc="2025-08-01T15:50:00Z">
        <w:r w:rsidR="007C577A">
          <w:rPr>
            <w:rFonts w:ascii="Times New Roman" w:hAnsi="Times New Roman" w:cs="Times New Roman"/>
          </w:rPr>
          <w:t xml:space="preserve">direct </w:t>
        </w:r>
      </w:ins>
      <w:r w:rsidR="001045D9">
        <w:rPr>
          <w:rFonts w:ascii="Times New Roman" w:hAnsi="Times New Roman" w:cs="Times New Roman"/>
        </w:rPr>
        <w:t xml:space="preserve">assessments of fertility than is ovarian sectioning, continued monitoring of breeding success rates, and </w:t>
      </w:r>
      <w:del w:id="456" w:author="Molly C. Mulcahy" w:date="2025-08-01T10:50:00Z" w16du:dateUtc="2025-08-01T15:50:00Z">
        <w:r w:rsidR="001045D9" w:rsidDel="007C577A">
          <w:rPr>
            <w:rFonts w:ascii="Times New Roman" w:hAnsi="Times New Roman" w:cs="Times New Roman"/>
          </w:rPr>
          <w:delText xml:space="preserve">counting </w:delText>
        </w:r>
      </w:del>
      <w:ins w:id="457" w:author="Molly C. Mulcahy" w:date="2025-08-01T10:50:00Z" w16du:dateUtc="2025-08-01T15:50:00Z">
        <w:r w:rsidR="007C577A">
          <w:rPr>
            <w:rFonts w:ascii="Times New Roman" w:hAnsi="Times New Roman" w:cs="Times New Roman"/>
          </w:rPr>
          <w:t xml:space="preserve">quantification </w:t>
        </w:r>
      </w:ins>
      <w:r w:rsidR="001045D9">
        <w:rPr>
          <w:rFonts w:ascii="Times New Roman" w:hAnsi="Times New Roman" w:cs="Times New Roman"/>
        </w:rPr>
        <w:t>of</w:t>
      </w:r>
      <w:r w:rsidR="004E5420">
        <w:rPr>
          <w:rFonts w:ascii="Times New Roman" w:hAnsi="Times New Roman" w:cs="Times New Roman"/>
        </w:rPr>
        <w:t xml:space="preserve"> ovarian</w:t>
      </w:r>
      <w:r w:rsidR="001045D9">
        <w:rPr>
          <w:rFonts w:ascii="Times New Roman" w:hAnsi="Times New Roman" w:cs="Times New Roman"/>
        </w:rPr>
        <w:t xml:space="preserve"> follicles</w:t>
      </w:r>
      <w:r w:rsidR="004E5420">
        <w:rPr>
          <w:rFonts w:ascii="Times New Roman" w:hAnsi="Times New Roman" w:cs="Times New Roman"/>
        </w:rPr>
        <w:t xml:space="preserve"> or corpus lutea</w:t>
      </w:r>
      <w:r w:rsidR="001045D9">
        <w:rPr>
          <w:rFonts w:ascii="Times New Roman" w:hAnsi="Times New Roman" w:cs="Times New Roman"/>
        </w:rPr>
        <w:t xml:space="preserve">. Of note, we are the first to report reduced survival rates in </w:t>
      </w:r>
      <w:proofErr w:type="spellStart"/>
      <w:r w:rsidR="001045D9">
        <w:rPr>
          <w:rFonts w:ascii="Times New Roman" w:hAnsi="Times New Roman" w:cs="Times New Roman"/>
        </w:rPr>
        <w:t>eTRF</w:t>
      </w:r>
      <w:proofErr w:type="spellEnd"/>
      <w:r w:rsidR="001045D9">
        <w:rPr>
          <w:rFonts w:ascii="Times New Roman" w:hAnsi="Times New Roman" w:cs="Times New Roman"/>
        </w:rPr>
        <w:t xml:space="preserve"> offspring. We suspect this may be related to cannibalization, which is common in </w:t>
      </w:r>
      <w:ins w:id="458" w:author="Molly C. Mulcahy" w:date="2025-08-01T10:51:00Z" w16du:dateUtc="2025-08-01T15:51:00Z">
        <w:r w:rsidR="005D555C">
          <w:rPr>
            <w:rFonts w:ascii="Times New Roman" w:hAnsi="Times New Roman" w:cs="Times New Roman"/>
          </w:rPr>
          <w:t xml:space="preserve">C57bl6/J mice </w:t>
        </w:r>
      </w:ins>
      <w:del w:id="459" w:author="Molly C. Mulcahy" w:date="2025-08-01T10:51:00Z" w16du:dateUtc="2025-08-01T15:51:00Z">
        <w:r w:rsidR="001045D9" w:rsidDel="005D555C">
          <w:rPr>
            <w:rFonts w:ascii="Times New Roman" w:hAnsi="Times New Roman" w:cs="Times New Roman"/>
          </w:rPr>
          <w:delText xml:space="preserve">the strain we </w:delText>
        </w:r>
      </w:del>
      <w:r w:rsidR="001045D9">
        <w:rPr>
          <w:rFonts w:ascii="Times New Roman" w:hAnsi="Times New Roman" w:cs="Times New Roman"/>
        </w:rPr>
        <w:t xml:space="preserve">used in the study </w:t>
      </w:r>
      <w:r w:rsidR="001045D9">
        <w:rPr>
          <w:rFonts w:ascii="Times New Roman" w:hAnsi="Times New Roman" w:cs="Times New Roman"/>
        </w:rPr>
        <w:fldChar w:fldCharType="begin"/>
      </w:r>
      <w:r w:rsidR="00D20629">
        <w:rPr>
          <w:rFonts w:ascii="Times New Roman" w:hAnsi="Times New Roman" w:cs="Times New Roman"/>
        </w:rPr>
        <w:instrText xml:space="preserve"> ADDIN ZOTERO_ITEM CSL_CITATION {"citationID":"GlryvU55","properties":{"formattedCitation":"(Brajon et al., 2021)","plainCitation":"(Brajon et al., 2021)","noteIndex":0},"citationItems":[{"id":867,"uris":["http://zotero.org/users/5073745/items/E8YHZ8RA"],"itemData":{"id":867,"type":"article-journal","abstract":"Perinatal mortality is a major issue in laboratory mouse breeding. We compared a counting method using daily checks (DAILY_CHECK) with a method combining daily checks with detailed video analyses to detect cannibalisms (VIDEO_TRACK) for estimating the number of C57BL/6 pups that were born, that died and that were weaned in 193 litters from trios with (TRIO-OVERLAP) or without (TRIO-NO_OVERLAP) the presence of another litter. Linear mixed models were used at litter level. To understand whether cannibalism was associated with active killing (infanticide), we analysed VIDEO_TRACK recordings of 109 litters from TRIO-OVERLAP, TRIO-NO_OVERLAP or SOLO (single dams). We used Kaplan-Meier method and logistic regression at pup level. For DAILY_CHECK, the mean litter size was 35% smaller than for VIDEO_TRACK (p &lt; 0.0001) and the number of dead pups was twice lower (p &lt; 0.0001). The risk of pup loss was higher for TRIO-OVERLAP than TRIO-NO_OVERLAP (p &lt; 0.0001). A high number of pup losses occurred between birth and the first cage check. Analyses of VIDEO_TRACK data indicated that pups were clearly dead at the start of most of the cannibalism events and infanticide was rare. As most pups die and disappear before the first cage check, many breeding facilities are likely to be unaware of their real rates of mouse pup mortality.","container-title":"Animals","DOI":"10.3390/ani11082327","ISSN":"2076-2615","issue":"8","language":"en","license":"http://creativecommons.org/licenses/by/3.0/","note":"number: 8\npublisher: Multidisciplinary Digital Publishing Institute","page":"2327","source":"www-mdpi-com.proxy.lib.umich.edu","title":"All the Pups We Cannot See: Cannibalism Masks Perinatal Death in Laboratory Mouse Breeding but Infanticide Is Rare","title-short":"All the Pups We Cannot See","volume":"11","author":[{"family":"Brajon","given":"Sophie"},{"family":"Morello","given":"Gabriela Munhoz"},{"family":"Capas-Peneda","given":"Sara"},{"family":"Hultgren","given":"Jan"},{"family":"Gilbert","given":"Colin"},{"family":"Olsson","given":"Anna"}],"issued":{"date-parts":[["2021",8]]}}}],"schema":"https://github.com/citation-style-language/schema/raw/master/csl-citation.json"} </w:instrText>
      </w:r>
      <w:r w:rsidR="001045D9">
        <w:rPr>
          <w:rFonts w:ascii="Times New Roman" w:hAnsi="Times New Roman" w:cs="Times New Roman"/>
        </w:rPr>
        <w:fldChar w:fldCharType="separate"/>
      </w:r>
      <w:r w:rsidR="00696CC4">
        <w:rPr>
          <w:rFonts w:ascii="Times New Roman" w:hAnsi="Times New Roman" w:cs="Times New Roman"/>
          <w:noProof/>
        </w:rPr>
        <w:t>(Brajon et al., 2021)</w:t>
      </w:r>
      <w:r w:rsidR="001045D9">
        <w:rPr>
          <w:rFonts w:ascii="Times New Roman" w:hAnsi="Times New Roman" w:cs="Times New Roman"/>
        </w:rPr>
        <w:fldChar w:fldCharType="end"/>
      </w:r>
      <w:r w:rsidR="001045D9">
        <w:rPr>
          <w:rFonts w:ascii="Times New Roman" w:hAnsi="Times New Roman" w:cs="Times New Roman"/>
        </w:rPr>
        <w:t xml:space="preserve">. Dams who were fed </w:t>
      </w:r>
      <w:proofErr w:type="spellStart"/>
      <w:r w:rsidR="001045D9">
        <w:rPr>
          <w:rFonts w:ascii="Times New Roman" w:hAnsi="Times New Roman" w:cs="Times New Roman"/>
        </w:rPr>
        <w:t>eTRF</w:t>
      </w:r>
      <w:proofErr w:type="spellEnd"/>
      <w:r w:rsidR="001045D9">
        <w:rPr>
          <w:rFonts w:ascii="Times New Roman" w:hAnsi="Times New Roman" w:cs="Times New Roman"/>
        </w:rPr>
        <w:t xml:space="preserve"> were likely anticipating continued food restriction after birth, as is evident about the adaptation period stated previously. Moreover, the reduction of survival in pups born in large litters </w:t>
      </w:r>
      <w:del w:id="460" w:author="Molly C. Mulcahy" w:date="2025-08-01T10:51:00Z" w16du:dateUtc="2025-08-01T15:51:00Z">
        <w:r w:rsidR="001045D9" w:rsidDel="005D555C">
          <w:rPr>
            <w:rFonts w:ascii="Times New Roman" w:hAnsi="Times New Roman" w:cs="Times New Roman"/>
          </w:rPr>
          <w:delText>is difficult to</w:delText>
        </w:r>
      </w:del>
      <w:ins w:id="461" w:author="Molly C. Mulcahy" w:date="2025-08-01T10:51:00Z" w16du:dateUtc="2025-08-01T15:51:00Z">
        <w:r w:rsidR="005D555C">
          <w:rPr>
            <w:rFonts w:ascii="Times New Roman" w:hAnsi="Times New Roman" w:cs="Times New Roman"/>
          </w:rPr>
          <w:t>not clearly</w:t>
        </w:r>
      </w:ins>
      <w:r w:rsidR="001045D9">
        <w:rPr>
          <w:rFonts w:ascii="Times New Roman" w:hAnsi="Times New Roman" w:cs="Times New Roman"/>
        </w:rPr>
        <w:t xml:space="preserve"> translat</w:t>
      </w:r>
      <w:ins w:id="462" w:author="Molly C. Mulcahy" w:date="2025-08-01T10:51:00Z" w16du:dateUtc="2025-08-01T15:51:00Z">
        <w:r w:rsidR="005D555C">
          <w:rPr>
            <w:rFonts w:ascii="Times New Roman" w:hAnsi="Times New Roman" w:cs="Times New Roman"/>
          </w:rPr>
          <w:t>able</w:t>
        </w:r>
      </w:ins>
      <w:del w:id="463" w:author="Molly C. Mulcahy" w:date="2025-08-01T10:51:00Z" w16du:dateUtc="2025-08-01T15:51:00Z">
        <w:r w:rsidR="001045D9" w:rsidDel="005D555C">
          <w:rPr>
            <w:rFonts w:ascii="Times New Roman" w:hAnsi="Times New Roman" w:cs="Times New Roman"/>
          </w:rPr>
          <w:delText>e</w:delText>
        </w:r>
      </w:del>
      <w:r w:rsidR="001045D9">
        <w:rPr>
          <w:rFonts w:ascii="Times New Roman" w:hAnsi="Times New Roman" w:cs="Times New Roman"/>
        </w:rPr>
        <w:t xml:space="preserve"> to human pregnancy. </w:t>
      </w:r>
    </w:p>
    <w:p w14:paraId="49F8E46C" w14:textId="3E0DCD67" w:rsidR="00691A0B" w:rsidRPr="00584F3C" w:rsidRDefault="00584F3C" w:rsidP="00584F3C">
      <w:pPr>
        <w:spacing w:line="360" w:lineRule="auto"/>
        <w:ind w:firstLine="720"/>
        <w:rPr>
          <w:rFonts w:ascii="Times New Roman" w:hAnsi="Times New Roman" w:cs="Times New Roman"/>
        </w:rPr>
      </w:pPr>
      <w:r>
        <w:rPr>
          <w:rFonts w:ascii="Times New Roman" w:hAnsi="Times New Roman" w:cs="Times New Roman"/>
        </w:rPr>
        <w:t>Preclinical</w:t>
      </w:r>
      <w:r w:rsidR="00691A0B" w:rsidRPr="00584F3C">
        <w:rPr>
          <w:rFonts w:ascii="Times New Roman" w:hAnsi="Times New Roman" w:cs="Times New Roman"/>
        </w:rPr>
        <w:t xml:space="preserve"> models are an imperfect proxy for human pregnancy</w:t>
      </w:r>
      <w:r>
        <w:rPr>
          <w:rFonts w:ascii="Times New Roman" w:hAnsi="Times New Roman" w:cs="Times New Roman"/>
        </w:rPr>
        <w:t xml:space="preserve"> for many reasons, but</w:t>
      </w:r>
      <w:r w:rsidR="00691A0B" w:rsidRPr="00584F3C">
        <w:rPr>
          <w:rFonts w:ascii="Times New Roman" w:hAnsi="Times New Roman" w:cs="Times New Roman"/>
        </w:rPr>
        <w:t xml:space="preserve"> </w:t>
      </w:r>
      <w:del w:id="464" w:author="Molly C. Mulcahy" w:date="2025-08-01T10:52:00Z" w16du:dateUtc="2025-08-01T15:52:00Z">
        <w:r w:rsidR="00691A0B" w:rsidRPr="00584F3C" w:rsidDel="005D555C">
          <w:rPr>
            <w:rFonts w:ascii="Times New Roman" w:hAnsi="Times New Roman" w:cs="Times New Roman"/>
          </w:rPr>
          <w:delText xml:space="preserve">the </w:delText>
        </w:r>
      </w:del>
      <w:r w:rsidR="00691A0B" w:rsidRPr="00584F3C">
        <w:rPr>
          <w:rFonts w:ascii="Times New Roman" w:hAnsi="Times New Roman" w:cs="Times New Roman"/>
        </w:rPr>
        <w:t xml:space="preserve">evidence from this study </w:t>
      </w:r>
      <w:del w:id="465" w:author="Molly C. Mulcahy" w:date="2025-08-01T10:52:00Z" w16du:dateUtc="2025-08-01T15:52:00Z">
        <w:r w:rsidR="00691A0B" w:rsidRPr="00584F3C" w:rsidDel="005D555C">
          <w:rPr>
            <w:rFonts w:ascii="Times New Roman" w:hAnsi="Times New Roman" w:cs="Times New Roman"/>
          </w:rPr>
          <w:delText>may have</w:delText>
        </w:r>
      </w:del>
      <w:ins w:id="466" w:author="Molly C. Mulcahy" w:date="2025-08-01T10:52:00Z" w16du:dateUtc="2025-08-01T15:52:00Z">
        <w:r w:rsidR="005D555C">
          <w:rPr>
            <w:rFonts w:ascii="Times New Roman" w:hAnsi="Times New Roman" w:cs="Times New Roman"/>
          </w:rPr>
          <w:t>has</w:t>
        </w:r>
      </w:ins>
      <w:r w:rsidR="00691A0B" w:rsidRPr="00584F3C">
        <w:rPr>
          <w:rFonts w:ascii="Times New Roman" w:hAnsi="Times New Roman" w:cs="Times New Roman"/>
        </w:rPr>
        <w:t xml:space="preserve"> translational value in pregnant human populations. Given the lack of growth restriction in offspring</w:t>
      </w:r>
      <w:r w:rsidRPr="00584F3C">
        <w:rPr>
          <w:rFonts w:ascii="Times New Roman" w:hAnsi="Times New Roman" w:cs="Times New Roman"/>
        </w:rPr>
        <w:t xml:space="preserve"> in early life</w:t>
      </w:r>
      <w:r w:rsidR="00691A0B" w:rsidRPr="00584F3C">
        <w:rPr>
          <w:rFonts w:ascii="Times New Roman" w:hAnsi="Times New Roman" w:cs="Times New Roman"/>
        </w:rPr>
        <w:t xml:space="preserve"> and absent </w:t>
      </w:r>
      <w:r w:rsidRPr="00584F3C">
        <w:rPr>
          <w:rFonts w:ascii="Times New Roman" w:hAnsi="Times New Roman" w:cs="Times New Roman"/>
        </w:rPr>
        <w:t xml:space="preserve">maternal </w:t>
      </w:r>
      <w:r w:rsidR="00691A0B" w:rsidRPr="00584F3C">
        <w:rPr>
          <w:rFonts w:ascii="Times New Roman" w:hAnsi="Times New Roman" w:cs="Times New Roman"/>
        </w:rPr>
        <w:t xml:space="preserve">weight loss, nutrient restriction, </w:t>
      </w:r>
      <w:del w:id="467" w:author="Molly C. Mulcahy" w:date="2025-08-01T10:52:00Z" w16du:dateUtc="2025-08-01T15:52:00Z">
        <w:r w:rsidR="00691A0B" w:rsidRPr="00584F3C" w:rsidDel="005D555C">
          <w:rPr>
            <w:rFonts w:ascii="Times New Roman" w:hAnsi="Times New Roman" w:cs="Times New Roman"/>
          </w:rPr>
          <w:delText xml:space="preserve">and insulin dysmetabolism, </w:delText>
        </w:r>
      </w:del>
      <w:r w:rsidR="00691A0B" w:rsidRPr="00584F3C">
        <w:rPr>
          <w:rFonts w:ascii="Times New Roman" w:hAnsi="Times New Roman" w:cs="Times New Roman"/>
        </w:rPr>
        <w:t xml:space="preserve">this may warrant further evaluation in pregnant humans in </w:t>
      </w:r>
      <w:ins w:id="468" w:author="Molly C. Mulcahy" w:date="2025-08-01T10:52:00Z" w16du:dateUtc="2025-08-01T15:52:00Z">
        <w:r w:rsidR="005D555C">
          <w:rPr>
            <w:rFonts w:ascii="Times New Roman" w:hAnsi="Times New Roman" w:cs="Times New Roman"/>
          </w:rPr>
          <w:t xml:space="preserve">clinically </w:t>
        </w:r>
      </w:ins>
      <w:r w:rsidR="00691A0B" w:rsidRPr="00584F3C">
        <w:rPr>
          <w:rFonts w:ascii="Times New Roman" w:hAnsi="Times New Roman" w:cs="Times New Roman"/>
        </w:rPr>
        <w:t>controlled spaces.</w:t>
      </w:r>
      <w:r>
        <w:rPr>
          <w:rFonts w:ascii="Times New Roman" w:hAnsi="Times New Roman" w:cs="Times New Roman"/>
        </w:rPr>
        <w:t xml:space="preserve"> Other outcomes such as latency to plug, </w:t>
      </w:r>
      <w:r w:rsidR="005603F3">
        <w:rPr>
          <w:rFonts w:ascii="Times New Roman" w:hAnsi="Times New Roman" w:cs="Times New Roman"/>
        </w:rPr>
        <w:t>3-day</w:t>
      </w:r>
      <w:r>
        <w:rPr>
          <w:rFonts w:ascii="Times New Roman" w:hAnsi="Times New Roman" w:cs="Times New Roman"/>
        </w:rPr>
        <w:t xml:space="preserve"> pup survival, and litter sizes are not as easily translated to human populations</w:t>
      </w:r>
      <w:r w:rsidR="00691A0B" w:rsidRPr="00584F3C">
        <w:rPr>
          <w:rFonts w:ascii="Times New Roman" w:hAnsi="Times New Roman" w:cs="Times New Roman"/>
        </w:rPr>
        <w:t xml:space="preserve">. </w:t>
      </w:r>
      <w:ins w:id="469" w:author="Molly C. Mulcahy" w:date="2025-08-01T10:53:00Z" w16du:dateUtc="2025-08-01T15:53:00Z">
        <w:r w:rsidR="005D555C">
          <w:rPr>
            <w:rFonts w:ascii="Times New Roman" w:hAnsi="Times New Roman" w:cs="Times New Roman"/>
          </w:rPr>
          <w:t xml:space="preserve">The modest impairment in insulin sensitivity; </w:t>
        </w:r>
        <w:proofErr w:type="gramStart"/>
        <w:r w:rsidR="005D555C">
          <w:rPr>
            <w:rFonts w:ascii="Times New Roman" w:hAnsi="Times New Roman" w:cs="Times New Roman"/>
          </w:rPr>
          <w:t>however</w:t>
        </w:r>
        <w:proofErr w:type="gramEnd"/>
        <w:r w:rsidR="005D555C">
          <w:rPr>
            <w:rFonts w:ascii="Times New Roman" w:hAnsi="Times New Roman" w:cs="Times New Roman"/>
          </w:rPr>
          <w:t xml:space="preserve"> suggests that the practice may not be totally be</w:t>
        </w:r>
      </w:ins>
      <w:ins w:id="470" w:author="Molly C. Mulcahy" w:date="2025-08-01T10:54:00Z" w16du:dateUtc="2025-08-01T15:54:00Z">
        <w:r w:rsidR="005D555C">
          <w:rPr>
            <w:rFonts w:ascii="Times New Roman" w:hAnsi="Times New Roman" w:cs="Times New Roman"/>
          </w:rPr>
          <w:t xml:space="preserve">nign. </w:t>
        </w:r>
      </w:ins>
      <w:del w:id="471" w:author="Molly C. Mulcahy" w:date="2025-08-01T10:53:00Z" w16du:dateUtc="2025-08-01T15:53:00Z">
        <w:r w:rsidDel="005D555C">
          <w:rPr>
            <w:rFonts w:ascii="Times New Roman" w:hAnsi="Times New Roman" w:cs="Times New Roman"/>
          </w:rPr>
          <w:delText xml:space="preserve">However, as the majority of the deleterious effects that arise from this dietary treatment in the current study are difficult to translate, it would be presumptuous to say that negative effects are unlikely in human pregnancy. </w:delText>
        </w:r>
      </w:del>
    </w:p>
    <w:p w14:paraId="1C06D6C5" w14:textId="5CF076A4" w:rsidR="007C49DE" w:rsidRPr="00584F3C" w:rsidRDefault="00584F3C" w:rsidP="00584F3C">
      <w:pPr>
        <w:spacing w:line="360" w:lineRule="auto"/>
        <w:ind w:firstLine="720"/>
        <w:rPr>
          <w:rFonts w:ascii="Times New Roman" w:hAnsi="Times New Roman" w:cs="Times New Roman"/>
        </w:rPr>
      </w:pPr>
      <w:del w:id="472" w:author="Molly C. Mulcahy" w:date="2025-08-01T10:54:00Z" w16du:dateUtc="2025-08-01T15:54:00Z">
        <w:r w:rsidDel="00A92590">
          <w:rPr>
            <w:rFonts w:ascii="Times New Roman" w:hAnsi="Times New Roman" w:cs="Times New Roman"/>
          </w:rPr>
          <w:delText>As with any experimental model, this</w:delText>
        </w:r>
      </w:del>
      <w:ins w:id="473" w:author="Molly C. Mulcahy" w:date="2025-08-01T10:54:00Z" w16du:dateUtc="2025-08-01T15:54:00Z">
        <w:r w:rsidR="00A92590">
          <w:rPr>
            <w:rFonts w:ascii="Times New Roman" w:hAnsi="Times New Roman" w:cs="Times New Roman"/>
          </w:rPr>
          <w:t>This</w:t>
        </w:r>
      </w:ins>
      <w:r>
        <w:rPr>
          <w:rFonts w:ascii="Times New Roman" w:hAnsi="Times New Roman" w:cs="Times New Roman"/>
        </w:rPr>
        <w:t xml:space="preserve"> work has </w:t>
      </w:r>
      <w:ins w:id="474" w:author="Molly C. Mulcahy" w:date="2025-08-01T10:54:00Z" w16du:dateUtc="2025-08-01T15:54:00Z">
        <w:r w:rsidR="00A92590">
          <w:rPr>
            <w:rFonts w:ascii="Times New Roman" w:hAnsi="Times New Roman" w:cs="Times New Roman"/>
          </w:rPr>
          <w:t xml:space="preserve">a few key </w:t>
        </w:r>
      </w:ins>
      <w:del w:id="475" w:author="Molly C. Mulcahy" w:date="2025-08-01T10:54:00Z" w16du:dateUtc="2025-08-01T15:54:00Z">
        <w:r w:rsidDel="00A92590">
          <w:rPr>
            <w:rFonts w:ascii="Times New Roman" w:hAnsi="Times New Roman" w:cs="Times New Roman"/>
          </w:rPr>
          <w:delText xml:space="preserve">some </w:delText>
        </w:r>
      </w:del>
      <w:r>
        <w:rPr>
          <w:rFonts w:ascii="Times New Roman" w:hAnsi="Times New Roman" w:cs="Times New Roman"/>
        </w:rPr>
        <w:t xml:space="preserve">limitations. One </w:t>
      </w:r>
      <w:del w:id="476" w:author="Molly C. Mulcahy" w:date="2025-08-01T10:54:00Z" w16du:dateUtc="2025-08-01T15:54:00Z">
        <w:r w:rsidDel="00A92590">
          <w:rPr>
            <w:rFonts w:ascii="Times New Roman" w:hAnsi="Times New Roman" w:cs="Times New Roman"/>
          </w:rPr>
          <w:delText xml:space="preserve">such limitation </w:delText>
        </w:r>
      </w:del>
      <w:r>
        <w:rPr>
          <w:rFonts w:ascii="Times New Roman" w:hAnsi="Times New Roman" w:cs="Times New Roman"/>
        </w:rPr>
        <w:t>is</w:t>
      </w:r>
      <w:r w:rsidR="007C49DE" w:rsidRPr="00584F3C">
        <w:rPr>
          <w:rFonts w:ascii="Times New Roman" w:hAnsi="Times New Roman" w:cs="Times New Roman"/>
        </w:rPr>
        <w:t xml:space="preserve"> the lack of molecular mechanisms investigated at the level of both dam and pup. </w:t>
      </w:r>
      <w:r>
        <w:rPr>
          <w:rFonts w:ascii="Times New Roman" w:hAnsi="Times New Roman" w:cs="Times New Roman"/>
        </w:rPr>
        <w:t xml:space="preserve">We sought to evaluate the </w:t>
      </w:r>
      <w:proofErr w:type="gramStart"/>
      <w:ins w:id="477" w:author="Molly C. Mulcahy" w:date="2025-08-01T10:54:00Z" w16du:dateUtc="2025-08-01T15:54:00Z">
        <w:r w:rsidR="00A92590">
          <w:rPr>
            <w:rFonts w:ascii="Times New Roman" w:hAnsi="Times New Roman" w:cs="Times New Roman"/>
          </w:rPr>
          <w:t>whole body</w:t>
        </w:r>
        <w:proofErr w:type="gramEnd"/>
        <w:r w:rsidR="00A92590">
          <w:rPr>
            <w:rFonts w:ascii="Times New Roman" w:hAnsi="Times New Roman" w:cs="Times New Roman"/>
          </w:rPr>
          <w:t xml:space="preserve"> physiology</w:t>
        </w:r>
      </w:ins>
      <w:del w:id="478" w:author="Molly C. Mulcahy" w:date="2025-08-01T10:54:00Z" w16du:dateUtc="2025-08-01T15:54:00Z">
        <w:r w:rsidDel="00A92590">
          <w:rPr>
            <w:rFonts w:ascii="Times New Roman" w:hAnsi="Times New Roman" w:cs="Times New Roman"/>
          </w:rPr>
          <w:delText>phenotype</w:delText>
        </w:r>
      </w:del>
      <w:r>
        <w:rPr>
          <w:rFonts w:ascii="Times New Roman" w:hAnsi="Times New Roman" w:cs="Times New Roman"/>
        </w:rPr>
        <w:t xml:space="preserve"> </w:t>
      </w:r>
      <w:del w:id="479" w:author="Molly C. Mulcahy" w:date="2025-08-01T10:54:00Z" w16du:dateUtc="2025-08-01T15:54:00Z">
        <w:r w:rsidR="0034589A" w:rsidDel="00A92590">
          <w:rPr>
            <w:rFonts w:ascii="Times New Roman" w:hAnsi="Times New Roman" w:cs="Times New Roman"/>
          </w:rPr>
          <w:lastRenderedPageBreak/>
          <w:delText>at a basic level</w:delText>
        </w:r>
        <w:r w:rsidDel="00A92590">
          <w:rPr>
            <w:rFonts w:ascii="Times New Roman" w:hAnsi="Times New Roman" w:cs="Times New Roman"/>
          </w:rPr>
          <w:delText xml:space="preserve"> </w:delText>
        </w:r>
      </w:del>
      <w:r>
        <w:rPr>
          <w:rFonts w:ascii="Times New Roman" w:hAnsi="Times New Roman" w:cs="Times New Roman"/>
        </w:rPr>
        <w:t xml:space="preserve">in this study and as such </w:t>
      </w:r>
      <w:proofErr w:type="gramStart"/>
      <w:r>
        <w:rPr>
          <w:rFonts w:ascii="Times New Roman" w:hAnsi="Times New Roman" w:cs="Times New Roman"/>
        </w:rPr>
        <w:t>were not able to</w:t>
      </w:r>
      <w:proofErr w:type="gramEnd"/>
      <w:r>
        <w:rPr>
          <w:rFonts w:ascii="Times New Roman" w:hAnsi="Times New Roman" w:cs="Times New Roman"/>
        </w:rPr>
        <w:t xml:space="preserve"> investigate </w:t>
      </w:r>
      <w:ins w:id="480" w:author="Molly C. Mulcahy" w:date="2025-08-01T10:55:00Z" w16du:dateUtc="2025-08-01T15:55:00Z">
        <w:r w:rsidR="00A92590">
          <w:rPr>
            <w:rFonts w:ascii="Times New Roman" w:hAnsi="Times New Roman" w:cs="Times New Roman"/>
          </w:rPr>
          <w:t xml:space="preserve">signaling or metabolism </w:t>
        </w:r>
      </w:ins>
      <w:r w:rsidR="0004108D">
        <w:rPr>
          <w:rFonts w:ascii="Times New Roman" w:hAnsi="Times New Roman" w:cs="Times New Roman"/>
        </w:rPr>
        <w:t xml:space="preserve">changes at the tissue level in either dams or pups. It is possible that despite the lack of overt metabolic differences in dams and body weights in pups that there were more nuanced differences in metabolically active tissues or even within the central circadian clock. Future work should </w:t>
      </w:r>
      <w:r w:rsidR="0034589A">
        <w:rPr>
          <w:rFonts w:ascii="Times New Roman" w:hAnsi="Times New Roman" w:cs="Times New Roman"/>
        </w:rPr>
        <w:t>devote attention to</w:t>
      </w:r>
      <w:ins w:id="481" w:author="Molly C. Mulcahy" w:date="2025-08-01T10:55:00Z" w16du:dateUtc="2025-08-01T15:55:00Z">
        <w:r w:rsidR="00A92590">
          <w:rPr>
            <w:rFonts w:ascii="Times New Roman" w:hAnsi="Times New Roman" w:cs="Times New Roman"/>
          </w:rPr>
          <w:t xml:space="preserve"> such</w:t>
        </w:r>
      </w:ins>
      <w:r w:rsidR="0034589A">
        <w:rPr>
          <w:rFonts w:ascii="Times New Roman" w:hAnsi="Times New Roman" w:cs="Times New Roman"/>
        </w:rPr>
        <w:t xml:space="preserve"> analyses. Another limitation is that </w:t>
      </w:r>
      <w:r w:rsidR="007C49DE" w:rsidRPr="00584F3C">
        <w:rPr>
          <w:rFonts w:ascii="Times New Roman" w:hAnsi="Times New Roman" w:cs="Times New Roman"/>
        </w:rPr>
        <w:t>fertility outcomes</w:t>
      </w:r>
      <w:r w:rsidR="0034589A">
        <w:rPr>
          <w:rFonts w:ascii="Times New Roman" w:hAnsi="Times New Roman" w:cs="Times New Roman"/>
        </w:rPr>
        <w:t xml:space="preserve"> were only cursory in assessment, and in a reduced number of dams.</w:t>
      </w:r>
      <w:r w:rsidR="007C49DE" w:rsidRPr="00584F3C">
        <w:rPr>
          <w:rFonts w:ascii="Times New Roman" w:hAnsi="Times New Roman" w:cs="Times New Roman"/>
        </w:rPr>
        <w:t xml:space="preserve"> </w:t>
      </w:r>
      <w:r w:rsidR="0034589A">
        <w:rPr>
          <w:rFonts w:ascii="Times New Roman" w:hAnsi="Times New Roman" w:cs="Times New Roman"/>
        </w:rPr>
        <w:t xml:space="preserve">As the effect of intermittent energy restriction on fertility and reproductive health is a concern in non-pregnant females, more stringent study and in greater numbers should be devoted to this question. </w:t>
      </w:r>
    </w:p>
    <w:p w14:paraId="60384A52" w14:textId="29F15282" w:rsidR="007C49DE" w:rsidRPr="00584F3C" w:rsidRDefault="0034589A" w:rsidP="00C0300F">
      <w:pPr>
        <w:spacing w:line="360" w:lineRule="auto"/>
        <w:ind w:firstLine="720"/>
        <w:rPr>
          <w:rFonts w:ascii="Times New Roman" w:hAnsi="Times New Roman" w:cs="Times New Roman"/>
        </w:rPr>
      </w:pPr>
      <w:r>
        <w:rPr>
          <w:rFonts w:ascii="Times New Roman" w:hAnsi="Times New Roman" w:cs="Times New Roman"/>
        </w:rPr>
        <w:t xml:space="preserve">The </w:t>
      </w:r>
      <w:r w:rsidR="007C49DE" w:rsidRPr="00584F3C">
        <w:rPr>
          <w:rFonts w:ascii="Times New Roman" w:hAnsi="Times New Roman" w:cs="Times New Roman"/>
        </w:rPr>
        <w:t xml:space="preserve">current study </w:t>
      </w:r>
      <w:del w:id="482" w:author="Molly C. Mulcahy" w:date="2025-08-01T10:55:00Z" w16du:dateUtc="2025-08-01T15:55:00Z">
        <w:r w:rsidDel="00A92590">
          <w:rPr>
            <w:rFonts w:ascii="Times New Roman" w:hAnsi="Times New Roman" w:cs="Times New Roman"/>
          </w:rPr>
          <w:delText>has many strengths</w:delText>
        </w:r>
        <w:r w:rsidR="007C49DE" w:rsidRPr="00584F3C" w:rsidDel="00A92590">
          <w:rPr>
            <w:rFonts w:ascii="Times New Roman" w:hAnsi="Times New Roman" w:cs="Times New Roman"/>
          </w:rPr>
          <w:delText>. First, t</w:delText>
        </w:r>
        <w:r w:rsidDel="00A92590">
          <w:rPr>
            <w:rFonts w:ascii="Times New Roman" w:hAnsi="Times New Roman" w:cs="Times New Roman"/>
          </w:rPr>
          <w:delText>he</w:delText>
        </w:r>
      </w:del>
      <w:ins w:id="483" w:author="Molly C. Mulcahy" w:date="2025-08-01T10:55:00Z" w16du:dateUtc="2025-08-01T15:55:00Z">
        <w:r w:rsidR="00A92590">
          <w:rPr>
            <w:rFonts w:ascii="Times New Roman" w:hAnsi="Times New Roman" w:cs="Times New Roman"/>
          </w:rPr>
          <w:t>was</w:t>
        </w:r>
      </w:ins>
      <w:r>
        <w:rPr>
          <w:rFonts w:ascii="Times New Roman" w:hAnsi="Times New Roman" w:cs="Times New Roman"/>
        </w:rPr>
        <w:t xml:space="preserve"> design</w:t>
      </w:r>
      <w:ins w:id="484" w:author="Molly C. Mulcahy" w:date="2025-08-01T10:55:00Z" w16du:dateUtc="2025-08-01T15:55:00Z">
        <w:r w:rsidR="00A92590">
          <w:rPr>
            <w:rFonts w:ascii="Times New Roman" w:hAnsi="Times New Roman" w:cs="Times New Roman"/>
          </w:rPr>
          <w:t xml:space="preserve">ed </w:t>
        </w:r>
      </w:ins>
      <w:del w:id="485" w:author="Molly C. Mulcahy" w:date="2025-08-01T10:55:00Z" w16du:dateUtc="2025-08-01T15:55:00Z">
        <w:r w:rsidDel="00A92590">
          <w:rPr>
            <w:rFonts w:ascii="Times New Roman" w:hAnsi="Times New Roman" w:cs="Times New Roman"/>
          </w:rPr>
          <w:delText xml:space="preserve"> was </w:delText>
        </w:r>
      </w:del>
      <w:r>
        <w:rPr>
          <w:rFonts w:ascii="Times New Roman" w:hAnsi="Times New Roman" w:cs="Times New Roman"/>
        </w:rPr>
        <w:t xml:space="preserve">carefully </w:t>
      </w:r>
      <w:ins w:id="486" w:author="Molly C. Mulcahy" w:date="2025-08-01T10:55:00Z" w16du:dateUtc="2025-08-01T15:55:00Z">
        <w:r w:rsidR="00A92590">
          <w:rPr>
            <w:rFonts w:ascii="Times New Roman" w:hAnsi="Times New Roman" w:cs="Times New Roman"/>
          </w:rPr>
          <w:t>to</w:t>
        </w:r>
      </w:ins>
      <w:ins w:id="487" w:author="Molly C. Mulcahy" w:date="2025-08-01T10:56:00Z" w16du:dateUtc="2025-08-01T15:56:00Z">
        <w:r w:rsidR="00A92590">
          <w:rPr>
            <w:rFonts w:ascii="Times New Roman" w:hAnsi="Times New Roman" w:cs="Times New Roman"/>
          </w:rPr>
          <w:t xml:space="preserve"> </w:t>
        </w:r>
      </w:ins>
      <w:del w:id="488" w:author="Molly C. Mulcahy" w:date="2025-08-01T10:56:00Z" w16du:dateUtc="2025-08-01T15:56:00Z">
        <w:r w:rsidDel="00A92590">
          <w:rPr>
            <w:rFonts w:ascii="Times New Roman" w:hAnsi="Times New Roman" w:cs="Times New Roman"/>
          </w:rPr>
          <w:delText xml:space="preserve">considered to </w:delText>
        </w:r>
      </w:del>
      <w:r>
        <w:rPr>
          <w:rFonts w:ascii="Times New Roman" w:hAnsi="Times New Roman" w:cs="Times New Roman"/>
        </w:rPr>
        <w:t>ensure handling stress was minimized</w:t>
      </w:r>
      <w:r w:rsidR="003B1333">
        <w:rPr>
          <w:rFonts w:ascii="Times New Roman" w:hAnsi="Times New Roman" w:cs="Times New Roman"/>
        </w:rPr>
        <w:t xml:space="preserve"> and t</w:t>
      </w:r>
      <w:r>
        <w:rPr>
          <w:rFonts w:ascii="Times New Roman" w:hAnsi="Times New Roman" w:cs="Times New Roman"/>
        </w:rPr>
        <w:t>he timing of eating was in line with natural mouse rhythms</w:t>
      </w:r>
      <w:ins w:id="489" w:author="Molly C. Mulcahy" w:date="2025-08-01T10:56:00Z" w16du:dateUtc="2025-08-01T15:56:00Z">
        <w:r w:rsidR="00A92590">
          <w:rPr>
            <w:rFonts w:ascii="Times New Roman" w:hAnsi="Times New Roman" w:cs="Times New Roman"/>
          </w:rPr>
          <w:t>, which is a strength</w:t>
        </w:r>
      </w:ins>
      <w:r w:rsidR="003B1333">
        <w:rPr>
          <w:rFonts w:ascii="Times New Roman" w:hAnsi="Times New Roman" w:cs="Times New Roman"/>
        </w:rPr>
        <w:t xml:space="preserve">. As such, results can be separated from effects from </w:t>
      </w:r>
      <w:proofErr w:type="spellStart"/>
      <w:r w:rsidR="003B1333">
        <w:rPr>
          <w:rFonts w:ascii="Times New Roman" w:hAnsi="Times New Roman" w:cs="Times New Roman"/>
        </w:rPr>
        <w:t>chronodisruption</w:t>
      </w:r>
      <w:proofErr w:type="spellEnd"/>
      <w:r w:rsidR="003B1333">
        <w:rPr>
          <w:rFonts w:ascii="Times New Roman" w:hAnsi="Times New Roman" w:cs="Times New Roman"/>
        </w:rPr>
        <w:t xml:space="preserve">. This </w:t>
      </w:r>
      <w:r w:rsidR="007C49DE" w:rsidRPr="00584F3C">
        <w:rPr>
          <w:rFonts w:ascii="Times New Roman" w:hAnsi="Times New Roman" w:cs="Times New Roman"/>
        </w:rPr>
        <w:t>was re</w:t>
      </w:r>
      <w:r w:rsidR="003B1333">
        <w:rPr>
          <w:rFonts w:ascii="Times New Roman" w:hAnsi="Times New Roman" w:cs="Times New Roman"/>
        </w:rPr>
        <w:t>peated in 3 separate</w:t>
      </w:r>
      <w:r w:rsidR="007C49DE" w:rsidRPr="00584F3C">
        <w:rPr>
          <w:rFonts w:ascii="Times New Roman" w:hAnsi="Times New Roman" w:cs="Times New Roman"/>
        </w:rPr>
        <w:t xml:space="preserve"> cohorts </w:t>
      </w:r>
      <w:r w:rsidR="003B1333">
        <w:rPr>
          <w:rFonts w:ascii="Times New Roman" w:hAnsi="Times New Roman" w:cs="Times New Roman"/>
        </w:rPr>
        <w:t xml:space="preserve">resulting </w:t>
      </w:r>
      <w:r w:rsidR="007C49DE" w:rsidRPr="00584F3C">
        <w:rPr>
          <w:rFonts w:ascii="Times New Roman" w:hAnsi="Times New Roman" w:cs="Times New Roman"/>
        </w:rPr>
        <w:t xml:space="preserve">in </w:t>
      </w:r>
      <w:r w:rsidR="003B1333">
        <w:rPr>
          <w:rFonts w:ascii="Times New Roman" w:hAnsi="Times New Roman" w:cs="Times New Roman"/>
        </w:rPr>
        <w:t>large samples sizes for both dams and pups. This suggests</w:t>
      </w:r>
      <w:r w:rsidR="007C49DE" w:rsidRPr="00584F3C">
        <w:rPr>
          <w:rFonts w:ascii="Times New Roman" w:hAnsi="Times New Roman" w:cs="Times New Roman"/>
        </w:rPr>
        <w:t xml:space="preserve">, </w:t>
      </w:r>
      <w:r w:rsidR="003B1333">
        <w:rPr>
          <w:rFonts w:ascii="Times New Roman" w:hAnsi="Times New Roman" w:cs="Times New Roman"/>
        </w:rPr>
        <w:t>the observed</w:t>
      </w:r>
      <w:r w:rsidR="007C49DE" w:rsidRPr="00584F3C">
        <w:rPr>
          <w:rFonts w:ascii="Times New Roman" w:hAnsi="Times New Roman" w:cs="Times New Roman"/>
        </w:rPr>
        <w:t xml:space="preserve"> phenotype </w:t>
      </w:r>
      <w:r w:rsidR="003B1333">
        <w:rPr>
          <w:rFonts w:ascii="Times New Roman" w:hAnsi="Times New Roman" w:cs="Times New Roman"/>
        </w:rPr>
        <w:t>is likely to be</w:t>
      </w:r>
      <w:r w:rsidR="007C49DE" w:rsidRPr="00584F3C">
        <w:rPr>
          <w:rFonts w:ascii="Times New Roman" w:hAnsi="Times New Roman" w:cs="Times New Roman"/>
        </w:rPr>
        <w:t xml:space="preserve"> reproducible</w:t>
      </w:r>
      <w:del w:id="490" w:author="Molly C. Mulcahy" w:date="2025-08-01T10:56:00Z" w16du:dateUtc="2025-08-01T15:56:00Z">
        <w:r w:rsidR="007C49DE" w:rsidRPr="00584F3C" w:rsidDel="00A92590">
          <w:rPr>
            <w:rFonts w:ascii="Times New Roman" w:hAnsi="Times New Roman" w:cs="Times New Roman"/>
          </w:rPr>
          <w:delText xml:space="preserve"> with other groups using a similar paradigm</w:delText>
        </w:r>
      </w:del>
      <w:r w:rsidR="007C49DE" w:rsidRPr="00584F3C">
        <w:rPr>
          <w:rFonts w:ascii="Times New Roman" w:hAnsi="Times New Roman" w:cs="Times New Roman"/>
        </w:rPr>
        <w:t xml:space="preserve">. </w:t>
      </w:r>
    </w:p>
    <w:p w14:paraId="027FFE4E" w14:textId="61E2C4D9" w:rsidR="007C49DE" w:rsidRPr="00584F3C" w:rsidRDefault="007C49DE" w:rsidP="007C49DE">
      <w:pPr>
        <w:pStyle w:val="Heading1"/>
        <w:rPr>
          <w:rFonts w:cs="Times New Roman"/>
        </w:rPr>
      </w:pPr>
      <w:r w:rsidRPr="00584F3C">
        <w:rPr>
          <w:rFonts w:cs="Times New Roman"/>
        </w:rPr>
        <w:t>Conclusion</w:t>
      </w:r>
    </w:p>
    <w:p w14:paraId="53A6B4D6" w14:textId="7E8C9F08" w:rsidR="007C49DE" w:rsidRPr="00584F3C" w:rsidRDefault="007C49DE" w:rsidP="0034589A">
      <w:pPr>
        <w:spacing w:line="360" w:lineRule="auto"/>
        <w:ind w:firstLine="720"/>
        <w:rPr>
          <w:rFonts w:ascii="Times New Roman" w:hAnsi="Times New Roman" w:cs="Times New Roman"/>
        </w:rPr>
      </w:pPr>
      <w:r w:rsidRPr="00584F3C">
        <w:rPr>
          <w:rFonts w:ascii="Times New Roman" w:hAnsi="Times New Roman" w:cs="Times New Roman"/>
        </w:rPr>
        <w:t xml:space="preserve">In summary, we find that </w:t>
      </w:r>
      <w:proofErr w:type="spellStart"/>
      <w:r w:rsidRPr="00584F3C">
        <w:rPr>
          <w:rFonts w:ascii="Times New Roman" w:hAnsi="Times New Roman" w:cs="Times New Roman"/>
        </w:rPr>
        <w:t>eTRF</w:t>
      </w:r>
      <w:proofErr w:type="spellEnd"/>
      <w:r w:rsidRPr="00584F3C">
        <w:rPr>
          <w:rFonts w:ascii="Times New Roman" w:hAnsi="Times New Roman" w:cs="Times New Roman"/>
        </w:rPr>
        <w:t xml:space="preserve"> feeding of dams during the perinatal period results</w:t>
      </w:r>
      <w:del w:id="491" w:author="Molly C. Mulcahy" w:date="2025-08-01T10:57:00Z" w16du:dateUtc="2025-08-01T15:57:00Z">
        <w:r w:rsidRPr="00584F3C" w:rsidDel="00D3213E">
          <w:rPr>
            <w:rFonts w:ascii="Times New Roman" w:hAnsi="Times New Roman" w:cs="Times New Roman"/>
          </w:rPr>
          <w:delText xml:space="preserve"> in very few changes in the physiology of the dam, only a</w:delText>
        </w:r>
      </w:del>
      <w:r w:rsidRPr="00584F3C">
        <w:rPr>
          <w:rFonts w:ascii="Times New Roman" w:hAnsi="Times New Roman" w:cs="Times New Roman"/>
        </w:rPr>
        <w:t xml:space="preserve"> </w:t>
      </w:r>
      <w:ins w:id="492" w:author="Molly C. Mulcahy" w:date="2025-08-01T10:57:00Z" w16du:dateUtc="2025-08-01T15:57:00Z">
        <w:r w:rsidR="00D3213E">
          <w:rPr>
            <w:rFonts w:ascii="Times New Roman" w:hAnsi="Times New Roman" w:cs="Times New Roman"/>
          </w:rPr>
          <w:t xml:space="preserve">in no calorie restriction or weight loss during pregnancy. However, </w:t>
        </w:r>
        <w:proofErr w:type="spellStart"/>
        <w:r w:rsidR="00D3213E">
          <w:rPr>
            <w:rFonts w:ascii="Times New Roman" w:hAnsi="Times New Roman" w:cs="Times New Roman"/>
          </w:rPr>
          <w:t>eTRF</w:t>
        </w:r>
        <w:proofErr w:type="spellEnd"/>
        <w:r w:rsidR="00D3213E">
          <w:rPr>
            <w:rFonts w:ascii="Times New Roman" w:hAnsi="Times New Roman" w:cs="Times New Roman"/>
          </w:rPr>
          <w:t xml:space="preserve"> results in </w:t>
        </w:r>
      </w:ins>
      <w:r w:rsidRPr="00584F3C">
        <w:rPr>
          <w:rFonts w:ascii="Times New Roman" w:hAnsi="Times New Roman" w:cs="Times New Roman"/>
        </w:rPr>
        <w:t>greater rebound in glucose after insulin challenge</w:t>
      </w:r>
      <w:ins w:id="493" w:author="Molly C. Mulcahy" w:date="2025-08-01T10:58:00Z" w16du:dateUtc="2025-08-01T15:58:00Z">
        <w:r w:rsidR="00D3213E">
          <w:rPr>
            <w:rFonts w:ascii="Times New Roman" w:hAnsi="Times New Roman" w:cs="Times New Roman"/>
          </w:rPr>
          <w:t xml:space="preserve"> and</w:t>
        </w:r>
      </w:ins>
      <w:ins w:id="494" w:author="Molly C. Mulcahy" w:date="2025-08-01T10:57:00Z" w16du:dateUtc="2025-08-01T15:57:00Z">
        <w:r w:rsidR="00D3213E">
          <w:rPr>
            <w:rFonts w:ascii="Times New Roman" w:hAnsi="Times New Roman" w:cs="Times New Roman"/>
          </w:rPr>
          <w:t xml:space="preserve"> worse</w:t>
        </w:r>
      </w:ins>
      <w:ins w:id="495" w:author="Molly C. Mulcahy" w:date="2025-08-01T10:58:00Z" w16du:dateUtc="2025-08-01T15:58:00Z">
        <w:r w:rsidR="00D3213E">
          <w:rPr>
            <w:rFonts w:ascii="Times New Roman" w:hAnsi="Times New Roman" w:cs="Times New Roman"/>
          </w:rPr>
          <w:t>ned</w:t>
        </w:r>
      </w:ins>
      <w:ins w:id="496" w:author="Molly C. Mulcahy" w:date="2025-08-01T10:57:00Z" w16du:dateUtc="2025-08-01T15:57:00Z">
        <w:r w:rsidR="00D3213E">
          <w:rPr>
            <w:rFonts w:ascii="Times New Roman" w:hAnsi="Times New Roman" w:cs="Times New Roman"/>
          </w:rPr>
          <w:t xml:space="preserve"> insulin sensitivity</w:t>
        </w:r>
      </w:ins>
      <w:r w:rsidRPr="00584F3C">
        <w:rPr>
          <w:rFonts w:ascii="Times New Roman" w:hAnsi="Times New Roman" w:cs="Times New Roman"/>
        </w:rPr>
        <w:t xml:space="preserve">. </w:t>
      </w:r>
      <w:del w:id="497" w:author="Molly C. Mulcahy" w:date="2025-08-01T10:58:00Z" w16du:dateUtc="2025-08-01T15:58:00Z">
        <w:r w:rsidRPr="00584F3C" w:rsidDel="00D3213E">
          <w:rPr>
            <w:rFonts w:ascii="Times New Roman" w:hAnsi="Times New Roman" w:cs="Times New Roman"/>
          </w:rPr>
          <w:delText xml:space="preserve">There is similar rates of pregnancy </w:delText>
        </w:r>
        <w:r w:rsidR="00D70F14" w:rsidRPr="00584F3C" w:rsidDel="00D3213E">
          <w:rPr>
            <w:rFonts w:ascii="Times New Roman" w:hAnsi="Times New Roman" w:cs="Times New Roman"/>
          </w:rPr>
          <w:delText xml:space="preserve">and </w:delText>
        </w:r>
      </w:del>
      <w:ins w:id="498" w:author="Molly C. Mulcahy" w:date="2025-08-01T10:58:00Z" w16du:dateUtc="2025-08-01T15:58:00Z">
        <w:r w:rsidR="00D3213E">
          <w:rPr>
            <w:rFonts w:ascii="Times New Roman" w:hAnsi="Times New Roman" w:cs="Times New Roman"/>
          </w:rPr>
          <w:t>F</w:t>
        </w:r>
      </w:ins>
      <w:del w:id="499" w:author="Molly C. Mulcahy" w:date="2025-08-01T10:58:00Z" w16du:dateUtc="2025-08-01T15:58:00Z">
        <w:r w:rsidR="00D70F14" w:rsidRPr="00584F3C" w:rsidDel="00D3213E">
          <w:rPr>
            <w:rFonts w:ascii="Times New Roman" w:hAnsi="Times New Roman" w:cs="Times New Roman"/>
          </w:rPr>
          <w:delText>f</w:delText>
        </w:r>
      </w:del>
      <w:r w:rsidR="00D70F14" w:rsidRPr="00584F3C">
        <w:rPr>
          <w:rFonts w:ascii="Times New Roman" w:hAnsi="Times New Roman" w:cs="Times New Roman"/>
        </w:rPr>
        <w:t xml:space="preserve">ecundity in dams fed </w:t>
      </w:r>
      <w:proofErr w:type="spellStart"/>
      <w:r w:rsidR="00D70F14" w:rsidRPr="00584F3C">
        <w:rPr>
          <w:rFonts w:ascii="Times New Roman" w:hAnsi="Times New Roman" w:cs="Times New Roman"/>
        </w:rPr>
        <w:t>eTRF</w:t>
      </w:r>
      <w:proofErr w:type="spellEnd"/>
      <w:ins w:id="500" w:author="Molly C. Mulcahy" w:date="2025-08-01T10:58:00Z" w16du:dateUtc="2025-08-01T15:58:00Z">
        <w:r w:rsidR="00D3213E">
          <w:rPr>
            <w:rFonts w:ascii="Times New Roman" w:hAnsi="Times New Roman" w:cs="Times New Roman"/>
          </w:rPr>
          <w:t xml:space="preserve"> was not reduced</w:t>
        </w:r>
      </w:ins>
      <w:r w:rsidR="00D70F14" w:rsidRPr="00584F3C">
        <w:rPr>
          <w:rFonts w:ascii="Times New Roman" w:hAnsi="Times New Roman" w:cs="Times New Roman"/>
        </w:rPr>
        <w:t xml:space="preserve">. </w:t>
      </w:r>
      <w:del w:id="501" w:author="Molly C. Mulcahy" w:date="2025-08-01T10:58:00Z" w16du:dateUtc="2025-08-01T15:58:00Z">
        <w:r w:rsidRPr="00584F3C" w:rsidDel="00D3213E">
          <w:rPr>
            <w:rFonts w:ascii="Times New Roman" w:hAnsi="Times New Roman" w:cs="Times New Roman"/>
          </w:rPr>
          <w:delText>We find that pups</w:delText>
        </w:r>
      </w:del>
      <w:ins w:id="502" w:author="Molly C. Mulcahy" w:date="2025-08-01T10:58:00Z" w16du:dateUtc="2025-08-01T15:58:00Z">
        <w:r w:rsidR="00D3213E">
          <w:rPr>
            <w:rFonts w:ascii="Times New Roman" w:hAnsi="Times New Roman" w:cs="Times New Roman"/>
          </w:rPr>
          <w:t>Pups</w:t>
        </w:r>
      </w:ins>
      <w:r w:rsidRPr="00584F3C">
        <w:rPr>
          <w:rFonts w:ascii="Times New Roman" w:hAnsi="Times New Roman" w:cs="Times New Roman"/>
        </w:rPr>
        <w:t xml:space="preserve"> born to </w:t>
      </w:r>
      <w:proofErr w:type="spellStart"/>
      <w:r w:rsidRPr="00584F3C">
        <w:rPr>
          <w:rFonts w:ascii="Times New Roman" w:hAnsi="Times New Roman" w:cs="Times New Roman"/>
        </w:rPr>
        <w:t>eTRF</w:t>
      </w:r>
      <w:proofErr w:type="spellEnd"/>
      <w:r w:rsidRPr="00584F3C">
        <w:rPr>
          <w:rFonts w:ascii="Times New Roman" w:hAnsi="Times New Roman" w:cs="Times New Roman"/>
        </w:rPr>
        <w:t xml:space="preserve"> dams are of similar </w:t>
      </w:r>
      <w:ins w:id="503" w:author="Molly C. Mulcahy" w:date="2025-08-01T10:58:00Z" w16du:dateUtc="2025-08-01T15:58:00Z">
        <w:r w:rsidR="00D3213E">
          <w:rPr>
            <w:rFonts w:ascii="Times New Roman" w:hAnsi="Times New Roman" w:cs="Times New Roman"/>
          </w:rPr>
          <w:t xml:space="preserve">body </w:t>
        </w:r>
      </w:ins>
      <w:r w:rsidRPr="00584F3C">
        <w:rPr>
          <w:rFonts w:ascii="Times New Roman" w:hAnsi="Times New Roman" w:cs="Times New Roman"/>
        </w:rPr>
        <w:t>size and grow in comparable ways to AL offspring. The deleterious effects noted are a reduction in litter size and in pup survival to postnatal day 3</w:t>
      </w:r>
      <w:r w:rsidR="00D70F14" w:rsidRPr="00584F3C">
        <w:rPr>
          <w:rFonts w:ascii="Times New Roman" w:hAnsi="Times New Roman" w:cs="Times New Roman"/>
        </w:rPr>
        <w:t>, although the reason for these reductions in not clear</w:t>
      </w:r>
      <w:r w:rsidRPr="00584F3C">
        <w:rPr>
          <w:rFonts w:ascii="Times New Roman" w:hAnsi="Times New Roman" w:cs="Times New Roman"/>
        </w:rPr>
        <w:t xml:space="preserve">. </w:t>
      </w:r>
      <w:r w:rsidR="00D70F14" w:rsidRPr="00584F3C">
        <w:rPr>
          <w:rFonts w:ascii="Times New Roman" w:hAnsi="Times New Roman" w:cs="Times New Roman"/>
        </w:rPr>
        <w:t xml:space="preserve">Further work must be done to scrutinize the safety of this practice and efficacy for </w:t>
      </w:r>
      <w:ins w:id="504" w:author="Molly C. Mulcahy" w:date="2025-08-01T10:59:00Z" w16du:dateUtc="2025-08-01T15:59:00Z">
        <w:r w:rsidR="00D3213E">
          <w:rPr>
            <w:rFonts w:ascii="Times New Roman" w:hAnsi="Times New Roman" w:cs="Times New Roman"/>
          </w:rPr>
          <w:t xml:space="preserve">before suggesting its use to </w:t>
        </w:r>
      </w:ins>
      <w:del w:id="505" w:author="Molly C. Mulcahy" w:date="2025-08-01T10:59:00Z" w16du:dateUtc="2025-08-01T15:59:00Z">
        <w:r w:rsidR="00D70F14" w:rsidRPr="00584F3C" w:rsidDel="00D3213E">
          <w:rPr>
            <w:rFonts w:ascii="Times New Roman" w:hAnsi="Times New Roman" w:cs="Times New Roman"/>
          </w:rPr>
          <w:delText xml:space="preserve">ameliorating </w:delText>
        </w:r>
      </w:del>
      <w:ins w:id="506" w:author="Molly C. Mulcahy" w:date="2025-08-01T10:59:00Z" w16du:dateUtc="2025-08-01T15:59:00Z">
        <w:r w:rsidR="00D3213E">
          <w:rPr>
            <w:rFonts w:ascii="Times New Roman" w:hAnsi="Times New Roman" w:cs="Times New Roman"/>
          </w:rPr>
          <w:t xml:space="preserve">modulate </w:t>
        </w:r>
      </w:ins>
      <w:r w:rsidR="00D70F14" w:rsidRPr="00584F3C">
        <w:rPr>
          <w:rFonts w:ascii="Times New Roman" w:hAnsi="Times New Roman" w:cs="Times New Roman"/>
        </w:rPr>
        <w:t xml:space="preserve">metabolic </w:t>
      </w:r>
      <w:del w:id="507" w:author="Molly C. Mulcahy" w:date="2025-08-01T10:59:00Z" w16du:dateUtc="2025-08-01T15:59:00Z">
        <w:r w:rsidR="00D70F14" w:rsidRPr="00584F3C" w:rsidDel="00D3213E">
          <w:rPr>
            <w:rFonts w:ascii="Times New Roman" w:hAnsi="Times New Roman" w:cs="Times New Roman"/>
          </w:rPr>
          <w:delText xml:space="preserve">illness </w:delText>
        </w:r>
      </w:del>
      <w:ins w:id="508" w:author="Molly C. Mulcahy" w:date="2025-08-01T10:59:00Z" w16du:dateUtc="2025-08-01T15:59:00Z">
        <w:r w:rsidR="00D3213E">
          <w:rPr>
            <w:rFonts w:ascii="Times New Roman" w:hAnsi="Times New Roman" w:cs="Times New Roman"/>
          </w:rPr>
          <w:t>complications</w:t>
        </w:r>
        <w:r w:rsidR="00D3213E" w:rsidRPr="00584F3C">
          <w:rPr>
            <w:rFonts w:ascii="Times New Roman" w:hAnsi="Times New Roman" w:cs="Times New Roman"/>
          </w:rPr>
          <w:t xml:space="preserve"> </w:t>
        </w:r>
      </w:ins>
      <w:r w:rsidR="00D70F14" w:rsidRPr="00584F3C">
        <w:rPr>
          <w:rFonts w:ascii="Times New Roman" w:hAnsi="Times New Roman" w:cs="Times New Roman"/>
        </w:rPr>
        <w:t xml:space="preserve">during pregnancy in higher risk populations. </w:t>
      </w:r>
    </w:p>
    <w:p w14:paraId="7208EC26" w14:textId="61965F9D" w:rsidR="00317152" w:rsidRDefault="00317152" w:rsidP="00317152">
      <w:pPr>
        <w:pStyle w:val="Heading1"/>
      </w:pPr>
      <w:r>
        <w:t>Figure Legends</w:t>
      </w:r>
    </w:p>
    <w:p w14:paraId="60DF0537" w14:textId="491E187D" w:rsidR="00317152" w:rsidRPr="006D00CE" w:rsidRDefault="00317152" w:rsidP="00317152">
      <w:pPr>
        <w:rPr>
          <w:rFonts w:ascii="Times New Roman" w:hAnsi="Times New Roman" w:cs="Times New Roman"/>
          <w:i/>
          <w:iCs/>
        </w:rPr>
      </w:pPr>
      <w:r w:rsidRPr="006D00CE">
        <w:rPr>
          <w:rFonts w:ascii="Times New Roman" w:hAnsi="Times New Roman" w:cs="Times New Roman"/>
          <w:i/>
          <w:iCs/>
        </w:rPr>
        <w:t xml:space="preserve">Figure </w:t>
      </w:r>
      <w:proofErr w:type="gramStart"/>
      <w:r w:rsidRPr="006D00CE">
        <w:rPr>
          <w:rFonts w:ascii="Times New Roman" w:hAnsi="Times New Roman" w:cs="Times New Roman"/>
          <w:i/>
          <w:iCs/>
        </w:rPr>
        <w:t>1:</w:t>
      </w:r>
      <w:r w:rsidR="0064629A" w:rsidRPr="006D00CE">
        <w:rPr>
          <w:rFonts w:ascii="Times New Roman" w:hAnsi="Times New Roman" w:cs="Times New Roman"/>
          <w:i/>
          <w:iCs/>
        </w:rPr>
        <w:t>Early</w:t>
      </w:r>
      <w:proofErr w:type="gramEnd"/>
      <w:r w:rsidRPr="006D00CE">
        <w:rPr>
          <w:rFonts w:ascii="Times New Roman" w:hAnsi="Times New Roman" w:cs="Times New Roman"/>
          <w:i/>
          <w:iCs/>
        </w:rPr>
        <w:t xml:space="preserve"> </w:t>
      </w:r>
      <w:r w:rsidR="0064629A" w:rsidRPr="006D00CE">
        <w:rPr>
          <w:rFonts w:ascii="Times New Roman" w:hAnsi="Times New Roman" w:cs="Times New Roman"/>
          <w:i/>
          <w:iCs/>
        </w:rPr>
        <w:t>Time-Restricted Feeding in a Mouse Pregnancy Model</w:t>
      </w:r>
    </w:p>
    <w:p w14:paraId="58EBA380" w14:textId="1C641F33" w:rsidR="00317152" w:rsidRDefault="00317152" w:rsidP="00317152">
      <w:pPr>
        <w:rPr>
          <w:rFonts w:ascii="Times New Roman" w:hAnsi="Times New Roman" w:cs="Times New Roman"/>
        </w:rPr>
      </w:pPr>
      <w:r w:rsidRPr="00954683">
        <w:rPr>
          <w:rFonts w:ascii="Times New Roman" w:hAnsi="Times New Roman" w:cs="Times New Roman"/>
        </w:rPr>
        <w:t xml:space="preserve">A) </w:t>
      </w:r>
      <w:r w:rsidR="00653896" w:rsidRPr="00954683">
        <w:rPr>
          <w:rFonts w:ascii="Times New Roman" w:hAnsi="Times New Roman" w:cs="Times New Roman"/>
        </w:rPr>
        <w:t xml:space="preserve">Food availability and </w:t>
      </w:r>
      <w:proofErr w:type="spellStart"/>
      <w:proofErr w:type="gramStart"/>
      <w:r w:rsidRPr="00954683">
        <w:rPr>
          <w:rFonts w:ascii="Times New Roman" w:hAnsi="Times New Roman" w:cs="Times New Roman"/>
        </w:rPr>
        <w:t>light:dark</w:t>
      </w:r>
      <w:proofErr w:type="spellEnd"/>
      <w:proofErr w:type="gramEnd"/>
      <w:r w:rsidRPr="00954683">
        <w:rPr>
          <w:rFonts w:ascii="Times New Roman" w:hAnsi="Times New Roman" w:cs="Times New Roman"/>
        </w:rPr>
        <w:t xml:space="preserve"> cycle for </w:t>
      </w:r>
      <w:r w:rsidR="00954683" w:rsidRPr="00954683">
        <w:rPr>
          <w:rFonts w:ascii="Times New Roman" w:hAnsi="Times New Roman" w:cs="Times New Roman"/>
        </w:rPr>
        <w:t>early time restricted (</w:t>
      </w:r>
      <w:proofErr w:type="spellStart"/>
      <w:r w:rsidRPr="00954683">
        <w:rPr>
          <w:rFonts w:ascii="Times New Roman" w:hAnsi="Times New Roman" w:cs="Times New Roman"/>
        </w:rPr>
        <w:t>eTRF</w:t>
      </w:r>
      <w:proofErr w:type="spellEnd"/>
      <w:r w:rsidR="00954683" w:rsidRPr="00954683">
        <w:rPr>
          <w:rFonts w:ascii="Times New Roman" w:hAnsi="Times New Roman" w:cs="Times New Roman"/>
        </w:rPr>
        <w:t>)</w:t>
      </w:r>
      <w:r w:rsidRPr="00954683">
        <w:rPr>
          <w:rFonts w:ascii="Times New Roman" w:hAnsi="Times New Roman" w:cs="Times New Roman"/>
        </w:rPr>
        <w:t xml:space="preserve"> </w:t>
      </w:r>
      <w:proofErr w:type="gramStart"/>
      <w:r w:rsidRPr="00954683">
        <w:rPr>
          <w:rFonts w:ascii="Times New Roman" w:hAnsi="Times New Roman" w:cs="Times New Roman"/>
        </w:rPr>
        <w:t xml:space="preserve">and </w:t>
      </w:r>
      <w:r w:rsidR="00954683" w:rsidRPr="00954683">
        <w:rPr>
          <w:rFonts w:ascii="Times New Roman" w:hAnsi="Times New Roman" w:cs="Times New Roman"/>
        </w:rPr>
        <w:t xml:space="preserve"> </w:t>
      </w:r>
      <w:r w:rsidR="00954683" w:rsidRPr="00954683">
        <w:rPr>
          <w:rFonts w:ascii="Times New Roman" w:hAnsi="Times New Roman" w:cs="Times New Roman"/>
          <w:i/>
          <w:iCs/>
        </w:rPr>
        <w:t>Ad</w:t>
      </w:r>
      <w:proofErr w:type="gramEnd"/>
      <w:r w:rsidR="00954683" w:rsidRPr="00954683">
        <w:rPr>
          <w:rFonts w:ascii="Times New Roman" w:hAnsi="Times New Roman" w:cs="Times New Roman"/>
          <w:i/>
          <w:iCs/>
        </w:rPr>
        <w:t xml:space="preserve"> Libitum</w:t>
      </w:r>
      <w:r w:rsidR="00954683" w:rsidRPr="00954683">
        <w:rPr>
          <w:rFonts w:ascii="Times New Roman" w:hAnsi="Times New Roman" w:cs="Times New Roman"/>
        </w:rPr>
        <w:t xml:space="preserve"> (</w:t>
      </w:r>
      <w:r w:rsidRPr="00954683">
        <w:rPr>
          <w:rFonts w:ascii="Times New Roman" w:hAnsi="Times New Roman" w:cs="Times New Roman"/>
        </w:rPr>
        <w:t>AL</w:t>
      </w:r>
      <w:r w:rsidR="00954683" w:rsidRPr="00954683">
        <w:rPr>
          <w:rFonts w:ascii="Times New Roman" w:hAnsi="Times New Roman" w:cs="Times New Roman"/>
        </w:rPr>
        <w:t>)</w:t>
      </w:r>
      <w:r w:rsidRPr="00954683">
        <w:rPr>
          <w:rFonts w:ascii="Times New Roman" w:hAnsi="Times New Roman" w:cs="Times New Roman"/>
        </w:rPr>
        <w:t xml:space="preserve"> dams</w:t>
      </w:r>
      <w:r w:rsidR="00954683" w:rsidRPr="00954683">
        <w:rPr>
          <w:rFonts w:ascii="Times New Roman" w:hAnsi="Times New Roman" w:cs="Times New Roman"/>
        </w:rPr>
        <w:t xml:space="preserve">. </w:t>
      </w:r>
      <w:r w:rsidR="00E00E0E">
        <w:rPr>
          <w:rFonts w:ascii="Times New Roman" w:hAnsi="Times New Roman" w:cs="Times New Roman"/>
        </w:rPr>
        <w:t>B</w:t>
      </w:r>
      <w:r w:rsidR="00653896" w:rsidRPr="00954683">
        <w:rPr>
          <w:rFonts w:ascii="Times New Roman" w:hAnsi="Times New Roman" w:cs="Times New Roman"/>
        </w:rPr>
        <w:t>eginning one week before mating and lasting through parturition (</w:t>
      </w:r>
      <w:proofErr w:type="spellStart"/>
      <w:r w:rsidR="00653896" w:rsidRPr="00954683">
        <w:rPr>
          <w:rFonts w:ascii="Times New Roman" w:hAnsi="Times New Roman" w:cs="Times New Roman"/>
        </w:rPr>
        <w:t>eTRF</w:t>
      </w:r>
      <w:proofErr w:type="spellEnd"/>
      <w:r w:rsidR="00653896" w:rsidRPr="00954683">
        <w:rPr>
          <w:rFonts w:ascii="Times New Roman" w:hAnsi="Times New Roman" w:cs="Times New Roman"/>
        </w:rPr>
        <w:t xml:space="preserve"> </w:t>
      </w:r>
      <w:r w:rsidR="00954683" w:rsidRPr="00954683">
        <w:rPr>
          <w:rFonts w:ascii="Times New Roman" w:hAnsi="Times New Roman" w:cs="Times New Roman"/>
        </w:rPr>
        <w:t>n=16, AL n=14)</w:t>
      </w:r>
      <w:r w:rsidR="00E00E0E">
        <w:rPr>
          <w:rFonts w:ascii="Times New Roman" w:hAnsi="Times New Roman" w:cs="Times New Roman"/>
        </w:rPr>
        <w:t xml:space="preserve">, </w:t>
      </w:r>
      <w:proofErr w:type="spellStart"/>
      <w:r w:rsidR="00E00E0E" w:rsidRPr="00954683">
        <w:rPr>
          <w:rFonts w:ascii="Times New Roman" w:hAnsi="Times New Roman" w:cs="Times New Roman"/>
        </w:rPr>
        <w:t>eTRF</w:t>
      </w:r>
      <w:proofErr w:type="spellEnd"/>
      <w:r w:rsidR="00E00E0E" w:rsidRPr="00954683">
        <w:rPr>
          <w:rFonts w:ascii="Times New Roman" w:hAnsi="Times New Roman" w:cs="Times New Roman"/>
        </w:rPr>
        <w:t xml:space="preserve"> dams had </w:t>
      </w:r>
      <w:del w:id="509" w:author="Molly C. Mulcahy" w:date="2025-08-01T10:59:00Z" w16du:dateUtc="2025-08-01T15:59:00Z">
        <w:r w:rsidR="00E00E0E" w:rsidRPr="00954683" w:rsidDel="00746111">
          <w:rPr>
            <w:rFonts w:ascii="Times New Roman" w:hAnsi="Times New Roman" w:cs="Times New Roman"/>
          </w:rPr>
          <w:delText xml:space="preserve">food access from  </w:delText>
        </w:r>
      </w:del>
      <w:del w:id="510" w:author="Molly C. Mulcahy" w:date="2025-08-01T11:00:00Z" w16du:dateUtc="2025-08-01T16:00:00Z">
        <w:r w:rsidR="00E00E0E" w:rsidDel="00746111">
          <w:rPr>
            <w:rFonts w:ascii="Times New Roman" w:hAnsi="Times New Roman" w:cs="Times New Roman"/>
          </w:rPr>
          <w:delText xml:space="preserve">chow </w:delText>
        </w:r>
      </w:del>
      <w:r w:rsidR="00E00E0E">
        <w:rPr>
          <w:rFonts w:ascii="Times New Roman" w:hAnsi="Times New Roman" w:cs="Times New Roman"/>
        </w:rPr>
        <w:t xml:space="preserve">access </w:t>
      </w:r>
      <w:ins w:id="511" w:author="Molly C. Mulcahy" w:date="2025-08-01T10:59:00Z" w16du:dateUtc="2025-08-01T15:59:00Z">
        <w:r w:rsidR="00746111">
          <w:rPr>
            <w:rFonts w:ascii="Times New Roman" w:hAnsi="Times New Roman" w:cs="Times New Roman"/>
          </w:rPr>
          <w:t>t</w:t>
        </w:r>
      </w:ins>
      <w:ins w:id="512" w:author="Molly C. Mulcahy" w:date="2025-08-01T11:00:00Z" w16du:dateUtc="2025-08-01T16:00:00Z">
        <w:r w:rsidR="00746111">
          <w:rPr>
            <w:rFonts w:ascii="Times New Roman" w:hAnsi="Times New Roman" w:cs="Times New Roman"/>
          </w:rPr>
          <w:t xml:space="preserve">o chow </w:t>
        </w:r>
      </w:ins>
      <w:r w:rsidR="00E00E0E">
        <w:rPr>
          <w:rFonts w:ascii="Times New Roman" w:hAnsi="Times New Roman" w:cs="Times New Roman"/>
        </w:rPr>
        <w:t>between ZT14-ZT20</w:t>
      </w:r>
      <w:ins w:id="513" w:author="Molly C. Mulcahy" w:date="2025-08-01T11:00:00Z" w16du:dateUtc="2025-08-01T16:00:00Z">
        <w:r w:rsidR="00746111">
          <w:rPr>
            <w:rFonts w:ascii="Times New Roman" w:hAnsi="Times New Roman" w:cs="Times New Roman"/>
          </w:rPr>
          <w:t xml:space="preserve"> (8pm to 2am)</w:t>
        </w:r>
      </w:ins>
      <w:r w:rsidR="00E00E0E">
        <w:rPr>
          <w:rFonts w:ascii="Times New Roman" w:hAnsi="Times New Roman" w:cs="Times New Roman"/>
        </w:rPr>
        <w:t>, AL dams had 24-hour chow access</w:t>
      </w:r>
      <w:r w:rsidR="00954683" w:rsidRPr="00954683">
        <w:rPr>
          <w:rFonts w:ascii="Times New Roman" w:hAnsi="Times New Roman" w:cs="Times New Roman"/>
        </w:rPr>
        <w:t>.</w:t>
      </w:r>
      <w:r w:rsidRPr="00954683">
        <w:rPr>
          <w:rFonts w:ascii="Times New Roman" w:hAnsi="Times New Roman" w:cs="Times New Roman"/>
        </w:rPr>
        <w:t xml:space="preserve"> B)</w:t>
      </w:r>
      <w:r w:rsidR="00E00E0E">
        <w:rPr>
          <w:rFonts w:ascii="Times New Roman" w:hAnsi="Times New Roman" w:cs="Times New Roman"/>
        </w:rPr>
        <w:t xml:space="preserve"> Maternal dietary treatment differed in the perinatal period</w:t>
      </w:r>
      <w:ins w:id="514" w:author="Molly C. Mulcahy" w:date="2025-08-01T11:00:00Z" w16du:dateUtc="2025-08-01T16:00:00Z">
        <w:r w:rsidR="00746111">
          <w:rPr>
            <w:rFonts w:ascii="Times New Roman" w:hAnsi="Times New Roman" w:cs="Times New Roman"/>
          </w:rPr>
          <w:t xml:space="preserve"> exclusively</w:t>
        </w:r>
      </w:ins>
      <w:r w:rsidR="00E00E0E">
        <w:rPr>
          <w:rFonts w:ascii="Times New Roman" w:hAnsi="Times New Roman" w:cs="Times New Roman"/>
        </w:rPr>
        <w:t xml:space="preserve">. On E16.5, an intraperitoneal insulin tolerance test </w:t>
      </w:r>
      <w:ins w:id="515" w:author="Molly C. Mulcahy" w:date="2025-08-01T11:00:00Z" w16du:dateUtc="2025-08-01T16:00:00Z">
        <w:r w:rsidR="00746111">
          <w:rPr>
            <w:rFonts w:ascii="Times New Roman" w:hAnsi="Times New Roman" w:cs="Times New Roman"/>
          </w:rPr>
          <w:t xml:space="preserve">(ITT) </w:t>
        </w:r>
      </w:ins>
      <w:r w:rsidR="00E00E0E">
        <w:rPr>
          <w:rFonts w:ascii="Times New Roman" w:hAnsi="Times New Roman" w:cs="Times New Roman"/>
        </w:rPr>
        <w:t>was conducted.</w:t>
      </w:r>
      <w:r w:rsidR="00954683" w:rsidRPr="00954683">
        <w:rPr>
          <w:rFonts w:ascii="Times New Roman" w:hAnsi="Times New Roman" w:cs="Times New Roman"/>
        </w:rPr>
        <w:t xml:space="preserve"> </w:t>
      </w:r>
      <w:r w:rsidR="00E00E0E">
        <w:rPr>
          <w:rFonts w:ascii="Times New Roman" w:hAnsi="Times New Roman" w:cs="Times New Roman"/>
        </w:rPr>
        <w:t xml:space="preserve">Blood samples were collected at ZT1 and ZT13 the day after ITT under normal feeding conditions for each dietary regimen. </w:t>
      </w:r>
      <w:r w:rsidR="00954683" w:rsidRPr="00954683">
        <w:rPr>
          <w:rFonts w:ascii="Times New Roman" w:hAnsi="Times New Roman" w:cs="Times New Roman"/>
        </w:rPr>
        <w:t xml:space="preserve">All dams were maintained on </w:t>
      </w:r>
      <w:r w:rsidR="00E00E0E">
        <w:rPr>
          <w:rFonts w:ascii="Times New Roman" w:hAnsi="Times New Roman" w:cs="Times New Roman"/>
        </w:rPr>
        <w:t xml:space="preserve">chow </w:t>
      </w:r>
      <w:r w:rsidR="00954683" w:rsidRPr="00954683">
        <w:rPr>
          <w:rFonts w:ascii="Times New Roman" w:hAnsi="Times New Roman" w:cs="Times New Roman"/>
        </w:rPr>
        <w:t>AL</w:t>
      </w:r>
      <w:r w:rsidR="00E00E0E">
        <w:rPr>
          <w:rFonts w:ascii="Times New Roman" w:hAnsi="Times New Roman" w:cs="Times New Roman"/>
        </w:rPr>
        <w:t xml:space="preserve"> after birth. Pups were reduced to 4 per dam on PND 3. Pups were weighed at birth, PND 3, 7, 14, and 21.</w:t>
      </w:r>
      <w:ins w:id="516" w:author="Molly C. Mulcahy" w:date="2025-08-01T11:01:00Z" w16du:dateUtc="2025-08-01T16:01:00Z">
        <w:r w:rsidR="00746111">
          <w:rPr>
            <w:rFonts w:ascii="Times New Roman" w:hAnsi="Times New Roman" w:cs="Times New Roman"/>
          </w:rPr>
          <w:t xml:space="preserve"> </w:t>
        </w:r>
      </w:ins>
    </w:p>
    <w:p w14:paraId="7E55AC23" w14:textId="37B9A530" w:rsidR="00E00E0E" w:rsidRDefault="00E00E0E" w:rsidP="00317152">
      <w:pPr>
        <w:rPr>
          <w:rFonts w:ascii="Times New Roman" w:hAnsi="Times New Roman" w:cs="Times New Roman"/>
        </w:rPr>
      </w:pPr>
    </w:p>
    <w:p w14:paraId="6803009F" w14:textId="5685B8AC" w:rsidR="00E00E0E" w:rsidRPr="006D00CE" w:rsidRDefault="00E00E0E" w:rsidP="00317152">
      <w:pPr>
        <w:rPr>
          <w:rFonts w:ascii="Times New Roman" w:hAnsi="Times New Roman" w:cs="Times New Roman"/>
          <w:i/>
          <w:iCs/>
        </w:rPr>
      </w:pPr>
      <w:r w:rsidRPr="006D00CE">
        <w:rPr>
          <w:rFonts w:ascii="Times New Roman" w:hAnsi="Times New Roman" w:cs="Times New Roman"/>
          <w:i/>
          <w:iCs/>
        </w:rPr>
        <w:t xml:space="preserve">Figure 2: </w:t>
      </w:r>
      <w:proofErr w:type="spellStart"/>
      <w:r w:rsidR="0064629A" w:rsidRPr="006D00CE">
        <w:rPr>
          <w:rFonts w:ascii="Times New Roman" w:hAnsi="Times New Roman" w:cs="Times New Roman"/>
          <w:i/>
          <w:iCs/>
        </w:rPr>
        <w:t>eTRF</w:t>
      </w:r>
      <w:proofErr w:type="spellEnd"/>
      <w:r w:rsidR="0064629A" w:rsidRPr="006D00CE">
        <w:rPr>
          <w:rFonts w:ascii="Times New Roman" w:hAnsi="Times New Roman" w:cs="Times New Roman"/>
          <w:i/>
          <w:iCs/>
        </w:rPr>
        <w:t xml:space="preserve"> in Dams does not affect 24-hour</w:t>
      </w:r>
      <w:r w:rsidRPr="006D00CE">
        <w:rPr>
          <w:rFonts w:ascii="Times New Roman" w:hAnsi="Times New Roman" w:cs="Times New Roman"/>
          <w:i/>
          <w:iCs/>
        </w:rPr>
        <w:t xml:space="preserve"> Food Intake </w:t>
      </w:r>
      <w:r w:rsidR="0064629A" w:rsidRPr="006D00CE">
        <w:rPr>
          <w:rFonts w:ascii="Times New Roman" w:hAnsi="Times New Roman" w:cs="Times New Roman"/>
          <w:i/>
          <w:iCs/>
        </w:rPr>
        <w:t xml:space="preserve">or </w:t>
      </w:r>
      <w:r w:rsidRPr="006D00CE">
        <w:rPr>
          <w:rFonts w:ascii="Times New Roman" w:hAnsi="Times New Roman" w:cs="Times New Roman"/>
          <w:i/>
          <w:iCs/>
        </w:rPr>
        <w:t>Body Weight</w:t>
      </w:r>
      <w:r w:rsidR="0064629A" w:rsidRPr="006D00CE">
        <w:rPr>
          <w:rFonts w:ascii="Times New Roman" w:hAnsi="Times New Roman" w:cs="Times New Roman"/>
          <w:i/>
          <w:iCs/>
        </w:rPr>
        <w:t xml:space="preserve"> During Pregnancy</w:t>
      </w:r>
    </w:p>
    <w:p w14:paraId="19402A6A" w14:textId="5768C293" w:rsidR="00E00E0E" w:rsidRDefault="00E00E0E" w:rsidP="00317152">
      <w:pPr>
        <w:rPr>
          <w:rFonts w:ascii="Times New Roman" w:hAnsi="Times New Roman" w:cs="Times New Roman"/>
        </w:rPr>
      </w:pPr>
      <w:r>
        <w:rPr>
          <w:rFonts w:ascii="Times New Roman" w:hAnsi="Times New Roman" w:cs="Times New Roman"/>
        </w:rPr>
        <w:lastRenderedPageBreak/>
        <w:t xml:space="preserve">A) The adaptation period to </w:t>
      </w:r>
      <w:proofErr w:type="spellStart"/>
      <w:r>
        <w:rPr>
          <w:rFonts w:ascii="Times New Roman" w:hAnsi="Times New Roman" w:cs="Times New Roman"/>
        </w:rPr>
        <w:t>eTRF</w:t>
      </w:r>
      <w:proofErr w:type="spellEnd"/>
      <w:r>
        <w:rPr>
          <w:rFonts w:ascii="Times New Roman" w:hAnsi="Times New Roman" w:cs="Times New Roman"/>
        </w:rPr>
        <w:t xml:space="preserve"> from first day of exposure until day 7 of experiment. Dams randomized to </w:t>
      </w:r>
      <w:proofErr w:type="spellStart"/>
      <w:r>
        <w:rPr>
          <w:rFonts w:ascii="Times New Roman" w:hAnsi="Times New Roman" w:cs="Times New Roman"/>
        </w:rPr>
        <w:t>eTRF</w:t>
      </w:r>
      <w:proofErr w:type="spellEnd"/>
      <w:r>
        <w:rPr>
          <w:rFonts w:ascii="Times New Roman" w:hAnsi="Times New Roman" w:cs="Times New Roman"/>
        </w:rPr>
        <w:t xml:space="preserve"> slow</w:t>
      </w:r>
      <w:ins w:id="517" w:author="Molly C. Mulcahy" w:date="2025-08-01T11:01:00Z" w16du:dateUtc="2025-08-01T16:01:00Z">
        <w:r w:rsidR="00235DCB">
          <w:rPr>
            <w:rFonts w:ascii="Times New Roman" w:hAnsi="Times New Roman" w:cs="Times New Roman"/>
          </w:rPr>
          <w:t>ly</w:t>
        </w:r>
      </w:ins>
      <w:del w:id="518" w:author="Molly C. Mulcahy" w:date="2025-08-01T11:01:00Z" w16du:dateUtc="2025-08-01T16:01:00Z">
        <w:r w:rsidDel="00235DCB">
          <w:rPr>
            <w:rFonts w:ascii="Times New Roman" w:hAnsi="Times New Roman" w:cs="Times New Roman"/>
          </w:rPr>
          <w:delText>er</w:delText>
        </w:r>
      </w:del>
      <w:r>
        <w:rPr>
          <w:rFonts w:ascii="Times New Roman" w:hAnsi="Times New Roman" w:cs="Times New Roman"/>
        </w:rPr>
        <w:t xml:space="preserve"> increased food intake in the </w:t>
      </w:r>
      <w:r w:rsidR="005603F3">
        <w:rPr>
          <w:rFonts w:ascii="Times New Roman" w:hAnsi="Times New Roman" w:cs="Times New Roman"/>
        </w:rPr>
        <w:t>6-hour</w:t>
      </w:r>
      <w:r>
        <w:rPr>
          <w:rFonts w:ascii="Times New Roman" w:hAnsi="Times New Roman" w:cs="Times New Roman"/>
        </w:rPr>
        <w:t xml:space="preserve"> window from AL levels. B) Six-hour food intake (between ZT14-ZT20) in the week before copulatory plug appeared. </w:t>
      </w:r>
      <w:del w:id="519" w:author="Molly C. Mulcahy" w:date="2025-08-01T11:02:00Z" w16du:dateUtc="2025-08-01T16:02:00Z">
        <w:r w:rsidR="0064629A" w:rsidDel="00235DCB">
          <w:rPr>
            <w:rFonts w:ascii="Times New Roman" w:hAnsi="Times New Roman" w:cs="Times New Roman"/>
          </w:rPr>
          <w:delText xml:space="preserve">C) Food intake from ZT14-ZT20 one week before copulatory plug appeared. </w:delText>
        </w:r>
      </w:del>
      <w:r w:rsidR="0064629A">
        <w:rPr>
          <w:rFonts w:ascii="Times New Roman" w:hAnsi="Times New Roman" w:cs="Times New Roman"/>
        </w:rPr>
        <w:t>C) Food intake from ZT14-ZT20 from gestational day 0</w:t>
      </w:r>
      <w:ins w:id="520" w:author="Molly C. Mulcahy" w:date="2025-08-01T11:02:00Z" w16du:dateUtc="2025-08-01T16:02:00Z">
        <w:r w:rsidR="00235DCB">
          <w:rPr>
            <w:rFonts w:ascii="Times New Roman" w:hAnsi="Times New Roman" w:cs="Times New Roman"/>
          </w:rPr>
          <w:t>.5 (</w:t>
        </w:r>
      </w:ins>
      <w:ins w:id="521" w:author="Molly C. Mulcahy" w:date="2025-08-01T11:03:00Z" w16du:dateUtc="2025-08-01T16:03:00Z">
        <w:r w:rsidR="00235DCB">
          <w:rPr>
            <w:rFonts w:ascii="Times New Roman" w:hAnsi="Times New Roman" w:cs="Times New Roman"/>
          </w:rPr>
          <w:t xml:space="preserve">E0.5, </w:t>
        </w:r>
      </w:ins>
      <w:ins w:id="522" w:author="Molly C. Mulcahy" w:date="2025-08-01T11:02:00Z" w16du:dateUtc="2025-08-01T16:02:00Z">
        <w:r w:rsidR="00235DCB">
          <w:rPr>
            <w:rFonts w:ascii="Times New Roman" w:hAnsi="Times New Roman" w:cs="Times New Roman"/>
          </w:rPr>
          <w:t>appearance of plug)</w:t>
        </w:r>
      </w:ins>
      <w:r w:rsidR="0064629A">
        <w:rPr>
          <w:rFonts w:ascii="Times New Roman" w:hAnsi="Times New Roman" w:cs="Times New Roman"/>
        </w:rPr>
        <w:t xml:space="preserve"> until birth. D) Food intake over 24 hours (ZT14-ZT14) one week before copulatory plug appeared. E) Food intake over 24 hours (ZT14-ZT14) during pregnancy (E0</w:t>
      </w:r>
      <w:ins w:id="523" w:author="Molly C. Mulcahy" w:date="2025-08-01T11:03:00Z" w16du:dateUtc="2025-08-01T16:03:00Z">
        <w:r w:rsidR="00235DCB">
          <w:rPr>
            <w:rFonts w:ascii="Times New Roman" w:hAnsi="Times New Roman" w:cs="Times New Roman"/>
          </w:rPr>
          <w:t>.5</w:t>
        </w:r>
      </w:ins>
      <w:r w:rsidR="0064629A">
        <w:rPr>
          <w:rFonts w:ascii="Times New Roman" w:hAnsi="Times New Roman" w:cs="Times New Roman"/>
        </w:rPr>
        <w:t>-birth). F) Body weights (grams) in dams one week before copulatory plug appeared. G) Body weight in dams (grams) from E0</w:t>
      </w:r>
      <w:ins w:id="524" w:author="Molly C. Mulcahy" w:date="2025-08-01T11:03:00Z" w16du:dateUtc="2025-08-01T16:03:00Z">
        <w:r w:rsidR="00235DCB">
          <w:rPr>
            <w:rFonts w:ascii="Times New Roman" w:hAnsi="Times New Roman" w:cs="Times New Roman"/>
          </w:rPr>
          <w:t>.5</w:t>
        </w:r>
      </w:ins>
      <w:r w:rsidR="0064629A">
        <w:rPr>
          <w:rFonts w:ascii="Times New Roman" w:hAnsi="Times New Roman" w:cs="Times New Roman"/>
        </w:rPr>
        <w:t xml:space="preserve">-birth. </w:t>
      </w:r>
      <w:r w:rsidR="00842FD1">
        <w:rPr>
          <w:rFonts w:ascii="Times New Roman" w:hAnsi="Times New Roman" w:cs="Times New Roman"/>
        </w:rPr>
        <w:t>*Indicates p-value of diet &lt;0.05. If p-value is not for diet alone, it is labeled with interaction</w:t>
      </w:r>
      <w:ins w:id="525" w:author="Molly C. Mulcahy" w:date="2025-08-01T11:04:00Z" w16du:dateUtc="2025-08-01T16:04:00Z">
        <w:r w:rsidR="00235DCB">
          <w:rPr>
            <w:rFonts w:ascii="Times New Roman" w:hAnsi="Times New Roman" w:cs="Times New Roman"/>
          </w:rPr>
          <w:t xml:space="preserve"> term</w:t>
        </w:r>
      </w:ins>
      <w:r w:rsidR="00842FD1">
        <w:rPr>
          <w:rFonts w:ascii="Times New Roman" w:hAnsi="Times New Roman" w:cs="Times New Roman"/>
        </w:rPr>
        <w:t>.</w:t>
      </w:r>
      <w:r w:rsidR="00C40F28">
        <w:rPr>
          <w:rFonts w:ascii="Times New Roman" w:hAnsi="Times New Roman" w:cs="Times New Roman"/>
        </w:rPr>
        <w:t xml:space="preserve"> </w:t>
      </w:r>
      <w:r w:rsidR="00C40F28" w:rsidRPr="00954683">
        <w:rPr>
          <w:rFonts w:ascii="Times New Roman" w:hAnsi="Times New Roman" w:cs="Times New Roman"/>
        </w:rPr>
        <w:t>(</w:t>
      </w:r>
      <w:proofErr w:type="spellStart"/>
      <w:r w:rsidR="00C40F28" w:rsidRPr="00954683">
        <w:rPr>
          <w:rFonts w:ascii="Times New Roman" w:hAnsi="Times New Roman" w:cs="Times New Roman"/>
        </w:rPr>
        <w:t>eTRF</w:t>
      </w:r>
      <w:proofErr w:type="spellEnd"/>
      <w:r w:rsidR="00C40F28" w:rsidRPr="00954683">
        <w:rPr>
          <w:rFonts w:ascii="Times New Roman" w:hAnsi="Times New Roman" w:cs="Times New Roman"/>
        </w:rPr>
        <w:t xml:space="preserve"> n=16, AL n=14)</w:t>
      </w:r>
    </w:p>
    <w:p w14:paraId="0C3C2FA1" w14:textId="7BFBF593" w:rsidR="0064629A" w:rsidRDefault="0064629A" w:rsidP="00317152">
      <w:pPr>
        <w:rPr>
          <w:rFonts w:ascii="Times New Roman" w:hAnsi="Times New Roman" w:cs="Times New Roman"/>
        </w:rPr>
      </w:pPr>
    </w:p>
    <w:p w14:paraId="0C09012E" w14:textId="15661130" w:rsidR="0064629A" w:rsidRPr="006D00CE" w:rsidRDefault="0064629A" w:rsidP="00317152">
      <w:pPr>
        <w:rPr>
          <w:rFonts w:ascii="Times New Roman" w:hAnsi="Times New Roman" w:cs="Times New Roman"/>
          <w:i/>
          <w:iCs/>
        </w:rPr>
      </w:pPr>
      <w:r w:rsidRPr="006D00CE">
        <w:rPr>
          <w:rFonts w:ascii="Times New Roman" w:hAnsi="Times New Roman" w:cs="Times New Roman"/>
          <w:i/>
          <w:iCs/>
        </w:rPr>
        <w:t xml:space="preserve">Figure 3: Rebound </w:t>
      </w:r>
      <w:ins w:id="526" w:author="Molly C. Mulcahy" w:date="2025-08-01T11:04:00Z" w16du:dateUtc="2025-08-01T16:04:00Z">
        <w:r w:rsidR="008C014F">
          <w:rPr>
            <w:rFonts w:ascii="Times New Roman" w:hAnsi="Times New Roman" w:cs="Times New Roman"/>
            <w:i/>
            <w:iCs/>
          </w:rPr>
          <w:t>A</w:t>
        </w:r>
      </w:ins>
      <w:del w:id="527" w:author="Molly C. Mulcahy" w:date="2025-08-01T11:04:00Z" w16du:dateUtc="2025-08-01T16:04:00Z">
        <w:r w:rsidRPr="006D00CE" w:rsidDel="008C014F">
          <w:rPr>
            <w:rFonts w:ascii="Times New Roman" w:hAnsi="Times New Roman" w:cs="Times New Roman"/>
            <w:i/>
            <w:iCs/>
          </w:rPr>
          <w:delText>a</w:delText>
        </w:r>
      </w:del>
      <w:r w:rsidRPr="006D00CE">
        <w:rPr>
          <w:rFonts w:ascii="Times New Roman" w:hAnsi="Times New Roman" w:cs="Times New Roman"/>
          <w:i/>
          <w:iCs/>
        </w:rPr>
        <w:t xml:space="preserve">fter Hypoglycemia is </w:t>
      </w:r>
      <w:ins w:id="528" w:author="Molly C. Mulcahy" w:date="2025-08-01T11:04:00Z" w16du:dateUtc="2025-08-01T16:04:00Z">
        <w:r w:rsidR="008C014F">
          <w:rPr>
            <w:rFonts w:ascii="Times New Roman" w:hAnsi="Times New Roman" w:cs="Times New Roman"/>
            <w:i/>
            <w:iCs/>
          </w:rPr>
          <w:t>I</w:t>
        </w:r>
      </w:ins>
      <w:del w:id="529" w:author="Molly C. Mulcahy" w:date="2025-08-01T11:04:00Z" w16du:dateUtc="2025-08-01T16:04:00Z">
        <w:r w:rsidRPr="006D00CE" w:rsidDel="008C014F">
          <w:rPr>
            <w:rFonts w:ascii="Times New Roman" w:hAnsi="Times New Roman" w:cs="Times New Roman"/>
            <w:i/>
            <w:iCs/>
          </w:rPr>
          <w:delText>i</w:delText>
        </w:r>
      </w:del>
      <w:r w:rsidRPr="006D00CE">
        <w:rPr>
          <w:rFonts w:ascii="Times New Roman" w:hAnsi="Times New Roman" w:cs="Times New Roman"/>
          <w:i/>
          <w:iCs/>
        </w:rPr>
        <w:t xml:space="preserve">ncreased in </w:t>
      </w:r>
      <w:proofErr w:type="spellStart"/>
      <w:r w:rsidRPr="006D00CE">
        <w:rPr>
          <w:rFonts w:ascii="Times New Roman" w:hAnsi="Times New Roman" w:cs="Times New Roman"/>
          <w:i/>
          <w:iCs/>
        </w:rPr>
        <w:t>eTRF</w:t>
      </w:r>
      <w:proofErr w:type="spellEnd"/>
      <w:r w:rsidRPr="006D00CE">
        <w:rPr>
          <w:rFonts w:ascii="Times New Roman" w:hAnsi="Times New Roman" w:cs="Times New Roman"/>
          <w:i/>
          <w:iCs/>
        </w:rPr>
        <w:t xml:space="preserve"> Fed Dams During Late Gestation</w:t>
      </w:r>
    </w:p>
    <w:p w14:paraId="6D960E0B" w14:textId="7F4EC070" w:rsidR="0064629A" w:rsidRDefault="0064629A" w:rsidP="0064629A">
      <w:pPr>
        <w:rPr>
          <w:rFonts w:ascii="Times New Roman" w:hAnsi="Times New Roman" w:cs="Times New Roman"/>
        </w:rPr>
      </w:pPr>
      <w:r>
        <w:rPr>
          <w:rFonts w:ascii="Times New Roman" w:hAnsi="Times New Roman" w:cs="Times New Roman"/>
        </w:rPr>
        <w:t>A) Intraperitoneal Insulin Tolerance Test (ITT) in dams on E16.5 after fasting 6 hours (ZT2-ZT8). B) Fasting blood glucose (mg/dL) before insulin administration. C) Area Under the Curve of ITT. D)</w:t>
      </w:r>
      <w:ins w:id="530" w:author="Molly C. Mulcahy" w:date="2025-08-01T11:05:00Z" w16du:dateUtc="2025-08-01T16:05:00Z">
        <w:r w:rsidR="008C014F">
          <w:rPr>
            <w:rFonts w:ascii="Times New Roman" w:hAnsi="Times New Roman" w:cs="Times New Roman"/>
          </w:rPr>
          <w:t xml:space="preserve"> </w:t>
        </w:r>
      </w:ins>
      <w:r>
        <w:rPr>
          <w:rFonts w:ascii="Times New Roman" w:hAnsi="Times New Roman" w:cs="Times New Roman"/>
        </w:rPr>
        <w:t xml:space="preserve">Rate of glucose decline from modeling exponential rate of drop in glucose from time 0 to </w:t>
      </w:r>
      <w:r w:rsidR="00FF4649">
        <w:rPr>
          <w:rFonts w:ascii="Times New Roman" w:hAnsi="Times New Roman" w:cs="Times New Roman"/>
        </w:rPr>
        <w:t>45</w:t>
      </w:r>
      <w:r>
        <w:rPr>
          <w:rFonts w:ascii="Times New Roman" w:hAnsi="Times New Roman" w:cs="Times New Roman"/>
        </w:rPr>
        <w:t xml:space="preserve"> </w:t>
      </w:r>
      <w:r w:rsidR="00FF4649">
        <w:rPr>
          <w:rFonts w:ascii="Times New Roman" w:hAnsi="Times New Roman" w:cs="Times New Roman"/>
        </w:rPr>
        <w:t>minutes</w:t>
      </w:r>
      <w:r>
        <w:rPr>
          <w:rFonts w:ascii="Times New Roman" w:hAnsi="Times New Roman" w:cs="Times New Roman"/>
        </w:rPr>
        <w:t>.</w:t>
      </w:r>
      <w:r w:rsidR="00FF4649">
        <w:rPr>
          <w:rFonts w:ascii="Times New Roman" w:hAnsi="Times New Roman" w:cs="Times New Roman"/>
        </w:rPr>
        <w:t xml:space="preserve"> E) Rate of linear increase in glucose from 60-120 minutes during ITT. F) Serum insulin concentration at ZT1 and ZT13 in dams the day after ITT.</w:t>
      </w:r>
      <w:r>
        <w:rPr>
          <w:rFonts w:ascii="Times New Roman" w:hAnsi="Times New Roman" w:cs="Times New Roman"/>
        </w:rPr>
        <w:t xml:space="preserve"> *Indicates p-value of diet &lt;0.05. If p-value is not for diet alone, it is labeled with interaction.</w:t>
      </w:r>
      <w:r w:rsidR="00C40F28" w:rsidRPr="00C40F28">
        <w:rPr>
          <w:rFonts w:ascii="Times New Roman" w:hAnsi="Times New Roman" w:cs="Times New Roman"/>
        </w:rPr>
        <w:t xml:space="preserve"> </w:t>
      </w:r>
      <w:r w:rsidR="00C40F28" w:rsidRPr="00954683">
        <w:rPr>
          <w:rFonts w:ascii="Times New Roman" w:hAnsi="Times New Roman" w:cs="Times New Roman"/>
        </w:rPr>
        <w:t>(</w:t>
      </w:r>
      <w:proofErr w:type="spellStart"/>
      <w:r w:rsidR="00C40F28" w:rsidRPr="00954683">
        <w:rPr>
          <w:rFonts w:ascii="Times New Roman" w:hAnsi="Times New Roman" w:cs="Times New Roman"/>
        </w:rPr>
        <w:t>eTRF</w:t>
      </w:r>
      <w:proofErr w:type="spellEnd"/>
      <w:r w:rsidR="00C40F28" w:rsidRPr="00954683">
        <w:rPr>
          <w:rFonts w:ascii="Times New Roman" w:hAnsi="Times New Roman" w:cs="Times New Roman"/>
        </w:rPr>
        <w:t xml:space="preserve"> n=1</w:t>
      </w:r>
      <w:r w:rsidR="00C40F28">
        <w:rPr>
          <w:rFonts w:ascii="Times New Roman" w:hAnsi="Times New Roman" w:cs="Times New Roman"/>
        </w:rPr>
        <w:t>1,</w:t>
      </w:r>
      <w:r w:rsidR="00C40F28" w:rsidRPr="00954683">
        <w:rPr>
          <w:rFonts w:ascii="Times New Roman" w:hAnsi="Times New Roman" w:cs="Times New Roman"/>
        </w:rPr>
        <w:t xml:space="preserve"> AL n=1</w:t>
      </w:r>
      <w:r w:rsidR="00C40F28">
        <w:rPr>
          <w:rFonts w:ascii="Times New Roman" w:hAnsi="Times New Roman" w:cs="Times New Roman"/>
        </w:rPr>
        <w:t>1</w:t>
      </w:r>
      <w:r w:rsidR="00C40F28" w:rsidRPr="00954683">
        <w:rPr>
          <w:rFonts w:ascii="Times New Roman" w:hAnsi="Times New Roman" w:cs="Times New Roman"/>
        </w:rPr>
        <w:t>)</w:t>
      </w:r>
    </w:p>
    <w:p w14:paraId="17F54072" w14:textId="36B6200B" w:rsidR="00C40F28" w:rsidRDefault="00C40F28" w:rsidP="0064629A">
      <w:pPr>
        <w:rPr>
          <w:rFonts w:ascii="Times New Roman" w:hAnsi="Times New Roman" w:cs="Times New Roman"/>
        </w:rPr>
      </w:pPr>
    </w:p>
    <w:p w14:paraId="03F81C8B" w14:textId="3BAB03CA" w:rsidR="00C40F28" w:rsidRPr="006D00CE" w:rsidRDefault="00C40F28" w:rsidP="0064629A">
      <w:pPr>
        <w:rPr>
          <w:rFonts w:ascii="Times New Roman" w:hAnsi="Times New Roman" w:cs="Times New Roman"/>
          <w:i/>
          <w:iCs/>
        </w:rPr>
      </w:pPr>
      <w:r w:rsidRPr="006D00CE">
        <w:rPr>
          <w:rFonts w:ascii="Times New Roman" w:hAnsi="Times New Roman" w:cs="Times New Roman"/>
          <w:i/>
          <w:iCs/>
        </w:rPr>
        <w:t xml:space="preserve">Figure 4: </w:t>
      </w:r>
      <w:proofErr w:type="spellStart"/>
      <w:r w:rsidRPr="006D00CE">
        <w:rPr>
          <w:rFonts w:ascii="Times New Roman" w:hAnsi="Times New Roman" w:cs="Times New Roman"/>
          <w:i/>
          <w:iCs/>
        </w:rPr>
        <w:t>eTRF</w:t>
      </w:r>
      <w:proofErr w:type="spellEnd"/>
      <w:r w:rsidRPr="006D00CE">
        <w:rPr>
          <w:rFonts w:ascii="Times New Roman" w:hAnsi="Times New Roman" w:cs="Times New Roman"/>
          <w:i/>
          <w:iCs/>
        </w:rPr>
        <w:t xml:space="preserve"> Does not Affect Fertility, but Reduces Pup Postnatal Survival and Litter Size</w:t>
      </w:r>
    </w:p>
    <w:p w14:paraId="11C4BB3A" w14:textId="0ACCAE0E" w:rsidR="001A0D10" w:rsidRPr="00E33D89" w:rsidRDefault="00C40F28" w:rsidP="002A6F0F">
      <w:pPr>
        <w:rPr>
          <w:rFonts w:ascii="Times New Roman" w:hAnsi="Times New Roman" w:cs="Times New Roman"/>
        </w:rPr>
      </w:pPr>
      <w:r>
        <w:rPr>
          <w:rFonts w:ascii="Times New Roman" w:hAnsi="Times New Roman" w:cs="Times New Roman"/>
        </w:rPr>
        <w:t>A) Total days spent in each stage of the estrus cycle before initiation of mating in dams (</w:t>
      </w:r>
      <w:proofErr w:type="spellStart"/>
      <w:r>
        <w:rPr>
          <w:rFonts w:ascii="Times New Roman" w:hAnsi="Times New Roman" w:cs="Times New Roman"/>
        </w:rPr>
        <w:t>eTRF</w:t>
      </w:r>
      <w:proofErr w:type="spellEnd"/>
      <w:r>
        <w:rPr>
          <w:rFonts w:ascii="Times New Roman" w:hAnsi="Times New Roman" w:cs="Times New Roman"/>
        </w:rPr>
        <w:t xml:space="preserve"> n=7, AL = 6). B) Time in days from pairing of male and female to copulatory plug appearance. C) Total days from copulatory plug appearance to birth of litter </w:t>
      </w:r>
      <w:del w:id="531" w:author="Molly C. Mulcahy" w:date="2025-08-01T11:05:00Z" w16du:dateUtc="2025-08-01T16:05:00Z">
        <w:r w:rsidDel="008C014F">
          <w:rPr>
            <w:rFonts w:ascii="Times New Roman" w:hAnsi="Times New Roman" w:cs="Times New Roman"/>
          </w:rPr>
          <w:delText xml:space="preserve"> </w:delText>
        </w:r>
      </w:del>
      <w:r>
        <w:rPr>
          <w:rFonts w:ascii="Times New Roman" w:hAnsi="Times New Roman" w:cs="Times New Roman"/>
        </w:rPr>
        <w:t xml:space="preserve">D) Percent of pups per litter </w:t>
      </w:r>
      <w:del w:id="532" w:author="Molly C. Mulcahy" w:date="2025-08-01T11:05:00Z" w16du:dateUtc="2025-08-01T16:05:00Z">
        <w:r w:rsidDel="008C014F">
          <w:rPr>
            <w:rFonts w:ascii="Times New Roman" w:hAnsi="Times New Roman" w:cs="Times New Roman"/>
          </w:rPr>
          <w:delText xml:space="preserve">who survived from birth until </w:delText>
        </w:r>
      </w:del>
      <w:ins w:id="533" w:author="Molly C. Mulcahy" w:date="2025-08-01T11:05:00Z" w16du:dateUtc="2025-08-01T16:05:00Z">
        <w:r w:rsidR="008C014F">
          <w:rPr>
            <w:rFonts w:ascii="Times New Roman" w:hAnsi="Times New Roman" w:cs="Times New Roman"/>
          </w:rPr>
          <w:t xml:space="preserve"> surviving to </w:t>
        </w:r>
      </w:ins>
      <w:r>
        <w:rPr>
          <w:rFonts w:ascii="Times New Roman" w:hAnsi="Times New Roman" w:cs="Times New Roman"/>
        </w:rPr>
        <w:t>postnatal day 3</w:t>
      </w:r>
      <w:ins w:id="534" w:author="Molly C. Mulcahy" w:date="2025-08-01T11:06:00Z" w16du:dateUtc="2025-08-01T16:06:00Z">
        <w:r w:rsidR="008C014F">
          <w:rPr>
            <w:rFonts w:ascii="Times New Roman" w:hAnsi="Times New Roman" w:cs="Times New Roman"/>
          </w:rPr>
          <w:t xml:space="preserve"> (PND 3)</w:t>
        </w:r>
      </w:ins>
      <w:r>
        <w:rPr>
          <w:rFonts w:ascii="Times New Roman" w:hAnsi="Times New Roman" w:cs="Times New Roman"/>
        </w:rPr>
        <w:t xml:space="preserve">. E) Number of pups </w:t>
      </w:r>
      <w:ins w:id="535" w:author="Molly C. Mulcahy" w:date="2025-08-01T11:06:00Z" w16du:dateUtc="2025-08-01T16:06:00Z">
        <w:r w:rsidR="008C014F">
          <w:rPr>
            <w:rFonts w:ascii="Times New Roman" w:hAnsi="Times New Roman" w:cs="Times New Roman"/>
          </w:rPr>
          <w:t xml:space="preserve">born </w:t>
        </w:r>
      </w:ins>
      <w:r>
        <w:rPr>
          <w:rFonts w:ascii="Times New Roman" w:hAnsi="Times New Roman" w:cs="Times New Roman"/>
        </w:rPr>
        <w:t xml:space="preserve">per dam. F) Average weight of pup per litter on </w:t>
      </w:r>
      <w:r w:rsidR="00357D58">
        <w:rPr>
          <w:rFonts w:ascii="Times New Roman" w:hAnsi="Times New Roman" w:cs="Times New Roman"/>
        </w:rPr>
        <w:t>PND 0</w:t>
      </w:r>
      <w:r>
        <w:rPr>
          <w:rFonts w:ascii="Times New Roman" w:hAnsi="Times New Roman" w:cs="Times New Roman"/>
        </w:rPr>
        <w:t xml:space="preserve"> (grams)</w:t>
      </w:r>
      <w:r w:rsidR="00357D58">
        <w:rPr>
          <w:rFonts w:ascii="Times New Roman" w:hAnsi="Times New Roman" w:cs="Times New Roman"/>
        </w:rPr>
        <w:t>. G) Body weight of pups by maternal dietary treatment and pup sex (</w:t>
      </w:r>
      <w:r w:rsidR="005E70B7">
        <w:rPr>
          <w:rFonts w:ascii="Times New Roman" w:hAnsi="Times New Roman" w:cs="Times New Roman"/>
        </w:rPr>
        <w:t xml:space="preserve">Male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n=23, Male AL n= 33, Female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n= 34, Female AL n= 27, </w:t>
      </w:r>
      <w:proofErr w:type="spellStart"/>
      <w:r w:rsidR="005E70B7">
        <w:rPr>
          <w:rFonts w:ascii="Times New Roman" w:hAnsi="Times New Roman" w:cs="Times New Roman"/>
        </w:rPr>
        <w:t>eTRF</w:t>
      </w:r>
      <w:proofErr w:type="spellEnd"/>
      <w:r w:rsidR="005E70B7">
        <w:rPr>
          <w:rFonts w:ascii="Times New Roman" w:hAnsi="Times New Roman" w:cs="Times New Roman"/>
        </w:rPr>
        <w:t xml:space="preserve"> pups culled </w:t>
      </w:r>
      <w:del w:id="536" w:author="Molly C. Mulcahy" w:date="2025-08-01T11:06:00Z" w16du:dateUtc="2025-08-01T16:06:00Z">
        <w:r w:rsidR="005E70B7" w:rsidDel="008C014F">
          <w:rPr>
            <w:rFonts w:ascii="Times New Roman" w:hAnsi="Times New Roman" w:cs="Times New Roman"/>
          </w:rPr>
          <w:delText xml:space="preserve">before sexing </w:delText>
        </w:r>
      </w:del>
      <w:r w:rsidR="005E70B7">
        <w:rPr>
          <w:rFonts w:ascii="Times New Roman" w:hAnsi="Times New Roman" w:cs="Times New Roman"/>
        </w:rPr>
        <w:t>at PND 3 n=53, AL pups culled before sexing at PND 3 n=40</w:t>
      </w:r>
      <w:r w:rsidR="00357D58">
        <w:rPr>
          <w:rFonts w:ascii="Times New Roman" w:hAnsi="Times New Roman" w:cs="Times New Roman"/>
        </w:rPr>
        <w:t>). Sample numbers for latency</w:t>
      </w:r>
      <w:r>
        <w:rPr>
          <w:rFonts w:ascii="Times New Roman" w:hAnsi="Times New Roman" w:cs="Times New Roman"/>
        </w:rPr>
        <w:t xml:space="preserve"> to plug, gestational age, </w:t>
      </w:r>
      <w:r w:rsidR="00357D58">
        <w:rPr>
          <w:rFonts w:ascii="Times New Roman" w:hAnsi="Times New Roman" w:cs="Times New Roman"/>
        </w:rPr>
        <w:t>3</w:t>
      </w:r>
      <w:r w:rsidR="00345FE6">
        <w:rPr>
          <w:rFonts w:ascii="Times New Roman" w:hAnsi="Times New Roman" w:cs="Times New Roman"/>
        </w:rPr>
        <w:t>-</w:t>
      </w:r>
      <w:r w:rsidR="00357D58">
        <w:rPr>
          <w:rFonts w:ascii="Times New Roman" w:hAnsi="Times New Roman" w:cs="Times New Roman"/>
        </w:rPr>
        <w:t xml:space="preserve">day </w:t>
      </w:r>
      <w:r>
        <w:rPr>
          <w:rFonts w:ascii="Times New Roman" w:hAnsi="Times New Roman" w:cs="Times New Roman"/>
        </w:rPr>
        <w:t>survival, litter size</w:t>
      </w:r>
      <w:r w:rsidR="00357D58">
        <w:rPr>
          <w:rFonts w:ascii="Times New Roman" w:hAnsi="Times New Roman" w:cs="Times New Roman"/>
        </w:rPr>
        <w:t>,</w:t>
      </w:r>
      <w:r>
        <w:rPr>
          <w:rFonts w:ascii="Times New Roman" w:hAnsi="Times New Roman" w:cs="Times New Roman"/>
        </w:rPr>
        <w:t xml:space="preserve"> and birthweight </w:t>
      </w:r>
      <w:del w:id="537" w:author="Molly C. Mulcahy" w:date="2025-08-01T11:07:00Z" w16du:dateUtc="2025-08-01T16:07:00Z">
        <w:r w:rsidR="00357D58" w:rsidDel="008C014F">
          <w:rPr>
            <w:rFonts w:ascii="Times New Roman" w:hAnsi="Times New Roman" w:cs="Times New Roman"/>
          </w:rPr>
          <w:delText xml:space="preserve">are the same </w:delText>
        </w:r>
      </w:del>
      <w:r w:rsidRPr="00954683">
        <w:rPr>
          <w:rFonts w:ascii="Times New Roman" w:hAnsi="Times New Roman" w:cs="Times New Roman"/>
        </w:rPr>
        <w:t>(</w:t>
      </w:r>
      <w:proofErr w:type="spellStart"/>
      <w:del w:id="538" w:author="Molly C. Mulcahy" w:date="2025-08-01T11:07:00Z" w16du:dateUtc="2025-08-01T16:07:00Z">
        <w:r w:rsidDel="008C014F">
          <w:rPr>
            <w:rFonts w:ascii="Times New Roman" w:hAnsi="Times New Roman" w:cs="Times New Roman"/>
          </w:rPr>
          <w:delText xml:space="preserve"> </w:delText>
        </w:r>
      </w:del>
      <w:r w:rsidRPr="00954683">
        <w:rPr>
          <w:rFonts w:ascii="Times New Roman" w:hAnsi="Times New Roman" w:cs="Times New Roman"/>
        </w:rPr>
        <w:t>eTRF</w:t>
      </w:r>
      <w:proofErr w:type="spellEnd"/>
      <w:r w:rsidRPr="00954683">
        <w:rPr>
          <w:rFonts w:ascii="Times New Roman" w:hAnsi="Times New Roman" w:cs="Times New Roman"/>
        </w:rPr>
        <w:t xml:space="preserve"> n=16, AL n=14)</w:t>
      </w:r>
      <w:r>
        <w:rPr>
          <w:rFonts w:ascii="Times New Roman" w:hAnsi="Times New Roman" w:cs="Times New Roman"/>
        </w:rPr>
        <w:t>.</w:t>
      </w:r>
    </w:p>
    <w:p w14:paraId="64777685" w14:textId="057FD487" w:rsidR="00F54BB0" w:rsidRDefault="00F54BB0" w:rsidP="00F54BB0">
      <w:pPr>
        <w:pStyle w:val="Heading1"/>
      </w:pPr>
      <w:r>
        <w:t>References</w:t>
      </w:r>
    </w:p>
    <w:p w14:paraId="64F1E0EC" w14:textId="77777777" w:rsidR="00293CE6" w:rsidRPr="00293CE6" w:rsidRDefault="00545584" w:rsidP="00293CE6">
      <w:pPr>
        <w:pStyle w:val="Bibliography"/>
        <w:rPr>
          <w:rFonts w:ascii="Calibri" w:cs="Calibri"/>
        </w:rPr>
      </w:pPr>
      <w:r>
        <w:fldChar w:fldCharType="begin"/>
      </w:r>
      <w:r w:rsidR="00BC26A1">
        <w:instrText xml:space="preserve"> ADDIN ZOTERO_BIBL {"uncited":[],"omitted":[],"custom":[]} CSL_BIBLIOGRAPHY </w:instrText>
      </w:r>
      <w:r>
        <w:fldChar w:fldCharType="separate"/>
      </w:r>
      <w:r w:rsidR="00293CE6" w:rsidRPr="00293CE6">
        <w:rPr>
          <w:rFonts w:ascii="Calibri" w:cs="Calibri"/>
        </w:rPr>
        <w:t xml:space="preserve">Ali, A. M., &amp; Kunugi, H. (2020). Intermittent Fasting, Dietary Modifications, and Exercise for the Control of Gestational Diabetes and Maternal Mood Dysregulation: A Review and a Case Report. </w:t>
      </w:r>
      <w:r w:rsidR="00293CE6" w:rsidRPr="00293CE6">
        <w:rPr>
          <w:rFonts w:ascii="Calibri" w:cs="Calibri"/>
          <w:i/>
          <w:iCs/>
        </w:rPr>
        <w:t>International Journal of Environmental Research and Public Health</w:t>
      </w:r>
      <w:r w:rsidR="00293CE6" w:rsidRPr="00293CE6">
        <w:rPr>
          <w:rFonts w:ascii="Calibri" w:cs="Calibri"/>
        </w:rPr>
        <w:t xml:space="preserve">, </w:t>
      </w:r>
      <w:r w:rsidR="00293CE6" w:rsidRPr="00293CE6">
        <w:rPr>
          <w:rFonts w:ascii="Calibri" w:cs="Calibri"/>
          <w:i/>
          <w:iCs/>
        </w:rPr>
        <w:t>17</w:t>
      </w:r>
      <w:r w:rsidR="00293CE6" w:rsidRPr="00293CE6">
        <w:rPr>
          <w:rFonts w:ascii="Calibri" w:cs="Calibri"/>
        </w:rPr>
        <w:t>(24), 9379. https://doi.org/10.3390/ijerph17249379</w:t>
      </w:r>
    </w:p>
    <w:p w14:paraId="2E4EA476" w14:textId="77777777" w:rsidR="00293CE6" w:rsidRPr="00293CE6" w:rsidRDefault="00293CE6" w:rsidP="00293CE6">
      <w:pPr>
        <w:pStyle w:val="Bibliography"/>
        <w:rPr>
          <w:rFonts w:ascii="Calibri" w:cs="Calibri"/>
        </w:rPr>
      </w:pPr>
      <w:r w:rsidRPr="00293CE6">
        <w:rPr>
          <w:rFonts w:ascii="Calibri" w:cs="Calibri"/>
        </w:rPr>
        <w:t xml:space="preserve">Alkhalefah, A., Dunn, W. B., Allwood, J. W., Parry, K. L., Houghton, F. D., Ashton, N., &amp; Glazier, J. D. (2021). Maternal intermittent fasting during pregnancy induces fetal growth restriction and down-regulated placental system A amino acid transport in the rat. </w:t>
      </w:r>
      <w:r w:rsidRPr="00293CE6">
        <w:rPr>
          <w:rFonts w:ascii="Calibri" w:cs="Calibri"/>
          <w:i/>
          <w:iCs/>
        </w:rPr>
        <w:lastRenderedPageBreak/>
        <w:t>Clinical Science (London, England : 1979)</w:t>
      </w:r>
      <w:r w:rsidRPr="00293CE6">
        <w:rPr>
          <w:rFonts w:ascii="Calibri" w:cs="Calibri"/>
        </w:rPr>
        <w:t xml:space="preserve">, </w:t>
      </w:r>
      <w:r w:rsidRPr="00293CE6">
        <w:rPr>
          <w:rFonts w:ascii="Calibri" w:cs="Calibri"/>
          <w:i/>
          <w:iCs/>
        </w:rPr>
        <w:t>135</w:t>
      </w:r>
      <w:r w:rsidRPr="00293CE6">
        <w:rPr>
          <w:rFonts w:ascii="Calibri" w:cs="Calibri"/>
        </w:rPr>
        <w:t>(11), 1445–1466. https://doi.org/10.1042/CS20210137</w:t>
      </w:r>
    </w:p>
    <w:p w14:paraId="1A081DD5" w14:textId="77777777" w:rsidR="00293CE6" w:rsidRPr="00293CE6" w:rsidRDefault="00293CE6" w:rsidP="00293CE6">
      <w:pPr>
        <w:pStyle w:val="Bibliography"/>
        <w:rPr>
          <w:rFonts w:ascii="Calibri" w:cs="Calibri"/>
        </w:rPr>
      </w:pPr>
      <w:r w:rsidRPr="00293CE6">
        <w:rPr>
          <w:rFonts w:ascii="Calibri" w:cs="Calibri"/>
        </w:rPr>
        <w:t xml:space="preserve">Awwad, J., Usta, I. M., Succar, J., Musallam, K. M., Ghazeeri, G., &amp; Nassar, A. H. (2012). The effect of maternal fasting during Ramadan on preterm delivery: A prospective cohort study. </w:t>
      </w:r>
      <w:r w:rsidRPr="00293CE6">
        <w:rPr>
          <w:rFonts w:ascii="Calibri" w:cs="Calibri"/>
          <w:i/>
          <w:iCs/>
        </w:rPr>
        <w:t>BJOG: An International Journal of Obstetrics and Gynaecology</w:t>
      </w:r>
      <w:r w:rsidRPr="00293CE6">
        <w:rPr>
          <w:rFonts w:ascii="Calibri" w:cs="Calibri"/>
        </w:rPr>
        <w:t xml:space="preserve">, </w:t>
      </w:r>
      <w:r w:rsidRPr="00293CE6">
        <w:rPr>
          <w:rFonts w:ascii="Calibri" w:cs="Calibri"/>
          <w:i/>
          <w:iCs/>
        </w:rPr>
        <w:t>119</w:t>
      </w:r>
      <w:r w:rsidRPr="00293CE6">
        <w:rPr>
          <w:rFonts w:ascii="Calibri" w:cs="Calibri"/>
        </w:rPr>
        <w:t>(11), 1379–1386. https://doi.org/10.1111/j.1471-0528.2012.03438.x</w:t>
      </w:r>
    </w:p>
    <w:p w14:paraId="446D3B7C" w14:textId="77777777" w:rsidR="00293CE6" w:rsidRPr="00293CE6" w:rsidRDefault="00293CE6" w:rsidP="00293CE6">
      <w:pPr>
        <w:pStyle w:val="Bibliography"/>
        <w:rPr>
          <w:rFonts w:ascii="Calibri" w:cs="Calibri"/>
        </w:rPr>
      </w:pPr>
      <w:r w:rsidRPr="00293CE6">
        <w:rPr>
          <w:rFonts w:ascii="Calibri" w:cs="Calibri"/>
        </w:rPr>
        <w:t xml:space="preserve">Barker, D. J., &amp; Osmond, C. (1986). Infant mortality, childhood nutrition, and ischaemic heart disease in England and Wales. </w:t>
      </w:r>
      <w:r w:rsidRPr="00293CE6">
        <w:rPr>
          <w:rFonts w:ascii="Calibri" w:cs="Calibri"/>
          <w:i/>
          <w:iCs/>
        </w:rPr>
        <w:t>Lancet (London, England)</w:t>
      </w:r>
      <w:r w:rsidRPr="00293CE6">
        <w:rPr>
          <w:rFonts w:ascii="Calibri" w:cs="Calibri"/>
        </w:rPr>
        <w:t xml:space="preserve">, </w:t>
      </w:r>
      <w:r w:rsidRPr="00293CE6">
        <w:rPr>
          <w:rFonts w:ascii="Calibri" w:cs="Calibri"/>
          <w:i/>
          <w:iCs/>
        </w:rPr>
        <w:t>1</w:t>
      </w:r>
      <w:r w:rsidRPr="00293CE6">
        <w:rPr>
          <w:rFonts w:ascii="Calibri" w:cs="Calibri"/>
        </w:rPr>
        <w:t>(8489), 1077–1081. https://doi.org/10.1016/s0140-6736(86)91340-1</w:t>
      </w:r>
    </w:p>
    <w:p w14:paraId="2D8FEC59" w14:textId="77777777" w:rsidR="00293CE6" w:rsidRPr="00293CE6" w:rsidRDefault="00293CE6" w:rsidP="00293CE6">
      <w:pPr>
        <w:pStyle w:val="Bibliography"/>
        <w:rPr>
          <w:rFonts w:ascii="Calibri" w:cs="Calibri"/>
        </w:rPr>
      </w:pPr>
      <w:r w:rsidRPr="00293CE6">
        <w:rPr>
          <w:rFonts w:ascii="Calibri" w:cs="Calibri"/>
        </w:rPr>
        <w:t xml:space="preserve">Bates, D., Mächler, M., Bolker, B., &amp; Walker, S. (2015). Fitting Linear Mixed-Effects Models Using lme4. </w:t>
      </w:r>
      <w:r w:rsidRPr="00293CE6">
        <w:rPr>
          <w:rFonts w:ascii="Calibri" w:cs="Calibri"/>
          <w:i/>
          <w:iCs/>
        </w:rPr>
        <w:t>Journal of Statistical Software</w:t>
      </w:r>
      <w:r w:rsidRPr="00293CE6">
        <w:rPr>
          <w:rFonts w:ascii="Calibri" w:cs="Calibri"/>
        </w:rPr>
        <w:t xml:space="preserve">, </w:t>
      </w:r>
      <w:r w:rsidRPr="00293CE6">
        <w:rPr>
          <w:rFonts w:ascii="Calibri" w:cs="Calibri"/>
          <w:i/>
          <w:iCs/>
        </w:rPr>
        <w:t>67</w:t>
      </w:r>
      <w:r w:rsidRPr="00293CE6">
        <w:rPr>
          <w:rFonts w:ascii="Calibri" w:cs="Calibri"/>
        </w:rPr>
        <w:t>, 1–48. https://doi.org/10.18637/jss.v067.i01</w:t>
      </w:r>
    </w:p>
    <w:p w14:paraId="056AE62E" w14:textId="77777777" w:rsidR="00293CE6" w:rsidRPr="00293CE6" w:rsidRDefault="00293CE6" w:rsidP="00293CE6">
      <w:pPr>
        <w:pStyle w:val="Bibliography"/>
        <w:rPr>
          <w:rFonts w:ascii="Calibri" w:cs="Calibri"/>
        </w:rPr>
      </w:pPr>
      <w:r w:rsidRPr="00293CE6">
        <w:rPr>
          <w:rFonts w:ascii="Calibri" w:cs="Calibri"/>
        </w:rPr>
        <w:t xml:space="preserve">Begtrup, L. M., Specht, I. O., Hammer, P. E. C., Flachs, E. M., Garde, A. H., Hansen, J., Hansen, Å. M., Kolstad, H. A., Larsen, A. D., &amp; Bonde, J. P. (2019). Night work and miscarriage: A Danish nationwide register-based cohort study. </w:t>
      </w:r>
      <w:r w:rsidRPr="00293CE6">
        <w:rPr>
          <w:rFonts w:ascii="Calibri" w:cs="Calibri"/>
          <w:i/>
          <w:iCs/>
        </w:rPr>
        <w:t>Occupational and Environmental Medicine</w:t>
      </w:r>
      <w:r w:rsidRPr="00293CE6">
        <w:rPr>
          <w:rFonts w:ascii="Calibri" w:cs="Calibri"/>
        </w:rPr>
        <w:t xml:space="preserve">, </w:t>
      </w:r>
      <w:r w:rsidRPr="00293CE6">
        <w:rPr>
          <w:rFonts w:ascii="Calibri" w:cs="Calibri"/>
          <w:i/>
          <w:iCs/>
        </w:rPr>
        <w:t>76</w:t>
      </w:r>
      <w:r w:rsidRPr="00293CE6">
        <w:rPr>
          <w:rFonts w:ascii="Calibri" w:cs="Calibri"/>
        </w:rPr>
        <w:t>(5), 302–308. https://doi.org/10.1136/oemed-2018-105592</w:t>
      </w:r>
    </w:p>
    <w:p w14:paraId="710D3000" w14:textId="77777777" w:rsidR="00293CE6" w:rsidRPr="00293CE6" w:rsidRDefault="00293CE6" w:rsidP="00293CE6">
      <w:pPr>
        <w:pStyle w:val="Bibliography"/>
        <w:rPr>
          <w:rFonts w:ascii="Calibri" w:cs="Calibri"/>
        </w:rPr>
      </w:pPr>
      <w:r w:rsidRPr="00293CE6">
        <w:rPr>
          <w:rFonts w:ascii="Calibri" w:cs="Calibri"/>
        </w:rPr>
        <w:t xml:space="preserve">Boucsein, A., Rizwan, M. Z., &amp; Tups, A. (2019). Hypothalamic leptin sensitivity and health benefits of time-restricted feeding are dependent on the time of day in male mice. </w:t>
      </w:r>
      <w:r w:rsidRPr="00293CE6">
        <w:rPr>
          <w:rFonts w:ascii="Calibri" w:cs="Calibri"/>
          <w:i/>
          <w:iCs/>
        </w:rPr>
        <w:t>FASEB Journal: Official Publication of the Federation of American Societies for Experimental Biology</w:t>
      </w:r>
      <w:r w:rsidRPr="00293CE6">
        <w:rPr>
          <w:rFonts w:ascii="Calibri" w:cs="Calibri"/>
        </w:rPr>
        <w:t xml:space="preserve">, </w:t>
      </w:r>
      <w:r w:rsidRPr="00293CE6">
        <w:rPr>
          <w:rFonts w:ascii="Calibri" w:cs="Calibri"/>
          <w:i/>
          <w:iCs/>
        </w:rPr>
        <w:t>33</w:t>
      </w:r>
      <w:r w:rsidRPr="00293CE6">
        <w:rPr>
          <w:rFonts w:ascii="Calibri" w:cs="Calibri"/>
        </w:rPr>
        <w:t>(11), 12175–12187. https://doi.org/10.1096/fj.201901004R</w:t>
      </w:r>
    </w:p>
    <w:p w14:paraId="21F7602B" w14:textId="77777777" w:rsidR="00293CE6" w:rsidRPr="00293CE6" w:rsidRDefault="00293CE6" w:rsidP="00293CE6">
      <w:pPr>
        <w:pStyle w:val="Bibliography"/>
        <w:rPr>
          <w:rFonts w:ascii="Calibri" w:cs="Calibri"/>
        </w:rPr>
      </w:pPr>
      <w:r w:rsidRPr="00293CE6">
        <w:rPr>
          <w:rFonts w:ascii="Calibri" w:cs="Calibri"/>
        </w:rPr>
        <w:lastRenderedPageBreak/>
        <w:t xml:space="preserve">Brajon, S., Morello, G. M., Capas-Peneda, S., Hultgren, J., Gilbert, C., &amp; Olsson, A. (2021). All the Pups We Cannot See: Cannibalism Masks Perinatal Death in Laboratory Mouse Breeding but Infanticide Is Rare. </w:t>
      </w:r>
      <w:r w:rsidRPr="00293CE6">
        <w:rPr>
          <w:rFonts w:ascii="Calibri" w:cs="Calibri"/>
          <w:i/>
          <w:iCs/>
        </w:rPr>
        <w:t>Animals</w:t>
      </w:r>
      <w:r w:rsidRPr="00293CE6">
        <w:rPr>
          <w:rFonts w:ascii="Calibri" w:cs="Calibri"/>
        </w:rPr>
        <w:t xml:space="preserve">, </w:t>
      </w:r>
      <w:r w:rsidRPr="00293CE6">
        <w:rPr>
          <w:rFonts w:ascii="Calibri" w:cs="Calibri"/>
          <w:i/>
          <w:iCs/>
        </w:rPr>
        <w:t>11</w:t>
      </w:r>
      <w:r w:rsidRPr="00293CE6">
        <w:rPr>
          <w:rFonts w:ascii="Calibri" w:cs="Calibri"/>
        </w:rPr>
        <w:t>(8), Article 8. https://doi.org/10.3390/ani11082327</w:t>
      </w:r>
    </w:p>
    <w:p w14:paraId="2A312851" w14:textId="77777777" w:rsidR="00293CE6" w:rsidRPr="00293CE6" w:rsidRDefault="00293CE6" w:rsidP="00293CE6">
      <w:pPr>
        <w:pStyle w:val="Bibliography"/>
        <w:rPr>
          <w:rFonts w:ascii="Calibri" w:cs="Calibri"/>
        </w:rPr>
      </w:pPr>
      <w:r w:rsidRPr="00293CE6">
        <w:rPr>
          <w:rFonts w:ascii="Calibri" w:cs="Calibri"/>
        </w:rPr>
        <w:t xml:space="preserve">Caligioni, C. S. (2009). Assessing reproductive status/stages in mice. </w:t>
      </w:r>
      <w:r w:rsidRPr="00293CE6">
        <w:rPr>
          <w:rFonts w:ascii="Calibri" w:cs="Calibri"/>
          <w:i/>
          <w:iCs/>
        </w:rPr>
        <w:t>Current Protocols in Neuroscience</w:t>
      </w:r>
      <w:r w:rsidRPr="00293CE6">
        <w:rPr>
          <w:rFonts w:ascii="Calibri" w:cs="Calibri"/>
        </w:rPr>
        <w:t xml:space="preserve">, </w:t>
      </w:r>
      <w:r w:rsidRPr="00293CE6">
        <w:rPr>
          <w:rFonts w:ascii="Calibri" w:cs="Calibri"/>
          <w:i/>
          <w:iCs/>
        </w:rPr>
        <w:t>Appendix 4</w:t>
      </w:r>
      <w:r w:rsidRPr="00293CE6">
        <w:rPr>
          <w:rFonts w:ascii="Calibri" w:cs="Calibri"/>
        </w:rPr>
        <w:t>, Appendix 4I. https://doi.org/10.1002/0471142301.nsa04is48</w:t>
      </w:r>
    </w:p>
    <w:p w14:paraId="3AE464F9" w14:textId="77777777" w:rsidR="00293CE6" w:rsidRPr="00293CE6" w:rsidRDefault="00293CE6" w:rsidP="00293CE6">
      <w:pPr>
        <w:pStyle w:val="Bibliography"/>
        <w:rPr>
          <w:rFonts w:ascii="Calibri" w:cs="Calibri"/>
        </w:rPr>
      </w:pPr>
      <w:r w:rsidRPr="00293CE6">
        <w:rPr>
          <w:rFonts w:ascii="Calibri" w:cs="Calibri"/>
        </w:rPr>
        <w:t xml:space="preserve">Chaix, A., Lin, T., Le, H. D., Chang, M. W., &amp; Panda, S. (2019). Time-Restricted Feeding Prevents Obesity and Metabolic Syndrome in Mice Lacking a Circadian Clock. </w:t>
      </w:r>
      <w:r w:rsidRPr="00293CE6">
        <w:rPr>
          <w:rFonts w:ascii="Calibri" w:cs="Calibri"/>
          <w:i/>
          <w:iCs/>
        </w:rPr>
        <w:t>Cell Metabolism</w:t>
      </w:r>
      <w:r w:rsidRPr="00293CE6">
        <w:rPr>
          <w:rFonts w:ascii="Calibri" w:cs="Calibri"/>
        </w:rPr>
        <w:t xml:space="preserve">, </w:t>
      </w:r>
      <w:r w:rsidRPr="00293CE6">
        <w:rPr>
          <w:rFonts w:ascii="Calibri" w:cs="Calibri"/>
          <w:i/>
          <w:iCs/>
        </w:rPr>
        <w:t>29</w:t>
      </w:r>
      <w:r w:rsidRPr="00293CE6">
        <w:rPr>
          <w:rFonts w:ascii="Calibri" w:cs="Calibri"/>
        </w:rPr>
        <w:t>(2), 303-319.e4. https://doi.org/10.1016/j.cmet.2018.08.004</w:t>
      </w:r>
    </w:p>
    <w:p w14:paraId="67026B1D" w14:textId="77777777" w:rsidR="00293CE6" w:rsidRPr="00293CE6" w:rsidRDefault="00293CE6" w:rsidP="00293CE6">
      <w:pPr>
        <w:pStyle w:val="Bibliography"/>
        <w:rPr>
          <w:rFonts w:ascii="Calibri" w:cs="Calibri"/>
        </w:rPr>
      </w:pPr>
      <w:r w:rsidRPr="00293CE6">
        <w:rPr>
          <w:rFonts w:ascii="Calibri" w:cs="Calibri"/>
        </w:rPr>
        <w:t xml:space="preserve">Chung, H., Chou, W., Sears, D. D., Patterson, R. E., Webster, N. J. G., &amp; Ellies, L. G. (2016). Time-restricted feeding improves insulin resistance and hepatic steatosis in a mouse model of postmenopausal obesity. </w:t>
      </w:r>
      <w:r w:rsidRPr="00293CE6">
        <w:rPr>
          <w:rFonts w:ascii="Calibri" w:cs="Calibri"/>
          <w:i/>
          <w:iCs/>
        </w:rPr>
        <w:t>Metabolism</w:t>
      </w:r>
      <w:r w:rsidRPr="00293CE6">
        <w:rPr>
          <w:rFonts w:ascii="Calibri" w:cs="Calibri"/>
        </w:rPr>
        <w:t xml:space="preserve">, </w:t>
      </w:r>
      <w:r w:rsidRPr="00293CE6">
        <w:rPr>
          <w:rFonts w:ascii="Calibri" w:cs="Calibri"/>
          <w:i/>
          <w:iCs/>
        </w:rPr>
        <w:t>65</w:t>
      </w:r>
      <w:r w:rsidRPr="00293CE6">
        <w:rPr>
          <w:rFonts w:ascii="Calibri" w:cs="Calibri"/>
        </w:rPr>
        <w:t>(12), 1743–1754. https://doi.org/10.1016/j.metabol.2016.09.006</w:t>
      </w:r>
    </w:p>
    <w:p w14:paraId="62D41C63" w14:textId="77777777" w:rsidR="00293CE6" w:rsidRPr="00293CE6" w:rsidRDefault="00293CE6" w:rsidP="00293CE6">
      <w:pPr>
        <w:pStyle w:val="Bibliography"/>
        <w:rPr>
          <w:rFonts w:ascii="Calibri" w:cs="Calibri"/>
        </w:rPr>
      </w:pPr>
      <w:r w:rsidRPr="00293CE6">
        <w:rPr>
          <w:rFonts w:ascii="Calibri" w:cs="Calibri"/>
        </w:rPr>
        <w:t xml:space="preserve">Daley, A., Pallan, M., Clifford, S., Jolly, K., Bryant, M., Adab, P., Cheng, K. K., &amp; Roalfe, A. (2017). Are babies conceived during Ramadan born smaller and sooner than babies conceived at other times of the year? A Born in Bradford Cohort Study. </w:t>
      </w:r>
      <w:r w:rsidRPr="00293CE6">
        <w:rPr>
          <w:rFonts w:ascii="Calibri" w:cs="Calibri"/>
          <w:i/>
          <w:iCs/>
        </w:rPr>
        <w:t>J Epidemiol Community Health</w:t>
      </w:r>
      <w:r w:rsidRPr="00293CE6">
        <w:rPr>
          <w:rFonts w:ascii="Calibri" w:cs="Calibri"/>
        </w:rPr>
        <w:t xml:space="preserve">, </w:t>
      </w:r>
      <w:r w:rsidRPr="00293CE6">
        <w:rPr>
          <w:rFonts w:ascii="Calibri" w:cs="Calibri"/>
          <w:i/>
          <w:iCs/>
        </w:rPr>
        <w:t>71</w:t>
      </w:r>
      <w:r w:rsidRPr="00293CE6">
        <w:rPr>
          <w:rFonts w:ascii="Calibri" w:cs="Calibri"/>
        </w:rPr>
        <w:t>(7), 722–728. https://doi.org/10.1136/jech-2016-208800</w:t>
      </w:r>
    </w:p>
    <w:p w14:paraId="7E51EE88" w14:textId="77777777" w:rsidR="00293CE6" w:rsidRPr="00293CE6" w:rsidRDefault="00293CE6" w:rsidP="00293CE6">
      <w:pPr>
        <w:pStyle w:val="Bibliography"/>
        <w:rPr>
          <w:rFonts w:ascii="Calibri" w:cs="Calibri"/>
        </w:rPr>
      </w:pPr>
      <w:r w:rsidRPr="00293CE6">
        <w:rPr>
          <w:rFonts w:ascii="Calibri" w:cs="Calibri"/>
        </w:rPr>
        <w:t xml:space="preserve">Das, M., Ellies, L. G., Kumar, D., Sauceda, C., Oberg, A., Gross, E., Mandt, T., Newton, I. G., Kaur, M., Sears, D. D., &amp; Webster, N. J. G. (2021). Time-restricted feeding normalizes hyperinsulinemia to inhibit breast cancer in obese postmenopausal mouse models. </w:t>
      </w:r>
      <w:r w:rsidRPr="00293CE6">
        <w:rPr>
          <w:rFonts w:ascii="Calibri" w:cs="Calibri"/>
          <w:i/>
          <w:iCs/>
        </w:rPr>
        <w:t>Nature Communications</w:t>
      </w:r>
      <w:r w:rsidRPr="00293CE6">
        <w:rPr>
          <w:rFonts w:ascii="Calibri" w:cs="Calibri"/>
        </w:rPr>
        <w:t xml:space="preserve">, </w:t>
      </w:r>
      <w:r w:rsidRPr="00293CE6">
        <w:rPr>
          <w:rFonts w:ascii="Calibri" w:cs="Calibri"/>
          <w:i/>
          <w:iCs/>
        </w:rPr>
        <w:t>12</w:t>
      </w:r>
      <w:r w:rsidRPr="00293CE6">
        <w:rPr>
          <w:rFonts w:ascii="Calibri" w:cs="Calibri"/>
        </w:rPr>
        <w:t>(1), 565. https://doi.org/10.1038/s41467-020-20743-7</w:t>
      </w:r>
    </w:p>
    <w:p w14:paraId="2838DF2E" w14:textId="77777777" w:rsidR="00293CE6" w:rsidRPr="00293CE6" w:rsidRDefault="00293CE6" w:rsidP="00293CE6">
      <w:pPr>
        <w:pStyle w:val="Bibliography"/>
        <w:rPr>
          <w:rFonts w:ascii="Calibri" w:cs="Calibri"/>
        </w:rPr>
      </w:pPr>
      <w:r w:rsidRPr="00293CE6">
        <w:rPr>
          <w:rFonts w:ascii="Calibri" w:cs="Calibri"/>
        </w:rPr>
        <w:lastRenderedPageBreak/>
        <w:t xml:space="preserve">Flanagan, E. W., Kebbe, M., Sparks, J. R., &amp; Redman, L. M. (2022). Assessment of Eating Behaviors and Perceptions of Time-Restricted Eating During Pregnancy. </w:t>
      </w:r>
      <w:r w:rsidRPr="00293CE6">
        <w:rPr>
          <w:rFonts w:ascii="Calibri" w:cs="Calibri"/>
          <w:i/>
          <w:iCs/>
        </w:rPr>
        <w:t>The Journal of Nutrition</w:t>
      </w:r>
      <w:r w:rsidRPr="00293CE6">
        <w:rPr>
          <w:rFonts w:ascii="Calibri" w:cs="Calibri"/>
        </w:rPr>
        <w:t xml:space="preserve">, </w:t>
      </w:r>
      <w:r w:rsidRPr="00293CE6">
        <w:rPr>
          <w:rFonts w:ascii="Calibri" w:cs="Calibri"/>
          <w:i/>
          <w:iCs/>
        </w:rPr>
        <w:t>152</w:t>
      </w:r>
      <w:r w:rsidRPr="00293CE6">
        <w:rPr>
          <w:rFonts w:ascii="Calibri" w:cs="Calibri"/>
        </w:rPr>
        <w:t>(2), 475–483. https://doi.org/10.1093/jn/nxab397</w:t>
      </w:r>
    </w:p>
    <w:p w14:paraId="28D6A049" w14:textId="77777777" w:rsidR="00293CE6" w:rsidRPr="00293CE6" w:rsidRDefault="00293CE6" w:rsidP="00293CE6">
      <w:pPr>
        <w:pStyle w:val="Bibliography"/>
        <w:rPr>
          <w:rFonts w:ascii="Calibri" w:cs="Calibri"/>
        </w:rPr>
      </w:pPr>
      <w:r w:rsidRPr="00293CE6">
        <w:rPr>
          <w:rFonts w:ascii="Calibri" w:cs="Calibri"/>
        </w:rPr>
        <w:t xml:space="preserve">Gabel, K., Hoddy, K. K., Haggerty, N., Song, J., Kroeger, C. M., Trepanowski, J. F., Panda, S., &amp; Varady, K. A. (2018). Effects of 8-hour time restricted feeding on body weight and metabolic disease risk factors in obese adults: A pilot study. </w:t>
      </w:r>
      <w:r w:rsidRPr="00293CE6">
        <w:rPr>
          <w:rFonts w:ascii="Calibri" w:cs="Calibri"/>
          <w:i/>
          <w:iCs/>
        </w:rPr>
        <w:t>Nutrition and Healthy Aging</w:t>
      </w:r>
      <w:r w:rsidRPr="00293CE6">
        <w:rPr>
          <w:rFonts w:ascii="Calibri" w:cs="Calibri"/>
        </w:rPr>
        <w:t xml:space="preserve">, </w:t>
      </w:r>
      <w:r w:rsidRPr="00293CE6">
        <w:rPr>
          <w:rFonts w:ascii="Calibri" w:cs="Calibri"/>
          <w:i/>
          <w:iCs/>
        </w:rPr>
        <w:t>4</w:t>
      </w:r>
      <w:r w:rsidRPr="00293CE6">
        <w:rPr>
          <w:rFonts w:ascii="Calibri" w:cs="Calibri"/>
        </w:rPr>
        <w:t>(4), 345–353. https://doi.org/10.3233/NHA-170036</w:t>
      </w:r>
    </w:p>
    <w:p w14:paraId="4CCFC951" w14:textId="77777777" w:rsidR="00293CE6" w:rsidRPr="00293CE6" w:rsidRDefault="00293CE6" w:rsidP="00293CE6">
      <w:pPr>
        <w:pStyle w:val="Bibliography"/>
        <w:rPr>
          <w:rFonts w:ascii="Calibri" w:cs="Calibri"/>
        </w:rPr>
      </w:pPr>
      <w:r w:rsidRPr="00293CE6">
        <w:rPr>
          <w:rFonts w:ascii="Calibri" w:cs="Calibri"/>
        </w:rPr>
        <w:t xml:space="preserve">García-Gaytán, A. C., Miranda-Anaya, M., Turrubiate, I., López-De Portugal, L., Bocanegra-Botello, G. N., López-Islas, A., Díaz-Muñoz, M., &amp; Méndez, I. (2020). Synchronization of the circadian clock by time-restricted feeding with progressive increasing calorie intake. Resemblances and differences regarding a sustained hypocaloric restriction. </w:t>
      </w:r>
      <w:r w:rsidRPr="00293CE6">
        <w:rPr>
          <w:rFonts w:ascii="Calibri" w:cs="Calibri"/>
          <w:i/>
          <w:iCs/>
        </w:rPr>
        <w:t>Scientific Reports</w:t>
      </w:r>
      <w:r w:rsidRPr="00293CE6">
        <w:rPr>
          <w:rFonts w:ascii="Calibri" w:cs="Calibri"/>
        </w:rPr>
        <w:t xml:space="preserve">, </w:t>
      </w:r>
      <w:r w:rsidRPr="00293CE6">
        <w:rPr>
          <w:rFonts w:ascii="Calibri" w:cs="Calibri"/>
          <w:i/>
          <w:iCs/>
        </w:rPr>
        <w:t>10</w:t>
      </w:r>
      <w:r w:rsidRPr="00293CE6">
        <w:rPr>
          <w:rFonts w:ascii="Calibri" w:cs="Calibri"/>
        </w:rPr>
        <w:t>. https://doi.org/10.1038/s41598-020-66538-0</w:t>
      </w:r>
    </w:p>
    <w:p w14:paraId="5A6AF620" w14:textId="77777777" w:rsidR="00293CE6" w:rsidRPr="00293CE6" w:rsidRDefault="00293CE6" w:rsidP="00293CE6">
      <w:pPr>
        <w:pStyle w:val="Bibliography"/>
        <w:rPr>
          <w:rFonts w:ascii="Calibri" w:cs="Calibri"/>
        </w:rPr>
      </w:pPr>
      <w:r w:rsidRPr="00293CE6">
        <w:rPr>
          <w:rFonts w:ascii="Calibri" w:cs="Calibri"/>
        </w:rPr>
        <w:t xml:space="preserve">Glazier, J. D., Hayes, D. J. L., Hussain, S., D’Souza, S. W., Whitcombe, J., Heazell, A. E. P., &amp; Ashton, N. (2018). The effect of Ramadan fasting during pregnancy on perinatal outcomes: A systematic review and meta-analysis. </w:t>
      </w:r>
      <w:r w:rsidRPr="00293CE6">
        <w:rPr>
          <w:rFonts w:ascii="Calibri" w:cs="Calibri"/>
          <w:i/>
          <w:iCs/>
        </w:rPr>
        <w:t>BMC Pregnancy and Childbirth</w:t>
      </w:r>
      <w:r w:rsidRPr="00293CE6">
        <w:rPr>
          <w:rFonts w:ascii="Calibri" w:cs="Calibri"/>
        </w:rPr>
        <w:t xml:space="preserve">, </w:t>
      </w:r>
      <w:r w:rsidRPr="00293CE6">
        <w:rPr>
          <w:rFonts w:ascii="Calibri" w:cs="Calibri"/>
          <w:i/>
          <w:iCs/>
        </w:rPr>
        <w:t>18</w:t>
      </w:r>
      <w:r w:rsidRPr="00293CE6">
        <w:rPr>
          <w:rFonts w:ascii="Calibri" w:cs="Calibri"/>
        </w:rPr>
        <w:t>(1), 421. https://doi.org/10.1186/s12884-018-2048-y</w:t>
      </w:r>
    </w:p>
    <w:p w14:paraId="54711153" w14:textId="77777777" w:rsidR="00293CE6" w:rsidRPr="00293CE6" w:rsidRDefault="00293CE6" w:rsidP="00293CE6">
      <w:pPr>
        <w:pStyle w:val="Bibliography"/>
        <w:rPr>
          <w:rFonts w:ascii="Calibri" w:cs="Calibri"/>
        </w:rPr>
      </w:pPr>
      <w:r w:rsidRPr="00293CE6">
        <w:rPr>
          <w:rFonts w:ascii="Calibri" w:cs="Calibri"/>
        </w:rPr>
        <w:t xml:space="preserve">Hatori, M., Vollmers, C., Zarrinpar, A., DiTacchio, L., Bushong, E. A., Gill, S., Leblanc, M., Chaix, A., Joens, M., Fitzpatrick, J. A. J., Ellisman, M. H., &amp; Panda, S. (2012). Time-Restricted Feeding without Reducing Caloric Intake Prevents Metabolic Diseases in Mice Fed a High-Fat Diet. </w:t>
      </w:r>
      <w:r w:rsidRPr="00293CE6">
        <w:rPr>
          <w:rFonts w:ascii="Calibri" w:cs="Calibri"/>
          <w:i/>
          <w:iCs/>
        </w:rPr>
        <w:t>Cell Metabolism</w:t>
      </w:r>
      <w:r w:rsidRPr="00293CE6">
        <w:rPr>
          <w:rFonts w:ascii="Calibri" w:cs="Calibri"/>
        </w:rPr>
        <w:t xml:space="preserve">, </w:t>
      </w:r>
      <w:r w:rsidRPr="00293CE6">
        <w:rPr>
          <w:rFonts w:ascii="Calibri" w:cs="Calibri"/>
          <w:i/>
          <w:iCs/>
        </w:rPr>
        <w:t>15</w:t>
      </w:r>
      <w:r w:rsidRPr="00293CE6">
        <w:rPr>
          <w:rFonts w:ascii="Calibri" w:cs="Calibri"/>
        </w:rPr>
        <w:t>(6), 848–860. https://doi.org/10.1016/j.cmet.2012.04.019</w:t>
      </w:r>
    </w:p>
    <w:p w14:paraId="10B285FB" w14:textId="77777777" w:rsidR="00293CE6" w:rsidRPr="00293CE6" w:rsidRDefault="00293CE6" w:rsidP="00293CE6">
      <w:pPr>
        <w:pStyle w:val="Bibliography"/>
        <w:rPr>
          <w:rFonts w:ascii="Calibri" w:cs="Calibri"/>
        </w:rPr>
      </w:pPr>
      <w:r w:rsidRPr="00293CE6">
        <w:rPr>
          <w:rFonts w:ascii="Calibri" w:cs="Calibri"/>
        </w:rPr>
        <w:lastRenderedPageBreak/>
        <w:t xml:space="preserve">Heijmans, B. T., Tobi, E. W., Stein, A. D., Putter, H., Blauw, G. J., Susser, E. S., Slagboom, P. E., &amp; Lumey, L. H. (2008). Persistent epigenetic differences associated with prenatal exposure to famine in humans. </w:t>
      </w:r>
      <w:r w:rsidRPr="00293CE6">
        <w:rPr>
          <w:rFonts w:ascii="Calibri" w:cs="Calibri"/>
          <w:i/>
          <w:iCs/>
        </w:rPr>
        <w:t>Proceedings of the National Academy of Sciences of the United States of America</w:t>
      </w:r>
      <w:r w:rsidRPr="00293CE6">
        <w:rPr>
          <w:rFonts w:ascii="Calibri" w:cs="Calibri"/>
        </w:rPr>
        <w:t xml:space="preserve">, </w:t>
      </w:r>
      <w:r w:rsidRPr="00293CE6">
        <w:rPr>
          <w:rFonts w:ascii="Calibri" w:cs="Calibri"/>
          <w:i/>
          <w:iCs/>
        </w:rPr>
        <w:t>105</w:t>
      </w:r>
      <w:r w:rsidRPr="00293CE6">
        <w:rPr>
          <w:rFonts w:ascii="Calibri" w:cs="Calibri"/>
        </w:rPr>
        <w:t>(44), 17046–17049. https://doi.org/10.1073/pnas.0806560105</w:t>
      </w:r>
    </w:p>
    <w:p w14:paraId="2BCAA615" w14:textId="77777777" w:rsidR="00293CE6" w:rsidRPr="00293CE6" w:rsidRDefault="00293CE6" w:rsidP="00293CE6">
      <w:pPr>
        <w:pStyle w:val="Bibliography"/>
        <w:rPr>
          <w:rFonts w:ascii="Calibri" w:cs="Calibri"/>
        </w:rPr>
      </w:pPr>
      <w:r w:rsidRPr="00293CE6">
        <w:rPr>
          <w:rFonts w:ascii="Calibri" w:cs="Calibri"/>
        </w:rPr>
        <w:t xml:space="preserve">Hua, L., Feng, B., Huang, L., Li, J., Luo, T., Jiang, X., Han, X., Che, L., Xu, S., Lin, Y., Fang, Z., Wu, D., &amp; Zhuo, Y. (2020). Time-restricted feeding improves the reproductive function of female mice via liver fibroblast growth factor 21. </w:t>
      </w:r>
      <w:r w:rsidRPr="00293CE6">
        <w:rPr>
          <w:rFonts w:ascii="Calibri" w:cs="Calibri"/>
          <w:i/>
          <w:iCs/>
        </w:rPr>
        <w:t>Clinical and Translational Medicine</w:t>
      </w:r>
      <w:r w:rsidRPr="00293CE6">
        <w:rPr>
          <w:rFonts w:ascii="Calibri" w:cs="Calibri"/>
        </w:rPr>
        <w:t xml:space="preserve">, </w:t>
      </w:r>
      <w:r w:rsidRPr="00293CE6">
        <w:rPr>
          <w:rFonts w:ascii="Calibri" w:cs="Calibri"/>
          <w:i/>
          <w:iCs/>
        </w:rPr>
        <w:t>10</w:t>
      </w:r>
      <w:r w:rsidRPr="00293CE6">
        <w:rPr>
          <w:rFonts w:ascii="Calibri" w:cs="Calibri"/>
        </w:rPr>
        <w:t>(6), e195. https://doi.org/10.1002/ctm2.195</w:t>
      </w:r>
    </w:p>
    <w:p w14:paraId="18523A70" w14:textId="77777777" w:rsidR="00293CE6" w:rsidRPr="00293CE6" w:rsidRDefault="00293CE6" w:rsidP="00293CE6">
      <w:pPr>
        <w:pStyle w:val="Bibliography"/>
        <w:rPr>
          <w:rFonts w:ascii="Calibri" w:cs="Calibri"/>
        </w:rPr>
      </w:pPr>
      <w:r w:rsidRPr="00293CE6">
        <w:rPr>
          <w:rFonts w:ascii="Calibri" w:cs="Calibri"/>
        </w:rPr>
        <w:t xml:space="preserve">Hutchison, A. T., Regmi, P., Manoogian, E. N. C., Fleischer, J. G., Wittert, G. A., Panda, S., &amp; Heilbronn, L. K. (2019). Time-Restricted Feeding Improves Glucose Tolerance in Men at Risk for Type 2 Diabetes: A Randomized Crossover Trial. </w:t>
      </w:r>
      <w:r w:rsidRPr="00293CE6">
        <w:rPr>
          <w:rFonts w:ascii="Calibri" w:cs="Calibri"/>
          <w:i/>
          <w:iCs/>
        </w:rPr>
        <w:t>Obesity</w:t>
      </w:r>
      <w:r w:rsidRPr="00293CE6">
        <w:rPr>
          <w:rFonts w:ascii="Calibri" w:cs="Calibri"/>
        </w:rPr>
        <w:t xml:space="preserve">, </w:t>
      </w:r>
      <w:r w:rsidRPr="00293CE6">
        <w:rPr>
          <w:rFonts w:ascii="Calibri" w:cs="Calibri"/>
          <w:i/>
          <w:iCs/>
        </w:rPr>
        <w:t>27</w:t>
      </w:r>
      <w:r w:rsidRPr="00293CE6">
        <w:rPr>
          <w:rFonts w:ascii="Calibri" w:cs="Calibri"/>
        </w:rPr>
        <w:t>(5), 724–732. https://doi.org/10.1002/oby.22449</w:t>
      </w:r>
    </w:p>
    <w:p w14:paraId="2598A71E" w14:textId="77777777" w:rsidR="00293CE6" w:rsidRPr="00293CE6" w:rsidRDefault="00293CE6" w:rsidP="00293CE6">
      <w:pPr>
        <w:pStyle w:val="Bibliography"/>
        <w:rPr>
          <w:rFonts w:ascii="Calibri" w:cs="Calibri"/>
        </w:rPr>
      </w:pPr>
      <w:r w:rsidRPr="00293CE6">
        <w:rPr>
          <w:rFonts w:ascii="Calibri" w:cs="Calibri"/>
        </w:rPr>
        <w:t xml:space="preserve">Jamshed, H., Beyl, R. A., Della Manna, D. L., Yang, E. S., Ravussin, E., &amp; Peterson, C. M. (2019). Early Time-Restricted Feeding Improves 24-Hour Glucose Levels and Affects Markers of the Circadian Clock, Aging, and Autophagy in Humans. </w:t>
      </w:r>
      <w:r w:rsidRPr="00293CE6">
        <w:rPr>
          <w:rFonts w:ascii="Calibri" w:cs="Calibri"/>
          <w:i/>
          <w:iCs/>
        </w:rPr>
        <w:t>Nutrients</w:t>
      </w:r>
      <w:r w:rsidRPr="00293CE6">
        <w:rPr>
          <w:rFonts w:ascii="Calibri" w:cs="Calibri"/>
        </w:rPr>
        <w:t xml:space="preserve">, </w:t>
      </w:r>
      <w:r w:rsidRPr="00293CE6">
        <w:rPr>
          <w:rFonts w:ascii="Calibri" w:cs="Calibri"/>
          <w:i/>
          <w:iCs/>
        </w:rPr>
        <w:t>11</w:t>
      </w:r>
      <w:r w:rsidRPr="00293CE6">
        <w:rPr>
          <w:rFonts w:ascii="Calibri" w:cs="Calibri"/>
        </w:rPr>
        <w:t>(6), 1234. https://doi.org/10.3390/nu11061234</w:t>
      </w:r>
    </w:p>
    <w:p w14:paraId="6C4FE7DD" w14:textId="77777777" w:rsidR="00293CE6" w:rsidRPr="00293CE6" w:rsidRDefault="00293CE6" w:rsidP="00293CE6">
      <w:pPr>
        <w:pStyle w:val="Bibliography"/>
        <w:rPr>
          <w:rFonts w:ascii="Calibri" w:cs="Calibri"/>
        </w:rPr>
      </w:pPr>
      <w:r w:rsidRPr="00293CE6">
        <w:rPr>
          <w:rFonts w:ascii="Calibri" w:cs="Calibri"/>
        </w:rPr>
        <w:t xml:space="preserve">Lowe, D. A., Wu, N., Rohdin-Bibby, L., Moore, A. H., Kelly, N., Liu, Y. E., Philip, E., Vittinghoff, E., Heymsfield, S. B., Olgin, J. E., Shepherd, J. A., &amp; Weiss, E. J. (2020). Effects of Time-Restricted Eating on Weight Loss and Other Metabolic Parameters in Women and Men With Overweight and Obesity: The TREAT Randomized Clinical Trial. </w:t>
      </w:r>
      <w:r w:rsidRPr="00293CE6">
        <w:rPr>
          <w:rFonts w:ascii="Calibri" w:cs="Calibri"/>
          <w:i/>
          <w:iCs/>
        </w:rPr>
        <w:t>JAMA Internal Medicine</w:t>
      </w:r>
      <w:r w:rsidRPr="00293CE6">
        <w:rPr>
          <w:rFonts w:ascii="Calibri" w:cs="Calibri"/>
        </w:rPr>
        <w:t>. https://doi.org/10.1001/jamainternmed.2020.4153</w:t>
      </w:r>
    </w:p>
    <w:p w14:paraId="507EEB71" w14:textId="77777777" w:rsidR="00293CE6" w:rsidRPr="00293CE6" w:rsidRDefault="00293CE6" w:rsidP="00293CE6">
      <w:pPr>
        <w:pStyle w:val="Bibliography"/>
        <w:rPr>
          <w:rFonts w:ascii="Calibri" w:cs="Calibri"/>
        </w:rPr>
      </w:pPr>
      <w:r w:rsidRPr="00293CE6">
        <w:rPr>
          <w:rFonts w:ascii="Calibri" w:cs="Calibri"/>
        </w:rPr>
        <w:lastRenderedPageBreak/>
        <w:t xml:space="preserve">Loy, S. L., Chan, J. K. Y., Wee, P. H., Colega, M. T., Cheung, Y. B., Godfrey, K. M., Kwek, K., Saw, S. M., Chong, Y.-S., Natarajan, P., Müller-Riemenschneider, F., Lek, N., Chong, M. F.-F., &amp; Yap, F. (2017). Maternal Circadian Eating Time and Frequency Are Associated with Blood Glucose Concentrations during Pregnancy. </w:t>
      </w:r>
      <w:r w:rsidRPr="00293CE6">
        <w:rPr>
          <w:rFonts w:ascii="Calibri" w:cs="Calibri"/>
          <w:i/>
          <w:iCs/>
        </w:rPr>
        <w:t>The Journal of Nutrition</w:t>
      </w:r>
      <w:r w:rsidRPr="00293CE6">
        <w:rPr>
          <w:rFonts w:ascii="Calibri" w:cs="Calibri"/>
        </w:rPr>
        <w:t xml:space="preserve">, </w:t>
      </w:r>
      <w:r w:rsidRPr="00293CE6">
        <w:rPr>
          <w:rFonts w:ascii="Calibri" w:cs="Calibri"/>
          <w:i/>
          <w:iCs/>
        </w:rPr>
        <w:t>147</w:t>
      </w:r>
      <w:r w:rsidRPr="00293CE6">
        <w:rPr>
          <w:rFonts w:ascii="Calibri" w:cs="Calibri"/>
        </w:rPr>
        <w:t>(1), 70–77. https://doi.org/10.3945/jn.116.239392</w:t>
      </w:r>
    </w:p>
    <w:p w14:paraId="301B25F1" w14:textId="77777777" w:rsidR="00293CE6" w:rsidRPr="00293CE6" w:rsidRDefault="00293CE6" w:rsidP="00293CE6">
      <w:pPr>
        <w:pStyle w:val="Bibliography"/>
        <w:rPr>
          <w:rFonts w:ascii="Calibri" w:cs="Calibri"/>
        </w:rPr>
      </w:pPr>
      <w:r w:rsidRPr="00293CE6">
        <w:rPr>
          <w:rFonts w:ascii="Calibri" w:cs="Calibri"/>
        </w:rPr>
        <w:t xml:space="preserve">Loy, S. L., Loo, R. S. X., Godfrey, K. M., Chong, Y.-S., Shek, L. P.-C., Tan, K. H., Chong, M. F.-F., Chan, J. K. Y., &amp; Yap, F. (2020). Chrononutrition during Pregnancy: A Review on Maternal Night-Time Eating. </w:t>
      </w:r>
      <w:r w:rsidRPr="00293CE6">
        <w:rPr>
          <w:rFonts w:ascii="Calibri" w:cs="Calibri"/>
          <w:i/>
          <w:iCs/>
        </w:rPr>
        <w:t>Nutrients</w:t>
      </w:r>
      <w:r w:rsidRPr="00293CE6">
        <w:rPr>
          <w:rFonts w:ascii="Calibri" w:cs="Calibri"/>
        </w:rPr>
        <w:t xml:space="preserve">, </w:t>
      </w:r>
      <w:r w:rsidRPr="00293CE6">
        <w:rPr>
          <w:rFonts w:ascii="Calibri" w:cs="Calibri"/>
          <w:i/>
          <w:iCs/>
        </w:rPr>
        <w:t>12</w:t>
      </w:r>
      <w:r w:rsidRPr="00293CE6">
        <w:rPr>
          <w:rFonts w:ascii="Calibri" w:cs="Calibri"/>
        </w:rPr>
        <w:t>(9), 2783. https://doi.org/10.3390/nu12092783</w:t>
      </w:r>
    </w:p>
    <w:p w14:paraId="1C8B6ADD" w14:textId="77777777" w:rsidR="00293CE6" w:rsidRPr="00293CE6" w:rsidRDefault="00293CE6" w:rsidP="00293CE6">
      <w:pPr>
        <w:pStyle w:val="Bibliography"/>
        <w:rPr>
          <w:rFonts w:ascii="Calibri" w:cs="Calibri"/>
        </w:rPr>
      </w:pPr>
      <w:r w:rsidRPr="00293CE6">
        <w:rPr>
          <w:rFonts w:ascii="Calibri" w:cs="Calibri"/>
        </w:rPr>
        <w:t xml:space="preserve">McLean, A. C., Valenzuela, N., Fai, S., &amp; Bennett, S. A. L. (2012). Performing Vaginal Lavage, Crystal Violet Staining, and Vaginal Cytological Evaluation for Mouse Estrous Cycle Staging Identification. </w:t>
      </w:r>
      <w:r w:rsidRPr="00293CE6">
        <w:rPr>
          <w:rFonts w:ascii="Calibri" w:cs="Calibri"/>
          <w:i/>
          <w:iCs/>
        </w:rPr>
        <w:t>Journal of Visualized Experiments : JoVE</w:t>
      </w:r>
      <w:r w:rsidRPr="00293CE6">
        <w:rPr>
          <w:rFonts w:ascii="Calibri" w:cs="Calibri"/>
        </w:rPr>
        <w:t xml:space="preserve">, </w:t>
      </w:r>
      <w:r w:rsidRPr="00293CE6">
        <w:rPr>
          <w:rFonts w:ascii="Calibri" w:cs="Calibri"/>
          <w:i/>
          <w:iCs/>
        </w:rPr>
        <w:t>67</w:t>
      </w:r>
      <w:r w:rsidRPr="00293CE6">
        <w:rPr>
          <w:rFonts w:ascii="Calibri" w:cs="Calibri"/>
        </w:rPr>
        <w:t>. https://doi.org/10.3791/4389</w:t>
      </w:r>
    </w:p>
    <w:p w14:paraId="2B8F71BC" w14:textId="77777777" w:rsidR="00293CE6" w:rsidRPr="00293CE6" w:rsidRDefault="00293CE6" w:rsidP="00293CE6">
      <w:pPr>
        <w:pStyle w:val="Bibliography"/>
        <w:rPr>
          <w:rFonts w:ascii="Calibri" w:cs="Calibri"/>
        </w:rPr>
      </w:pPr>
      <w:r w:rsidRPr="00293CE6">
        <w:rPr>
          <w:rFonts w:ascii="Calibri" w:cs="Calibri"/>
        </w:rPr>
        <w:t xml:space="preserve">Moro, T., Tinsley, G., Bianco, A., Marcolin, G., Pacelli, Q. F., Battaglia, G., Palma, A., Gentil, P., Neri, M., &amp; Paoli, A. (2016). Effects of eight weeks of time-restricted feeding (16/8) on basal metabolism, maximal strength, body composition, inflammation, and cardiovascular risk factors in resistance-trained males. </w:t>
      </w:r>
      <w:r w:rsidRPr="00293CE6">
        <w:rPr>
          <w:rFonts w:ascii="Calibri" w:cs="Calibri"/>
          <w:i/>
          <w:iCs/>
        </w:rPr>
        <w:t>Journal of Translational Medicine</w:t>
      </w:r>
      <w:r w:rsidRPr="00293CE6">
        <w:rPr>
          <w:rFonts w:ascii="Calibri" w:cs="Calibri"/>
        </w:rPr>
        <w:t xml:space="preserve">, </w:t>
      </w:r>
      <w:r w:rsidRPr="00293CE6">
        <w:rPr>
          <w:rFonts w:ascii="Calibri" w:cs="Calibri"/>
          <w:i/>
          <w:iCs/>
        </w:rPr>
        <w:t>14</w:t>
      </w:r>
      <w:r w:rsidRPr="00293CE6">
        <w:rPr>
          <w:rFonts w:ascii="Calibri" w:cs="Calibri"/>
        </w:rPr>
        <w:t>(1), 290. https://doi.org/10.1186/s12967-016-1044-0</w:t>
      </w:r>
    </w:p>
    <w:p w14:paraId="390AFDC8" w14:textId="77777777" w:rsidR="00293CE6" w:rsidRPr="00293CE6" w:rsidRDefault="00293CE6" w:rsidP="00293CE6">
      <w:pPr>
        <w:pStyle w:val="Bibliography"/>
        <w:rPr>
          <w:rFonts w:ascii="Calibri" w:cs="Calibri"/>
        </w:rPr>
      </w:pPr>
      <w:r w:rsidRPr="00293CE6">
        <w:rPr>
          <w:rFonts w:ascii="Calibri" w:cs="Calibri"/>
        </w:rPr>
        <w:t xml:space="preserve">Mulcahy, M. C., El Habbal, N., Snyder, D., Redd, J. R., Sun, H., Gregg, B. E., &amp; Bridges, D. (2023). Gestational Early-Time Restricted Feeding Results in Sex-Specific Glucose Intolerance in Adult Male Mice. </w:t>
      </w:r>
      <w:r w:rsidRPr="00293CE6">
        <w:rPr>
          <w:rFonts w:ascii="Calibri" w:cs="Calibri"/>
          <w:i/>
          <w:iCs/>
        </w:rPr>
        <w:t>Journal of Obesity</w:t>
      </w:r>
      <w:r w:rsidRPr="00293CE6">
        <w:rPr>
          <w:rFonts w:ascii="Calibri" w:cs="Calibri"/>
        </w:rPr>
        <w:t xml:space="preserve">, </w:t>
      </w:r>
      <w:r w:rsidRPr="00293CE6">
        <w:rPr>
          <w:rFonts w:ascii="Calibri" w:cs="Calibri"/>
          <w:i/>
          <w:iCs/>
        </w:rPr>
        <w:t>2023</w:t>
      </w:r>
      <w:r w:rsidRPr="00293CE6">
        <w:rPr>
          <w:rFonts w:ascii="Calibri" w:cs="Calibri"/>
        </w:rPr>
        <w:t>, e6666613. https://doi.org/10.1155/2023/6666613</w:t>
      </w:r>
    </w:p>
    <w:p w14:paraId="75B6BC3E" w14:textId="77777777" w:rsidR="00293CE6" w:rsidRPr="00293CE6" w:rsidRDefault="00293CE6" w:rsidP="00293CE6">
      <w:pPr>
        <w:pStyle w:val="Bibliography"/>
        <w:rPr>
          <w:rFonts w:ascii="Calibri" w:cs="Calibri"/>
        </w:rPr>
      </w:pPr>
      <w:r w:rsidRPr="00293CE6">
        <w:rPr>
          <w:rFonts w:ascii="Calibri" w:cs="Calibri"/>
        </w:rPr>
        <w:lastRenderedPageBreak/>
        <w:t xml:space="preserve">Mulcahy, M. C., Habbal, N. E., Snyder, D., Redd, J. R., Sun, H., Gregg, B. E., &amp; Bridges, D. (2022). </w:t>
      </w:r>
      <w:r w:rsidRPr="00293CE6">
        <w:rPr>
          <w:rFonts w:ascii="Calibri" w:cs="Calibri"/>
          <w:i/>
          <w:iCs/>
        </w:rPr>
        <w:t>Gestational Early-Time Restricted Feeding Results in Sex-Specific Glucose Intolerance in Adult Male Mice</w:t>
      </w:r>
      <w:r w:rsidRPr="00293CE6">
        <w:rPr>
          <w:rFonts w:ascii="Calibri" w:cs="Calibri"/>
        </w:rPr>
        <w:t xml:space="preserve"> (p. 2022.04.27.489576). bioRxiv. https://doi.org/10.1101/2022.04.27.489576</w:t>
      </w:r>
    </w:p>
    <w:p w14:paraId="7E608783" w14:textId="77777777" w:rsidR="00293CE6" w:rsidRPr="00293CE6" w:rsidRDefault="00293CE6" w:rsidP="00293CE6">
      <w:pPr>
        <w:pStyle w:val="Bibliography"/>
        <w:rPr>
          <w:rFonts w:ascii="Calibri" w:cs="Calibri"/>
        </w:rPr>
      </w:pPr>
      <w:r w:rsidRPr="00293CE6">
        <w:rPr>
          <w:rFonts w:ascii="Calibri" w:cs="Calibri"/>
        </w:rPr>
        <w:t xml:space="preserve">Prates, K. V., Pavanello, A., Gongora, A. B., Moreira, V. M., de Moraes, A. M. P., Rigo, K. P., Vieira, E., &amp; Mathias, P. C. de F. (2022). Time-restricted feeding during embryonic development leads to metabolic dysfunction in adult rat offspring. </w:t>
      </w:r>
      <w:r w:rsidRPr="00293CE6">
        <w:rPr>
          <w:rFonts w:ascii="Calibri" w:cs="Calibri"/>
          <w:i/>
          <w:iCs/>
        </w:rPr>
        <w:t>Nutrition</w:t>
      </w:r>
      <w:r w:rsidRPr="00293CE6">
        <w:rPr>
          <w:rFonts w:ascii="Calibri" w:cs="Calibri"/>
        </w:rPr>
        <w:t>, 111776. https://doi.org/10.1016/j.nut.2022.111776</w:t>
      </w:r>
    </w:p>
    <w:p w14:paraId="583BA97F" w14:textId="77777777" w:rsidR="00293CE6" w:rsidRPr="00293CE6" w:rsidRDefault="00293CE6" w:rsidP="00293CE6">
      <w:pPr>
        <w:pStyle w:val="Bibliography"/>
        <w:rPr>
          <w:rFonts w:ascii="Calibri" w:cs="Calibri"/>
        </w:rPr>
      </w:pPr>
      <w:r w:rsidRPr="00293CE6">
        <w:rPr>
          <w:rFonts w:ascii="Calibri" w:cs="Calibri"/>
        </w:rPr>
        <w:t xml:space="preserve">R Core Team. (2021). </w:t>
      </w:r>
      <w:r w:rsidRPr="00293CE6">
        <w:rPr>
          <w:rFonts w:ascii="Calibri" w:cs="Calibri"/>
          <w:i/>
          <w:iCs/>
        </w:rPr>
        <w:t>R: A Language and Environment for Statistical Computing</w:t>
      </w:r>
      <w:r w:rsidRPr="00293CE6">
        <w:rPr>
          <w:rFonts w:ascii="Calibri" w:cs="Calibri"/>
        </w:rPr>
        <w:t>. R Foundation for Statistical Computing. https://www.R-project.org/</w:t>
      </w:r>
    </w:p>
    <w:p w14:paraId="03E23F30" w14:textId="77777777" w:rsidR="00293CE6" w:rsidRPr="00293CE6" w:rsidRDefault="00293CE6" w:rsidP="00293CE6">
      <w:pPr>
        <w:pStyle w:val="Bibliography"/>
        <w:rPr>
          <w:rFonts w:ascii="Calibri" w:cs="Calibri"/>
        </w:rPr>
      </w:pPr>
      <w:r w:rsidRPr="00293CE6">
        <w:rPr>
          <w:rFonts w:ascii="Calibri" w:cs="Calibri"/>
        </w:rPr>
        <w:t xml:space="preserve">Rooij, S. R. de, Painter, R. C., Phillips, D. I. W., Osmond, C., Michels, R. P. J., Godsland, I. F., Bossuyt, P. M. M., Bleker, O. P., &amp; Roseboom, T. J. (2006). Impaired Insulin Secretion After Prenatal Exposure to the Dutch Famine. </w:t>
      </w:r>
      <w:r w:rsidRPr="00293CE6">
        <w:rPr>
          <w:rFonts w:ascii="Calibri" w:cs="Calibri"/>
          <w:i/>
          <w:iCs/>
        </w:rPr>
        <w:t>Diabetes Care</w:t>
      </w:r>
      <w:r w:rsidRPr="00293CE6">
        <w:rPr>
          <w:rFonts w:ascii="Calibri" w:cs="Calibri"/>
        </w:rPr>
        <w:t xml:space="preserve">, </w:t>
      </w:r>
      <w:r w:rsidRPr="00293CE6">
        <w:rPr>
          <w:rFonts w:ascii="Calibri" w:cs="Calibri"/>
          <w:i/>
          <w:iCs/>
        </w:rPr>
        <w:t>29</w:t>
      </w:r>
      <w:r w:rsidRPr="00293CE6">
        <w:rPr>
          <w:rFonts w:ascii="Calibri" w:cs="Calibri"/>
        </w:rPr>
        <w:t>(8), 1897–1901. https://doi.org/10.2337/dc06-0460</w:t>
      </w:r>
    </w:p>
    <w:p w14:paraId="199EC3F2" w14:textId="77777777" w:rsidR="00293CE6" w:rsidRPr="00293CE6" w:rsidRDefault="00293CE6" w:rsidP="00293CE6">
      <w:pPr>
        <w:pStyle w:val="Bibliography"/>
        <w:rPr>
          <w:rFonts w:ascii="Calibri" w:cs="Calibri"/>
        </w:rPr>
      </w:pPr>
      <w:r w:rsidRPr="00293CE6">
        <w:rPr>
          <w:rFonts w:ascii="Calibri" w:cs="Calibri"/>
        </w:rPr>
        <w:t xml:space="preserve">Roseboom, T. J., Meulen, J. H. P. van der, Osmond, C., Barker, D. J. P., Ravelli, A. C. J., Schroeder-Tanka, J. M., Montfrans, G. A. van, Michels, R. P. J., &amp; Bleker, O. P. (2000). Coronary heart disease after prenatal exposure to the Dutch famine, 1944–45. </w:t>
      </w:r>
      <w:r w:rsidRPr="00293CE6">
        <w:rPr>
          <w:rFonts w:ascii="Calibri" w:cs="Calibri"/>
          <w:i/>
          <w:iCs/>
        </w:rPr>
        <w:t>Heart</w:t>
      </w:r>
      <w:r w:rsidRPr="00293CE6">
        <w:rPr>
          <w:rFonts w:ascii="Calibri" w:cs="Calibri"/>
        </w:rPr>
        <w:t xml:space="preserve">, </w:t>
      </w:r>
      <w:r w:rsidRPr="00293CE6">
        <w:rPr>
          <w:rFonts w:ascii="Calibri" w:cs="Calibri"/>
          <w:i/>
          <w:iCs/>
        </w:rPr>
        <w:t>84</w:t>
      </w:r>
      <w:r w:rsidRPr="00293CE6">
        <w:rPr>
          <w:rFonts w:ascii="Calibri" w:cs="Calibri"/>
        </w:rPr>
        <w:t>(6), 595–598. https://doi.org/10.1136/heart.84.6.595</w:t>
      </w:r>
    </w:p>
    <w:p w14:paraId="7ACFD488" w14:textId="77777777" w:rsidR="00293CE6" w:rsidRPr="00293CE6" w:rsidRDefault="00293CE6" w:rsidP="00293CE6">
      <w:pPr>
        <w:pStyle w:val="Bibliography"/>
        <w:rPr>
          <w:rFonts w:ascii="Calibri" w:cs="Calibri"/>
        </w:rPr>
      </w:pPr>
      <w:r w:rsidRPr="00293CE6">
        <w:rPr>
          <w:rFonts w:ascii="Calibri" w:cs="Calibri"/>
        </w:rPr>
        <w:t xml:space="preserve">Safari, K., Piro, T. J., &amp; Ahmad, H. M. (2019). Perspectives and pregnancy outcomes of maternal Ramadan fasting in the second trimester of pregnancy. </w:t>
      </w:r>
      <w:r w:rsidRPr="00293CE6">
        <w:rPr>
          <w:rFonts w:ascii="Calibri" w:cs="Calibri"/>
          <w:i/>
          <w:iCs/>
        </w:rPr>
        <w:t>BMC Pregnancy and Childbirth</w:t>
      </w:r>
      <w:r w:rsidRPr="00293CE6">
        <w:rPr>
          <w:rFonts w:ascii="Calibri" w:cs="Calibri"/>
        </w:rPr>
        <w:t xml:space="preserve">, </w:t>
      </w:r>
      <w:r w:rsidRPr="00293CE6">
        <w:rPr>
          <w:rFonts w:ascii="Calibri" w:cs="Calibri"/>
          <w:i/>
          <w:iCs/>
        </w:rPr>
        <w:t>19</w:t>
      </w:r>
      <w:r w:rsidRPr="00293CE6">
        <w:rPr>
          <w:rFonts w:ascii="Calibri" w:cs="Calibri"/>
        </w:rPr>
        <w:t>. https://doi.org/10.1186/s12884-019-2275-x</w:t>
      </w:r>
    </w:p>
    <w:p w14:paraId="12195966" w14:textId="77777777" w:rsidR="00293CE6" w:rsidRPr="00293CE6" w:rsidRDefault="00293CE6" w:rsidP="00293CE6">
      <w:pPr>
        <w:pStyle w:val="Bibliography"/>
        <w:rPr>
          <w:rFonts w:ascii="Calibri" w:cs="Calibri"/>
        </w:rPr>
      </w:pPr>
      <w:r w:rsidRPr="00293CE6">
        <w:rPr>
          <w:rFonts w:ascii="Calibri" w:cs="Calibri"/>
        </w:rPr>
        <w:lastRenderedPageBreak/>
        <w:t xml:space="preserve">Salazar, E. R., Richter, H. G., Spichiger, C., Mendez, N., Halabi, D., Vergara, K., Alonso, I. P., Corvalán, F. A., Azpeleta, C., Seron-Ferre, M., &amp; Torres-Farfan, C. (2018). Gestational chronodisruption leads to persistent changes in the rat fetal and adult adrenal clock and function. </w:t>
      </w:r>
      <w:r w:rsidRPr="00293CE6">
        <w:rPr>
          <w:rFonts w:ascii="Calibri" w:cs="Calibri"/>
          <w:i/>
          <w:iCs/>
        </w:rPr>
        <w:t>The Journal of Physiology</w:t>
      </w:r>
      <w:r w:rsidRPr="00293CE6">
        <w:rPr>
          <w:rFonts w:ascii="Calibri" w:cs="Calibri"/>
        </w:rPr>
        <w:t xml:space="preserve">, </w:t>
      </w:r>
      <w:r w:rsidRPr="00293CE6">
        <w:rPr>
          <w:rFonts w:ascii="Calibri" w:cs="Calibri"/>
          <w:i/>
          <w:iCs/>
        </w:rPr>
        <w:t>596</w:t>
      </w:r>
      <w:r w:rsidRPr="00293CE6">
        <w:rPr>
          <w:rFonts w:ascii="Calibri" w:cs="Calibri"/>
        </w:rPr>
        <w:t>(23), 5839–5857. https://doi.org/10.1113/JP276083</w:t>
      </w:r>
    </w:p>
    <w:p w14:paraId="7187586C" w14:textId="77777777" w:rsidR="00293CE6" w:rsidRPr="00293CE6" w:rsidRDefault="00293CE6" w:rsidP="00293CE6">
      <w:pPr>
        <w:pStyle w:val="Bibliography"/>
        <w:rPr>
          <w:rFonts w:ascii="Calibri" w:cs="Calibri"/>
        </w:rPr>
      </w:pPr>
      <w:r w:rsidRPr="00293CE6">
        <w:rPr>
          <w:rFonts w:ascii="Calibri" w:cs="Calibri"/>
        </w:rPr>
        <w:t xml:space="preserve">She, Y., Sun, J., Hou, P., Fang, P., &amp; Zhang, Z. (2021). Time-restricted feeding attenuates gluconeogenic activity through inhibition of PGC-1α expression and activity. </w:t>
      </w:r>
      <w:r w:rsidRPr="00293CE6">
        <w:rPr>
          <w:rFonts w:ascii="Calibri" w:cs="Calibri"/>
          <w:i/>
          <w:iCs/>
        </w:rPr>
        <w:t>Physiology &amp; Behavior</w:t>
      </w:r>
      <w:r w:rsidRPr="00293CE6">
        <w:rPr>
          <w:rFonts w:ascii="Calibri" w:cs="Calibri"/>
        </w:rPr>
        <w:t xml:space="preserve">, </w:t>
      </w:r>
      <w:r w:rsidRPr="00293CE6">
        <w:rPr>
          <w:rFonts w:ascii="Calibri" w:cs="Calibri"/>
          <w:i/>
          <w:iCs/>
        </w:rPr>
        <w:t>231</w:t>
      </w:r>
      <w:r w:rsidRPr="00293CE6">
        <w:rPr>
          <w:rFonts w:ascii="Calibri" w:cs="Calibri"/>
        </w:rPr>
        <w:t>, 113313. https://doi.org/10.1016/j.physbeh.2021.113313</w:t>
      </w:r>
    </w:p>
    <w:p w14:paraId="7058142D" w14:textId="77777777" w:rsidR="00293CE6" w:rsidRPr="00293CE6" w:rsidRDefault="00293CE6" w:rsidP="00293CE6">
      <w:pPr>
        <w:pStyle w:val="Bibliography"/>
        <w:rPr>
          <w:rFonts w:ascii="Calibri" w:cs="Calibri"/>
        </w:rPr>
      </w:pPr>
      <w:r w:rsidRPr="00293CE6">
        <w:rPr>
          <w:rFonts w:ascii="Calibri" w:cs="Calibri"/>
        </w:rPr>
        <w:t xml:space="preserve">Sherman, H., Genzer, Y., Cohen, R., Chapnik, N., Madar, Z., &amp; Froy, O. (2012). Timed high-fat diet resets circadian metabolism and prevents obesity. </w:t>
      </w:r>
      <w:r w:rsidRPr="00293CE6">
        <w:rPr>
          <w:rFonts w:ascii="Calibri" w:cs="Calibri"/>
          <w:i/>
          <w:iCs/>
        </w:rPr>
        <w:t>FASEB Journal: Official Publication of the Federation of American Societies for Experimental Biology</w:t>
      </w:r>
      <w:r w:rsidRPr="00293CE6">
        <w:rPr>
          <w:rFonts w:ascii="Calibri" w:cs="Calibri"/>
        </w:rPr>
        <w:t xml:space="preserve">, </w:t>
      </w:r>
      <w:r w:rsidRPr="00293CE6">
        <w:rPr>
          <w:rFonts w:ascii="Calibri" w:cs="Calibri"/>
          <w:i/>
          <w:iCs/>
        </w:rPr>
        <w:t>26</w:t>
      </w:r>
      <w:r w:rsidRPr="00293CE6">
        <w:rPr>
          <w:rFonts w:ascii="Calibri" w:cs="Calibri"/>
        </w:rPr>
        <w:t>(8), 3493–3502. https://doi.org/10.1096/fj.12-208868</w:t>
      </w:r>
    </w:p>
    <w:p w14:paraId="7E0B0698" w14:textId="77777777" w:rsidR="00293CE6" w:rsidRPr="00293CE6" w:rsidRDefault="00293CE6" w:rsidP="00293CE6">
      <w:pPr>
        <w:pStyle w:val="Bibliography"/>
        <w:rPr>
          <w:rFonts w:ascii="Calibri" w:cs="Calibri"/>
        </w:rPr>
      </w:pPr>
      <w:r w:rsidRPr="00293CE6">
        <w:rPr>
          <w:rFonts w:ascii="Calibri" w:cs="Calibri"/>
        </w:rPr>
        <w:t xml:space="preserve">Stote, K. S., Baer, D. J., Spears, K., Paul, D. R., Harris, G. K., Rumpler, W. V., Strycula, P., Najjar, S. S., Ferrucci, L., Ingram, D. K., Longo, D. L., &amp; Mattson, M. P. (2007). A controlled trial of reduced meal frequency without caloric restriction in healthy, normal-weight, middle-aged adults. </w:t>
      </w:r>
      <w:r w:rsidRPr="00293CE6">
        <w:rPr>
          <w:rFonts w:ascii="Calibri" w:cs="Calibri"/>
          <w:i/>
          <w:iCs/>
        </w:rPr>
        <w:t>The American Journal of Clinical Nutrition</w:t>
      </w:r>
      <w:r w:rsidRPr="00293CE6">
        <w:rPr>
          <w:rFonts w:ascii="Calibri" w:cs="Calibri"/>
        </w:rPr>
        <w:t xml:space="preserve">, </w:t>
      </w:r>
      <w:r w:rsidRPr="00293CE6">
        <w:rPr>
          <w:rFonts w:ascii="Calibri" w:cs="Calibri"/>
          <w:i/>
          <w:iCs/>
        </w:rPr>
        <w:t>85</w:t>
      </w:r>
      <w:r w:rsidRPr="00293CE6">
        <w:rPr>
          <w:rFonts w:ascii="Calibri" w:cs="Calibri"/>
        </w:rPr>
        <w:t>(4), 981–988. https://doi.org/10.1093/ajcn/85.4.981</w:t>
      </w:r>
    </w:p>
    <w:p w14:paraId="0808E5FD" w14:textId="77777777" w:rsidR="00293CE6" w:rsidRPr="00293CE6" w:rsidRDefault="00293CE6" w:rsidP="00293CE6">
      <w:pPr>
        <w:pStyle w:val="Bibliography"/>
        <w:rPr>
          <w:rFonts w:ascii="Calibri" w:cs="Calibri"/>
        </w:rPr>
      </w:pPr>
      <w:r w:rsidRPr="00293CE6">
        <w:rPr>
          <w:rFonts w:ascii="Calibri" w:cs="Calibri"/>
        </w:rPr>
        <w:t xml:space="preserve">Sutton, E. F., Beyl, R., Early, K. S., Cefalu, W. T., Ravussin, E., &amp; Peterson, C. M. (2018). Early Time-Restricted Feeding Improves Insulin Sensitivity, Blood Pressure, and Oxidative Stress Even without Weight Loss in Men with Prediabetes. </w:t>
      </w:r>
      <w:r w:rsidRPr="00293CE6">
        <w:rPr>
          <w:rFonts w:ascii="Calibri" w:cs="Calibri"/>
          <w:i/>
          <w:iCs/>
        </w:rPr>
        <w:t>Cell Metabolism</w:t>
      </w:r>
      <w:r w:rsidRPr="00293CE6">
        <w:rPr>
          <w:rFonts w:ascii="Calibri" w:cs="Calibri"/>
        </w:rPr>
        <w:t xml:space="preserve">, </w:t>
      </w:r>
      <w:r w:rsidRPr="00293CE6">
        <w:rPr>
          <w:rFonts w:ascii="Calibri" w:cs="Calibri"/>
          <w:i/>
          <w:iCs/>
        </w:rPr>
        <w:t>27</w:t>
      </w:r>
      <w:r w:rsidRPr="00293CE6">
        <w:rPr>
          <w:rFonts w:ascii="Calibri" w:cs="Calibri"/>
        </w:rPr>
        <w:t>(6), 1212-1221.e3. https://doi.org/10.1016/j.cmet.2018.04.010</w:t>
      </w:r>
    </w:p>
    <w:p w14:paraId="586BDC9F" w14:textId="77777777" w:rsidR="00293CE6" w:rsidRPr="00293CE6" w:rsidRDefault="00293CE6" w:rsidP="00293CE6">
      <w:pPr>
        <w:pStyle w:val="Bibliography"/>
        <w:rPr>
          <w:rFonts w:ascii="Calibri" w:cs="Calibri"/>
        </w:rPr>
      </w:pPr>
      <w:r w:rsidRPr="00293CE6">
        <w:rPr>
          <w:rFonts w:ascii="Calibri" w:cs="Calibri"/>
        </w:rPr>
        <w:lastRenderedPageBreak/>
        <w:t xml:space="preserve">Upadhyay, A., Anjum, B., Godbole, N. M., Rajak, S., Shukla, P., Tiwari, S., Sinha, R. A., &amp; Godbole, M. M. (2019). Time-restricted feeding reduces high-fat diet associated placental inflammation and limits adverse effects on fetal organ development. </w:t>
      </w:r>
      <w:r w:rsidRPr="00293CE6">
        <w:rPr>
          <w:rFonts w:ascii="Calibri" w:cs="Calibri"/>
          <w:i/>
          <w:iCs/>
        </w:rPr>
        <w:t>Biochemical and Biophysical Research Communications</w:t>
      </w:r>
      <w:r w:rsidRPr="00293CE6">
        <w:rPr>
          <w:rFonts w:ascii="Calibri" w:cs="Calibri"/>
        </w:rPr>
        <w:t xml:space="preserve">, </w:t>
      </w:r>
      <w:r w:rsidRPr="00293CE6">
        <w:rPr>
          <w:rFonts w:ascii="Calibri" w:cs="Calibri"/>
          <w:i/>
          <w:iCs/>
        </w:rPr>
        <w:t>514</w:t>
      </w:r>
      <w:r w:rsidRPr="00293CE6">
        <w:rPr>
          <w:rFonts w:ascii="Calibri" w:cs="Calibri"/>
        </w:rPr>
        <w:t>(2), 415–421. https://doi.org/10.1016/j.bbrc.2019.04.154</w:t>
      </w:r>
    </w:p>
    <w:p w14:paraId="3CFBA511" w14:textId="77777777" w:rsidR="00293CE6" w:rsidRPr="00293CE6" w:rsidRDefault="00293CE6" w:rsidP="00293CE6">
      <w:pPr>
        <w:pStyle w:val="Bibliography"/>
        <w:rPr>
          <w:rFonts w:ascii="Calibri" w:cs="Calibri"/>
        </w:rPr>
      </w:pPr>
      <w:r w:rsidRPr="00293CE6">
        <w:rPr>
          <w:rFonts w:ascii="Calibri" w:cs="Calibri"/>
        </w:rPr>
        <w:t xml:space="preserve">Upadhyay, A., Sinha, R. A., Kumar, A., &amp; Godbole, M. M. (2020). Time-restricted feeding ameliorates maternal high-fat diet-induced fetal lung injury. </w:t>
      </w:r>
      <w:r w:rsidRPr="00293CE6">
        <w:rPr>
          <w:rFonts w:ascii="Calibri" w:cs="Calibri"/>
          <w:i/>
          <w:iCs/>
        </w:rPr>
        <w:t>Experimental and Molecular Pathology</w:t>
      </w:r>
      <w:r w:rsidRPr="00293CE6">
        <w:rPr>
          <w:rFonts w:ascii="Calibri" w:cs="Calibri"/>
        </w:rPr>
        <w:t xml:space="preserve">, </w:t>
      </w:r>
      <w:r w:rsidRPr="00293CE6">
        <w:rPr>
          <w:rFonts w:ascii="Calibri" w:cs="Calibri"/>
          <w:i/>
          <w:iCs/>
        </w:rPr>
        <w:t>114</w:t>
      </w:r>
      <w:r w:rsidRPr="00293CE6">
        <w:rPr>
          <w:rFonts w:ascii="Calibri" w:cs="Calibri"/>
        </w:rPr>
        <w:t>, 104413. https://doi.org/10.1016/j.yexmp.2020.104413</w:t>
      </w:r>
    </w:p>
    <w:p w14:paraId="1CF846D5" w14:textId="77777777" w:rsidR="00293CE6" w:rsidRPr="00293CE6" w:rsidRDefault="00293CE6" w:rsidP="00293CE6">
      <w:pPr>
        <w:pStyle w:val="Bibliography"/>
        <w:rPr>
          <w:rFonts w:ascii="Calibri" w:cs="Calibri"/>
        </w:rPr>
      </w:pPr>
      <w:r w:rsidRPr="00293CE6">
        <w:rPr>
          <w:rFonts w:ascii="Calibri" w:cs="Calibri"/>
        </w:rPr>
        <w:t xml:space="preserve">Wang, W., Huang, Z., Huang, L., Gao, L., Cui, L., Cowley, M., Guo, L., &amp; Chen, C. (2021). Time-restricted feeding restored insulin-growth hormone balance and improved substrate and energy metabolism in MC4RKO obese mice. </w:t>
      </w:r>
      <w:r w:rsidRPr="00293CE6">
        <w:rPr>
          <w:rFonts w:ascii="Calibri" w:cs="Calibri"/>
          <w:i/>
          <w:iCs/>
        </w:rPr>
        <w:t>Neuroendocrinology</w:t>
      </w:r>
      <w:r w:rsidRPr="00293CE6">
        <w:rPr>
          <w:rFonts w:ascii="Calibri" w:cs="Calibri"/>
        </w:rPr>
        <w:t>. https://doi.org/10.1159/000515960</w:t>
      </w:r>
    </w:p>
    <w:p w14:paraId="7BC2220E" w14:textId="77777777" w:rsidR="00293CE6" w:rsidRPr="00293CE6" w:rsidRDefault="00293CE6" w:rsidP="00293CE6">
      <w:pPr>
        <w:pStyle w:val="Bibliography"/>
        <w:rPr>
          <w:rFonts w:ascii="Calibri" w:cs="Calibri"/>
        </w:rPr>
      </w:pPr>
      <w:r w:rsidRPr="00293CE6">
        <w:rPr>
          <w:rFonts w:ascii="Calibri" w:cs="Calibri"/>
        </w:rPr>
        <w:t xml:space="preserve">Wang, X.-P., Xing, C.-Y., Zhang, J.-X., Zhou, J.-H., Li, Y.-C., Yang, H.-Y., Zhang, P.-F., Zhang, W., Huang, Y., Long, J.-G., Gao, F., Zhang, X., &amp; Li, J. (2020). Time-restricted feeding alleviates cardiac dysfunction induced by simulated microgravity via restoring cardiac FGF21 signaling. </w:t>
      </w:r>
      <w:r w:rsidRPr="00293CE6">
        <w:rPr>
          <w:rFonts w:ascii="Calibri" w:cs="Calibri"/>
          <w:i/>
          <w:iCs/>
        </w:rPr>
        <w:t>The FASEB Journal</w:t>
      </w:r>
      <w:r w:rsidRPr="00293CE6">
        <w:rPr>
          <w:rFonts w:ascii="Calibri" w:cs="Calibri"/>
        </w:rPr>
        <w:t xml:space="preserve">, </w:t>
      </w:r>
      <w:r w:rsidRPr="00293CE6">
        <w:rPr>
          <w:rFonts w:ascii="Calibri" w:cs="Calibri"/>
          <w:i/>
          <w:iCs/>
        </w:rPr>
        <w:t>34</w:t>
      </w:r>
      <w:r w:rsidRPr="00293CE6">
        <w:rPr>
          <w:rFonts w:ascii="Calibri" w:cs="Calibri"/>
        </w:rPr>
        <w:t>(11). https://doi.org/10.1096/fj.202001246RR</w:t>
      </w:r>
    </w:p>
    <w:p w14:paraId="61A17AA1" w14:textId="77777777" w:rsidR="00293CE6" w:rsidRPr="00293CE6" w:rsidRDefault="00293CE6" w:rsidP="00293CE6">
      <w:pPr>
        <w:pStyle w:val="Bibliography"/>
        <w:rPr>
          <w:rFonts w:ascii="Calibri" w:cs="Calibri"/>
        </w:rPr>
      </w:pPr>
      <w:r w:rsidRPr="00293CE6">
        <w:rPr>
          <w:rFonts w:ascii="Calibri" w:cs="Calibri"/>
        </w:rPr>
        <w:t xml:space="preserve">Wilson, R. B., Zhang, R., Chen, Y. J., Peters, K. M., Sawyez, C. G., Sutherland, B. G., Patel, K., Kennelly, J. P., Leonard, K.-A., Jacobs, R. L., Wang, R., &amp; Borradaile, N. M. (2020). Two-Week Isocaloric Time-Restricted Feeding Decreases Liver Inflammation without Significant Weight Loss in Obese Mice with Non-Alcoholic Fatty Liver Disease. </w:t>
      </w:r>
      <w:r w:rsidRPr="00293CE6">
        <w:rPr>
          <w:rFonts w:ascii="Calibri" w:cs="Calibri"/>
          <w:i/>
          <w:iCs/>
        </w:rPr>
        <w:t>International Journal of Molecular Sciences</w:t>
      </w:r>
      <w:r w:rsidRPr="00293CE6">
        <w:rPr>
          <w:rFonts w:ascii="Calibri" w:cs="Calibri"/>
        </w:rPr>
        <w:t xml:space="preserve">, </w:t>
      </w:r>
      <w:r w:rsidRPr="00293CE6">
        <w:rPr>
          <w:rFonts w:ascii="Calibri" w:cs="Calibri"/>
          <w:i/>
          <w:iCs/>
        </w:rPr>
        <w:t>21</w:t>
      </w:r>
      <w:r w:rsidRPr="00293CE6">
        <w:rPr>
          <w:rFonts w:ascii="Calibri" w:cs="Calibri"/>
        </w:rPr>
        <w:t>(23). https://doi.org/10.3390/ijms21239156</w:t>
      </w:r>
    </w:p>
    <w:p w14:paraId="0AEA62F6" w14:textId="77777777" w:rsidR="00293CE6" w:rsidRPr="00293CE6" w:rsidRDefault="00293CE6" w:rsidP="00293CE6">
      <w:pPr>
        <w:pStyle w:val="Bibliography"/>
        <w:rPr>
          <w:rFonts w:ascii="Calibri" w:cs="Calibri"/>
        </w:rPr>
      </w:pPr>
      <w:r w:rsidRPr="00293CE6">
        <w:rPr>
          <w:rFonts w:ascii="Calibri" w:cs="Calibri"/>
        </w:rPr>
        <w:lastRenderedPageBreak/>
        <w:t xml:space="preserve">Woodie, L. N., Luo, Y., Wayne, M. J., Graff, E. C., Ahmed, B., O’Neill, A. M., &amp; Greene, M. W. (2018). Restricted feeding for 9h in the active period partially abrogates the detrimental metabolic effects of a Western diet with liquid sugar consumption in mice. </w:t>
      </w:r>
      <w:r w:rsidRPr="00293CE6">
        <w:rPr>
          <w:rFonts w:ascii="Calibri" w:cs="Calibri"/>
          <w:i/>
          <w:iCs/>
        </w:rPr>
        <w:t>Metabolism</w:t>
      </w:r>
      <w:r w:rsidRPr="00293CE6">
        <w:rPr>
          <w:rFonts w:ascii="Calibri" w:cs="Calibri"/>
        </w:rPr>
        <w:t xml:space="preserve">, </w:t>
      </w:r>
      <w:r w:rsidRPr="00293CE6">
        <w:rPr>
          <w:rFonts w:ascii="Calibri" w:cs="Calibri"/>
          <w:i/>
          <w:iCs/>
        </w:rPr>
        <w:t>82</w:t>
      </w:r>
      <w:r w:rsidRPr="00293CE6">
        <w:rPr>
          <w:rFonts w:ascii="Calibri" w:cs="Calibri"/>
        </w:rPr>
        <w:t>, 1–13. https://doi.org/10.1016/j.metabol.2017.12.004</w:t>
      </w:r>
    </w:p>
    <w:p w14:paraId="1408FFEF" w14:textId="5CE31D21" w:rsidR="00545584" w:rsidRPr="00545584" w:rsidRDefault="00545584" w:rsidP="00293CE6">
      <w:pPr>
        <w:pStyle w:val="Bibliography"/>
      </w:pPr>
      <w:r>
        <w:fldChar w:fldCharType="end"/>
      </w:r>
    </w:p>
    <w:sectPr w:rsidR="00545584" w:rsidRPr="00545584" w:rsidSect="00587EB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Molly C. Mulcahy" w:date="2025-07-25T15:46:00Z" w:initials="MCM">
    <w:p w14:paraId="72B72182" w14:textId="77777777" w:rsidR="00C9668F" w:rsidRDefault="00C9668F" w:rsidP="00C9668F">
      <w:r>
        <w:rPr>
          <w:rStyle w:val="CommentReference"/>
        </w:rPr>
        <w:annotationRef/>
      </w:r>
      <w:r>
        <w:rPr>
          <w:sz w:val="20"/>
          <w:szCs w:val="20"/>
        </w:rPr>
        <w:t>This feels redundant to the end of a previous paragraph and clunky. Do you think this sentiment repeating is necessary?</w:t>
      </w:r>
    </w:p>
    <w:p w14:paraId="78DB25AE" w14:textId="77777777" w:rsidR="00C9668F" w:rsidRDefault="00C9668F" w:rsidP="00C9668F"/>
  </w:comment>
  <w:comment w:id="41" w:author="Molly C. Mulcahy" w:date="2025-07-25T15:50:00Z" w:initials="MCM">
    <w:p w14:paraId="56A4C8E7" w14:textId="77777777" w:rsidR="00C9668F" w:rsidRDefault="00C9668F" w:rsidP="00C9668F">
      <w:r>
        <w:rPr>
          <w:rStyle w:val="CommentReference"/>
        </w:rPr>
        <w:annotationRef/>
      </w:r>
      <w:r>
        <w:rPr>
          <w:sz w:val="20"/>
          <w:szCs w:val="20"/>
        </w:rPr>
        <w:t>I'm feeling like this is reading more dissertation-y than paper-y. Thoughts?</w:t>
      </w:r>
    </w:p>
  </w:comment>
  <w:comment w:id="69" w:author="Molly Carter" w:date="2023-01-30T17:46:00Z" w:initials="MC">
    <w:p w14:paraId="5BFE9CB4" w14:textId="145D440A" w:rsidR="00E73801" w:rsidRDefault="00E73801" w:rsidP="00AE5CD9">
      <w:r>
        <w:rPr>
          <w:rStyle w:val="CommentReference"/>
        </w:rPr>
        <w:annotationRef/>
      </w:r>
      <w:r>
        <w:rPr>
          <w:sz w:val="20"/>
          <w:szCs w:val="20"/>
        </w:rPr>
        <w:t>Add new pregnancy studies in Rats</w:t>
      </w:r>
    </w:p>
  </w:comment>
  <w:comment w:id="115" w:author="Molly Carter" w:date="2023-01-09T21:22:00Z" w:initials="MC">
    <w:p w14:paraId="2C350D42" w14:textId="78AAC9E7" w:rsidR="007A6852" w:rsidRDefault="007A6852" w:rsidP="00CA4AF2">
      <w:r>
        <w:rPr>
          <w:rStyle w:val="CommentReference"/>
        </w:rPr>
        <w:annotationRef/>
      </w:r>
      <w:r>
        <w:rPr>
          <w:sz w:val="20"/>
          <w:szCs w:val="20"/>
        </w:rPr>
        <w:t>Do you think this needs a ramadan section?</w:t>
      </w:r>
    </w:p>
    <w:p w14:paraId="7044671C" w14:textId="77777777" w:rsidR="007A6852" w:rsidRDefault="007A6852" w:rsidP="00CA4AF2"/>
  </w:comment>
  <w:comment w:id="116" w:author="Dave Bridges" w:date="2023-01-12T14:26:00Z" w:initials="DB">
    <w:p w14:paraId="07C0792C" w14:textId="52C63029" w:rsidR="009A5C67" w:rsidRDefault="009A5C67">
      <w:pPr>
        <w:pStyle w:val="CommentText"/>
      </w:pPr>
      <w:r>
        <w:rPr>
          <w:rStyle w:val="CommentReference"/>
        </w:rPr>
        <w:annotationRef/>
      </w:r>
      <w:r>
        <w:t>Yes at the bottom</w:t>
      </w:r>
    </w:p>
  </w:comment>
  <w:comment w:id="128" w:author="Molly Carter" w:date="2023-01-09T21:30:00Z" w:initials="MC">
    <w:p w14:paraId="2EBB5B60" w14:textId="77777777" w:rsidR="00CA07AE" w:rsidRDefault="00CA07AE" w:rsidP="005B7151">
      <w:r>
        <w:rPr>
          <w:rStyle w:val="CommentReference"/>
        </w:rPr>
        <w:annotationRef/>
      </w:r>
      <w:r>
        <w:rPr>
          <w:sz w:val="20"/>
          <w:szCs w:val="20"/>
        </w:rPr>
        <w:t>Would after this section be the right place to have a paragraph about TRF in non-pregnant populations? I like the flow of the intro so far in that it doesn’t have an abrupt stop to talking about perinatal health. Where do you think that section could go without it feeling uber disruptive?</w:t>
      </w:r>
    </w:p>
  </w:comment>
  <w:comment w:id="129" w:author="Dave Bridges" w:date="2023-01-12T14:27:00Z" w:initials="DB">
    <w:p w14:paraId="18327F38" w14:textId="4E74F62C" w:rsidR="009A5C67" w:rsidRDefault="009A5C67">
      <w:pPr>
        <w:pStyle w:val="CommentText"/>
      </w:pPr>
      <w:r>
        <w:rPr>
          <w:rStyle w:val="CommentReference"/>
        </w:rPr>
        <w:annotationRef/>
      </w:r>
      <w:r>
        <w:t>I think you could do it either way (framing as a DOHAD issue vs a health issue).  I would probably have done the former but I think this suggests maybe focusing on a DOHAD related journal.  If we go with a more nutrition based journal we might want to switch this paragraph with the first one.</w:t>
      </w:r>
    </w:p>
  </w:comment>
  <w:comment w:id="131" w:author="Dave Bridges" w:date="2023-01-12T14:28:00Z" w:initials="DB">
    <w:p w14:paraId="22AD8EE3" w14:textId="7982BDC2" w:rsidR="00A50DEC" w:rsidRDefault="00A50DEC">
      <w:pPr>
        <w:pStyle w:val="CommentText"/>
      </w:pPr>
      <w:r>
        <w:rPr>
          <w:rStyle w:val="CommentReference"/>
        </w:rPr>
        <w:annotationRef/>
      </w:r>
      <w:r>
        <w:t>Add RRID</w:t>
      </w:r>
    </w:p>
  </w:comment>
  <w:comment w:id="205" w:author="Dave Bridges" w:date="2022-12-08T14:48:00Z" w:initials="DB">
    <w:p w14:paraId="3856138F" w14:textId="12AC89BE" w:rsidR="00724CA0" w:rsidRDefault="00724CA0">
      <w:pPr>
        <w:pStyle w:val="CommentText"/>
      </w:pPr>
      <w:r>
        <w:rPr>
          <w:rStyle w:val="CommentReference"/>
        </w:rPr>
        <w:annotationRef/>
      </w:r>
      <w:r>
        <w:t>Add calculations of recovery and rates of drop</w:t>
      </w:r>
    </w:p>
  </w:comment>
  <w:comment w:id="315" w:author="Molly Carter" w:date="2023-01-25T17:13:00Z" w:initials="MC">
    <w:p w14:paraId="5D2C044A" w14:textId="77777777" w:rsidR="00E236B9" w:rsidRDefault="00E236B9" w:rsidP="008670FA">
      <w:r>
        <w:rPr>
          <w:rStyle w:val="CommentReference"/>
        </w:rPr>
        <w:annotationRef/>
      </w:r>
      <w:r>
        <w:rPr>
          <w:sz w:val="20"/>
          <w:szCs w:val="20"/>
        </w:rPr>
        <w:t>Wouldn’t this be insensitivity? Greater AUC being representative of higher glucose values during the test?</w:t>
      </w:r>
    </w:p>
  </w:comment>
  <w:comment w:id="326" w:author="Dave Bridges" w:date="2023-01-12T15:03:00Z" w:initials="DB">
    <w:p w14:paraId="00D6144A" w14:textId="62AC26E9" w:rsidR="00011F38" w:rsidRDefault="00011F38">
      <w:pPr>
        <w:pStyle w:val="CommentText"/>
      </w:pPr>
      <w:r>
        <w:rPr>
          <w:rStyle w:val="CommentReference"/>
        </w:rPr>
        <w:annotationRef/>
      </w:r>
      <w:r>
        <w:t>Not sure this is right, that slope looks way higher.  By eye the dark line is 160-125 = 35 mg/dL over 75 mins (~0.5 mg/dL/min).  The light line is 120-110=10 over 75 mins.  So by that the slope of the darker should be 3.5 higher</w:t>
      </w:r>
    </w:p>
  </w:comment>
  <w:comment w:id="349" w:author="Molly Carter" w:date="2023-01-08T15:40:00Z" w:initials="MC">
    <w:p w14:paraId="249FACDA" w14:textId="77777777" w:rsidR="0034520D" w:rsidRDefault="0034520D" w:rsidP="0034520D">
      <w:r>
        <w:rPr>
          <w:rStyle w:val="CommentReference"/>
        </w:rPr>
        <w:annotationRef/>
      </w:r>
      <w:r>
        <w:rPr>
          <w:sz w:val="20"/>
          <w:szCs w:val="20"/>
        </w:rPr>
        <w:t>I don’t have this for all cohorts, so I think its bad to include</w:t>
      </w:r>
    </w:p>
    <w:p w14:paraId="1CB6F86C" w14:textId="77777777" w:rsidR="0034520D" w:rsidRDefault="0034520D" w:rsidP="0034520D"/>
  </w:comment>
  <w:comment w:id="350" w:author="Molly Carter" w:date="2023-01-09T21:23:00Z" w:initials="MC">
    <w:p w14:paraId="3264F6D1" w14:textId="77777777" w:rsidR="0034520D" w:rsidRDefault="0034520D" w:rsidP="0034520D">
      <w:r>
        <w:rPr>
          <w:rStyle w:val="CommentReference"/>
        </w:rPr>
        <w:annotationRef/>
      </w:r>
      <w:r>
        <w:rPr>
          <w:sz w:val="20"/>
          <w:szCs w:val="20"/>
        </w:rPr>
        <w:t>We could look at number of failed mating events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B25AE" w15:done="0"/>
  <w15:commentEx w15:paraId="56A4C8E7" w15:done="0"/>
  <w15:commentEx w15:paraId="5BFE9CB4" w15:done="1"/>
  <w15:commentEx w15:paraId="7044671C" w15:done="1"/>
  <w15:commentEx w15:paraId="07C0792C" w15:paraIdParent="7044671C" w15:done="1"/>
  <w15:commentEx w15:paraId="2EBB5B60" w15:done="1"/>
  <w15:commentEx w15:paraId="18327F38" w15:paraIdParent="2EBB5B60" w15:done="1"/>
  <w15:commentEx w15:paraId="22AD8EE3" w15:done="1"/>
  <w15:commentEx w15:paraId="3856138F" w15:done="1"/>
  <w15:commentEx w15:paraId="5D2C044A" w15:done="1"/>
  <w15:commentEx w15:paraId="00D6144A" w15:done="1"/>
  <w15:commentEx w15:paraId="1CB6F86C" w15:done="1"/>
  <w15:commentEx w15:paraId="3264F6D1" w15:paraIdParent="1CB6F8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5F2B76" w16cex:dateUtc="2025-07-25T20:46:00Z"/>
  <w16cex:commentExtensible w16cex:durableId="44F94988" w16cex:dateUtc="2025-07-25T20:50:00Z"/>
  <w16cex:commentExtensible w16cex:durableId="2782810A" w16cex:dateUtc="2023-01-30T22:46:00Z"/>
  <w16cex:commentExtensible w16cex:durableId="27670431" w16cex:dateUtc="2023-01-10T02:22:00Z"/>
  <w16cex:commentExtensible w16cex:durableId="276705E4" w16cex:dateUtc="2023-01-10T02:30:00Z"/>
  <w16cex:commentExtensible w16cex:durableId="277BE1C9" w16cex:dateUtc="2023-01-25T22:13:00Z"/>
  <w16cex:commentExtensible w16cex:durableId="2765625B" w16cex:dateUtc="2023-01-08T20:40:00Z"/>
  <w16cex:commentExtensible w16cex:durableId="2767044A" w16cex:dateUtc="2023-01-10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B25AE" w16cid:durableId="385F2B76"/>
  <w16cid:commentId w16cid:paraId="56A4C8E7" w16cid:durableId="44F94988"/>
  <w16cid:commentId w16cid:paraId="5BFE9CB4" w16cid:durableId="2782810A"/>
  <w16cid:commentId w16cid:paraId="7044671C" w16cid:durableId="27670431"/>
  <w16cid:commentId w16cid:paraId="07C0792C" w16cid:durableId="276A972F"/>
  <w16cid:commentId w16cid:paraId="2EBB5B60" w16cid:durableId="276705E4"/>
  <w16cid:commentId w16cid:paraId="18327F38" w16cid:durableId="276A9740"/>
  <w16cid:commentId w16cid:paraId="22AD8EE3" w16cid:durableId="276A97A0"/>
  <w16cid:commentId w16cid:paraId="3856138F" w16cid:durableId="273C77AA"/>
  <w16cid:commentId w16cid:paraId="5D2C044A" w16cid:durableId="277BE1C9"/>
  <w16cid:commentId w16cid:paraId="00D6144A" w16cid:durableId="276A9FAB"/>
  <w16cid:commentId w16cid:paraId="1CB6F86C" w16cid:durableId="2765625B"/>
  <w16cid:commentId w16cid:paraId="3264F6D1" w16cid:durableId="276704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CF0"/>
    <w:multiLevelType w:val="multilevel"/>
    <w:tmpl w:val="CC66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F1C88"/>
    <w:multiLevelType w:val="hybridMultilevel"/>
    <w:tmpl w:val="9082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035D7"/>
    <w:multiLevelType w:val="hybridMultilevel"/>
    <w:tmpl w:val="7E66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C00AB"/>
    <w:multiLevelType w:val="hybridMultilevel"/>
    <w:tmpl w:val="79A6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BB151D"/>
    <w:multiLevelType w:val="hybridMultilevel"/>
    <w:tmpl w:val="5B38C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FC17C2"/>
    <w:multiLevelType w:val="hybridMultilevel"/>
    <w:tmpl w:val="5F3E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0121">
    <w:abstractNumId w:val="3"/>
  </w:num>
  <w:num w:numId="2" w16cid:durableId="185600045">
    <w:abstractNumId w:val="1"/>
  </w:num>
  <w:num w:numId="3" w16cid:durableId="1645045585">
    <w:abstractNumId w:val="2"/>
  </w:num>
  <w:num w:numId="4" w16cid:durableId="281378471">
    <w:abstractNumId w:val="5"/>
  </w:num>
  <w:num w:numId="5" w16cid:durableId="830407449">
    <w:abstractNumId w:val="4"/>
  </w:num>
  <w:num w:numId="6" w16cid:durableId="1009260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lly C. Mulcahy">
    <w15:presenceInfo w15:providerId="AD" w15:userId="S::mmulcahy3@wisc.edu::ecfe12e5-25e2-440a-a234-22f3559cd207"/>
  </w15:person>
  <w15:person w15:author="Molly Carter">
    <w15:presenceInfo w15:providerId="Windows Live" w15:userId="80b2a043931789ab"/>
  </w15:person>
  <w15:person w15:author="Dave Bridges">
    <w15:presenceInfo w15:providerId="Windows Live" w15:userId="4bc1184c43c78b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57"/>
    <w:rsid w:val="0000396F"/>
    <w:rsid w:val="00011F38"/>
    <w:rsid w:val="00021AF3"/>
    <w:rsid w:val="0002446E"/>
    <w:rsid w:val="0004108D"/>
    <w:rsid w:val="000459F9"/>
    <w:rsid w:val="00051491"/>
    <w:rsid w:val="0007068C"/>
    <w:rsid w:val="000A3CA3"/>
    <w:rsid w:val="000D699C"/>
    <w:rsid w:val="001045D9"/>
    <w:rsid w:val="0011583B"/>
    <w:rsid w:val="00130C45"/>
    <w:rsid w:val="00153745"/>
    <w:rsid w:val="0018278E"/>
    <w:rsid w:val="00186B53"/>
    <w:rsid w:val="0019118B"/>
    <w:rsid w:val="001A0D10"/>
    <w:rsid w:val="001B0967"/>
    <w:rsid w:val="001B2CF4"/>
    <w:rsid w:val="001D0C93"/>
    <w:rsid w:val="001D7A0F"/>
    <w:rsid w:val="00200616"/>
    <w:rsid w:val="0021110F"/>
    <w:rsid w:val="0021591E"/>
    <w:rsid w:val="00222989"/>
    <w:rsid w:val="002279BE"/>
    <w:rsid w:val="00227FEC"/>
    <w:rsid w:val="00233EFD"/>
    <w:rsid w:val="00235DCB"/>
    <w:rsid w:val="00264855"/>
    <w:rsid w:val="00270452"/>
    <w:rsid w:val="00281D44"/>
    <w:rsid w:val="00293CE6"/>
    <w:rsid w:val="002966E6"/>
    <w:rsid w:val="002A6F0F"/>
    <w:rsid w:val="002B1565"/>
    <w:rsid w:val="002C765C"/>
    <w:rsid w:val="002D6A57"/>
    <w:rsid w:val="002F7E44"/>
    <w:rsid w:val="00301192"/>
    <w:rsid w:val="00307319"/>
    <w:rsid w:val="0031039E"/>
    <w:rsid w:val="00314B1F"/>
    <w:rsid w:val="00317152"/>
    <w:rsid w:val="0032430B"/>
    <w:rsid w:val="0034520D"/>
    <w:rsid w:val="0034589A"/>
    <w:rsid w:val="00345FE6"/>
    <w:rsid w:val="0035199C"/>
    <w:rsid w:val="00357D58"/>
    <w:rsid w:val="003674F7"/>
    <w:rsid w:val="00367767"/>
    <w:rsid w:val="0039019A"/>
    <w:rsid w:val="00392CBD"/>
    <w:rsid w:val="003968AB"/>
    <w:rsid w:val="003A2DA6"/>
    <w:rsid w:val="003A4003"/>
    <w:rsid w:val="003A6031"/>
    <w:rsid w:val="003A62B1"/>
    <w:rsid w:val="003B1333"/>
    <w:rsid w:val="003E388F"/>
    <w:rsid w:val="003E6287"/>
    <w:rsid w:val="00404C71"/>
    <w:rsid w:val="0040750B"/>
    <w:rsid w:val="00412A73"/>
    <w:rsid w:val="00412B4E"/>
    <w:rsid w:val="00421EF4"/>
    <w:rsid w:val="00422824"/>
    <w:rsid w:val="0042585B"/>
    <w:rsid w:val="00430DD4"/>
    <w:rsid w:val="00432BC9"/>
    <w:rsid w:val="004443A3"/>
    <w:rsid w:val="00456C4E"/>
    <w:rsid w:val="004601F0"/>
    <w:rsid w:val="00474743"/>
    <w:rsid w:val="00474EB2"/>
    <w:rsid w:val="004806A0"/>
    <w:rsid w:val="00486E4C"/>
    <w:rsid w:val="004C3227"/>
    <w:rsid w:val="004D7957"/>
    <w:rsid w:val="004E1783"/>
    <w:rsid w:val="004E5420"/>
    <w:rsid w:val="004F01D4"/>
    <w:rsid w:val="005357E0"/>
    <w:rsid w:val="00540957"/>
    <w:rsid w:val="005425DC"/>
    <w:rsid w:val="00544113"/>
    <w:rsid w:val="00545584"/>
    <w:rsid w:val="005603F3"/>
    <w:rsid w:val="00575F5E"/>
    <w:rsid w:val="00583BA3"/>
    <w:rsid w:val="0058488D"/>
    <w:rsid w:val="00584F3C"/>
    <w:rsid w:val="00586781"/>
    <w:rsid w:val="00587EB0"/>
    <w:rsid w:val="005B1CEC"/>
    <w:rsid w:val="005B6F9F"/>
    <w:rsid w:val="005D51CE"/>
    <w:rsid w:val="005D555C"/>
    <w:rsid w:val="005E1518"/>
    <w:rsid w:val="005E5449"/>
    <w:rsid w:val="005E70B7"/>
    <w:rsid w:val="00603E66"/>
    <w:rsid w:val="00604B6C"/>
    <w:rsid w:val="00616D0A"/>
    <w:rsid w:val="0064629A"/>
    <w:rsid w:val="00653896"/>
    <w:rsid w:val="006541AF"/>
    <w:rsid w:val="0065434A"/>
    <w:rsid w:val="00663A64"/>
    <w:rsid w:val="006652F4"/>
    <w:rsid w:val="00674BBC"/>
    <w:rsid w:val="00675203"/>
    <w:rsid w:val="00691A0B"/>
    <w:rsid w:val="00693369"/>
    <w:rsid w:val="00696CC4"/>
    <w:rsid w:val="006B7C4A"/>
    <w:rsid w:val="006C05F4"/>
    <w:rsid w:val="006D00CE"/>
    <w:rsid w:val="006D35A7"/>
    <w:rsid w:val="006D6F75"/>
    <w:rsid w:val="006F5E5C"/>
    <w:rsid w:val="00707923"/>
    <w:rsid w:val="00721746"/>
    <w:rsid w:val="007221AF"/>
    <w:rsid w:val="00722853"/>
    <w:rsid w:val="00724CA0"/>
    <w:rsid w:val="00730462"/>
    <w:rsid w:val="00741FE3"/>
    <w:rsid w:val="00746111"/>
    <w:rsid w:val="0076057D"/>
    <w:rsid w:val="00770974"/>
    <w:rsid w:val="007A0E3F"/>
    <w:rsid w:val="007A4AA7"/>
    <w:rsid w:val="007A6852"/>
    <w:rsid w:val="007B2AC6"/>
    <w:rsid w:val="007B2DB2"/>
    <w:rsid w:val="007C49DE"/>
    <w:rsid w:val="007C577A"/>
    <w:rsid w:val="007E57CF"/>
    <w:rsid w:val="00801695"/>
    <w:rsid w:val="00804265"/>
    <w:rsid w:val="00807C18"/>
    <w:rsid w:val="0081224E"/>
    <w:rsid w:val="00820440"/>
    <w:rsid w:val="00824B7E"/>
    <w:rsid w:val="00842FD1"/>
    <w:rsid w:val="00850E28"/>
    <w:rsid w:val="00854DB3"/>
    <w:rsid w:val="008600D2"/>
    <w:rsid w:val="008621BC"/>
    <w:rsid w:val="00866E06"/>
    <w:rsid w:val="008840DB"/>
    <w:rsid w:val="008841FD"/>
    <w:rsid w:val="008A5EDB"/>
    <w:rsid w:val="008A5F4D"/>
    <w:rsid w:val="008B6744"/>
    <w:rsid w:val="008B734F"/>
    <w:rsid w:val="008C014F"/>
    <w:rsid w:val="008C318A"/>
    <w:rsid w:val="008D48B3"/>
    <w:rsid w:val="008E1270"/>
    <w:rsid w:val="00902CAC"/>
    <w:rsid w:val="009349AD"/>
    <w:rsid w:val="00942AAA"/>
    <w:rsid w:val="009441D2"/>
    <w:rsid w:val="009454E5"/>
    <w:rsid w:val="00953058"/>
    <w:rsid w:val="00954683"/>
    <w:rsid w:val="0097389E"/>
    <w:rsid w:val="009846BA"/>
    <w:rsid w:val="009A1508"/>
    <w:rsid w:val="009A3882"/>
    <w:rsid w:val="009A5C67"/>
    <w:rsid w:val="009B5267"/>
    <w:rsid w:val="009B7316"/>
    <w:rsid w:val="009D29A5"/>
    <w:rsid w:val="009D32F0"/>
    <w:rsid w:val="009F07EE"/>
    <w:rsid w:val="00A0009D"/>
    <w:rsid w:val="00A17703"/>
    <w:rsid w:val="00A27AE4"/>
    <w:rsid w:val="00A47C11"/>
    <w:rsid w:val="00A50DEC"/>
    <w:rsid w:val="00A67F39"/>
    <w:rsid w:val="00A717AF"/>
    <w:rsid w:val="00A917D3"/>
    <w:rsid w:val="00A92590"/>
    <w:rsid w:val="00AA2490"/>
    <w:rsid w:val="00AB3C57"/>
    <w:rsid w:val="00AB602F"/>
    <w:rsid w:val="00AC5614"/>
    <w:rsid w:val="00AC6047"/>
    <w:rsid w:val="00AE239F"/>
    <w:rsid w:val="00AE2F7C"/>
    <w:rsid w:val="00AE4DBC"/>
    <w:rsid w:val="00AF11AB"/>
    <w:rsid w:val="00B11DA4"/>
    <w:rsid w:val="00B15FD8"/>
    <w:rsid w:val="00B26A5F"/>
    <w:rsid w:val="00B310D2"/>
    <w:rsid w:val="00B47DA0"/>
    <w:rsid w:val="00B50136"/>
    <w:rsid w:val="00B5063D"/>
    <w:rsid w:val="00B6239B"/>
    <w:rsid w:val="00B639AB"/>
    <w:rsid w:val="00B743D0"/>
    <w:rsid w:val="00B74AE8"/>
    <w:rsid w:val="00B800DB"/>
    <w:rsid w:val="00B81199"/>
    <w:rsid w:val="00B81443"/>
    <w:rsid w:val="00B873C2"/>
    <w:rsid w:val="00B87ADE"/>
    <w:rsid w:val="00BA16C2"/>
    <w:rsid w:val="00BA5D10"/>
    <w:rsid w:val="00BB3BB1"/>
    <w:rsid w:val="00BC26A1"/>
    <w:rsid w:val="00BC7151"/>
    <w:rsid w:val="00C01A49"/>
    <w:rsid w:val="00C0300F"/>
    <w:rsid w:val="00C07DE5"/>
    <w:rsid w:val="00C10F38"/>
    <w:rsid w:val="00C1331C"/>
    <w:rsid w:val="00C152FB"/>
    <w:rsid w:val="00C174EF"/>
    <w:rsid w:val="00C26F18"/>
    <w:rsid w:val="00C3462E"/>
    <w:rsid w:val="00C3788C"/>
    <w:rsid w:val="00C40F28"/>
    <w:rsid w:val="00C6518A"/>
    <w:rsid w:val="00C722F6"/>
    <w:rsid w:val="00C87A55"/>
    <w:rsid w:val="00C9668F"/>
    <w:rsid w:val="00CA07AE"/>
    <w:rsid w:val="00CD793B"/>
    <w:rsid w:val="00D06843"/>
    <w:rsid w:val="00D14AE7"/>
    <w:rsid w:val="00D20629"/>
    <w:rsid w:val="00D3213E"/>
    <w:rsid w:val="00D415F2"/>
    <w:rsid w:val="00D51CB0"/>
    <w:rsid w:val="00D67763"/>
    <w:rsid w:val="00D70F14"/>
    <w:rsid w:val="00D833C4"/>
    <w:rsid w:val="00D86FB4"/>
    <w:rsid w:val="00D95834"/>
    <w:rsid w:val="00DA4E50"/>
    <w:rsid w:val="00DB22D1"/>
    <w:rsid w:val="00DC03A0"/>
    <w:rsid w:val="00DC22A7"/>
    <w:rsid w:val="00DC4CCA"/>
    <w:rsid w:val="00DD02BD"/>
    <w:rsid w:val="00DD0E5D"/>
    <w:rsid w:val="00DD5658"/>
    <w:rsid w:val="00DF0807"/>
    <w:rsid w:val="00DF73EF"/>
    <w:rsid w:val="00E00E0E"/>
    <w:rsid w:val="00E03F92"/>
    <w:rsid w:val="00E06B69"/>
    <w:rsid w:val="00E13FDD"/>
    <w:rsid w:val="00E236B9"/>
    <w:rsid w:val="00E33D89"/>
    <w:rsid w:val="00E40AF7"/>
    <w:rsid w:val="00E474AC"/>
    <w:rsid w:val="00E73801"/>
    <w:rsid w:val="00E96630"/>
    <w:rsid w:val="00EC4175"/>
    <w:rsid w:val="00ED0EA2"/>
    <w:rsid w:val="00ED259D"/>
    <w:rsid w:val="00ED7932"/>
    <w:rsid w:val="00EE22E8"/>
    <w:rsid w:val="00EF6E8B"/>
    <w:rsid w:val="00F159CD"/>
    <w:rsid w:val="00F27260"/>
    <w:rsid w:val="00F43468"/>
    <w:rsid w:val="00F54BB0"/>
    <w:rsid w:val="00F6243A"/>
    <w:rsid w:val="00F75242"/>
    <w:rsid w:val="00F7579E"/>
    <w:rsid w:val="00F822F1"/>
    <w:rsid w:val="00F96F73"/>
    <w:rsid w:val="00FA3105"/>
    <w:rsid w:val="00FA6DCA"/>
    <w:rsid w:val="00FB1649"/>
    <w:rsid w:val="00FC483E"/>
    <w:rsid w:val="00FD54D4"/>
    <w:rsid w:val="00FF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76C44"/>
  <w15:chartTrackingRefBased/>
  <w15:docId w15:val="{4F1FF8F0-6FDB-AE4F-8416-BB1975D5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57"/>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AB3C57"/>
    <w:pPr>
      <w:keepNext/>
      <w:keepLines/>
      <w:spacing w:before="40"/>
      <w:outlineLvl w:val="1"/>
    </w:pPr>
    <w:rPr>
      <w:rFonts w:ascii="Times New Roman" w:eastAsiaTheme="majorEastAsia" w:hAnsi="Times New Roman" w:cstheme="majorBidi"/>
      <w: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5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AB3C57"/>
    <w:rPr>
      <w:rFonts w:ascii="Times New Roman" w:eastAsiaTheme="majorEastAsia" w:hAnsi="Times New Roman" w:cstheme="majorBidi"/>
      <w:i/>
      <w:color w:val="000000" w:themeColor="text1"/>
      <w:szCs w:val="26"/>
    </w:rPr>
  </w:style>
  <w:style w:type="paragraph" w:styleId="ListParagraph">
    <w:name w:val="List Paragraph"/>
    <w:basedOn w:val="Normal"/>
    <w:uiPriority w:val="34"/>
    <w:qFormat/>
    <w:rsid w:val="00B6239B"/>
    <w:pPr>
      <w:ind w:left="720"/>
      <w:contextualSpacing/>
    </w:pPr>
  </w:style>
  <w:style w:type="paragraph" w:styleId="Bibliography">
    <w:name w:val="Bibliography"/>
    <w:basedOn w:val="Normal"/>
    <w:next w:val="Normal"/>
    <w:uiPriority w:val="37"/>
    <w:unhideWhenUsed/>
    <w:rsid w:val="00545584"/>
    <w:pPr>
      <w:tabs>
        <w:tab w:val="left" w:pos="380"/>
      </w:tabs>
      <w:spacing w:line="480" w:lineRule="auto"/>
      <w:ind w:left="720" w:hanging="720"/>
    </w:pPr>
  </w:style>
  <w:style w:type="paragraph" w:styleId="BalloonText">
    <w:name w:val="Balloon Text"/>
    <w:basedOn w:val="Normal"/>
    <w:link w:val="BalloonTextChar"/>
    <w:uiPriority w:val="99"/>
    <w:semiHidden/>
    <w:unhideWhenUsed/>
    <w:rsid w:val="00724CA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24CA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4CA0"/>
    <w:rPr>
      <w:sz w:val="16"/>
      <w:szCs w:val="16"/>
    </w:rPr>
  </w:style>
  <w:style w:type="paragraph" w:styleId="CommentText">
    <w:name w:val="annotation text"/>
    <w:basedOn w:val="Normal"/>
    <w:link w:val="CommentTextChar"/>
    <w:uiPriority w:val="99"/>
    <w:semiHidden/>
    <w:unhideWhenUsed/>
    <w:rsid w:val="00724CA0"/>
    <w:rPr>
      <w:sz w:val="20"/>
      <w:szCs w:val="20"/>
    </w:rPr>
  </w:style>
  <w:style w:type="character" w:customStyle="1" w:styleId="CommentTextChar">
    <w:name w:val="Comment Text Char"/>
    <w:basedOn w:val="DefaultParagraphFont"/>
    <w:link w:val="CommentText"/>
    <w:uiPriority w:val="99"/>
    <w:semiHidden/>
    <w:rsid w:val="00724CA0"/>
    <w:rPr>
      <w:sz w:val="20"/>
      <w:szCs w:val="20"/>
    </w:rPr>
  </w:style>
  <w:style w:type="paragraph" w:styleId="CommentSubject">
    <w:name w:val="annotation subject"/>
    <w:basedOn w:val="CommentText"/>
    <w:next w:val="CommentText"/>
    <w:link w:val="CommentSubjectChar"/>
    <w:uiPriority w:val="99"/>
    <w:semiHidden/>
    <w:unhideWhenUsed/>
    <w:rsid w:val="00724CA0"/>
    <w:rPr>
      <w:b/>
      <w:bCs/>
    </w:rPr>
  </w:style>
  <w:style w:type="character" w:customStyle="1" w:styleId="CommentSubjectChar">
    <w:name w:val="Comment Subject Char"/>
    <w:basedOn w:val="CommentTextChar"/>
    <w:link w:val="CommentSubject"/>
    <w:uiPriority w:val="99"/>
    <w:semiHidden/>
    <w:rsid w:val="00724CA0"/>
    <w:rPr>
      <w:b/>
      <w:bCs/>
      <w:sz w:val="20"/>
      <w:szCs w:val="20"/>
    </w:rPr>
  </w:style>
  <w:style w:type="paragraph" w:styleId="Revision">
    <w:name w:val="Revision"/>
    <w:hidden/>
    <w:uiPriority w:val="99"/>
    <w:semiHidden/>
    <w:rsid w:val="00ED7932"/>
  </w:style>
  <w:style w:type="paragraph" w:styleId="NormalWeb">
    <w:name w:val="Normal (Web)"/>
    <w:basedOn w:val="Normal"/>
    <w:uiPriority w:val="99"/>
    <w:unhideWhenUsed/>
    <w:rsid w:val="009B526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34917</Words>
  <Characters>199030</Characters>
  <Application>Microsoft Office Word</Application>
  <DocSecurity>0</DocSecurity>
  <Lines>1658</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Carter</dc:creator>
  <cp:keywords/>
  <dc:description/>
  <cp:lastModifiedBy>Molly C. Mulcahy</cp:lastModifiedBy>
  <cp:revision>2</cp:revision>
  <dcterms:created xsi:type="dcterms:W3CDTF">2025-08-01T16:09:00Z</dcterms:created>
  <dcterms:modified xsi:type="dcterms:W3CDTF">2025-08-01T16:09:00Z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id="99KNgPvO"/&gt;&lt;style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