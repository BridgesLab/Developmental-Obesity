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C2912" w14:textId="7D6B1589" w:rsidR="004F01D4" w:rsidRPr="00DC03A0" w:rsidRDefault="00DC03A0" w:rsidP="00AB3C57">
      <w:pPr>
        <w:pStyle w:val="Heading1"/>
        <w:rPr>
          <w:rFonts w:cs="Times New Roman"/>
          <w:sz w:val="32"/>
        </w:rPr>
      </w:pPr>
      <w:r w:rsidRPr="00DC03A0">
        <w:rPr>
          <w:rFonts w:cs="Times New Roman"/>
          <w:sz w:val="32"/>
        </w:rPr>
        <w:t xml:space="preserve">Gestational </w:t>
      </w:r>
      <w:r>
        <w:rPr>
          <w:rFonts w:cs="Times New Roman"/>
          <w:sz w:val="32"/>
        </w:rPr>
        <w:t>early time-restricted feeding results in mild maternal glycemic differences, reduced litter sizes, and pup survival</w:t>
      </w:r>
    </w:p>
    <w:p w14:paraId="1EF4C39F" w14:textId="4569C876" w:rsidR="00AB3C57" w:rsidRDefault="00AB3C57" w:rsidP="00AB3C57">
      <w:pPr>
        <w:pStyle w:val="Heading1"/>
      </w:pPr>
      <w:r>
        <w:t>Abstract</w:t>
      </w:r>
    </w:p>
    <w:p w14:paraId="34D8B808" w14:textId="64849B79" w:rsidR="00B87ADE" w:rsidRDefault="00B87ADE" w:rsidP="00C07DE5">
      <w:pPr>
        <w:tabs>
          <w:tab w:val="left" w:pos="1256"/>
        </w:tabs>
      </w:pPr>
    </w:p>
    <w:p w14:paraId="4E4D5AAE" w14:textId="3EED9B13" w:rsidR="00C07DE5" w:rsidRPr="004D7957" w:rsidRDefault="00C07DE5" w:rsidP="00B26A5F">
      <w:pPr>
        <w:tabs>
          <w:tab w:val="left" w:pos="1256"/>
        </w:tabs>
        <w:spacing w:line="360" w:lineRule="auto"/>
        <w:rPr>
          <w:rFonts w:ascii="Times New Roman" w:hAnsi="Times New Roman" w:cs="Times New Roman"/>
        </w:rPr>
      </w:pPr>
      <w:r w:rsidRPr="004D7957">
        <w:rPr>
          <w:rFonts w:ascii="Times New Roman" w:hAnsi="Times New Roman" w:cs="Times New Roman"/>
        </w:rPr>
        <w:t xml:space="preserve">Time-restricted Feeding is an </w:t>
      </w:r>
      <w:r w:rsidRPr="00DC4CCA">
        <w:rPr>
          <w:rFonts w:ascii="Times New Roman" w:hAnsi="Times New Roman" w:cs="Times New Roman"/>
          <w:highlight w:val="yellow"/>
          <w:rPrChange w:id="0" w:author="Molly C. Mulcahy" w:date="2025-07-25T15:34:00Z" w16du:dateUtc="2025-07-25T20:34:00Z">
            <w:rPr>
              <w:rFonts w:ascii="Times New Roman" w:hAnsi="Times New Roman" w:cs="Times New Roman"/>
            </w:rPr>
          </w:rPrChange>
        </w:rPr>
        <w:t>increasingly common</w:t>
      </w:r>
      <w:r w:rsidRPr="004D7957">
        <w:rPr>
          <w:rFonts w:ascii="Times New Roman" w:hAnsi="Times New Roman" w:cs="Times New Roman"/>
        </w:rPr>
        <w:t xml:space="preserve"> diet that may modulate metabolic health. As recent evidence suggests pregnant people have considered or used </w:t>
      </w:r>
      <w:del w:id="1" w:author="Molly C. Mulcahy" w:date="2025-07-25T15:35:00Z" w16du:dateUtc="2025-07-25T20:35:00Z">
        <w:r w:rsidRPr="004D7957" w:rsidDel="00DC4CCA">
          <w:rPr>
            <w:rFonts w:ascii="Times New Roman" w:hAnsi="Times New Roman" w:cs="Times New Roman"/>
          </w:rPr>
          <w:delText xml:space="preserve">the </w:delText>
        </w:r>
      </w:del>
      <w:ins w:id="2" w:author="Molly C. Mulcahy" w:date="2025-07-25T15:35:00Z" w16du:dateUtc="2025-07-25T20:35:00Z">
        <w:r w:rsidR="00DC4CCA" w:rsidRPr="004D7957">
          <w:rPr>
            <w:rFonts w:ascii="Times New Roman" w:hAnsi="Times New Roman" w:cs="Times New Roman"/>
          </w:rPr>
          <w:t>th</w:t>
        </w:r>
        <w:r w:rsidR="00DC4CCA">
          <w:rPr>
            <w:rFonts w:ascii="Times New Roman" w:hAnsi="Times New Roman" w:cs="Times New Roman"/>
          </w:rPr>
          <w:t>is</w:t>
        </w:r>
        <w:r w:rsidR="00DC4CCA" w:rsidRPr="004D7957">
          <w:rPr>
            <w:rFonts w:ascii="Times New Roman" w:hAnsi="Times New Roman" w:cs="Times New Roman"/>
          </w:rPr>
          <w:t xml:space="preserve"> </w:t>
        </w:r>
      </w:ins>
      <w:r w:rsidRPr="004D7957">
        <w:rPr>
          <w:rFonts w:ascii="Times New Roman" w:hAnsi="Times New Roman" w:cs="Times New Roman"/>
        </w:rPr>
        <w:t>diet</w:t>
      </w:r>
      <w:r w:rsidR="00B26A5F">
        <w:rPr>
          <w:rFonts w:ascii="Times New Roman" w:hAnsi="Times New Roman" w:cs="Times New Roman"/>
        </w:rPr>
        <w:t xml:space="preserve"> </w:t>
      </w:r>
      <w:ins w:id="3" w:author="Molly C. Mulcahy" w:date="2025-07-25T15:35:00Z" w16du:dateUtc="2025-07-25T20:35:00Z">
        <w:r w:rsidR="00DC4CCA">
          <w:rPr>
            <w:rFonts w:ascii="Times New Roman" w:hAnsi="Times New Roman" w:cs="Times New Roman"/>
          </w:rPr>
          <w:t xml:space="preserve">modality </w:t>
        </w:r>
      </w:ins>
      <w:r w:rsidR="00B26A5F">
        <w:rPr>
          <w:rFonts w:ascii="Times New Roman" w:hAnsi="Times New Roman" w:cs="Times New Roman"/>
        </w:rPr>
        <w:t>and pregnancy is a critical period of development for both parent and child, investigation of the effects of TRF during pregnancy in preclinical models is warranted. We employed a chow fed</w:t>
      </w:r>
      <w:ins w:id="4" w:author="Molly C. Mulcahy" w:date="2025-07-25T15:35:00Z" w16du:dateUtc="2025-07-25T20:35:00Z">
        <w:r w:rsidR="00DC4CCA">
          <w:rPr>
            <w:rFonts w:ascii="Times New Roman" w:hAnsi="Times New Roman" w:cs="Times New Roman"/>
          </w:rPr>
          <w:t>,</w:t>
        </w:r>
      </w:ins>
      <w:r w:rsidR="00B26A5F">
        <w:rPr>
          <w:rFonts w:ascii="Times New Roman" w:hAnsi="Times New Roman" w:cs="Times New Roman"/>
        </w:rPr>
        <w:t xml:space="preserve"> daily</w:t>
      </w:r>
      <w:ins w:id="5" w:author="Molly C. Mulcahy" w:date="2025-07-25T15:35:00Z" w16du:dateUtc="2025-07-25T20:35:00Z">
        <w:r w:rsidR="00DC4CCA">
          <w:rPr>
            <w:rFonts w:ascii="Times New Roman" w:hAnsi="Times New Roman" w:cs="Times New Roman"/>
          </w:rPr>
          <w:t>,</w:t>
        </w:r>
      </w:ins>
      <w:r w:rsidR="00B26A5F">
        <w:rPr>
          <w:rFonts w:ascii="Times New Roman" w:hAnsi="Times New Roman" w:cs="Times New Roman"/>
        </w:rPr>
        <w:t xml:space="preserve"> early time-restricted feeding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regimen during the dark </w:t>
      </w:r>
      <w:ins w:id="6" w:author="Molly C. Mulcahy" w:date="2025-07-22T13:38:00Z" w16du:dateUtc="2025-07-22T18:38:00Z">
        <w:r w:rsidR="009D29A5">
          <w:rPr>
            <w:rFonts w:ascii="Times New Roman" w:hAnsi="Times New Roman" w:cs="Times New Roman"/>
          </w:rPr>
          <w:t xml:space="preserve">cycle </w:t>
        </w:r>
      </w:ins>
      <w:proofErr w:type="gramStart"/>
      <w:r w:rsidR="00B26A5F">
        <w:rPr>
          <w:rFonts w:ascii="Times New Roman" w:hAnsi="Times New Roman" w:cs="Times New Roman"/>
        </w:rPr>
        <w:t>during the course of</w:t>
      </w:r>
      <w:proofErr w:type="gramEnd"/>
      <w:r w:rsidR="00B26A5F">
        <w:rPr>
          <w:rFonts w:ascii="Times New Roman" w:hAnsi="Times New Roman" w:cs="Times New Roman"/>
        </w:rPr>
        <w:t xml:space="preserve"> mouse pregnancy and evaluated its effect on maternal body weight and food intake, maternal insulin sensitivity, and offspring early postnatal health. We found that dams who were fed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consumed similar kilocalories </w:t>
      </w:r>
      <w:proofErr w:type="gramStart"/>
      <w:r w:rsidR="00B26A5F">
        <w:rPr>
          <w:rFonts w:ascii="Times New Roman" w:hAnsi="Times New Roman" w:cs="Times New Roman"/>
        </w:rPr>
        <w:t>during the course of</w:t>
      </w:r>
      <w:proofErr w:type="gramEnd"/>
      <w:r w:rsidR="00B26A5F">
        <w:rPr>
          <w:rFonts w:ascii="Times New Roman" w:hAnsi="Times New Roman" w:cs="Times New Roman"/>
        </w:rPr>
        <w:t xml:space="preserve"> their pregnancies and gained comparable weight to Ad Libitum dams. Dams who were exposed to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had similar insulin sensitivity but increased rebound from hypoglycemia during late gestation. Fertility, and pup birth weight were comparable between diets, but there was a significant reduction in litter sizes and rates of survival to postnatal day 3 in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dams. Pups born to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dams had similar growth to postnatal day 21. These data suggest that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during gestation has mild effects in pregnant populations but may impact offspring health. More evaluation of this phenotype is warranted </w:t>
      </w:r>
      <w:proofErr w:type="gramStart"/>
      <w:r w:rsidR="00B26A5F">
        <w:rPr>
          <w:rFonts w:ascii="Times New Roman" w:hAnsi="Times New Roman" w:cs="Times New Roman"/>
        </w:rPr>
        <w:t>in order to</w:t>
      </w:r>
      <w:proofErr w:type="gramEnd"/>
      <w:r w:rsidR="00B26A5F">
        <w:rPr>
          <w:rFonts w:ascii="Times New Roman" w:hAnsi="Times New Roman" w:cs="Times New Roman"/>
        </w:rPr>
        <w:t xml:space="preserve"> translate to pregnant human populations. </w:t>
      </w:r>
    </w:p>
    <w:p w14:paraId="127872CD" w14:textId="31A24746" w:rsidR="00000000" w:rsidRPr="00B6239B" w:rsidRDefault="00AB3C57" w:rsidP="00AB3C57">
      <w:pPr>
        <w:pStyle w:val="Heading1"/>
        <w:rPr>
          <w:rFonts w:cs="Times New Roman"/>
        </w:rPr>
      </w:pPr>
      <w:r w:rsidRPr="00B6239B">
        <w:rPr>
          <w:rFonts w:cs="Times New Roman"/>
        </w:rPr>
        <w:t>Introduction</w:t>
      </w:r>
    </w:p>
    <w:p w14:paraId="4A9E5F7F" w14:textId="77777777" w:rsidR="008A5EDB" w:rsidRDefault="008A5EDB" w:rsidP="00674BBC">
      <w:pPr>
        <w:spacing w:line="360" w:lineRule="auto"/>
        <w:rPr>
          <w:rFonts w:ascii="Times New Roman" w:hAnsi="Times New Roman" w:cs="Times New Roman"/>
        </w:rPr>
      </w:pPr>
    </w:p>
    <w:p w14:paraId="14D3BA8E" w14:textId="2B38DDE1" w:rsidR="008A5EDB" w:rsidRDefault="00C3462E" w:rsidP="00C3462E">
      <w:pPr>
        <w:spacing w:line="360" w:lineRule="auto"/>
        <w:ind w:firstLine="720"/>
        <w:rPr>
          <w:rFonts w:ascii="Times New Roman" w:hAnsi="Times New Roman" w:cs="Times New Roman"/>
        </w:rPr>
      </w:pPr>
      <w:r>
        <w:rPr>
          <w:rFonts w:ascii="Times New Roman" w:hAnsi="Times New Roman" w:cs="Times New Roman"/>
        </w:rPr>
        <w:t>T</w:t>
      </w:r>
      <w:r w:rsidR="008A5EDB">
        <w:rPr>
          <w:rFonts w:ascii="Times New Roman" w:hAnsi="Times New Roman" w:cs="Times New Roman"/>
        </w:rPr>
        <w:t>he timing of eating with respect to one’s circadian rhythm</w:t>
      </w:r>
      <w:r>
        <w:rPr>
          <w:rFonts w:ascii="Times New Roman" w:hAnsi="Times New Roman" w:cs="Times New Roman"/>
        </w:rPr>
        <w:t xml:space="preserve"> has become </w:t>
      </w:r>
      <w:r w:rsidR="00153745">
        <w:rPr>
          <w:rFonts w:ascii="Times New Roman" w:hAnsi="Times New Roman" w:cs="Times New Roman"/>
        </w:rPr>
        <w:t xml:space="preserve">an area of interest as a </w:t>
      </w:r>
      <w:del w:id="7" w:author="Molly C. Mulcahy" w:date="2025-07-25T15:40:00Z" w16du:dateUtc="2025-07-25T20:40:00Z">
        <w:r w:rsidDel="00DC4CCA">
          <w:rPr>
            <w:rFonts w:ascii="Times New Roman" w:hAnsi="Times New Roman" w:cs="Times New Roman"/>
          </w:rPr>
          <w:delText xml:space="preserve"> </w:delText>
        </w:r>
      </w:del>
      <w:r>
        <w:rPr>
          <w:rFonts w:ascii="Times New Roman" w:hAnsi="Times New Roman" w:cs="Times New Roman"/>
        </w:rPr>
        <w:t>modifiable component of the diet</w:t>
      </w:r>
      <w:del w:id="8" w:author="Molly C. Mulcahy" w:date="2025-07-25T15:40:00Z" w16du:dateUtc="2025-07-25T20:40:00Z">
        <w:r w:rsidDel="00DC4CCA">
          <w:rPr>
            <w:rFonts w:ascii="Times New Roman" w:hAnsi="Times New Roman" w:cs="Times New Roman"/>
          </w:rPr>
          <w:delText xml:space="preserve"> </w:delText>
        </w:r>
      </w:del>
      <w:ins w:id="9" w:author="Molly C. Mulcahy" w:date="2025-07-25T15:40:00Z" w16du:dateUtc="2025-07-25T20:40:00Z">
        <w:r w:rsidR="00DC4CCA">
          <w:rPr>
            <w:rFonts w:ascii="Times New Roman" w:hAnsi="Times New Roman" w:cs="Times New Roman"/>
          </w:rPr>
          <w:t xml:space="preserve"> used to optimize health</w:t>
        </w:r>
      </w:ins>
      <w:del w:id="10" w:author="Molly C. Mulcahy" w:date="2025-07-25T15:40:00Z" w16du:dateUtc="2025-07-25T20:40:00Z">
        <w:r w:rsidDel="00DC4CCA">
          <w:rPr>
            <w:rFonts w:ascii="Times New Roman" w:hAnsi="Times New Roman" w:cs="Times New Roman"/>
          </w:rPr>
          <w:delText>to alter for health reasons</w:delText>
        </w:r>
      </w:del>
      <w:r w:rsidR="008A5EDB">
        <w:rPr>
          <w:rFonts w:ascii="Times New Roman" w:hAnsi="Times New Roman" w:cs="Times New Roman"/>
        </w:rPr>
        <w:t xml:space="preserve">. There are many forms of eating that </w:t>
      </w:r>
      <w:del w:id="11" w:author="Molly C. Mulcahy" w:date="2025-07-25T15:41:00Z" w16du:dateUtc="2025-07-25T20:41:00Z">
        <w:r w:rsidR="008A5EDB" w:rsidDel="00DC4CCA">
          <w:rPr>
            <w:rFonts w:ascii="Times New Roman" w:hAnsi="Times New Roman" w:cs="Times New Roman"/>
          </w:rPr>
          <w:delText xml:space="preserve">attempt to </w:delText>
        </w:r>
      </w:del>
      <w:r w:rsidR="008A5EDB">
        <w:rPr>
          <w:rFonts w:ascii="Times New Roman" w:hAnsi="Times New Roman" w:cs="Times New Roman"/>
        </w:rPr>
        <w:t xml:space="preserve">manipulate </w:t>
      </w:r>
      <w:r>
        <w:rPr>
          <w:rFonts w:ascii="Times New Roman" w:hAnsi="Times New Roman" w:cs="Times New Roman"/>
        </w:rPr>
        <w:t>the timing of food</w:t>
      </w:r>
      <w:r w:rsidR="008A5EDB">
        <w:rPr>
          <w:rFonts w:ascii="Times New Roman" w:hAnsi="Times New Roman" w:cs="Times New Roman"/>
        </w:rPr>
        <w:t xml:space="preserve">, among them is time-restricted eating or feeding (TRF/TRE). </w:t>
      </w:r>
      <w:r w:rsidR="00942AAA">
        <w:rPr>
          <w:rFonts w:ascii="Times New Roman" w:hAnsi="Times New Roman" w:cs="Times New Roman"/>
        </w:rPr>
        <w:t>With this modality,</w:t>
      </w:r>
      <w:r w:rsidR="00B5063D">
        <w:rPr>
          <w:rFonts w:ascii="Times New Roman" w:hAnsi="Times New Roman" w:cs="Times New Roman"/>
        </w:rPr>
        <w:t xml:space="preserve"> </w:t>
      </w:r>
      <w:r w:rsidR="00942AAA">
        <w:rPr>
          <w:rFonts w:ascii="Times New Roman" w:hAnsi="Times New Roman" w:cs="Times New Roman"/>
        </w:rPr>
        <w:t>one</w:t>
      </w:r>
      <w:r w:rsidR="00B5063D">
        <w:rPr>
          <w:rFonts w:ascii="Times New Roman" w:hAnsi="Times New Roman" w:cs="Times New Roman"/>
        </w:rPr>
        <w:t xml:space="preserve"> </w:t>
      </w:r>
      <w:r w:rsidR="00942AAA">
        <w:rPr>
          <w:rFonts w:ascii="Times New Roman" w:hAnsi="Times New Roman" w:cs="Times New Roman"/>
        </w:rPr>
        <w:t>confines</w:t>
      </w:r>
      <w:r w:rsidR="00B5063D">
        <w:rPr>
          <w:rFonts w:ascii="Times New Roman" w:hAnsi="Times New Roman" w:cs="Times New Roman"/>
        </w:rPr>
        <w:t xml:space="preserve"> caloric intake to a predictable and condensed </w:t>
      </w:r>
      <w:proofErr w:type="gramStart"/>
      <w:r w:rsidR="00B5063D">
        <w:rPr>
          <w:rFonts w:ascii="Times New Roman" w:hAnsi="Times New Roman" w:cs="Times New Roman"/>
        </w:rPr>
        <w:t>period of time</w:t>
      </w:r>
      <w:proofErr w:type="gramEnd"/>
      <w:r w:rsidR="00B5063D">
        <w:rPr>
          <w:rFonts w:ascii="Times New Roman" w:hAnsi="Times New Roman" w:cs="Times New Roman"/>
        </w:rPr>
        <w:t xml:space="preserve"> each day, in line with the circadian day</w:t>
      </w:r>
      <w:r w:rsidR="00942AAA">
        <w:rPr>
          <w:rFonts w:ascii="Times New Roman" w:hAnsi="Times New Roman" w:cs="Times New Roman"/>
        </w:rPr>
        <w:t>, ultimately increasing the number of hours spent fasting</w:t>
      </w:r>
      <w:r w:rsidR="00B5063D">
        <w:rPr>
          <w:rFonts w:ascii="Times New Roman" w:hAnsi="Times New Roman" w:cs="Times New Roman"/>
        </w:rPr>
        <w:t xml:space="preserve">. </w:t>
      </w:r>
    </w:p>
    <w:p w14:paraId="42497AD6" w14:textId="6E28DA88" w:rsidR="00B5063D" w:rsidRDefault="00B5063D" w:rsidP="00AE239F">
      <w:pPr>
        <w:spacing w:line="360" w:lineRule="auto"/>
        <w:ind w:firstLine="720"/>
        <w:rPr>
          <w:rFonts w:ascii="Times New Roman" w:hAnsi="Times New Roman" w:cs="Times New Roman"/>
        </w:rPr>
      </w:pPr>
      <w:r>
        <w:rPr>
          <w:rFonts w:ascii="Times New Roman" w:hAnsi="Times New Roman" w:cs="Times New Roman"/>
        </w:rPr>
        <w:t xml:space="preserve">Preclinical </w:t>
      </w:r>
      <w:r w:rsidR="00942AAA">
        <w:rPr>
          <w:rFonts w:ascii="Times New Roman" w:hAnsi="Times New Roman" w:cs="Times New Roman"/>
        </w:rPr>
        <w:t>model</w:t>
      </w:r>
      <w:r>
        <w:rPr>
          <w:rFonts w:ascii="Times New Roman" w:hAnsi="Times New Roman" w:cs="Times New Roman"/>
        </w:rPr>
        <w:t xml:space="preserve">s have </w:t>
      </w:r>
      <w:r w:rsidR="00942AAA">
        <w:rPr>
          <w:rFonts w:ascii="Times New Roman" w:hAnsi="Times New Roman" w:cs="Times New Roman"/>
        </w:rPr>
        <w:t>thoroughly detailed</w:t>
      </w:r>
      <w:r>
        <w:rPr>
          <w:rFonts w:ascii="Times New Roman" w:hAnsi="Times New Roman" w:cs="Times New Roman"/>
        </w:rPr>
        <w:t xml:space="preserve"> this dietary </w:t>
      </w:r>
      <w:del w:id="12" w:author="Molly C. Mulcahy" w:date="2025-07-25T15:41:00Z" w16du:dateUtc="2025-07-25T20:41:00Z">
        <w:r w:rsidDel="00DC4CCA">
          <w:rPr>
            <w:rFonts w:ascii="Times New Roman" w:hAnsi="Times New Roman" w:cs="Times New Roman"/>
          </w:rPr>
          <w:delText>manipulation</w:delText>
        </w:r>
      </w:del>
      <w:ins w:id="13" w:author="Molly C. Mulcahy" w:date="2025-07-25T15:41:00Z" w16du:dateUtc="2025-07-25T20:41:00Z">
        <w:r w:rsidR="00DC4CCA">
          <w:rPr>
            <w:rFonts w:ascii="Times New Roman" w:hAnsi="Times New Roman" w:cs="Times New Roman"/>
          </w:rPr>
          <w:t>m</w:t>
        </w:r>
        <w:r w:rsidR="00DC4CCA">
          <w:rPr>
            <w:rFonts w:ascii="Times New Roman" w:hAnsi="Times New Roman" w:cs="Times New Roman"/>
          </w:rPr>
          <w:t>odality</w:t>
        </w:r>
      </w:ins>
      <w:r w:rsidR="00942AAA">
        <w:rPr>
          <w:rFonts w:ascii="Times New Roman" w:hAnsi="Times New Roman" w:cs="Times New Roman"/>
        </w:rPr>
        <w:t xml:space="preserve">. </w:t>
      </w:r>
      <w:r w:rsidR="00264855">
        <w:rPr>
          <w:rFonts w:ascii="Times New Roman" w:hAnsi="Times New Roman" w:cs="Times New Roman"/>
        </w:rPr>
        <w:t>Often, when TRF is</w:t>
      </w:r>
      <w:r w:rsidR="00942AAA">
        <w:rPr>
          <w:rFonts w:ascii="Times New Roman" w:hAnsi="Times New Roman" w:cs="Times New Roman"/>
        </w:rPr>
        <w:t xml:space="preserve"> employed </w:t>
      </w:r>
      <w:r w:rsidR="00264855">
        <w:rPr>
          <w:rFonts w:ascii="Times New Roman" w:hAnsi="Times New Roman" w:cs="Times New Roman"/>
        </w:rPr>
        <w:t>i</w:t>
      </w:r>
      <w:r w:rsidR="00942AAA">
        <w:rPr>
          <w:rFonts w:ascii="Times New Roman" w:hAnsi="Times New Roman" w:cs="Times New Roman"/>
        </w:rPr>
        <w:t xml:space="preserve">n rodents </w:t>
      </w:r>
      <w:r w:rsidR="00264855">
        <w:rPr>
          <w:rFonts w:ascii="Times New Roman" w:hAnsi="Times New Roman" w:cs="Times New Roman"/>
        </w:rPr>
        <w:t>provided</w:t>
      </w:r>
      <w:r w:rsidR="00942AAA">
        <w:rPr>
          <w:rFonts w:ascii="Times New Roman" w:hAnsi="Times New Roman" w:cs="Times New Roman"/>
        </w:rPr>
        <w:t xml:space="preserve"> with a high-fat, high-sucrose diet, </w:t>
      </w:r>
      <w:del w:id="14" w:author="Molly C. Mulcahy" w:date="2025-07-25T15:41:00Z" w16du:dateUtc="2025-07-25T20:41:00Z">
        <w:r w:rsidR="00942AAA" w:rsidDel="00DC4CCA">
          <w:rPr>
            <w:rFonts w:ascii="Times New Roman" w:hAnsi="Times New Roman" w:cs="Times New Roman"/>
          </w:rPr>
          <w:delText xml:space="preserve">that </w:delText>
        </w:r>
      </w:del>
      <w:r w:rsidR="00942AAA">
        <w:rPr>
          <w:rFonts w:ascii="Times New Roman" w:hAnsi="Times New Roman" w:cs="Times New Roman"/>
        </w:rPr>
        <w:t>weight gain is reduced compared to ad libitum fed controls</w:t>
      </w:r>
      <w:r w:rsidR="00AE239F">
        <w:rPr>
          <w:rFonts w:ascii="Times New Roman" w:hAnsi="Times New Roman" w:cs="Times New Roman"/>
        </w:rPr>
        <w:t xml:space="preserve"> </w:t>
      </w:r>
      <w:r w:rsidR="00942AAA">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{"citationID":"3bYPDqnX","properties":{"formattedCitation":"(Boucsein et al., 2019; Chaix et al., 2019; Sherman et al., 2012)","plainCitation":"(Boucsein et al., 2019; Chaix et al., 2019; Sherman et al., 2012)","noteIndex":0},"citationItems":[{"id":702,"uris":["http://zotero.org/users/5073745/items/K7KVJXE6"],"itemData":{"id":702,"type":"article-journal","abstract":"Synchronization between biologic clocks and metabolism is crucial for most species. Here, we examined the ability of leptin, important in the control of energy metabolism, to induce leptin signaling at the molecular as well as the behavioral level throughout the 24-h day in mice fed either a control or a high-fat diet (HFD). Furthermore, we investigated the effects of time-restricted feeding (TRF; a limitation of HFD access to 6 h each day) on energy metabolism during different periods throughout the 24-h day. In control mice, molecular leptin sensitivity was highest at zeitgeber time (ZT)0 (lights on), declining during the light phase, and increasing during the dark phase. Surprisingly, leptin resistance in HFD-fed mice was only present from the middle of the dark to the middle of the light period. Specifically, when TRF occurred from ZT21 to ZT3 (when leptin resistance in HFD-fed mice was most profound), it resulted in a disruption of the daily rhythms of locomotor activity and energy expenditure and in increased plasma insulin levels compared with other TRF periods. These data provide evidence that leptin sensitivity is controlled by the circadian rhythm and that TRF periods may be most efficient when aligned with the leptin-sensitive period.-Boucsein, A., Rizwan, M. Z., Tups, A. Hypothalamic leptin sensitivity and health benefits of time-restricted feeding are dependent on the time of day in male mice.","container-title":"FASEB journal: official publication of the Federation of American Societies for Experimental Biology","DOI":"10.1096/fj.201901004R","ISSN":"1530-6860","issue":"11","journalAbbreviation":"FASEB J","language":"eng","note":"PMID: 31366239\nPMCID: PMC6902664","page":"12175-12187","source":"PubMed","title":"Hypothalamic leptin sensitivity and health benefits of time-restricted feeding are dependent on the time of day in male mice","volume":"33","author":[{"family":"Boucsein","given":"Alisa"},{"family":"Rizwan","given":"Mohammed Z."},{"family":"Tups","given":"Alexander"}],"issued":{"date-parts":[["2019",11]]}}},{"id":594,"uris":["http://zotero.org/users/5073745/items/UGYPSTUR"],"itemData":{"id":594,"type":"article-journal","abstract":"Increased susceptibility of circadian clock mutant mice to metabolic diseases has led to the idea that a molecular clock is necessary for metabolic homeostasis. However, these mice often lack a normal feeding-fasting cycle. We tested whether timerestricted feeding (TRF) could prevent obesity and metabolic syndrome in whole-body Cry1;Cry2 and in liver-speciﬁc Bmal1 and Rev-erba/b knockout mice. When provided access to food ad libitum, these mice rapidly gained weight and showed genotype-speciﬁc metabolic defects. However, when fed the same diet under TRF (food access restricted to 10 hr during the dark phase) they were protected from excessive weight gain and metabolic diseases. Transcriptome and metabolome analyses showed that TRF reduced the accumulation of hepatic lipids and enhanced cellular defenses against metabolic stress. These results suggest that the circadian clock maintains metabolic homeostasis by sustaining daily rhythms in feeding and fasting and by maintaining balance between nutrient and cellular stress responses.","container-title":"Cell Metabolism","DOI":"10.1016/j.cmet.2018.08.004","ISSN":"15504131","issue":"2","journalAbbreviation":"Cell Metabolism","language":"en","page":"303-319.e4","source":"DOI.org (Crossref)","title":"Time-Restricted Feeding Prevents Obesity and Metabolic Syndrome in Mice Lacking a Circadian Clock","volume":"29","author":[{"family":"Chaix","given":"Amandine"},{"family":"Lin","given":"Terry"},{"family":"Le","given":"Hiep D."},{"family":"Chang","given":"Max W."},{"family":"Panda","given":"Satchidananda"}],"issued":{"date-parts":[["2019",2]]}}},{"id":642,"uris":["http://zotero.org/users/5073745/items/P497KC7N"],"itemData":{"id":642,"type":"article-journal","abstract":"Disruption of circadian rhythms leads to obesity and metabolic disorders. Timed restricted feeding (RF) provides a time cue and resets the circadian clock, leading to better health. In contrast, a high-fat (HF) diet leads to disrupted circadian expression of metabolic factors and obesity. We tested whether long-term (18 wk) clock resetting by RF can attenuate the disruptive effects of diet-induced obesity. Analyses included liver clock gene expression, locomotor activity, blood glucose, metabolic markers, lipids, and hormones around the circadian cycle for a more accurate assessment. Compared with mice fed the HF diet ad libitum, the timed HF diet restored the expression phase of the clock genes Clock and Cry1 and phase-advanced Per1, Per2, Cry2, Bmal1, Rorα, and Rev-erbα. Although timed HF-diet-fed mice consumed the same amount of calories as ad libitum low-fat diet-fed mice, they showed 12% reduced body weight, 21% reduced cholesterol levels, and 1.4-fold increased insulin sensitivity. Compared with the HF diet ad libitum, the timed HF diet led to 18% lower body weight, 30% decreased cholesterol levels, 10% reduced TNF-α levels, and 3.7-fold improved insulin sensitivity. Timed HF-diet-fed mice exhibited a better satiated and less stressed phenotype of 25% lower ghrelin and 53% lower corticosterone levels compared with mice fed the timed low-fat diet. Taken together, our findings suggest that timing can prevent obesity and rectify the harmful effects of a HF diet.","container-title":"FASEB journal: official publication of the Federation of American Societies for Experimental Biology","DOI":"10.1096/fj.12-208868","ISSN":"1530-6860","issue":"8","journalAbbreviation":"FASEB J.","language":"eng","note":"PMID: 22593546","page":"3493-3502","source":"PubMed","title":"Timed high-fat diet resets circadian metabolism and prevents obesity","volume":"26","author":[{"family":"Sherman","given":"Hadas"},{"family":"Genzer","given":"Yoni"},{"family":"Cohen","given":"Rotem"},{"family":"Chapnik","given":"Nava"},{"family":"Madar","given":"Zecharia"},{"family":"Froy","given":"Oren"}],"issued":{"date-parts":[["2012",8]]}}}],"schema":"https://github.com/citation-style-language/schema/raw/master/csl-citation.json"} </w:instrText>
      </w:r>
      <w:r w:rsidR="00942AAA">
        <w:rPr>
          <w:rFonts w:ascii="Times New Roman" w:hAnsi="Times New Roman" w:cs="Times New Roman"/>
        </w:rPr>
        <w:fldChar w:fldCharType="separate"/>
      </w:r>
      <w:r w:rsidR="00412A73">
        <w:rPr>
          <w:rFonts w:ascii="Times New Roman" w:hAnsi="Times New Roman" w:cs="Times New Roman"/>
          <w:noProof/>
        </w:rPr>
        <w:t xml:space="preserve">(Boucsein et al., 2019; Chaix et al., 2019; Sherman et al., </w:t>
      </w:r>
      <w:r w:rsidR="00412A73">
        <w:rPr>
          <w:rFonts w:ascii="Times New Roman" w:hAnsi="Times New Roman" w:cs="Times New Roman"/>
          <w:noProof/>
        </w:rPr>
        <w:lastRenderedPageBreak/>
        <w:t>2012)</w:t>
      </w:r>
      <w:r w:rsidR="00942AAA">
        <w:rPr>
          <w:rFonts w:ascii="Times New Roman" w:hAnsi="Times New Roman" w:cs="Times New Roman"/>
        </w:rPr>
        <w:fldChar w:fldCharType="end"/>
      </w:r>
      <w:r w:rsidR="00942AAA">
        <w:rPr>
          <w:rFonts w:ascii="Times New Roman" w:hAnsi="Times New Roman" w:cs="Times New Roman"/>
        </w:rPr>
        <w:t>.</w:t>
      </w:r>
      <w:r w:rsidR="00412A73">
        <w:rPr>
          <w:rFonts w:ascii="Times New Roman" w:hAnsi="Times New Roman" w:cs="Times New Roman"/>
        </w:rPr>
        <w:t xml:space="preserve"> </w:t>
      </w:r>
      <w:r w:rsidR="00264855">
        <w:rPr>
          <w:rFonts w:ascii="Times New Roman" w:hAnsi="Times New Roman" w:cs="Times New Roman"/>
        </w:rPr>
        <w:t xml:space="preserve">More importantly, </w:t>
      </w:r>
      <w:r w:rsidR="004806A0">
        <w:rPr>
          <w:rFonts w:ascii="Times New Roman" w:hAnsi="Times New Roman" w:cs="Times New Roman"/>
        </w:rPr>
        <w:t xml:space="preserve">TRF in rodent models </w:t>
      </w:r>
      <w:r w:rsidR="00412A73">
        <w:rPr>
          <w:rFonts w:ascii="Times New Roman" w:hAnsi="Times New Roman" w:cs="Times New Roman"/>
        </w:rPr>
        <w:t xml:space="preserve">on </w:t>
      </w:r>
      <w:r w:rsidR="004806A0">
        <w:rPr>
          <w:rFonts w:ascii="Times New Roman" w:hAnsi="Times New Roman" w:cs="Times New Roman"/>
        </w:rPr>
        <w:t xml:space="preserve">has been shown to positively impact </w:t>
      </w:r>
      <w:r w:rsidR="00412A73">
        <w:rPr>
          <w:rFonts w:ascii="Times New Roman" w:hAnsi="Times New Roman" w:cs="Times New Roman"/>
        </w:rPr>
        <w:t xml:space="preserve">glucose homeostasis </w:t>
      </w:r>
      <w:r w:rsidR="00264855">
        <w:rPr>
          <w:rFonts w:ascii="Times New Roman" w:hAnsi="Times New Roman" w:cs="Times New Roman"/>
        </w:rPr>
        <w:t xml:space="preserve">in rodent models </w:t>
      </w:r>
      <w:r w:rsidR="00412A73">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{"citationID":"UBdRZnwN","properties":{"formattedCitation":"(Chaix et al., 2019; Chung et al., 2016; Hatori et al., 2012; She et al., 2021; W. Wang et al., 2021; X.-P. Wang et al., 2020; Wilson et al., 2020; Woodie et al., 2018)","plainCitation":"(Chaix et al., 2019; Chung et al., 2016; Hatori et al., 2012; She et al., 2021; W. Wang et al., 2021; X.-P. Wang et al., 2020; Wilson et al., 2020; Woodie et al., 2018)","noteIndex":0},"citationItems":[{"id":594,"uris":["http://zotero.org/users/5073745/items/UGYPSTUR"],"itemData":{"id":594,"type":"article-journal","abstract":"Increased susceptibility of circadian clock mutant mice to metabolic diseases has led to the idea that a molecular clock is necessary for metabolic homeostasis. However, these mice often lack a normal feeding-fasting cycle. We tested whether timerestricted feeding (TRF) could prevent obesity and metabolic syndrome in whole-body Cry1;Cry2 and in liver-speciﬁc Bmal1 and Rev-erba/b knockout mice. When provided access to food ad libitum, these mice rapidly gained weight and showed genotype-speciﬁc metabolic defects. However, when fed the same diet under TRF (food access restricted to 10 hr during the dark phase) they were protected from excessive weight gain and metabolic diseases. Transcriptome and metabolome analyses showed that TRF reduced the accumulation of hepatic lipids and enhanced cellular defenses against metabolic stress. These results suggest that the circadian clock maintains metabolic homeostasis by sustaining daily rhythms in feeding and fasting and by maintaining balance between nutrient and cellular stress responses.","container-title":"Cell Metabolism","DOI":"10.1016/j.cmet.2018.08.004","ISSN":"15504131","issue":"2","journalAbbreviation":"Cell Metabolism","language":"en","page":"303-319.e4","source":"DOI.org (Crossref)","title":"Time-Restricted Feeding Prevents Obesity and Metabolic Syndrome in Mice Lacking a Circadian Clock","volume":"29","author":[{"family":"Chaix","given":"Amandine"},{"family":"Lin","given":"Terry"},{"family":"Le","given":"Hiep D."},{"family":"Chang","given":"Max W."},{"family":"Panda","given":"Satchidananda"}],"issued":{"date-parts":[["2019",2]]}}},{"id":537,"uris":["http://zotero.org/users/5073745/items/9YE6QRBF"],"itemData":{"id":537,"type":"article-journal","abstract":"Background. Menopause is associated with significant hormonal changes that result in increased total body fat and abdominal fat, amplifying the risk for metabolic syndrome and diseases such as diabetes, cardiovascular disease and cancer in postmenopausal women. Intermittent fasting regimens hold significant health benefit promise for obese humans, however, regimens that include extreme daytime calorie restriction or daytime fasting are generally associated with hunger and irritability, hampering long-term compliance and adoption in the clinical setting. Time-restricted feeding (TRF), a regimen allowing eating only during a specific period in the normal circadian feeding cycle, without calorie restriction, may increase compliance and provide a more clinically viable method for reducing the detrimental metabolic consequences associated with obesity.\nMethods. We tested TRF as an intervention in a mouse model of postmenopausal obesity. Metabolic parameters were measured using Clinical Laboratory Animal Monitoring System (CLAMS) and we carried out glucose tolerance tests. We also stained liver sections with oil red O to examine steatosis and measured gene expression related to gluconeogenesis.\nResults. Preexisting metabolic disease was significantly attenuated during 7 weeks of TRF. Despite having access to the same high fat diet (HFD) as ad libitum fed (ALF) mice, TRF mice experienced rapid weight loss followed by a delayed improvement in insulin resistance and a reduced severity of hepatic steatosis by having access to the HFD for only 8 h during their normal nocturnal feeding period. The lower respiratory exchange ratio in the TRF group compared with the ALF group early in the dark phase suggested that fat was the predominant fuel source in the TRF group and correlated with gene expression analyses that suggested a switch from gluconeogenesis to ketogenesis. In addition, TRF mice were more physically active than ALF fed mice.\nConclusions. Our data support further analysis of TRF as a clinically viable form of intermittent fasting to improve metabolic health due to obesity. © 2016 Elsevier Inc. All rights reserved.","container-title":"Metabolism","DOI":"10.1016/j.metabol.2016.09.006","ISSN":"00260495","issue":"12","journalAbbreviation":"Metabolism","language":"en","page":"1743-1754","source":"DOI.org (Crossref)","title":"Time-restricted feeding improves insulin resistance and hepatic steatosis in a mouse model of postmenopausal obesity","volume":"65","author":[{"family":"Chung","given":"Heekyung"},{"family":"Chou","given":"Winjet"},{"family":"Sears","given":"Dorothy D."},{"family":"Patterson","given":"Ruth E."},{"family":"Webster","given":"Nicholas J.G."},{"family":"Ellies","given":"Lesley G."}],"issued":{"date-parts":[["2016",12]]}}},{"id":355,"uris":["http://zotero.org/users/5073745/items/T8U6Q3GZ"],"itemData":{"id":355,"type":"article-journal","abstract":"Summary\nWhile diet-induced obesity has been exclusively attributed to increased caloric intake from fat, animals fed a high-fat diet (HFD) ad libitum (ad lib) eat frequently throughout day and night, disrupting the normal feeding cycle. To test whether obesity and metabolic diseases result from HFD or disruption of metabolic cycles, we subjected mice to either ad lib or time-restricted feeding (tRF) of a HFD for 8 hr per day. Mice under tRF consume equivalent calories from HFD as those with ad lib access yet are protected against obesity, hyperinsulinemia, hepatic steatosis, and inflammation and have improved motor coordination. The tRF regimen improved CREB, mTOR, and AMPK pathway function and oscillations of the circadian clock and their target genes' expression. These changes in catabolic and anabolic pathways altered liver metabolome and improved nutrient utilization and energy expenditure. We demonstrate in mice that tRF regimen is a nonpharmacological strategy against obesity and associated diseases.","container-title":"Cell Metabolism","DOI":"10.1016/j.cmet.2012.04.019","ISSN":"1550-4131","issue":"6","journalAbbreviation":"Cell Metabolism","page":"848-860","source":"ScienceDirect","title":"Time-Restricted Feeding without Reducing Caloric Intake Prevents Metabolic Diseases in Mice Fed a High-Fat Diet","volume":"15","author":[{"family":"Hatori","given":"Megumi"},{"family":"Vollmers","given":"Christopher"},{"family":"Zarrinpar","given":"Amir"},{"family":"DiTacchio","given":"Luciano"},{"family":"Bushong","given":"Eric A."},{"family":"Gill","given":"Shubhroz"},{"family":"Leblanc","given":"Mathias"},{"family":"Chaix","given":"Amandine"},{"family":"Joens","given":"Matthew"},{"family":"Fitzpatrick","given":"James A. J."},{"family":"Ellisman","given":"Mark H."},{"family":"Panda","given":"Satchidananda"}],"issued":{"date-parts":[["2012",6,6]]}}},{"id":703,"uris":["http://zotero.org/users/5073745/items/PYN7VQCH"],"itemData":{"id":703,"type":"article-journal","abstract":"Background: Time-restricted feeding (TRF), a key component of intermittent fasting regimens, has gained considerable attention in recent years due to reversing obesity and insulin resistance. To the best of our knowledge, here, we reported for the first time the underlying mechanistic therapeutic efficacy of TRF against hepatic gluconeogenic activity in obese mice.\nMethods: The obese mice were subjected to either ad lib or TRF of a high fat diet for 8 h per day for 4 weeks. Western blotting, qRT-PCR, and plasma biochemical analyses were applied.\nResults: The present findings showed that TRF regimen reduced food intake, and reversed high fat diet-induced glucose intolerance, hyperglycemia and insulin resistance in mice of high fat diet-induced obesity. Mechanisti­ cally, we confirmed that TRF regimen protected against hyperglycemia and ameliorated hepatic gluconeogenic activity through inhibition of p38 MAPK/SIRT1/PGC-1α signal pathway.\nConclusion: Our findings suggest that TRF regimen might be a potential novel nonpharmacological strategy against obesity/diabetes-induced hyperglycemia and insulin resistance.","container-title":"Physiology &amp; Behavior","DOI":"10.1016/j.physbeh.2021.113313","ISSN":"00319384","journalAbbreviation":"Physiology &amp; Behavior","language":"en","page":"113313","source":"DOI.org (Crossref)","title":"Time-restricted feeding attenuates gluconeogenic activity through inhibition of PGC-1α expression and activity","volume":"231","author":[{"family":"She","given":"Yuqing"},{"family":"Sun","given":"Jingjing"},{"family":"Hou","given":"Pengfei"},{"family":"Fang","given":"Penghua"},{"family":"Zhang","given":"Zhenwen"}],"issued":{"date-parts":[["2021",3]]}}},{"id":705,"uris":["http://zotero.org/users/5073745/items/GIX88IQF"],"itemData":{"id":705,"type":"article-journal","abstract":"Background: Dysregulation of metabolic regulatory hormones often occurs during the progress of obesity. Key regulatory hormone insulin-growth hormone (GH) balance has recently been proposed to maintain metabolism profiles. Time-restricted feeding (TRF) is an effective strategy against obesity without detailed research on pulsatile GH releasing patterns. Methods: TRF was performed in an over-eating melanocortin 4 receptor-knockout (MC4RKO) obese mouse model using normal food. Body weight and food intake were measured. Series of blood samples were collected for 6-h pulsatile GH profile, glucose tolerance test, and insulin tolerance test at 5, 8, and 9 weeks of TRF, respectively. Indirect calorimetric recordings were performed by the Phenomaster system at 6 weeks for 1 week, and body composition was measured by nuclear magnetic resonance spectroscopy (NMR). Substrate- and energy metabolism-related gene expressions were measured in terminal liver and subcutaneous white adipose tissues. Results: TRF increased pulsatile GH secretion in dark phase and suppressed hyperinsulinemia in MC4RKO obese mice to reach a reduced insulin/GH ratio.","container-title":"Neuroendocrinology","DOI":"10.1159/000515960","ISSN":"0028-3835, 1423-0194","journalAbbreviation":"Neuroendocrinology","language":"en","source":"DOI.org (Crossref)","title":"Time-restricted feeding restored insulin-growth hormone balance and improved substrate and energy metabolism in MC4RKO obese mice","URL":"https://www.karger.com/Article/FullText/515960","author":[{"family":"Wang","given":"Weihao"},{"family":"Huang","given":"Zhengxiang"},{"family":"Huang","given":"Lili"},{"family":"Gao","given":"Lyn"},{"family":"Cui","given":"Ling"},{"family":"Cowley","given":"Michael"},{"family":"Guo","given":"Lixin"},{"family":"Chen","given":"Chen"}],"accessed":{"date-parts":[["2021",6,9]]},"issued":{"date-parts":[["2021",3,18]]}}},{"id":672,"uris":["http://zotero.org/users/5073745/items/ISBB6Q83"],"itemData":{"id":672,"type":"article-journal","abstract":"Dietary restriction has been well-described to improve health metrics, but whether it could benefit pathophysiological adaptation to extreme environment, for example, microgravity, remains unknown. Here, we investigated the effects of a daily rhythm of fasting and feeding without reducing caloric intake on cardiac function and metabolism against simulated microgravity. Male rats under ad libitum feeding or time-restricted feeding (TRF; food access limited to 8 hours every day) were subjected to hindlimb unloading (HU) to simulate microgravity. HU for 6 weeks led to left ventricular dyssynchrony and declined cardiac function. HU also lowered pyruvate dehydrogenase (PDH) activity and impaired glucose utilization in the heart. All these were largely preserved by TRF. TRF showed no effects on HU-induced loss of cardiac mass, but significantly improved contractile function of cardiomyocytes. Interestingly, TRF raised liver-derived fibroblast growth factor 21 (FGF21) level and enhanced cardiac FGF21 signaling as manifested by upregulation of FGF receptor-1 (FGFR1) expression and its downstream markers in HU rats. In isolated cardiomyocytes, FGF21 treatment improved PDH activity and glucose utilization, consequently enhancing cell contractile function. Finally, both liver-specific knockdown (KD) of FGF21 and cardiac-specific FGFR1 KD abrogated the cardioprotective effects of TRF in HU rats. These data demonstrate that TRF improves cardiac glucose utilization and ameliorates cardiac dysfunction induced by simulated microgravity, at least partially, through restoring cardiac FGF21 signaling, suggesting TRF as a potential countermeasure for cardioprotection in long-term spaceflight.","container-title":"The FASEB Journal","DOI":"10.1096/fj.202001246RR","ISSN":"1530-6860","issue":"11","language":"en","license":"© 2020 Federation of American Societies for Experimental Biology","note":"_eprint: https://faseb.onlinelibrary.wiley.com/doi/pdf/10.1096/fj.202001246RR","source":"Wiley Online Library","title":"Time-restricted feeding alleviates cardiac dysfunction induced by simulated microgravity via restoring cardiac FGF21 signaling","URL":"https://faseb.onlinelibrary.wiley.com/doi/abs/10.1096/fj.202001246RR","volume":"34","author":[{"family":"Wang","given":"Xin-Pei"},{"family":"Xing","given":"Chang-Yang"},{"family":"Zhang","given":"Jia-Xin"},{"family":"Zhou","given":"Jia-Heng"},{"family":"Li","given":"Yun-Chu"},{"family":"Yang","given":"Hong-Yan"},{"family":"Zhang","given":"Peng-Fei"},{"family":"Zhang","given":"Wei"},{"family":"Huang","given":"Yin"},{"family":"Long","given":"Jian-Gang"},{"family":"Gao","given":"Feng"},{"family":"Zhang","given":"Xing"},{"family":"Li","given":"Jia"}],"accessed":{"date-parts":[["2020",9,25]]},"issued":{"date-parts":[["2020",9,21]]}}},{"id":704,"uris":["http://zotero.org/users/5073745/items/TK62JH6F"],"itemData":{"id":704,"type":"article-journal","abstract":"Prolonged, isocaloric, time-restricted feeding (TRF) protocols can promote weight loss, improve metabolic dysregulation, and mitigate non-alcoholic fatty liver disease (NAFLD). In addition, 3-day, severe caloric restriction can improve liver metabolism and glucose homeostasis prior to significant weight loss. Thus, we hypothesized that short-term, isocaloric TRF would improve NAFLD and characteristics of metabolic syndrome in diet-induced obese male mice. After 26 weeks of ad libitum access to western diet, mice either continued feeding ad libitum or were provided with access to the same quantity of western diet for 8 h daily, over the course of two weeks. Remarkably, this short-term TRF protocol modestly decreased liver tissue inflammation in the absence of changes in body weight or epidydimal fat mass. There were no changes in hepatic lipid accumulation or other characteristics of NAFLD. We observed no changes in liver lipid metabolism-related gene expression, despite increased plasma free fatty acids and decreased plasma triglycerides in the TRF group. However, liver Grp78 and Txnip expression were decreased with TRF suggesting hepatic endoplasmic reticulum (ER) stress and activation of inflammatory pathways may have been diminished. We conclude that two-week, isocaloric TRF can potentially decrease liver inflammation, without significant weight loss or reductions in hepatic steatosis, in obese mice with NAFLD.","container-title":"International Journal of Molecular Sciences","DOI":"10.3390/ijms21239156","ISSN":"1422-0067","issue":"23","journalAbbreviation":"Int J Mol Sci","language":"eng","note":"PMID: 33271781\nPMCID: PMC7730100","source":"PubMed","title":"Two-Week Isocaloric Time-Restricted Feeding Decreases Liver Inflammation without Significant Weight Loss in Obese Mice with Non-Alcoholic Fatty Liver Disease","volume":"21","author":[{"family":"Wilson","given":"Rachel B."},{"family":"Zhang","given":"Richard"},{"family":"Chen","given":"Yun Jin"},{"family":"Peters","given":"Kia M."},{"family":"Sawyez","given":"Cynthia G."},{"family":"Sutherland","given":"Brian G."},{"family":"Patel","given":"Krisha"},{"family":"Kennelly","given":"John P."},{"family":"Leonard","given":"Kelly-Ann"},{"family":"Jacobs","given":"René L."},{"family":"Wang","given":"Rennian"},{"family":"Borradaile","given":"Nica M."}],"issued":{"date-parts":[["2020",12,1]]}}},{"id":357,"uris":["http://zotero.org/users/5073745/items/BCTXN86S"],"itemData":{"id":357,"type":"article-journal","abstract":"Background\nObesity is a major public health concern that can result from diets high in fat and sugar, including sugar sweetened beverages. A proposed treatment for dietary-induced obesity is time-restricted feeding (TRF), which restricts consumption of food to specific times of the 24-hour cycle. Although TRF shows great promise to prevent obesity and the development of chronic disease, the effects of TRF to reverse metabolic changes and the development of NAFLD in animal models of a Western diet with sugary water consumption is not known.\nObjective\nThe objective of the current study was to evaluate the role of TRF in the treatment of obesity and NAFLD through examination of changes in metabolic and histopathologic parameters.\nMethods\nTo better understand the role of TRF in the treatment of obesity and NAFLD, we investigated the metabolic phenotype and NAFLD parameters in a mouse model of NAFLD in which obesity and liver steatosis are induced by a Western Diet (WD): a high-fat diet of lard, milkfat and Crisco with sugary drinking water. Mice were subjected to a short-term (4-weeks) and long-term (10-weeks) TRF in which food was restricted to 9h at night.\nResults\nPrior to TRF treatment, the WD mice had increased body mass, and exhibited less activity, and higher average daytime energy expenditure (EE) than chow fed mice. Approximately 4- and 10-weeks following TFR treatment, WD-TRF had moderate but not statistically significant weight loss compared to WD-ad libitum (WD-AL) mice. There was a modest but significant reduction in the inguinal adipose tissue weight in both WD-TRF groups compared to the WD-AL groups; however, there was no difference in epididymal and retroperitoneal adipose tissue mass or adipocyte size distribution. In contrast, the diet-induced increase in normalized liver tissue weight, hepatic triglyceride, and NAFLD score was partially abrogated in the 4-week WD-TRF mice, while systemic insulin resistance was partially abrogated and glucose intolerance was completely abrogated in the 10-week WD-TRF mice. Importantly, WD-induced metabolic dysfunction (substrate utilization, energy expenditure, and activity) was partially abrogated by 4- and 10-week TRF.\nConclusions\nOur results support the hypothesis that TRF aids in reducing the detrimental metabolic effects of consuming a WD with sugary drinking water but does not ameliorate obesity.","container-title":"Metabolism","DOI":"10.1016/j.metabol.2017.12.004","ISSN":"0026-0495","journalAbbreviation":"Metabolism","page":"1-13","source":"ScienceDirect","title":"Restricted feeding for 9h in the active period partially abrogates the detrimental metabolic effects of a Western diet with liquid sugar consumption in mice","volume":"82","author":[{"family":"Woodie","given":"Lauren N."},{"family":"Luo","given":"Yuwen"},{"family":"Wayne","given":"Michael J."},{"family":"Graff","given":"Emily C."},{"family":"Ahmed","given":"Bulbul"},{"family":"O'Neill","given":"Ann Marie"},{"family":"Greene","given":"Michael W."}],"issued":{"date-parts":[["2018",5,1]]}}}],"schema":"https://github.com/citation-style-language/schema/raw/master/csl-citation.json"} </w:instrText>
      </w:r>
      <w:r w:rsidR="00412A73">
        <w:rPr>
          <w:rFonts w:ascii="Times New Roman" w:hAnsi="Times New Roman" w:cs="Times New Roman"/>
        </w:rPr>
        <w:fldChar w:fldCharType="separate"/>
      </w:r>
      <w:r w:rsidR="004806A0">
        <w:rPr>
          <w:rFonts w:ascii="Times New Roman" w:hAnsi="Times New Roman" w:cs="Times New Roman"/>
          <w:noProof/>
        </w:rPr>
        <w:t>(Chaix et al., 2019; Chung et al., 2016; Hatori et al., 2012; She et al., 2021; W. Wang et al., 2021; X.-P. Wang et al., 2020; Wilson et al., 2020; Woodie et al., 2018)</w:t>
      </w:r>
      <w:r w:rsidR="00412A73">
        <w:rPr>
          <w:rFonts w:ascii="Times New Roman" w:hAnsi="Times New Roman" w:cs="Times New Roman"/>
        </w:rPr>
        <w:fldChar w:fldCharType="end"/>
      </w:r>
      <w:r w:rsidR="004806A0">
        <w:rPr>
          <w:rFonts w:ascii="Times New Roman" w:hAnsi="Times New Roman" w:cs="Times New Roman"/>
        </w:rPr>
        <w:t xml:space="preserve">, although </w:t>
      </w:r>
      <w:del w:id="15" w:author="Molly C. Mulcahy" w:date="2025-07-25T15:42:00Z" w16du:dateUtc="2025-07-25T20:42:00Z">
        <w:r w:rsidR="004806A0" w:rsidDel="00DC4CCA">
          <w:rPr>
            <w:rFonts w:ascii="Times New Roman" w:hAnsi="Times New Roman" w:cs="Times New Roman"/>
          </w:rPr>
          <w:delText xml:space="preserve">this </w:delText>
        </w:r>
      </w:del>
      <w:ins w:id="16" w:author="Molly C. Mulcahy" w:date="2025-07-25T15:42:00Z" w16du:dateUtc="2025-07-25T20:42:00Z">
        <w:r w:rsidR="00DC4CCA">
          <w:rPr>
            <w:rFonts w:ascii="Times New Roman" w:hAnsi="Times New Roman" w:cs="Times New Roman"/>
          </w:rPr>
          <w:t>such benefits</w:t>
        </w:r>
        <w:r w:rsidR="00DC4CCA">
          <w:rPr>
            <w:rFonts w:ascii="Times New Roman" w:hAnsi="Times New Roman" w:cs="Times New Roman"/>
          </w:rPr>
          <w:t xml:space="preserve"> </w:t>
        </w:r>
        <w:r w:rsidR="00DC4CCA">
          <w:rPr>
            <w:rFonts w:ascii="Times New Roman" w:hAnsi="Times New Roman" w:cs="Times New Roman"/>
          </w:rPr>
          <w:t>are</w:t>
        </w:r>
      </w:ins>
      <w:del w:id="17" w:author="Molly C. Mulcahy" w:date="2025-07-25T15:42:00Z" w16du:dateUtc="2025-07-25T20:42:00Z">
        <w:r w:rsidR="004806A0" w:rsidDel="00DC4CCA">
          <w:rPr>
            <w:rFonts w:ascii="Times New Roman" w:hAnsi="Times New Roman" w:cs="Times New Roman"/>
          </w:rPr>
          <w:delText>is</w:delText>
        </w:r>
      </w:del>
      <w:r w:rsidR="004806A0">
        <w:rPr>
          <w:rFonts w:ascii="Times New Roman" w:hAnsi="Times New Roman" w:cs="Times New Roman"/>
        </w:rPr>
        <w:t xml:space="preserve"> not present in all studies</w:t>
      </w:r>
      <w:r w:rsidR="00264855">
        <w:rPr>
          <w:rFonts w:ascii="Times New Roman" w:hAnsi="Times New Roman" w:cs="Times New Roman"/>
        </w:rPr>
        <w:t xml:space="preserve"> </w:t>
      </w:r>
      <w:r w:rsidR="004806A0">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{"citationID":"9itGgftG","properties":{"formattedCitation":"(Das et al., 2021; Garc\\uc0\\u237{}a-Gayt\\uc0\\u225{}n et al., 2020; Sherman et al., 2012)","plainCitation":"(Das et al., 2021; García-Gaytán et al., 2020; Sherman et al., 2012)","noteIndex":0},"citationItems":[{"id":213,"uris":["http://zotero.org/users/5073745/items/QMLGQCIB"],"itemData":{"id":213,"type":"article-journal","abstract":"Abstract\n            Accumulating evidence indicates that obesity with its associated metabolic dysregulation, including hyperinsulinemia and aberrant circadian rhythms, increases the risk for a variety of cancers including postmenopausal breast cancer. Caloric restriction can ameliorate the harmful metabolic effects of obesity and inhibit cancer progression but is difficult to implement and maintain outside of the clinic. In this study, we aim to test a time-restricted feeding (TRF) approach on mouse models of obesity-driven postmenopausal breast cancer. We show that TRF abrogates the obesity-enhanced mammary tumor growth in two orthotopic models in the absence of calorie restriction or weight loss. TRF also reduces breast cancer metastasis to the lung. Furthermore, TRF delays tumor initiation in a transgenic model of mammary tumorigenesis prior to the onset of obesity. Notably, TRF increases whole-body insulin sensitivity, reduces hyperinsulinemia, restores diurnal gene expression rhythms in the tumor, and attenuates tumor growth and insulin signaling. Importantly, inhibition of insulin secretion with diazoxide mimics TRF whereas artificial elevation of insulin through insulin pumps implantation reverses the effect of TRF, suggesting that TRF acts through modulating hyperinsulinemia. Our data suggest that TRF is likely to be effective in breast cancer prevention and therapy.","container-title":"Nature Communications","DOI":"10.1038/s41467-020-20743-7","ISSN":"2041-1723","issue":"1","journalAbbreviation":"Nat Commun","language":"en","page":"565","source":"DOI.org (Crossref)","title":"Time-restricted feeding normalizes hyperinsulinemia to inhibit breast cancer in obese postmenopausal mouse models","volume":"12","author":[{"family":"Das","given":"Manasi"},{"family":"Ellies","given":"Lesley G."},{"family":"Kumar","given":"Deepak"},{"family":"Sauceda","given":"Consuelo"},{"family":"Oberg","given":"Alexis"},{"family":"Gross","given":"Emilie"},{"family":"Mandt","given":"Tyler"},{"family":"Newton","given":"Isabel G."},{"family":"Kaur","given":"Mehak"},{"family":"Sears","given":"Dorothy D."},{"family":"Webster","given":"Nicholas J. G."}],"issued":{"date-parts":[["2021",12]]}}},{"id":536,"uris":["http://zotero.org/users/5073745/items/FP8YHPIT"],"itemData":{"id":536,"type":"article-journal","abstract":"Circadian rhythms are the product of the interaction of molecular clocks and environmental signals, such as light-dark cycles and eating-fasting cycles. Several studies have demonstrated that the circadian rhythm of peripheral clocks, and behavioural and metabolic mediators are re-synchronized in rodents fed under metabolic challenges, such as hyper- or hypocaloric diets and subjected to time-restricted feeding protocols. Despite the metabolic challenge, these approaches improve the metabolic status, raising the enquiry whether removing progressively the hypocaloric challenge in a  time-restricted feeding protocol leads to metabolic benefits by the synchronizing effect. To address this issue, we compared the effects of two time-restricted feeding protocols, one involved hypocaloric intake during the entire protocol (HCT) and the other implied a progressive intake accomplishing a normocaloric intake at the end of the protocol (NCT) on several behavioural, metabolic, and molecular rhythmic parameters. We observed that the food anticipatory activity (FAA) was driven and maintained in both HCT and NCT. Resynchronization of hepatic molecular clock, free fatty acids (FFAs), and FGF21 was elicited closely by HCT and NCT. We further observed that the fasting cycles involved in both protocols promoted ketone body production, preferentially beta-hydroxybutyrate in HCT, whereas acetoacetate was favoured in NCT before access to food. These findings demonstrate that time-restricted feeding does not require a sustained calorie restriction for promoting and maintaining the synchronization of the metabolic and behavioural circadian clock, and suggest that metabolic modulators, such as FFAs and FGF21, could contribute to FAA expression.","container-title":"Scientific Reports","DOI":"10.1038/s41598-020-66538-0","ISSN":"2045-2322","journalAbbreviation":"Sci Rep","note":"PMID: 32572063\nPMCID: PMC7308331","source":"PubMed Central","title":"Synchronization of the circadian clock by time-restricted feeding with progressive increasing calorie intake. Resemblances and differences regarding a sustained hypocaloric restriction","URL":"https://www.ncbi.nlm.nih.gov/pmc/articles/PMC7308331/","volume":"10","author":[{"family":"García-Gaytán","given":"Ana Cristina"},{"family":"Miranda-Anaya","given":"Manuel"},{"family":"Turrubiate","given":"Isaías"},{"family":"López-De Portugal","given":"Leonardo"},{"family":"Bocanegra-Botello","given":"Guadalupe Nayeli"},{"family":"López-Islas","given":"Amairani"},{"family":"Díaz-Muñoz","given":"Mauricio"},{"family":"Méndez","given":"Isabel"}],"accessed":{"date-parts":[["2020",8,13]]},"issued":{"date-parts":[["2020",6,22]]}}},{"id":642,"uris":["http://zotero.org/users/5073745/items/P497KC7N"],"itemData":{"id":642,"type":"article-journal","abstract":"Disruption of circadian rhythms leads to obesity and metabolic disorders. Timed restricted feeding (RF) provides a time cue and resets the circadian clock, leading to better health. In contrast, a high-fat (HF) diet leads to disrupted circadian expression of metabolic factors and obesity. We tested whether long-term (18 wk) clock resetting by RF can attenuate the disruptive effects of diet-induced obesity. Analyses included liver clock gene expression, locomotor activity, blood glucose, metabolic markers, lipids, and hormones around the circadian cycle for a more accurate assessment. Compared with mice fed the HF diet ad libitum, the timed HF diet restored the expression phase of the clock genes Clock and Cry1 and phase-advanced Per1, Per2, Cry2, Bmal1, Rorα, and Rev-erbα. Although timed HF-diet-fed mice consumed the same amount of calories as ad libitum low-fat diet-fed mice, they showed 12% reduced body weight, 21% reduced cholesterol levels, and 1.4-fold increased insulin sensitivity. Compared with the HF diet ad libitum, the timed HF diet led to 18% lower body weight, 30% decreased cholesterol levels, 10% reduced TNF-α levels, and 3.7-fold improved insulin sensitivity. Timed HF-diet-fed mice exhibited a better satiated and less stressed phenotype of 25% lower ghrelin and 53% lower corticosterone levels compared with mice fed the timed low-fat diet. Taken together, our findings suggest that timing can prevent obesity and rectify the harmful effects of a HF diet.","container-title":"FASEB journal: official publication of the Federation of American Societies for Experimental Biology","DOI":"10.1096/fj.12-208868","ISSN":"1530-6860","issue":"8","journalAbbreviation":"FASEB J.","language":"eng","note":"PMID: 22593546","page":"3493-3502","source":"PubMed","title":"Timed high-fat diet resets circadian metabolism and prevents obesity","volume":"26","author":[{"family":"Sherman","given":"Hadas"},{"family":"Genzer","given":"Yoni"},{"family":"Cohen","given":"Rotem"},{"family":"Chapnik","given":"Nava"},{"family":"Madar","given":"Zecharia"},{"family":"Froy","given":"Oren"}],"issued":{"date-parts":[["2012",8]]}}}],"schema":"https://github.com/citation-style-language/schema/raw/master/csl-citation.json"} </w:instrText>
      </w:r>
      <w:r w:rsidR="004806A0">
        <w:rPr>
          <w:rFonts w:ascii="Times New Roman" w:hAnsi="Times New Roman" w:cs="Times New Roman"/>
        </w:rPr>
        <w:fldChar w:fldCharType="separate"/>
      </w:r>
      <w:r w:rsidR="004806A0" w:rsidRPr="004806A0">
        <w:rPr>
          <w:rFonts w:ascii="Times New Roman" w:hAnsi="Times New Roman" w:cs="Times New Roman"/>
        </w:rPr>
        <w:t>(Das et al., 2021; García-</w:t>
      </w:r>
      <w:proofErr w:type="spellStart"/>
      <w:r w:rsidR="004806A0" w:rsidRPr="004806A0">
        <w:rPr>
          <w:rFonts w:ascii="Times New Roman" w:hAnsi="Times New Roman" w:cs="Times New Roman"/>
        </w:rPr>
        <w:t>Gaytán</w:t>
      </w:r>
      <w:proofErr w:type="spellEnd"/>
      <w:r w:rsidR="004806A0" w:rsidRPr="004806A0">
        <w:rPr>
          <w:rFonts w:ascii="Times New Roman" w:hAnsi="Times New Roman" w:cs="Times New Roman"/>
        </w:rPr>
        <w:t xml:space="preserve"> et al., 2020; Sherman et al., 2012)</w:t>
      </w:r>
      <w:r w:rsidR="004806A0">
        <w:rPr>
          <w:rFonts w:ascii="Times New Roman" w:hAnsi="Times New Roman" w:cs="Times New Roman"/>
        </w:rPr>
        <w:fldChar w:fldCharType="end"/>
      </w:r>
      <w:r w:rsidR="00412A73">
        <w:rPr>
          <w:rFonts w:ascii="Times New Roman" w:hAnsi="Times New Roman" w:cs="Times New Roman"/>
        </w:rPr>
        <w:t xml:space="preserve">. </w:t>
      </w:r>
      <w:r w:rsidR="00264855">
        <w:rPr>
          <w:rFonts w:ascii="Times New Roman" w:hAnsi="Times New Roman" w:cs="Times New Roman"/>
        </w:rPr>
        <w:t xml:space="preserve">The focus of this body of literature is the ability of TRF to protect from high-fat, high-sucrose diets in adult animals, with few groups </w:t>
      </w:r>
      <w:del w:id="18" w:author="Molly C. Mulcahy" w:date="2025-07-25T15:42:00Z" w16du:dateUtc="2025-07-25T20:42:00Z">
        <w:r w:rsidR="00264855" w:rsidDel="00DC4CCA">
          <w:rPr>
            <w:rFonts w:ascii="Times New Roman" w:hAnsi="Times New Roman" w:cs="Times New Roman"/>
          </w:rPr>
          <w:delText>working on</w:delText>
        </w:r>
      </w:del>
      <w:ins w:id="19" w:author="Molly C. Mulcahy" w:date="2025-07-25T15:42:00Z" w16du:dateUtc="2025-07-25T20:42:00Z">
        <w:r w:rsidR="00DC4CCA">
          <w:rPr>
            <w:rFonts w:ascii="Times New Roman" w:hAnsi="Times New Roman" w:cs="Times New Roman"/>
          </w:rPr>
          <w:t>targeting</w:t>
        </w:r>
      </w:ins>
      <w:r w:rsidR="00264855">
        <w:rPr>
          <w:rFonts w:ascii="Times New Roman" w:hAnsi="Times New Roman" w:cs="Times New Roman"/>
        </w:rPr>
        <w:t xml:space="preserve"> </w:t>
      </w:r>
      <w:del w:id="20" w:author="Molly C. Mulcahy" w:date="2025-07-25T15:42:00Z" w16du:dateUtc="2025-07-25T20:42:00Z">
        <w:r w:rsidR="00264855" w:rsidDel="00DC4CCA">
          <w:rPr>
            <w:rFonts w:ascii="Times New Roman" w:hAnsi="Times New Roman" w:cs="Times New Roman"/>
          </w:rPr>
          <w:delText xml:space="preserve">younger populations or focusing </w:delText>
        </w:r>
      </w:del>
      <w:del w:id="21" w:author="Molly C. Mulcahy" w:date="2025-07-25T15:43:00Z" w16du:dateUtc="2025-07-25T20:43:00Z">
        <w:r w:rsidR="00264855" w:rsidDel="00DC4CCA">
          <w:rPr>
            <w:rFonts w:ascii="Times New Roman" w:hAnsi="Times New Roman" w:cs="Times New Roman"/>
          </w:rPr>
          <w:delText xml:space="preserve">on </w:delText>
        </w:r>
      </w:del>
      <w:r w:rsidR="00264855">
        <w:rPr>
          <w:rFonts w:ascii="Times New Roman" w:hAnsi="Times New Roman" w:cs="Times New Roman"/>
        </w:rPr>
        <w:t>the effects during critical periods of development.</w:t>
      </w:r>
    </w:p>
    <w:p w14:paraId="560768C0" w14:textId="651824EC" w:rsidR="00B5063D" w:rsidRDefault="00B5063D" w:rsidP="00AE239F">
      <w:pPr>
        <w:spacing w:line="360" w:lineRule="auto"/>
        <w:ind w:firstLine="720"/>
        <w:rPr>
          <w:rFonts w:ascii="Times New Roman" w:hAnsi="Times New Roman" w:cs="Times New Roman"/>
        </w:rPr>
      </w:pPr>
      <w:r>
        <w:rPr>
          <w:rFonts w:ascii="Times New Roman" w:hAnsi="Times New Roman" w:cs="Times New Roman"/>
        </w:rPr>
        <w:t xml:space="preserve">Human </w:t>
      </w:r>
      <w:del w:id="22" w:author="Molly C. Mulcahy" w:date="2025-07-25T15:43:00Z" w16du:dateUtc="2025-07-25T20:43:00Z">
        <w:r w:rsidDel="00DC4CCA">
          <w:rPr>
            <w:rFonts w:ascii="Times New Roman" w:hAnsi="Times New Roman" w:cs="Times New Roman"/>
          </w:rPr>
          <w:delText xml:space="preserve">models </w:delText>
        </w:r>
      </w:del>
      <w:ins w:id="23" w:author="Molly C. Mulcahy" w:date="2025-07-25T15:43:00Z" w16du:dateUtc="2025-07-25T20:43:00Z">
        <w:r w:rsidR="00DC4CCA">
          <w:rPr>
            <w:rFonts w:ascii="Times New Roman" w:hAnsi="Times New Roman" w:cs="Times New Roman"/>
          </w:rPr>
          <w:t>trials</w:t>
        </w:r>
        <w:r w:rsidR="00DC4CCA">
          <w:rPr>
            <w:rFonts w:ascii="Times New Roman" w:hAnsi="Times New Roman" w:cs="Times New Roman"/>
          </w:rPr>
          <w:t xml:space="preserve"> </w:t>
        </w:r>
      </w:ins>
      <w:r>
        <w:rPr>
          <w:rFonts w:ascii="Times New Roman" w:hAnsi="Times New Roman" w:cs="Times New Roman"/>
        </w:rPr>
        <w:t xml:space="preserve">have evaluated this </w:t>
      </w:r>
      <w:ins w:id="24" w:author="Molly C. Mulcahy" w:date="2025-07-25T15:43:00Z" w16du:dateUtc="2025-07-25T20:43:00Z">
        <w:r w:rsidR="00DC4CCA">
          <w:rPr>
            <w:rFonts w:ascii="Times New Roman" w:hAnsi="Times New Roman" w:cs="Times New Roman"/>
          </w:rPr>
          <w:t xml:space="preserve">modality </w:t>
        </w:r>
      </w:ins>
      <w:del w:id="25" w:author="Molly C. Mulcahy" w:date="2025-07-25T15:43:00Z" w16du:dateUtc="2025-07-25T20:43:00Z">
        <w:r w:rsidDel="00DC4CCA">
          <w:rPr>
            <w:rFonts w:ascii="Times New Roman" w:hAnsi="Times New Roman" w:cs="Times New Roman"/>
          </w:rPr>
          <w:delText>as a method</w:delText>
        </w:r>
      </w:del>
      <w:ins w:id="26" w:author="Molly C. Mulcahy" w:date="2025-07-25T15:43:00Z" w16du:dateUtc="2025-07-25T20:43:00Z">
        <w:r w:rsidR="00DC4CCA">
          <w:rPr>
            <w:rFonts w:ascii="Times New Roman" w:hAnsi="Times New Roman" w:cs="Times New Roman"/>
          </w:rPr>
          <w:t>for</w:t>
        </w:r>
      </w:ins>
      <w:r>
        <w:rPr>
          <w:rFonts w:ascii="Times New Roman" w:hAnsi="Times New Roman" w:cs="Times New Roman"/>
        </w:rPr>
        <w:t xml:space="preserve"> </w:t>
      </w:r>
      <w:del w:id="27" w:author="Molly C. Mulcahy" w:date="2025-07-25T15:43:00Z" w16du:dateUtc="2025-07-25T20:43:00Z">
        <w:r w:rsidDel="00DC4CCA">
          <w:rPr>
            <w:rFonts w:ascii="Times New Roman" w:hAnsi="Times New Roman" w:cs="Times New Roman"/>
          </w:rPr>
          <w:delText xml:space="preserve">to </w:delText>
        </w:r>
      </w:del>
      <w:r>
        <w:rPr>
          <w:rFonts w:ascii="Times New Roman" w:hAnsi="Times New Roman" w:cs="Times New Roman"/>
        </w:rPr>
        <w:t>treat</w:t>
      </w:r>
      <w:ins w:id="28" w:author="Molly C. Mulcahy" w:date="2025-07-25T15:43:00Z" w16du:dateUtc="2025-07-25T20:43:00Z">
        <w:r w:rsidR="00DC4CCA">
          <w:rPr>
            <w:rFonts w:ascii="Times New Roman" w:hAnsi="Times New Roman" w:cs="Times New Roman"/>
          </w:rPr>
          <w:t>ment</w:t>
        </w:r>
      </w:ins>
      <w:r>
        <w:rPr>
          <w:rFonts w:ascii="Times New Roman" w:hAnsi="Times New Roman" w:cs="Times New Roman"/>
        </w:rPr>
        <w:t xml:space="preserve"> or prevent</w:t>
      </w:r>
      <w:ins w:id="29" w:author="Molly C. Mulcahy" w:date="2025-07-25T15:43:00Z" w16du:dateUtc="2025-07-25T20:43:00Z">
        <w:r w:rsidR="00DC4CCA">
          <w:rPr>
            <w:rFonts w:ascii="Times New Roman" w:hAnsi="Times New Roman" w:cs="Times New Roman"/>
          </w:rPr>
          <w:t>ion of</w:t>
        </w:r>
      </w:ins>
      <w:r>
        <w:rPr>
          <w:rFonts w:ascii="Times New Roman" w:hAnsi="Times New Roman" w:cs="Times New Roman"/>
        </w:rPr>
        <w:t xml:space="preserve"> </w:t>
      </w:r>
      <w:del w:id="30" w:author="Molly C. Mulcahy" w:date="2025-07-25T15:43:00Z" w16du:dateUtc="2025-07-25T20:43:00Z">
        <w:r w:rsidDel="00DC4CCA">
          <w:rPr>
            <w:rFonts w:ascii="Times New Roman" w:hAnsi="Times New Roman" w:cs="Times New Roman"/>
          </w:rPr>
          <w:delText>accumulation of deleterious amounts of</w:delText>
        </w:r>
      </w:del>
      <w:ins w:id="31" w:author="Molly C. Mulcahy" w:date="2025-07-25T15:43:00Z" w16du:dateUtc="2025-07-25T20:43:00Z">
        <w:r w:rsidR="00DC4CCA">
          <w:rPr>
            <w:rFonts w:ascii="Times New Roman" w:hAnsi="Times New Roman" w:cs="Times New Roman"/>
          </w:rPr>
          <w:t>excessive</w:t>
        </w:r>
      </w:ins>
      <w:r>
        <w:rPr>
          <w:rFonts w:ascii="Times New Roman" w:hAnsi="Times New Roman" w:cs="Times New Roman"/>
        </w:rPr>
        <w:t xml:space="preserve"> adipose tissue which may result in metabolic illness. </w:t>
      </w:r>
      <w:r w:rsidR="00942AAA">
        <w:rPr>
          <w:rFonts w:ascii="Times New Roman" w:hAnsi="Times New Roman" w:cs="Times New Roman"/>
        </w:rPr>
        <w:t>Although weight loss is often modest</w:t>
      </w:r>
      <w:r w:rsidR="00696CC4">
        <w:rPr>
          <w:rFonts w:ascii="Times New Roman" w:hAnsi="Times New Roman" w:cs="Times New Roman"/>
        </w:rPr>
        <w:t xml:space="preserve"> </w:t>
      </w:r>
      <w:r w:rsidR="00696CC4">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{"citationID":"sXXKBmqr","properties":{"formattedCitation":"(Gabel et al., 2018; Hutchison et al., 2019; Lowe et al., 2020; Moro et al., 2016; Stote et al., 2007)","plainCitation":"(Gabel et al., 2018; Hutchison et al., 2019; Lowe et al., 2020; Moro et al., 2016; Stote et al., 2007)","noteIndex":0},"citationItems":[{"id":523,"uris":["http://zotero.org/users/5073745/items/4HHZWM4Z"],"itemData":{"id":523,"type":"article-journal","abstract":"Importance: The efficacy and safety of time-restricted eating have not been explored in large randomized clinical trials.\nObjective: To determine the effect of 16:8-hour time-restricted eating on weight loss and metabolic risk markers.\nInterventions: Participants were randomized such that the consistent meal timing (CMT) group was instructed to eat 3 structured meals per day, and the time-restricted eating (TRE) group was instructed to eat ad libitum from 12:00 pm until 8:00 pm and completely abstain from caloric intake from 8:00 pm until 12:00 pm the following day.\nDesign, Setting, and Participants: This 12-week randomized clinical trial including men and women aged 18 to 64 years with a body mass index (BMI, calculated as weight in kilograms divided by height in meters squared) of 27 to 43 was conducted on a custom mobile study application. Participants received a Bluetooth scale. Participants lived anywhere in the United States, with a subset of 50 participants living near San Francisco, California, who underwent in-person testing.\nMain Outcomes and Measures: The primary outcome was weight loss. Secondary outcomes from the in-person cohort included changes in weight, fat mass, lean mass, fasting insulin, fasting glucose, hemoglobin A1c levels, estimated energy intake, total energy expenditure, and resting energy expenditure.\nResults: Overall, 116 participants (mean [SD] age, 46.5 [10.5] years; 70 [60.3%] men) were included in the study. There was a significant decrease in weight in the TRE (-0.94 kg; 95% CI, -1.68 to -0.20; P = .01), but no significant change in the CMT group (-0.68 kg; 95% CI, -1.41 to 0.05, P = .07) or between groups (-0.26 kg; 95% CI, -1.30 to 0.78; P = .63). In the in-person cohort (n = 25 TRE, n = 25 CMT), there was a significant within-group decrease in weight in the TRE group (-1.70 kg; 95% CI, -2.56 to -0.83; P &lt; .001). There was also a significant difference in appendicular lean mass index between groups (-0.16 kg/m2; 95% CI, -0.27 to -0.05; P = .005). There were no significant changes in any of the other secondary outcomes within or between groups. There were no differences in estimated energy intake between groups.\nConclusions and Relevance: Time-restricted eating, in the absence of other interventions, is not more effective in weight loss than eating throughout the day.\nTrial Registration: ClinicalTrials.gov Identifiers: NCT03393195 and NCT03637855.","container-title":"JAMA internal medicine","DOI":"10.1001/jamainternmed.2020.4153","ISSN":"2168-6114","journalAbbreviation":"JAMA Intern Med","language":"eng","note":"PMID: 32986097\nPMCID: PMC7522780","source":"PubMed","title":"Effects of Time-Restricted Eating on Weight Loss and Other Metabolic Parameters in Women and Men With Overweight and Obesity: The TREAT Randomized Clinical Trial","title-short":"Effects of Time-Restricted Eating on Weight Loss and Other Metabolic Parameters in Women and Men With Overweight and Obesity","author":[{"family":"Lowe","given":"Dylan A."},{"family":"Wu","given":"Nancy"},{"family":"Rohdin-Bibby","given":"Linnea"},{"family":"Moore","given":"A. Holliston"},{"family":"Kelly","given":"Nisa"},{"family":"Liu","given":"Yong En"},{"family":"Philip","given":"Errol"},{"family":"Vittinghoff","given":"Eric"},{"family":"Heymsfield","given":"Steven B."},{"family":"Olgin","given":"Jeffrey E."},{"family":"Shepherd","given":"John A."},{"family":"Weiss","given":"Ethan J."}],"issued":{"date-parts":[["2020",9,28]]}}},{"id":620,"uris":["http://zotero.org/users/5073745/items/JQGFN28M"],"itemData":{"id":620,"type":"article-journal","abstract":"BACKGROUND:\nTime restricted feeding decreases energy intake without calorie counting and may be a viable option for weight loss. However, the effect of this diet on body weight in obese subjects has never been examined.\n\nOBJECTIVE:\nThis study investigated the effects of 8-h time restricted feeding on body weight and metabolic disease risk factors in obese adults.\n\nDESIGN:\nObese subjects (n = 23) participated in an 8-h time restricted feeding intervention (ad libitum feeding between 10:00 to 18:00 h, water fasting between 18:00 to 10:00 h) for 12 weeks. Weight loss and other outcomes were compared to a matched historical control group (n = 23).\n\nRESULTS:\nBody weight and energy intake decreased in the time restricted group (–2.6% ± 0.5; –341 ± 53 kcal/d) relative to controls over 12 weeks (P &lt; 0.05). Systolic blood pressure decreased in the time restricted feeding group (–7 ± 2 mm Hg) versus controls (P &lt; 0.05). Fat mass, lean mass, visceral fat mass, diastolic blood pressure, LDL cholesterol, HDL cholesterol, triglycerides, fasting glucose, fasting insulin, HOMA-IR, and homocysteine were not significantly different from controls after 12 weeks (no group×time interaction).\n\nCONCLUSION:\nThese findings suggest that 8-h time restricted feeding produces mild caloric restriction and weight loss, without calorie counting. It may also offer clinical benefits by reducing blood pressure.","container-title":"Nutrition and Healthy Aging","DOI":"10.3233/NHA-170036","ISSN":"2451-9480","issue":"4","journalAbbreviation":"Nutr Healthy Aging","note":"PMID: 29951594\nPMCID: PMC6004924","page":"345-353","source":"PubMed Central","title":"Effects of 8-hour time restricted feeding on body weight and metabolic disease risk factors in obese adults: A pilot study","title-short":"Effects of 8-hour time restricted feeding on body weight and metabolic disease risk factors in obese adults","volume":"4","author":[{"family":"Gabel","given":"Kelsey"},{"family":"Hoddy","given":"Kristin K."},{"family":"Haggerty","given":"Nicole"},{"family":"Song","given":"Jeehee"},{"family":"Kroeger","given":"Cynthia M."},{"family":"Trepanowski","given":"John F."},{"family":"Panda","given":"Satchidananda"},{"family":"Varady","given":"Krista A."}],"issued":{"date-parts":[["2018",6,15]]}}},{"id":245,"uris":["http://zotero.org/users/5073745/items/TWPEXD5P"],"itemData":{"id":245,"type":"article-journal","abstract":"BACKGROUND: Although consumption of 3 meals/d is the most common pattern of eating in industrialized countries, a scientific rationale for this meal frequency with respect to optimal health is lacking. A diet with less meal frequency can improve the health and extend the lifespan of laboratory animals, but its effect on humans has never been tested.\nOBJECTIVE: A pilot study was conducted to establish the effects of a reduced-meal-frequency diet on health indicators in healthy, normal-weight adults.\nDESIGN: The study was a randomized crossover design with two 8-wk treatment periods. During the treatment periods, subjects consumed all of the calories needed for weight maintenance in either 3 meals/d or 1 meal/d.\nRESULTS: Subjects who completed the study maintained their body weight within 2 kg of their initial weight throughout the 6-mo period. There were no significant effects of meal frequency on heart rate, body temperature, or most of the blood variables measured. However, when consuming 1 meal/d, subjects had a significant increase in hunger; a significant modification of body composition, including reductions in fat mass; significant increases in blood pressure and in total, LDL-, and HDL-cholesterol concentrations; and a significant decrease in concentrations of cortisol.\nCONCLUSIONS: Normal-weight subjects are able to comply with a 1 meal/d diet. When meal frequency is decreased without a reduction in overall calorie intake, modest changes occur in body composition, some cardiovascular disease risk factors, and hematologic variables. Diurnal variations may affect outcomes.","container-title":"The American Journal of Clinical Nutrition","DOI":"10.1093/ajcn/85.4.981","ISSN":"0002-9165","issue":"4","journalAbbreviation":"Am. J. Clin. Nutr.","language":"eng","note":"PMID: 17413096\nPMCID: PMC2645638","page":"981-988","source":"PubMed","title":"A controlled trial of reduced meal frequency without caloric restriction in healthy, normal-weight, middle-aged adults","volume":"85","author":[{"family":"Stote","given":"Kim S."},{"family":"Baer","given":"David J."},{"family":"Spears","given":"Karen"},{"family":"Paul","given":"David R."},{"family":"Harris","given":"G. Keith"},{"family":"Rumpler","given":"William V."},{"family":"Strycula","given":"Pilar"},{"family":"Najjar","given":"Samer S."},{"family":"Ferrucci","given":"Luigi"},{"family":"Ingram","given":"Donald K."},{"family":"Longo","given":"Dan L."},{"family":"Mattson","given":"Mark P."}],"issued":{"date-parts":[["2007",4]]}}},{"id":345,"uris":["http://zotero.org/users/5073745/items/W9LIWJCV"],"itemData":{"id":345,"type":"article-journal","abstract":"BackgroundIntermittent fasting (IF) is an increasingly popular dietary approach used for weight loss and overall health. While there is an increasing body of evidence demonstrating beneficial effects of IF on blood lipids and other health outcomes in the overweight and obese, limited data are available about the effect of IF in athletes. Thus, the present study sought to investigate the effects of a modified IF protocol (i.e. time-restricted feeding) during resistance training in healthy resistance-trained males.MethodsThirty-four resistance-trained males were randomly assigned to time-restricted feeding (TRF) or normal diet group (ND). TRF subjects consumed 100 % of their energy needs in an 8-h period of time each day, with their caloric intake divided into three meals consumed at 1 p.m., 4 p.m., and 8 p.m. The remaining 16 h per 24-h period made up the fasting period. Subjects in the ND group consumed 100 % of their energy needs divided into three meals consumed at 8 a.m., 1 p.m., and 8 p.m. Groups were matched for kilocalories consumed and macronutrient distribution (TRF 2826 ± 412.3 kcal/day, carbohydrates 53.2 ± 1.4 %, fat 24.7 ± 3.1 %, protein 22.1 ± 2.6 %, ND 3007 ± 444.7 kcal/day, carbohydrates 54.7 ± 2.2 %, fat 23.9 ± 3.5 %, protein 21.4 ± 1.8). Subjects were tested before and after 8 weeks of the assigned diet and standardized resistance training program. Fat mass and fat-free mass were assessed by dual-energy x-ray absorptiometry and muscle area of the thigh and arm were measured using an anthropometric system. Total and free testosterone, insulin-like growth factor 1, blood glucose, insulin, adiponectin, leptin, triiodothyronine, thyroid stimulating hormone, interleukin-6, interleukin-1β, tumor necrosis factor α, total cholesterol, high-density lipoprotein cholesterol, low-density lipoprotein cholesterol, and triglycerides were measured. Bench press and leg press maximal strength, resting energy expenditure, and respiratory ratio were also tested.ResultsAfter 8 weeks, the 2 Way ANOVA (Time * Diet interaction) showed a decrease in fat mass in TRF compared to ND (p = 0.0448), while fat-free mass, muscle area of the arm and thigh, and maximal strength were maintained in both groups. Testosterone and insulin-like growth factor 1 decreased significantly in TRF, with no changes in ND (p = 0.0476; p = 0.0397). Adiponectin increased (p = 0.0000) in TRF while total leptin decreased (p = 0.0001), although not when adjusted for fat mass. Triiodothyronine decreased in TRF, but no significant changes were detected in thyroid-stimulating hormone, total cholesterol, high-density lipoprotein, low-density lipoprotein, or triglycerides. Resting energy expenditure was unchanged, but a significant decrease in respiratory ratio was observed in the TRF group.ConclusionsOur results suggest that an intermittent fasting program in which all calories are consumed in an 8-h window each day, in conjunction with resistance training, could improve some health-related biomarkers, decrease fat mass, and maintain muscle mass in resistance-trained males.","container-title":"Journal of Translational Medicine","DOI":"10.1186/s12967-016-1044-0","ISSN":"1479-5876","issue":"1","journalAbbreviation":"J Transl Med","language":"en","page":"290","source":"Springer Link","title":"Effects of eight weeks of time-restricted feeding (16/8) on basal metabolism, maximal strength, body composition, inflammation, and cardiovascular risk factors in resistance-trained males","volume":"14","author":[{"family":"Moro","given":"Tatiana"},{"family":"Tinsley","given":"Grant"},{"family":"Bianco","given":"Antonino"},{"family":"Marcolin","given":"Giuseppe"},{"family":"Pacelli","given":"Quirico Francesco"},{"family":"Battaglia","given":"Giuseppe"},{"family":"Palma","given":"Antonio"},{"family":"Gentil","given":"Paulo"},{"family":"Neri","given":"Marco"},{"family":"Paoli","given":"Antonio"}],"issued":{"date-parts":[["2016",10,13]]}}},{"id":584,"uris":["http://zotero.org/users/5073745/items/E89CVTH5"],"itemData":{"id":584,"type":"article-journal","abstract":"Objective This study aimed to assess the effects of 9-hour time-restricted feeding (TRF), early (TRFe) or delayed (TRFd), on glucose tolerance in men at risk for type 2 diabetes. Methods Fifteen men (age 55 ± 3 years, BMI 33.9 ± 0.8 kg/m2) wore a continuous glucose monitor for 7 days of baseline assessment and during two 7-day TRF conditions. Participants were randomized to TRFe (8 am to 5 pm) or TRFd (12 pm to 9 pm), separated by a 2-week washout phase. Glucose, insulin, triglycerides, nonesterified fatty acids, and gastrointestinal hormone incremental areas under the curve were calculated following a standard meal on days 0 and 7 at 8 am (TRFe) or 12 pm (TRFd). Results TRF improved glucose tolerance as assessed by a reduction in glucose incremental area under the curve (P = 0.001) and fasting triglycerides (P = 0.003) on day 7 versus day 0. However, there were no mealtime by TRF interactions in any of the variables examined. There was also no effect of TRF on fasting and postprandial insulin, nonesterified fatty acids, or gastrointestinal hormones. Mean fasting glucose by continuous glucose monitor was lower in TRFe (P = 0.02) but not TRFd (P = 0.17) versus baseline, but there was no difference between TRF conditions. Conclusions While only TRFe lowered mean fasting glucose, TRF improved glycemic responses to a test meal in men at risk for type 2 diabetes regardless of the clock time that TRF was initiated.","container-title":"Obesity","DOI":"10.1002/oby.22449","ISSN":"1930-739X","issue":"5","language":"en","license":"© 2019 The Obesity Society","page":"724-732","source":"Wiley Online Library","title":"Time-Restricted Feeding Improves Glucose Tolerance in Men at Risk for Type 2 Diabetes: A Randomized Crossover Trial","title-short":"Time-Restricted Feeding Improves Glucose Tolerance in Men at Risk for Type 2 Diabetes","volume":"27","author":[{"family":"Hutchison","given":"Amy T."},{"family":"Regmi","given":"Prashant"},{"family":"Manoogian","given":"Emily N. C."},{"family":"Fleischer","given":"Jason G."},{"family":"Wittert","given":"Gary A."},{"family":"Panda","given":"Satchidananda"},{"family":"Heilbronn","given":"Leonie K."}],"issued":{"date-parts":[["2019"]]}}}],"schema":"https://github.com/citation-style-language/schema/raw/master/csl-citation.json"} </w:instrText>
      </w:r>
      <w:r w:rsidR="00696CC4">
        <w:rPr>
          <w:rFonts w:ascii="Times New Roman" w:hAnsi="Times New Roman" w:cs="Times New Roman"/>
        </w:rPr>
        <w:fldChar w:fldCharType="separate"/>
      </w:r>
      <w:r w:rsidR="00696CC4">
        <w:rPr>
          <w:rFonts w:ascii="Times New Roman" w:hAnsi="Times New Roman" w:cs="Times New Roman"/>
        </w:rPr>
        <w:t xml:space="preserve">(Gabel et al., 2018; Hutchison et al., 2019; Lowe et al., 2020; Moro et al., 2016; </w:t>
      </w:r>
      <w:proofErr w:type="spellStart"/>
      <w:r w:rsidR="00696CC4">
        <w:rPr>
          <w:rFonts w:ascii="Times New Roman" w:hAnsi="Times New Roman" w:cs="Times New Roman"/>
        </w:rPr>
        <w:t>Stote</w:t>
      </w:r>
      <w:proofErr w:type="spellEnd"/>
      <w:r w:rsidR="00696CC4">
        <w:rPr>
          <w:rFonts w:ascii="Times New Roman" w:hAnsi="Times New Roman" w:cs="Times New Roman"/>
        </w:rPr>
        <w:t xml:space="preserve"> et al., 2007)</w:t>
      </w:r>
      <w:r w:rsidR="00696CC4">
        <w:rPr>
          <w:rFonts w:ascii="Times New Roman" w:hAnsi="Times New Roman" w:cs="Times New Roman"/>
        </w:rPr>
        <w:fldChar w:fldCharType="end"/>
      </w:r>
      <w:r w:rsidR="00942AAA">
        <w:rPr>
          <w:rFonts w:ascii="Times New Roman" w:hAnsi="Times New Roman" w:cs="Times New Roman"/>
        </w:rPr>
        <w:t xml:space="preserve">, there have been </w:t>
      </w:r>
      <w:del w:id="32" w:author="Molly C. Mulcahy" w:date="2025-07-25T15:44:00Z" w16du:dateUtc="2025-07-25T20:44:00Z">
        <w:r w:rsidR="00942AAA" w:rsidDel="00DC4CCA">
          <w:rPr>
            <w:rFonts w:ascii="Times New Roman" w:hAnsi="Times New Roman" w:cs="Times New Roman"/>
          </w:rPr>
          <w:delText xml:space="preserve">comparable </w:delText>
        </w:r>
      </w:del>
      <w:ins w:id="33" w:author="Molly C. Mulcahy" w:date="2025-07-25T15:44:00Z" w16du:dateUtc="2025-07-25T20:44:00Z">
        <w:r w:rsidR="00DC4CCA">
          <w:rPr>
            <w:rFonts w:ascii="Times New Roman" w:hAnsi="Times New Roman" w:cs="Times New Roman"/>
          </w:rPr>
          <w:t>significant</w:t>
        </w:r>
        <w:r w:rsidR="00DC4CCA">
          <w:rPr>
            <w:rFonts w:ascii="Times New Roman" w:hAnsi="Times New Roman" w:cs="Times New Roman"/>
          </w:rPr>
          <w:t xml:space="preserve"> </w:t>
        </w:r>
      </w:ins>
      <w:r w:rsidR="00942AAA">
        <w:rPr>
          <w:rFonts w:ascii="Times New Roman" w:hAnsi="Times New Roman" w:cs="Times New Roman"/>
        </w:rPr>
        <w:t>health improvements in those with controlled periods of time-restricted eating</w:t>
      </w:r>
      <w:r w:rsidR="00696CC4">
        <w:rPr>
          <w:rFonts w:ascii="Times New Roman" w:hAnsi="Times New Roman" w:cs="Times New Roman"/>
        </w:rPr>
        <w:t>; s</w:t>
      </w:r>
      <w:r w:rsidR="00153745">
        <w:rPr>
          <w:rFonts w:ascii="Times New Roman" w:hAnsi="Times New Roman" w:cs="Times New Roman"/>
        </w:rPr>
        <w:t xml:space="preserve">uch as reductions in blood pressure </w:t>
      </w:r>
      <w:r w:rsidR="00153745">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{"citationID":"4EXxVxQK","properties":{"formattedCitation":"(Gabel et al., 2018; Jamshed et al., 2019; Sutton et al., 2018)","plainCitation":"(Gabel et al., 2018; Jamshed et al., 2019; Sutton et al., 2018)","noteIndex":0},"citationItems":[{"id":343,"uris":["http://zotero.org/users/5073745/items/VZMS82L6"],"itemData":{"id":343,"type":"article-journal","abstract":"Time-restricted feeding (TRF) is a form of intermittent fasting that involves having a longer daily fasting period. Preliminary studies report that TRF improves cardiometabolic health in rodents and humans. Here, we performed the first study to determine how TRF affects gene expression, circulating hormones, and diurnal patterns in cardiometabolic risk factors in humans. Eleven overweight adults participated in a 4-day randomized crossover study where they ate between 8 am and 2 pm (early TRF (eTRF)) and between 8 am and 8 pm (control schedule). Participants underwent continuous glucose monitoring, and blood was drawn to assess cardiometabolic risk factors, hormones, and gene expression in whole blood cells. Relative to the control schedule, eTRF decreased mean 24-hour glucose levels by 4 &amp;plusmn; 1 mg/dl (p = 0.0003) and glycemic excursions by 12 &amp;plusmn; 3 mg/dl (p = 0.001). In the morning before breakfast, eTRF increased ketones, cholesterol, and the expression of the stress response and aging gene SIRT1 and the autophagy gene LC3A (all p &amp;lt; 0.04), while in the evening, it tended to increase brain-derived neurotropic factor (BNDF; p = 0.10) and also increased the expression of MTOR (p = 0.007), a major nutrient-sensing protein that regulates cell growth. eTRF also altered the diurnal patterns in cortisol and the expression of several circadian clock genes (p &amp;lt; 0.05). eTRF improves 24-hour glucose levels, alters lipid metabolism and circadian clock gene expression, and may also increase autophagy and have anti-aging effects in humans.","container-title":"Nutrients","DOI":"10.3390/nu11061234","issue":"6","language":"en","license":"http://creativecommons.org/licenses/by/3.0/","page":"1234","source":"www.mdpi.com","title":"Early Time-Restricted Feeding Improves 24-Hour Glucose Levels and Affects Markers of the Circadian Clock, Aging, and Autophagy in Humans","volume":"11","author":[{"family":"Jamshed","given":"Humaira"},{"family":"Beyl","given":"Robbie A."},{"family":"Della Manna","given":"Deborah L."},{"family":"Yang","given":"Eddy S."},{"family":"Ravussin","given":"Eric"},{"family":"Peterson","given":"Courtney M."}],"issued":{"date-parts":[["2019",6]]}}},{"id":238,"uris":["http://zotero.org/users/5073745/items/XT9WYD3C"],"itemData":{"id":238,"type":"article-journal","abstract":"Intermittent fasting (IF) improves cardiometabolic health; however, it is unknown whether these effects are due solely to weight loss. We conducted the first supervised controlled feeding trial to test whether IF has benefits independent of weight loss by feeding participants enough food to maintain their weight. Our proof-of-concept study also constitutes the first trial of early time-restricted feeding (eTRF), a form of IF that involves eating early in the day to be in alignment with circadian rhythms in metabolism. Men with prediabetes were randomized to eTRF (6-hr feeding period, with dinner before 3 p.m.) or a control schedule (12-hr feeding period) for 5 weeks and later crossed over to the other schedule. eTRF improved insulin sensitivity, β cell responsiveness, blood pressure, oxidative stress, and appetite. We demonstrate for the first time in humans that eTRF improves some aspects of cardiometabolic health and that IF's effects are not solely due to weight loss.","container-title":"Cell Metabolism","DOI":"10.1016/j.cmet.2018.04.010","ISSN":"1932-7420","issue":"6","journalAbbreviation":"Cell Metab.","language":"eng","note":"PMID: 29754952\nPMCID: PMC5990470","page":"1212-1221.e3","source":"PubMed","title":"Early Time-Restricted Feeding Improves Insulin Sensitivity, Blood Pressure, and Oxidative Stress Even without Weight Loss in Men with Prediabetes","volume":"27","author":[{"family":"Sutton","given":"Elizabeth F."},{"family":"Beyl","given":"Robbie"},{"family":"Early","given":"Kate S."},{"family":"Cefalu","given":"William T."},{"family":"Ravussin","given":"Eric"},{"family":"Peterson","given":"Courtney M."}],"issued":{"date-parts":[["2018",6,5]]}}},{"id":620,"uris":["http://zotero.org/users/5073745/items/JQGFN28M"],"itemData":{"id":620,"type":"article-journal","abstract":"BACKGROUND:\nTime restricted feeding decreases energy intake without calorie counting and may be a viable option for weight loss. However, the effect of this diet on body weight in obese subjects has never been examined.\n\nOBJECTIVE:\nThis study investigated the effects of 8-h time restricted feeding on body weight and metabolic disease risk factors in obese adults.\n\nDESIGN:\nObese subjects (n = 23) participated in an 8-h time restricted feeding intervention (ad libitum feeding between 10:00 to 18:00 h, water fasting between 18:00 to 10:00 h) for 12 weeks. Weight loss and other outcomes were compared to a matched historical control group (n = 23).\n\nRESULTS:\nBody weight and energy intake decreased in the time restricted group (–2.6% ± 0.5; –341 ± 53 kcal/d) relative to controls over 12 weeks (P &lt; 0.05). Systolic blood pressure decreased in the time restricted feeding group (–7 ± 2 mm Hg) versus controls (P &lt; 0.05). Fat mass, lean mass, visceral fat mass, diastolic blood pressure, LDL cholesterol, HDL cholesterol, triglycerides, fasting glucose, fasting insulin, HOMA-IR, and homocysteine were not significantly different from controls after 12 weeks (no group×time interaction).\n\nCONCLUSION:\nThese findings suggest that 8-h time restricted feeding produces mild caloric restriction and weight loss, without calorie counting. It may also offer clinical benefits by reducing blood pressure.","container-title":"Nutrition and Healthy Aging","DOI":"10.3233/NHA-170036","ISSN":"2451-9480","issue":"4","journalAbbreviation":"Nutr Healthy Aging","note":"PMID: 29951594\nPMCID: PMC6004924","page":"345-353","source":"PubMed Central","title":"Effects of 8-hour time restricted feeding on body weight and metabolic disease risk factors in obese adults: A pilot study","title-short":"Effects of 8-hour time restricted feeding on body weight and metabolic disease risk factors in obese adults","volume":"4","author":[{"family":"Gabel","given":"Kelsey"},{"family":"Hoddy","given":"Kristin K."},{"family":"Haggerty","given":"Nicole"},{"family":"Song","given":"Jeehee"},{"family":"Kroeger","given":"Cynthia M."},{"family":"Trepanowski","given":"John F."},{"family":"Panda","given":"Satchidananda"},{"family":"Varady","given":"Krista A."}],"issued":{"date-parts":[["2018",6,15]]}}}],"schema":"https://github.com/citation-style-language/schema/raw/master/csl-citation.json"} </w:instrText>
      </w:r>
      <w:r w:rsidR="00153745">
        <w:rPr>
          <w:rFonts w:ascii="Times New Roman" w:hAnsi="Times New Roman" w:cs="Times New Roman"/>
        </w:rPr>
        <w:fldChar w:fldCharType="separate"/>
      </w:r>
      <w:r w:rsidR="00696CC4">
        <w:rPr>
          <w:rFonts w:ascii="Times New Roman" w:hAnsi="Times New Roman" w:cs="Times New Roman"/>
        </w:rPr>
        <w:t>(Gabel et al., 2018; Jamshed et al., 2019; Sutton et al., 2018)</w:t>
      </w:r>
      <w:r w:rsidR="00153745">
        <w:rPr>
          <w:rFonts w:ascii="Times New Roman" w:hAnsi="Times New Roman" w:cs="Times New Roman"/>
        </w:rPr>
        <w:fldChar w:fldCharType="end"/>
      </w:r>
      <w:r w:rsidR="00153745">
        <w:rPr>
          <w:rFonts w:ascii="Times New Roman" w:hAnsi="Times New Roman" w:cs="Times New Roman"/>
        </w:rPr>
        <w:t xml:space="preserve">, </w:t>
      </w:r>
      <w:r w:rsidR="00696CC4">
        <w:rPr>
          <w:rFonts w:ascii="Times New Roman" w:hAnsi="Times New Roman" w:cs="Times New Roman"/>
        </w:rPr>
        <w:t>improved</w:t>
      </w:r>
      <w:r w:rsidR="00153745">
        <w:rPr>
          <w:rFonts w:ascii="Times New Roman" w:hAnsi="Times New Roman" w:cs="Times New Roman"/>
        </w:rPr>
        <w:t xml:space="preserve"> measures of oxidative stress </w:t>
      </w:r>
      <w:r w:rsidR="00153745">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{"citationID":"WI5B966P","properties":{"formattedCitation":"(Moro et al., 2016; Sutton et al., 2018)","plainCitation":"(Moro et al., 2016; Sutton et al., 2018)","noteIndex":0},"citationItems":[{"id":238,"uris":["http://zotero.org/users/5073745/items/XT9WYD3C"],"itemData":{"id":238,"type":"article-journal","abstract":"Intermittent fasting (IF) improves cardiometabolic health; however, it is unknown whether these effects are due solely to weight loss. We conducted the first supervised controlled feeding trial to test whether IF has benefits independent of weight loss by feeding participants enough food to maintain their weight. Our proof-of-concept study also constitutes the first trial of early time-restricted feeding (eTRF), a form of IF that involves eating early in the day to be in alignment with circadian rhythms in metabolism. Men with prediabetes were randomized to eTRF (6-hr feeding period, with dinner before 3 p.m.) or a control schedule (12-hr feeding period) for 5 weeks and later crossed over to the other schedule. eTRF improved insulin sensitivity, β cell responsiveness, blood pressure, oxidative stress, and appetite. We demonstrate for the first time in humans that eTRF improves some aspects of cardiometabolic health and that IF's effects are not solely due to weight loss.","container-title":"Cell Metabolism","DOI":"10.1016/j.cmet.2018.04.010","ISSN":"1932-7420","issue":"6","journalAbbreviation":"Cell Metab.","language":"eng","note":"PMID: 29754952\nPMCID: PMC5990470","page":"1212-1221.e3","source":"PubMed","title":"Early Time-Restricted Feeding Improves Insulin Sensitivity, Blood Pressure, and Oxidative Stress Even without Weight Loss in Men with Prediabetes","volume":"27","author":[{"family":"Sutton","given":"Elizabeth F."},{"family":"Beyl","given":"Robbie"},{"family":"Early","given":"Kate S."},{"family":"Cefalu","given":"William T."},{"family":"Ravussin","given":"Eric"},{"family":"Peterson","given":"Courtney M."}],"issued":{"date-parts":[["2018",6,5]]}}},{"id":345,"uris":["http://zotero.org/users/5073745/items/W9LIWJCV"],"itemData":{"id":345,"type":"article-journal","abstract":"BackgroundIntermittent fasting (IF) is an increasingly popular dietary approach used for weight loss and overall health. While there is an increasing body of evidence demonstrating beneficial effects of IF on blood lipids and other health outcomes in the overweight and obese, limited data are available about the effect of IF in athletes. Thus, the present study sought to investigate the effects of a modified IF protocol (i.e. time-restricted feeding) during resistance training in healthy resistance-trained males.MethodsThirty-four resistance-trained males were randomly assigned to time-restricted feeding (TRF) or normal diet group (ND). TRF subjects consumed 100 % of their energy needs in an 8-h period of time each day, with their caloric intake divided into three meals consumed at 1 p.m., 4 p.m., and 8 p.m. The remaining 16 h per 24-h period made up the fasting period. Subjects in the ND group consumed 100 % of their energy needs divided into three meals consumed at 8 a.m., 1 p.m., and 8 p.m. Groups were matched for kilocalories consumed and macronutrient distribution (TRF 2826 ± 412.3 kcal/day, carbohydrates 53.2 ± 1.4 %, fat 24.7 ± 3.1 %, protein 22.1 ± 2.6 %, ND 3007 ± 444.7 kcal/day, carbohydrates 54.7 ± 2.2 %, fat 23.9 ± 3.5 %, protein 21.4 ± 1.8). Subjects were tested before and after 8 weeks of the assigned diet and standardized resistance training program. Fat mass and fat-free mass were assessed by dual-energy x-ray absorptiometry and muscle area of the thigh and arm were measured using an anthropometric system. Total and free testosterone, insulin-like growth factor 1, blood glucose, insulin, adiponectin, leptin, triiodothyronine, thyroid stimulating hormone, interleukin-6, interleukin-1β, tumor necrosis factor α, total cholesterol, high-density lipoprotein cholesterol, low-density lipoprotein cholesterol, and triglycerides were measured. Bench press and leg press maximal strength, resting energy expenditure, and respiratory ratio were also tested.ResultsAfter 8 weeks, the 2 Way ANOVA (Time * Diet interaction) showed a decrease in fat mass in TRF compared to ND (p = 0.0448), while fat-free mass, muscle area of the arm and thigh, and maximal strength were maintained in both groups. Testosterone and insulin-like growth factor 1 decreased significantly in TRF, with no changes in ND (p = 0.0476; p = 0.0397). Adiponectin increased (p = 0.0000) in TRF while total leptin decreased (p = 0.0001), although not when adjusted for fat mass. Triiodothyronine decreased in TRF, but no significant changes were detected in thyroid-stimulating hormone, total cholesterol, high-density lipoprotein, low-density lipoprotein, or triglycerides. Resting energy expenditure was unchanged, but a significant decrease in respiratory ratio was observed in the TRF group.ConclusionsOur results suggest that an intermittent fasting program in which all calories are consumed in an 8-h window each day, in conjunction with resistance training, could improve some health-related biomarkers, decrease fat mass, and maintain muscle mass in resistance-trained males.","container-title":"Journal of Translational Medicine","DOI":"10.1186/s12967-016-1044-0","ISSN":"1479-5876","issue":"1","journalAbbreviation":"J Transl Med","language":"en","page":"290","source":"Springer Link","title":"Effects of eight weeks of time-restricted feeding (16/8) on basal metabolism, maximal strength, body composition, inflammation, and cardiovascular risk factors in resistance-trained males","volume":"14","author":[{"family":"Moro","given":"Tatiana"},{"family":"Tinsley","given":"Grant"},{"family":"Bianco","given":"Antonino"},{"family":"Marcolin","given":"Giuseppe"},{"family":"Pacelli","given":"Quirico Francesco"},{"family":"Battaglia","given":"Giuseppe"},{"family":"Palma","given":"Antonio"},{"family":"Gentil","given":"Paulo"},{"family":"Neri","given":"Marco"},{"family":"Paoli","given":"Antonio"}],"issued":{"date-parts":[["2016",10,13]]}}}],"schema":"https://github.com/citation-style-language/schema/raw/master/csl-citation.json"} </w:instrText>
      </w:r>
      <w:r w:rsidR="00153745">
        <w:rPr>
          <w:rFonts w:ascii="Times New Roman" w:hAnsi="Times New Roman" w:cs="Times New Roman"/>
        </w:rPr>
        <w:fldChar w:fldCharType="separate"/>
      </w:r>
      <w:r w:rsidR="00696CC4">
        <w:rPr>
          <w:rFonts w:ascii="Times New Roman" w:hAnsi="Times New Roman" w:cs="Times New Roman"/>
          <w:noProof/>
        </w:rPr>
        <w:t>(Moro et al., 2016; Sutton et al., 2018)</w:t>
      </w:r>
      <w:r w:rsidR="00153745">
        <w:rPr>
          <w:rFonts w:ascii="Times New Roman" w:hAnsi="Times New Roman" w:cs="Times New Roman"/>
        </w:rPr>
        <w:fldChar w:fldCharType="end"/>
      </w:r>
      <w:r w:rsidR="00153745">
        <w:rPr>
          <w:rFonts w:ascii="Times New Roman" w:hAnsi="Times New Roman" w:cs="Times New Roman"/>
        </w:rPr>
        <w:t xml:space="preserve">, </w:t>
      </w:r>
      <w:r w:rsidR="0002446E">
        <w:rPr>
          <w:rFonts w:ascii="Times New Roman" w:hAnsi="Times New Roman" w:cs="Times New Roman"/>
        </w:rPr>
        <w:t xml:space="preserve">reductions in glycemic excursions </w:t>
      </w:r>
      <w:r w:rsidR="0002446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{"citationID":"qxC8QrxM","properties":{"formattedCitation":"(Jamshed et al., 2019)","plainCitation":"(Jamshed et al., 2019)","noteIndex":0},"citationItems":[{"id":343,"uris":["http://zotero.org/users/5073745/items/VZMS82L6"],"itemData":{"id":343,"type":"article-journal","abstract":"Time-restricted feeding (TRF) is a form of intermittent fasting that involves having a longer daily fasting period. Preliminary studies report that TRF improves cardiometabolic health in rodents and humans. Here, we performed the first study to determine how TRF affects gene expression, circulating hormones, and diurnal patterns in cardiometabolic risk factors in humans. Eleven overweight adults participated in a 4-day randomized crossover study where they ate between 8 am and 2 pm (early TRF (eTRF)) and between 8 am and 8 pm (control schedule). Participants underwent continuous glucose monitoring, and blood was drawn to assess cardiometabolic risk factors, hormones, and gene expression in whole blood cells. Relative to the control schedule, eTRF decreased mean 24-hour glucose levels by 4 &amp;plusmn; 1 mg/dl (p = 0.0003) and glycemic excursions by 12 &amp;plusmn; 3 mg/dl (p = 0.001). In the morning before breakfast, eTRF increased ketones, cholesterol, and the expression of the stress response and aging gene SIRT1 and the autophagy gene LC3A (all p &amp;lt; 0.04), while in the evening, it tended to increase brain-derived neurotropic factor (BNDF; p = 0.10) and also increased the expression of MTOR (p = 0.007), a major nutrient-sensing protein that regulates cell growth. eTRF also altered the diurnal patterns in cortisol and the expression of several circadian clock genes (p &amp;lt; 0.05). eTRF improves 24-hour glucose levels, alters lipid metabolism and circadian clock gene expression, and may also increase autophagy and have anti-aging effects in humans.","container-title":"Nutrients","DOI":"10.3390/nu11061234","issue":"6","language":"en","license":"http://creativecommons.org/licenses/by/3.0/","page":"1234","source":"www.mdpi.com","title":"Early Time-Restricted Feeding Improves 24-Hour Glucose Levels and Affects Markers of the Circadian Clock, Aging, and Autophagy in Humans","volume":"11","author":[{"family":"Jamshed","given":"Humaira"},{"family":"Beyl","given":"Robbie A."},{"family":"Della Manna","given":"Deborah L."},{"family":"Yang","given":"Eddy S."},{"family":"Ravussin","given":"Eric"},{"family":"Peterson","given":"Courtney M."}],"issued":{"date-parts":[["2019",6]]}}}],"schema":"https://github.com/citation-style-language/schema/raw/master/csl-citation.json"} </w:instrText>
      </w:r>
      <w:r w:rsidR="0002446E">
        <w:rPr>
          <w:rFonts w:ascii="Times New Roman" w:hAnsi="Times New Roman" w:cs="Times New Roman"/>
        </w:rPr>
        <w:fldChar w:fldCharType="separate"/>
      </w:r>
      <w:r w:rsidR="0002446E">
        <w:rPr>
          <w:rFonts w:ascii="Times New Roman" w:hAnsi="Times New Roman" w:cs="Times New Roman"/>
          <w:noProof/>
        </w:rPr>
        <w:t>(Jamshed et al., 2019)</w:t>
      </w:r>
      <w:r w:rsidR="0002446E">
        <w:rPr>
          <w:rFonts w:ascii="Times New Roman" w:hAnsi="Times New Roman" w:cs="Times New Roman"/>
        </w:rPr>
        <w:fldChar w:fldCharType="end"/>
      </w:r>
      <w:r w:rsidR="0002446E">
        <w:rPr>
          <w:rFonts w:ascii="Times New Roman" w:hAnsi="Times New Roman" w:cs="Times New Roman"/>
        </w:rPr>
        <w:t xml:space="preserve">,  </w:t>
      </w:r>
      <w:r w:rsidR="006B7C4A">
        <w:rPr>
          <w:rFonts w:ascii="Times New Roman" w:hAnsi="Times New Roman" w:cs="Times New Roman"/>
        </w:rPr>
        <w:t xml:space="preserve">or alterations in </w:t>
      </w:r>
      <w:r w:rsidR="0002446E">
        <w:rPr>
          <w:rFonts w:ascii="Times New Roman" w:hAnsi="Times New Roman" w:cs="Times New Roman"/>
        </w:rPr>
        <w:t xml:space="preserve">insulin </w:t>
      </w:r>
      <w:r w:rsidR="006B7C4A">
        <w:rPr>
          <w:rFonts w:ascii="Times New Roman" w:hAnsi="Times New Roman" w:cs="Times New Roman"/>
        </w:rPr>
        <w:t xml:space="preserve">indices </w:t>
      </w:r>
      <w:r w:rsidR="006B7C4A">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{"citationID":"fNDGVXS9","properties":{"formattedCitation":"(Hutchison et al., 2019; Jamshed et al., 2019; Moro et al., 2016; Sutton et al., 2018)","plainCitation":"(Hutchison et al., 2019; Jamshed et al., 2019; Moro et al., 2016; Sutton et al., 2018)","noteIndex":0},"citationItems":[{"id":584,"uris":["http://zotero.org/users/5073745/items/E89CVTH5"],"itemData":{"id":584,"type":"article-journal","abstract":"Objective This study aimed to assess the effects of 9-hour time-restricted feeding (TRF), early (TRFe) or delayed (TRFd), on glucose tolerance in men at risk for type 2 diabetes. Methods Fifteen men (age 55 ± 3 years, BMI 33.9 ± 0.8 kg/m2) wore a continuous glucose monitor for 7 days of baseline assessment and during two 7-day TRF conditions. Participants were randomized to TRFe (8 am to 5 pm) or TRFd (12 pm to 9 pm), separated by a 2-week washout phase. Glucose, insulin, triglycerides, nonesterified fatty acids, and gastrointestinal hormone incremental areas under the curve were calculated following a standard meal on days 0 and 7 at 8 am (TRFe) or 12 pm (TRFd). Results TRF improved glucose tolerance as assessed by a reduction in glucose incremental area under the curve (P = 0.001) and fasting triglycerides (P = 0.003) on day 7 versus day 0. However, there were no mealtime by TRF interactions in any of the variables examined. There was also no effect of TRF on fasting and postprandial insulin, nonesterified fatty acids, or gastrointestinal hormones. Mean fasting glucose by continuous glucose monitor was lower in TRFe (P = 0.02) but not TRFd (P = 0.17) versus baseline, but there was no difference between TRF conditions. Conclusions While only TRFe lowered mean fasting glucose, TRF improved glycemic responses to a test meal in men at risk for type 2 diabetes regardless of the clock time that TRF was initiated.","container-title":"Obesity","DOI":"10.1002/oby.22449","ISSN":"1930-739X","issue":"5","language":"en","license":"© 2019 The Obesity Society","page":"724-732","source":"Wiley Online Library","title":"Time-Restricted Feeding Improves Glucose Tolerance in Men at Risk for Type 2 Diabetes: A Randomized Crossover Trial","title-short":"Time-Restricted Feeding Improves Glucose Tolerance in Men at Risk for Type 2 Diabetes","volume":"27","author":[{"family":"Hutchison","given":"Amy T."},{"family":"Regmi","given":"Prashant"},{"family":"Manoogian","given":"Emily N. C."},{"family":"Fleischer","given":"Jason G."},{"family":"Wittert","given":"Gary A."},{"family":"Panda","given":"Satchidananda"},{"family":"Heilbronn","given":"Leonie K."}],"issued":{"date-parts":[["2019"]]}}},{"id":343,"uris":["http://zotero.org/users/5073745/items/VZMS82L6"],"itemData":{"id":343,"type":"article-journal","abstract":"Time-restricted feeding (TRF) is a form of intermittent fasting that involves having a longer daily fasting period. Preliminary studies report that TRF improves cardiometabolic health in rodents and humans. Here, we performed the first study to determine how TRF affects gene expression, circulating hormones, and diurnal patterns in cardiometabolic risk factors in humans. Eleven overweight adults participated in a 4-day randomized crossover study where they ate between 8 am and 2 pm (early TRF (eTRF)) and between 8 am and 8 pm (control schedule). Participants underwent continuous glucose monitoring, and blood was drawn to assess cardiometabolic risk factors, hormones, and gene expression in whole blood cells. Relative to the control schedule, eTRF decreased mean 24-hour glucose levels by 4 &amp;plusmn; 1 mg/dl (p = 0.0003) and glycemic excursions by 12 &amp;plusmn; 3 mg/dl (p = 0.001). In the morning before breakfast, eTRF increased ketones, cholesterol, and the expression of the stress response and aging gene SIRT1 and the autophagy gene LC3A (all p &amp;lt; 0.04), while in the evening, it tended to increase brain-derived neurotropic factor (BNDF; p = 0.10) and also increased the expression of MTOR (p = 0.007), a major nutrient-sensing protein that regulates cell growth. eTRF also altered the diurnal patterns in cortisol and the expression of several circadian clock genes (p &amp;lt; 0.05). eTRF improves 24-hour glucose levels, alters lipid metabolism and circadian clock gene expression, and may also increase autophagy and have anti-aging effects in humans.","container-title":"Nutrients","DOI":"10.3390/nu11061234","issue":"6","language":"en","license":"http://creativecommons.org/licenses/by/3.0/","page":"1234","source":"www.mdpi.com","title":"Early Time-Restricted Feeding Improves 24-Hour Glucose Levels and Affects Markers of the Circadian Clock, Aging, and Autophagy in Humans","volume":"11","author":[{"family":"Jamshed","given":"Humaira"},{"family":"Beyl","given":"Robbie A."},{"family":"Della Manna","given":"Deborah L."},{"family":"Yang","given":"Eddy S."},{"family":"Ravussin","given":"Eric"},{"family":"Peterson","given":"Courtney M."}],"issued":{"date-parts":[["2019",6]]}}},{"id":345,"uris":["http://zotero.org/users/5073745/items/W9LIWJCV"],"itemData":{"id":345,"type":"article-journal","abstract":"BackgroundIntermittent fasting (IF) is an increasingly popular dietary approach used for weight loss and overall health. While there is an increasing body of evidence demonstrating beneficial effects of IF on blood lipids and other health outcomes in the overweight and obese, limited data are available about the effect of IF in athletes. Thus, the present study sought to investigate the effects of a modified IF protocol (i.e. time-restricted feeding) during resistance training in healthy resistance-trained males.MethodsThirty-four resistance-trained males were randomly assigned to time-restricted feeding (TRF) or normal diet group (ND). TRF subjects consumed 100 % of their energy needs in an 8-h period of time each day, with their caloric intake divided into three meals consumed at 1 p.m., 4 p.m., and 8 p.m. The remaining 16 h per 24-h period made up the fasting period. Subjects in the ND group consumed 100 % of their energy needs divided into three meals consumed at 8 a.m., 1 p.m., and 8 p.m. Groups were matched for kilocalories consumed and macronutrient distribution (TRF 2826 ± 412.3 kcal/day, carbohydrates 53.2 ± 1.4 %, fat 24.7 ± 3.1 %, protein 22.1 ± 2.6 %, ND 3007 ± 444.7 kcal/day, carbohydrates 54.7 ± 2.2 %, fat 23.9 ± 3.5 %, protein 21.4 ± 1.8). Subjects were tested before and after 8 weeks of the assigned diet and standardized resistance training program. Fat mass and fat-free mass were assessed by dual-energy x-ray absorptiometry and muscle area of the thigh and arm were measured using an anthropometric system. Total and free testosterone, insulin-like growth factor 1, blood glucose, insulin, adiponectin, leptin, triiodothyronine, thyroid stimulating hormone, interleukin-6, interleukin-1β, tumor necrosis factor α, total cholesterol, high-density lipoprotein cholesterol, low-density lipoprotein cholesterol, and triglycerides were measured. Bench press and leg press maximal strength, resting energy expenditure, and respiratory ratio were also tested.ResultsAfter 8 weeks, the 2 Way ANOVA (Time * Diet interaction) showed a decrease in fat mass in TRF compared to ND (p = 0.0448), while fat-free mass, muscle area of the arm and thigh, and maximal strength were maintained in both groups. Testosterone and insulin-like growth factor 1 decreased significantly in TRF, with no changes in ND (p = 0.0476; p = 0.0397). Adiponectin increased (p = 0.0000) in TRF while total leptin decreased (p = 0.0001), although not when adjusted for fat mass. Triiodothyronine decreased in TRF, but no significant changes were detected in thyroid-stimulating hormone, total cholesterol, high-density lipoprotein, low-density lipoprotein, or triglycerides. Resting energy expenditure was unchanged, but a significant decrease in respiratory ratio was observed in the TRF group.ConclusionsOur results suggest that an intermittent fasting program in which all calories are consumed in an 8-h window each day, in conjunction with resistance training, could improve some health-related biomarkers, decrease fat mass, and maintain muscle mass in resistance-trained males.","container-title":"Journal of Translational Medicine","DOI":"10.1186/s12967-016-1044-0","ISSN":"1479-5876","issue":"1","journalAbbreviation":"J Transl Med","language":"en","page":"290","source":"Springer Link","title":"Effects of eight weeks of time-restricted feeding (16/8) on basal metabolism, maximal strength, body composition, inflammation, and cardiovascular risk factors in resistance-trained males","volume":"14","author":[{"family":"Moro","given":"Tatiana"},{"family":"Tinsley","given":"Grant"},{"family":"Bianco","given":"Antonino"},{"family":"Marcolin","given":"Giuseppe"},{"family":"Pacelli","given":"Quirico Francesco"},{"family":"Battaglia","given":"Giuseppe"},{"family":"Palma","given":"Antonio"},{"family":"Gentil","given":"Paulo"},{"family":"Neri","given":"Marco"},{"family":"Paoli","given":"Antonio"}],"issued":{"date-parts":[["2016",10,13]]}}},{"id":238,"uris":["http://zotero.org/users/5073745/items/XT9WYD3C"],"itemData":{"id":238,"type":"article-journal","abstract":"Intermittent fasting (IF) improves cardiometabolic health; however, it is unknown whether these effects are due solely to weight loss. We conducted the first supervised controlled feeding trial to test whether IF has benefits independent of weight loss by feeding participants enough food to maintain their weight. Our proof-of-concept study also constitutes the first trial of early time-restricted feeding (eTRF), a form of IF that involves eating early in the day to be in alignment with circadian rhythms in metabolism. Men with prediabetes were randomized to eTRF (6-hr feeding period, with dinner before 3 p.m.) or a control schedule (12-hr feeding period) for 5 weeks and later crossed over to the other schedule. eTRF improved insulin sensitivity, β cell responsiveness, blood pressure, oxidative stress, and appetite. We demonstrate for the first time in humans that eTRF improves some aspects of cardiometabolic health and that IF's effects are not solely due to weight loss.","container-title":"Cell Metabolism","DOI":"10.1016/j.cmet.2018.04.010","ISSN":"1932-7420","issue":"6","journalAbbreviation":"Cell Metab.","language":"eng","note":"PMID: 29754952\nPMCID: PMC5990470","page":"1212-1221.e3","source":"PubMed","title":"Early Time-Restricted Feeding Improves Insulin Sensitivity, Blood Pressure, and Oxidative Stress Even without Weight Loss in Men with Prediabetes","volume":"27","author":[{"family":"Sutton","given":"Elizabeth F."},{"family":"Beyl","given":"Robbie"},{"family":"Early","given":"Kate S."},{"family":"Cefalu","given":"William T."},{"family":"Ravussin","given":"Eric"},{"family":"Peterson","given":"Courtney M."}],"issued":{"date-parts":[["2018",6,5]]}}}],"schema":"https://github.com/citation-style-language/schema/raw/master/csl-citation.json"} </w:instrText>
      </w:r>
      <w:r w:rsidR="006B7C4A">
        <w:rPr>
          <w:rFonts w:ascii="Times New Roman" w:hAnsi="Times New Roman" w:cs="Times New Roman"/>
        </w:rPr>
        <w:fldChar w:fldCharType="separate"/>
      </w:r>
      <w:r w:rsidR="006B7C4A">
        <w:rPr>
          <w:rFonts w:ascii="Times New Roman" w:hAnsi="Times New Roman" w:cs="Times New Roman"/>
          <w:noProof/>
        </w:rPr>
        <w:t>(Hutchison et al., 2019; Jamshed et al., 2019; Moro et al., 2016; Sutton et al., 2018)</w:t>
      </w:r>
      <w:r w:rsidR="006B7C4A">
        <w:rPr>
          <w:rFonts w:ascii="Times New Roman" w:hAnsi="Times New Roman" w:cs="Times New Roman"/>
        </w:rPr>
        <w:fldChar w:fldCharType="end"/>
      </w:r>
      <w:r w:rsidR="00696CC4">
        <w:rPr>
          <w:rFonts w:ascii="Times New Roman" w:hAnsi="Times New Roman" w:cs="Times New Roman"/>
        </w:rPr>
        <w:t xml:space="preserve">. </w:t>
      </w:r>
      <w:r w:rsidR="006652F4">
        <w:rPr>
          <w:rFonts w:ascii="Times New Roman" w:hAnsi="Times New Roman" w:cs="Times New Roman"/>
        </w:rPr>
        <w:t>Some have even found improvement without weight loss</w:t>
      </w:r>
      <w:r w:rsidR="00AE239F">
        <w:rPr>
          <w:rFonts w:ascii="Times New Roman" w:hAnsi="Times New Roman" w:cs="Times New Roman"/>
        </w:rPr>
        <w:t xml:space="preserve"> </w:t>
      </w:r>
      <w:r w:rsidR="006652F4">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{"citationID":"kaBoTTDQ","properties":{"formattedCitation":"(Sutton et al., 2018)","plainCitation":"(Sutton et al., 2018)","noteIndex":0},"citationItems":[{"id":238,"uris":["http://zotero.org/users/5073745/items/XT9WYD3C"],"itemData":{"id":238,"type":"article-journal","abstract":"Intermittent fasting (IF) improves cardiometabolic health; however, it is unknown whether these effects are due solely to weight loss. We conducted the first supervised controlled feeding trial to test whether IF has benefits independent of weight loss by feeding participants enough food to maintain their weight. Our proof-of-concept study also constitutes the first trial of early time-restricted feeding (eTRF), a form of IF that involves eating early in the day to be in alignment with circadian rhythms in metabolism. Men with prediabetes were randomized to eTRF (6-hr feeding period, with dinner before 3 p.m.) or a control schedule (12-hr feeding period) for 5 weeks and later crossed over to the other schedule. eTRF improved insulin sensitivity, β cell responsiveness, blood pressure, oxidative stress, and appetite. We demonstrate for the first time in humans that eTRF improves some aspects of cardiometabolic health and that IF's effects are not solely due to weight loss.","container-title":"Cell Metabolism","DOI":"10.1016/j.cmet.2018.04.010","ISSN":"1932-7420","issue":"6","journalAbbreviation":"Cell Metab.","language":"eng","note":"PMID: 29754952\nPMCID: PMC5990470","page":"1212-1221.e3","source":"PubMed","title":"Early Time-Restricted Feeding Improves Insulin Sensitivity, Blood Pressure, and Oxidative Stress Even without Weight Loss in Men with Prediabetes","volume":"27","author":[{"family":"Sutton","given":"Elizabeth F."},{"family":"Beyl","given":"Robbie"},{"family":"Early","given":"Kate S."},{"family":"Cefalu","given":"William T."},{"family":"Ravussin","given":"Eric"},{"family":"Peterson","given":"Courtney M."}],"issued":{"date-parts":[["2018",6,5]]}}}],"schema":"https://github.com/citation-style-language/schema/raw/master/csl-citation.json"} </w:instrText>
      </w:r>
      <w:r w:rsidR="006652F4">
        <w:rPr>
          <w:rFonts w:ascii="Times New Roman" w:hAnsi="Times New Roman" w:cs="Times New Roman"/>
        </w:rPr>
        <w:fldChar w:fldCharType="separate"/>
      </w:r>
      <w:r w:rsidR="00696CC4">
        <w:rPr>
          <w:rFonts w:ascii="Times New Roman" w:hAnsi="Times New Roman" w:cs="Times New Roman"/>
          <w:noProof/>
        </w:rPr>
        <w:t>(Sutton et al., 2018)</w:t>
      </w:r>
      <w:r w:rsidR="006652F4">
        <w:rPr>
          <w:rFonts w:ascii="Times New Roman" w:hAnsi="Times New Roman" w:cs="Times New Roman"/>
        </w:rPr>
        <w:fldChar w:fldCharType="end"/>
      </w:r>
      <w:r w:rsidR="006652F4">
        <w:rPr>
          <w:rFonts w:ascii="Times New Roman" w:hAnsi="Times New Roman" w:cs="Times New Roman"/>
        </w:rPr>
        <w:t xml:space="preserve">. </w:t>
      </w:r>
      <w:r w:rsidR="00942AAA">
        <w:rPr>
          <w:rFonts w:ascii="Times New Roman" w:hAnsi="Times New Roman" w:cs="Times New Roman"/>
        </w:rPr>
        <w:t xml:space="preserve"> </w:t>
      </w:r>
      <w:commentRangeStart w:id="34"/>
      <w:r w:rsidR="0039019A">
        <w:rPr>
          <w:rFonts w:ascii="Times New Roman" w:hAnsi="Times New Roman" w:cs="Times New Roman"/>
        </w:rPr>
        <w:t xml:space="preserve">Currently, the focus of the majority of TRF/TRE studies have been in preventing or lessening metabolic effects from </w:t>
      </w:r>
      <w:r w:rsidR="006B7C4A">
        <w:rPr>
          <w:rFonts w:ascii="Times New Roman" w:hAnsi="Times New Roman" w:cs="Times New Roman"/>
        </w:rPr>
        <w:t>over-</w:t>
      </w:r>
      <w:r w:rsidR="0039019A">
        <w:rPr>
          <w:rFonts w:ascii="Times New Roman" w:hAnsi="Times New Roman" w:cs="Times New Roman"/>
        </w:rPr>
        <w:t>feeding in adult</w:t>
      </w:r>
      <w:r w:rsidR="006B7C4A">
        <w:rPr>
          <w:rFonts w:ascii="Times New Roman" w:hAnsi="Times New Roman" w:cs="Times New Roman"/>
        </w:rPr>
        <w:t>s</w:t>
      </w:r>
      <w:r w:rsidR="0039019A">
        <w:rPr>
          <w:rFonts w:ascii="Times New Roman" w:hAnsi="Times New Roman" w:cs="Times New Roman"/>
        </w:rPr>
        <w:t>, leaving critical periods of development and</w:t>
      </w:r>
      <w:r w:rsidR="006652F4">
        <w:rPr>
          <w:rFonts w:ascii="Times New Roman" w:hAnsi="Times New Roman" w:cs="Times New Roman"/>
        </w:rPr>
        <w:t xml:space="preserve"> lower-calorie diets without evidence.</w:t>
      </w:r>
      <w:commentRangeEnd w:id="34"/>
      <w:r w:rsidR="00C9668F">
        <w:rPr>
          <w:rStyle w:val="CommentReference"/>
        </w:rPr>
        <w:commentReference w:id="34"/>
      </w:r>
      <w:r w:rsidR="006652F4">
        <w:rPr>
          <w:rFonts w:ascii="Times New Roman" w:hAnsi="Times New Roman" w:cs="Times New Roman"/>
        </w:rPr>
        <w:t xml:space="preserve"> Furthermore, as the popularity of this diet increases, there are critically important populations that </w:t>
      </w:r>
      <w:ins w:id="35" w:author="Molly C. Mulcahy" w:date="2025-07-25T15:46:00Z" w16du:dateUtc="2025-07-25T20:46:00Z">
        <w:r w:rsidR="00C9668F">
          <w:rPr>
            <w:rFonts w:ascii="Times New Roman" w:hAnsi="Times New Roman" w:cs="Times New Roman"/>
          </w:rPr>
          <w:t xml:space="preserve">may </w:t>
        </w:r>
      </w:ins>
      <w:r w:rsidR="00F7579E">
        <w:rPr>
          <w:rFonts w:ascii="Times New Roman" w:hAnsi="Times New Roman" w:cs="Times New Roman"/>
        </w:rPr>
        <w:t>develop</w:t>
      </w:r>
      <w:r w:rsidR="006652F4">
        <w:rPr>
          <w:rFonts w:ascii="Times New Roman" w:hAnsi="Times New Roman" w:cs="Times New Roman"/>
        </w:rPr>
        <w:t xml:space="preserve"> lasting effects from attempting this diet </w:t>
      </w:r>
      <w:r w:rsidR="00F7579E">
        <w:rPr>
          <w:rFonts w:ascii="Times New Roman" w:hAnsi="Times New Roman" w:cs="Times New Roman"/>
        </w:rPr>
        <w:t>before its effects are fully characterized; o</w:t>
      </w:r>
      <w:ins w:id="36" w:author="Molly C. Mulcahy" w:date="2025-07-25T15:46:00Z" w16du:dateUtc="2025-07-25T20:46:00Z">
        <w:r w:rsidR="00C9668F">
          <w:rPr>
            <w:rFonts w:ascii="Times New Roman" w:hAnsi="Times New Roman" w:cs="Times New Roman"/>
          </w:rPr>
          <w:t>ne</w:t>
        </w:r>
      </w:ins>
      <w:r w:rsidR="00F7579E">
        <w:rPr>
          <w:rFonts w:ascii="Times New Roman" w:hAnsi="Times New Roman" w:cs="Times New Roman"/>
        </w:rPr>
        <w:t xml:space="preserve"> such population </w:t>
      </w:r>
      <w:del w:id="37" w:author="Molly C. Mulcahy" w:date="2025-07-25T15:47:00Z" w16du:dateUtc="2025-07-25T20:47:00Z">
        <w:r w:rsidR="00F7579E" w:rsidDel="00C9668F">
          <w:rPr>
            <w:rFonts w:ascii="Times New Roman" w:hAnsi="Times New Roman" w:cs="Times New Roman"/>
          </w:rPr>
          <w:delText xml:space="preserve">is </w:delText>
        </w:r>
      </w:del>
      <w:ins w:id="38" w:author="Molly C. Mulcahy" w:date="2025-07-25T15:47:00Z" w16du:dateUtc="2025-07-25T20:47:00Z">
        <w:r w:rsidR="00C9668F">
          <w:rPr>
            <w:rFonts w:ascii="Times New Roman" w:hAnsi="Times New Roman" w:cs="Times New Roman"/>
          </w:rPr>
          <w:t xml:space="preserve">are </w:t>
        </w:r>
      </w:ins>
      <w:r w:rsidR="00CD793B">
        <w:rPr>
          <w:rFonts w:ascii="Times New Roman" w:hAnsi="Times New Roman" w:cs="Times New Roman"/>
        </w:rPr>
        <w:t xml:space="preserve">those who are attempting to become or are </w:t>
      </w:r>
      <w:ins w:id="39" w:author="Molly C. Mulcahy" w:date="2025-07-25T15:47:00Z" w16du:dateUtc="2025-07-25T20:47:00Z">
        <w:r w:rsidR="00C9668F">
          <w:rPr>
            <w:rFonts w:ascii="Times New Roman" w:hAnsi="Times New Roman" w:cs="Times New Roman"/>
          </w:rPr>
          <w:t xml:space="preserve">currently </w:t>
        </w:r>
      </w:ins>
      <w:r w:rsidR="00CD793B">
        <w:rPr>
          <w:rFonts w:ascii="Times New Roman" w:hAnsi="Times New Roman" w:cs="Times New Roman"/>
        </w:rPr>
        <w:t>pregnant</w:t>
      </w:r>
      <w:r w:rsidR="00F7579E">
        <w:rPr>
          <w:rFonts w:ascii="Times New Roman" w:hAnsi="Times New Roman" w:cs="Times New Roman"/>
        </w:rPr>
        <w:t xml:space="preserve">. </w:t>
      </w:r>
    </w:p>
    <w:p w14:paraId="0BCBCEEA" w14:textId="19C6D85D" w:rsidR="00E40AF7" w:rsidRPr="00674BBC" w:rsidRDefault="00AB602F" w:rsidP="00AE239F">
      <w:pPr>
        <w:spacing w:line="360" w:lineRule="auto"/>
        <w:ind w:firstLine="720"/>
        <w:rPr>
          <w:rFonts w:ascii="Times New Roman" w:hAnsi="Times New Roman" w:cs="Times New Roman"/>
        </w:rPr>
      </w:pPr>
      <w:r w:rsidRPr="00674BBC">
        <w:rPr>
          <w:rFonts w:ascii="Times New Roman" w:hAnsi="Times New Roman" w:cs="Times New Roman"/>
        </w:rPr>
        <w:t xml:space="preserve">Dietary </w:t>
      </w:r>
      <w:ins w:id="40" w:author="Molly C. Mulcahy" w:date="2025-07-25T15:48:00Z" w16du:dateUtc="2025-07-25T20:48:00Z">
        <w:r w:rsidR="00C9668F">
          <w:rPr>
            <w:rFonts w:ascii="Times New Roman" w:hAnsi="Times New Roman" w:cs="Times New Roman"/>
          </w:rPr>
          <w:t xml:space="preserve">impacts on </w:t>
        </w:r>
      </w:ins>
      <w:r w:rsidRPr="00674BBC">
        <w:rPr>
          <w:rFonts w:ascii="Times New Roman" w:hAnsi="Times New Roman" w:cs="Times New Roman"/>
        </w:rPr>
        <w:t>health during pregnancy has long been a topic of intense research interest.</w:t>
      </w:r>
      <w:r w:rsidR="00EE22E8" w:rsidRPr="00674BBC">
        <w:rPr>
          <w:rFonts w:ascii="Times New Roman" w:hAnsi="Times New Roman" w:cs="Times New Roman"/>
        </w:rPr>
        <w:t xml:space="preserve"> </w:t>
      </w:r>
      <w:commentRangeStart w:id="41"/>
      <w:del w:id="42" w:author="Molly C. Mulcahy" w:date="2025-07-25T15:49:00Z" w16du:dateUtc="2025-07-25T20:49:00Z">
        <w:r w:rsidR="008A5F4D" w:rsidDel="00C9668F">
          <w:rPr>
            <w:rFonts w:ascii="Times New Roman" w:hAnsi="Times New Roman" w:cs="Times New Roman"/>
          </w:rPr>
          <w:delText>This research intensified when</w:delText>
        </w:r>
        <w:r w:rsidR="008A5F4D" w:rsidRPr="00674BBC" w:rsidDel="00C9668F">
          <w:rPr>
            <w:rFonts w:ascii="Times New Roman" w:hAnsi="Times New Roman" w:cs="Times New Roman"/>
          </w:rPr>
          <w:delText xml:space="preserve"> </w:delText>
        </w:r>
      </w:del>
      <w:r w:rsidR="008A5F4D">
        <w:rPr>
          <w:rFonts w:ascii="Times New Roman" w:hAnsi="Times New Roman" w:cs="Times New Roman"/>
        </w:rPr>
        <w:t xml:space="preserve">David </w:t>
      </w:r>
      <w:r w:rsidR="008A5F4D" w:rsidRPr="00674BBC">
        <w:rPr>
          <w:rFonts w:ascii="Times New Roman" w:hAnsi="Times New Roman" w:cs="Times New Roman"/>
        </w:rPr>
        <w:t xml:space="preserve">Barker </w:t>
      </w:r>
      <w:ins w:id="43" w:author="Molly C. Mulcahy" w:date="2025-07-25T15:49:00Z" w16du:dateUtc="2025-07-25T20:49:00Z">
        <w:r w:rsidR="00C9668F">
          <w:rPr>
            <w:rFonts w:ascii="Times New Roman" w:hAnsi="Times New Roman" w:cs="Times New Roman"/>
          </w:rPr>
          <w:t xml:space="preserve">and others </w:t>
        </w:r>
      </w:ins>
      <w:r w:rsidR="008A5F4D" w:rsidRPr="00674BBC">
        <w:rPr>
          <w:rFonts w:ascii="Times New Roman" w:hAnsi="Times New Roman" w:cs="Times New Roman"/>
        </w:rPr>
        <w:t xml:space="preserve">proposed that </w:t>
      </w:r>
      <w:r w:rsidR="008A5F4D" w:rsidRPr="00674BBC">
        <w:rPr>
          <w:rFonts w:ascii="Times New Roman" w:hAnsi="Times New Roman" w:cs="Times New Roman"/>
          <w:i/>
          <w:iCs/>
        </w:rPr>
        <w:t>in utero</w:t>
      </w:r>
      <w:r w:rsidR="008A5F4D" w:rsidRPr="00674BBC">
        <w:rPr>
          <w:rFonts w:ascii="Times New Roman" w:hAnsi="Times New Roman" w:cs="Times New Roman"/>
        </w:rPr>
        <w:t xml:space="preserve"> conditions could program the resultant child for health or disease, based on the </w:t>
      </w:r>
      <w:ins w:id="44" w:author="Molly C. Mulcahy" w:date="2025-07-25T15:49:00Z" w16du:dateUtc="2025-07-25T20:49:00Z">
        <w:r w:rsidR="00C9668F">
          <w:rPr>
            <w:rFonts w:ascii="Times New Roman" w:hAnsi="Times New Roman" w:cs="Times New Roman"/>
          </w:rPr>
          <w:t xml:space="preserve">degree of environmental </w:t>
        </w:r>
      </w:ins>
      <w:r w:rsidR="008A5F4D" w:rsidRPr="00674BBC">
        <w:rPr>
          <w:rFonts w:ascii="Times New Roman" w:hAnsi="Times New Roman" w:cs="Times New Roman"/>
        </w:rPr>
        <w:t xml:space="preserve">mismatch they would face once born </w:t>
      </w:r>
      <w:r w:rsidR="008A5F4D" w:rsidRPr="00674BBC">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{"citationID":"4Bd8tjGS","properties":{"formattedCitation":"(Barker &amp; Osmond, 1986)","plainCitation":"(Barker &amp; Osmond, 1986)","noteIndex":0},"citationItems":[{"id":835,"uris":["http://zotero.org/users/5073745/items/NDF9D37U"],"itemData":{"id":835,"type":"article-journal","abstract":"Although the rise in ischaemic heart disease in England and Wales has been associated with increasing prosperity, mortality rates are highest in the least affluent areas. On division of the country into two hundred and twelve local authority areas a strong geographical relation was found between ischaemic heart disease mortality rates in 1968-78 and infant mortality in 1921-25. Of the twenty-four other common causes of death only bronchitis, stomach cancer, and rheumatic heart disease were similarly related to infant mortality. These diseases are associated with poor living conditions and mortality from them is declining. Ischaemic heart disease is strongly correlated with both neonatal and postneonatal mortality. It is suggested that poor nutrition in early life increases susceptibility to the effects of an affluent diet.","container-title":"Lancet (London, England)","DOI":"10.1016/s0140-6736(86)91340-1","ISSN":"0140-6736","issue":"8489","journalAbbreviation":"Lancet","language":"eng","note":"PMID: 2871345","page":"1077-1081","source":"PubMed","title":"Infant mortality, childhood nutrition, and ischaemic heart disease in England and Wales","volume":"1","author":[{"family":"Barker","given":"D. J."},{"family":"Osmond","given":"C."}],"issued":{"date-parts":[["1986",5,10]]}}}],"schema":"https://github.com/citation-style-language/schema/raw/master/csl-citation.json"} </w:instrText>
      </w:r>
      <w:r w:rsidR="008A5F4D" w:rsidRPr="00674BBC">
        <w:rPr>
          <w:rFonts w:ascii="Times New Roman" w:hAnsi="Times New Roman" w:cs="Times New Roman"/>
        </w:rPr>
        <w:fldChar w:fldCharType="separate"/>
      </w:r>
      <w:r w:rsidR="008A5F4D">
        <w:rPr>
          <w:rFonts w:ascii="Times New Roman" w:hAnsi="Times New Roman" w:cs="Times New Roman"/>
          <w:noProof/>
        </w:rPr>
        <w:t>(Barker &amp; Osmond, 1986)</w:t>
      </w:r>
      <w:r w:rsidR="008A5F4D" w:rsidRPr="00674BBC">
        <w:rPr>
          <w:rFonts w:ascii="Times New Roman" w:hAnsi="Times New Roman" w:cs="Times New Roman"/>
        </w:rPr>
        <w:fldChar w:fldCharType="end"/>
      </w:r>
      <w:r w:rsidR="008A5F4D">
        <w:rPr>
          <w:rFonts w:ascii="Times New Roman" w:hAnsi="Times New Roman" w:cs="Times New Roman"/>
        </w:rPr>
        <w:t>. Ultimately, these studies were the first of the</w:t>
      </w:r>
      <w:r w:rsidR="00EE22E8" w:rsidRPr="00674BBC">
        <w:rPr>
          <w:rFonts w:ascii="Times New Roman" w:hAnsi="Times New Roman" w:cs="Times New Roman"/>
        </w:rPr>
        <w:t xml:space="preserve"> developmental origins of health and disease </w:t>
      </w:r>
      <w:r w:rsidR="00674BBC">
        <w:rPr>
          <w:rFonts w:ascii="Times New Roman" w:hAnsi="Times New Roman" w:cs="Times New Roman"/>
        </w:rPr>
        <w:t>(</w:t>
      </w:r>
      <w:proofErr w:type="spellStart"/>
      <w:r w:rsidR="00674BBC">
        <w:rPr>
          <w:rFonts w:ascii="Times New Roman" w:hAnsi="Times New Roman" w:cs="Times New Roman"/>
        </w:rPr>
        <w:t>DOHaD</w:t>
      </w:r>
      <w:proofErr w:type="spellEnd"/>
      <w:r w:rsidR="00674BBC">
        <w:rPr>
          <w:rFonts w:ascii="Times New Roman" w:hAnsi="Times New Roman" w:cs="Times New Roman"/>
        </w:rPr>
        <w:t xml:space="preserve">) </w:t>
      </w:r>
      <w:r w:rsidR="008A5F4D">
        <w:rPr>
          <w:rFonts w:ascii="Times New Roman" w:hAnsi="Times New Roman" w:cs="Times New Roman"/>
        </w:rPr>
        <w:t>field</w:t>
      </w:r>
      <w:r w:rsidR="00EE22E8" w:rsidRPr="00674BBC">
        <w:rPr>
          <w:rFonts w:ascii="Times New Roman" w:hAnsi="Times New Roman" w:cs="Times New Roman"/>
        </w:rPr>
        <w:t xml:space="preserve">. The most prominent </w:t>
      </w:r>
      <w:proofErr w:type="spellStart"/>
      <w:r w:rsidR="008A5F4D">
        <w:rPr>
          <w:rFonts w:ascii="Times New Roman" w:hAnsi="Times New Roman" w:cs="Times New Roman"/>
        </w:rPr>
        <w:t>DOHaD</w:t>
      </w:r>
      <w:proofErr w:type="spellEnd"/>
      <w:r w:rsidR="00EE22E8" w:rsidRPr="00674BBC">
        <w:rPr>
          <w:rFonts w:ascii="Times New Roman" w:hAnsi="Times New Roman" w:cs="Times New Roman"/>
        </w:rPr>
        <w:t xml:space="preserve"> stud</w:t>
      </w:r>
      <w:r w:rsidR="008A5F4D">
        <w:rPr>
          <w:rFonts w:ascii="Times New Roman" w:hAnsi="Times New Roman" w:cs="Times New Roman"/>
        </w:rPr>
        <w:t>y examined</w:t>
      </w:r>
      <w:r w:rsidR="00EE22E8" w:rsidRPr="00674BBC">
        <w:rPr>
          <w:rFonts w:ascii="Times New Roman" w:hAnsi="Times New Roman" w:cs="Times New Roman"/>
        </w:rPr>
        <w:t xml:space="preserve"> children who were </w:t>
      </w:r>
      <w:r w:rsidR="00EE22E8" w:rsidRPr="00674BBC">
        <w:rPr>
          <w:rFonts w:ascii="Times New Roman" w:hAnsi="Times New Roman" w:cs="Times New Roman"/>
          <w:i/>
          <w:iCs/>
        </w:rPr>
        <w:t>in utero</w:t>
      </w:r>
      <w:r w:rsidR="00EE22E8" w:rsidRPr="00674BBC">
        <w:rPr>
          <w:rFonts w:ascii="Times New Roman" w:hAnsi="Times New Roman" w:cs="Times New Roman"/>
        </w:rPr>
        <w:t xml:space="preserve"> during extreme famine during the “Dutch Hunger Winter” during the second world war. </w:t>
      </w:r>
      <w:r w:rsidR="0031039E" w:rsidRPr="00674BBC">
        <w:rPr>
          <w:rFonts w:ascii="Times New Roman" w:hAnsi="Times New Roman" w:cs="Times New Roman"/>
        </w:rPr>
        <w:t xml:space="preserve">Finding that times of </w:t>
      </w:r>
      <w:r w:rsidR="008A5F4D">
        <w:rPr>
          <w:rFonts w:ascii="Times New Roman" w:hAnsi="Times New Roman" w:cs="Times New Roman"/>
        </w:rPr>
        <w:t>food restriction</w:t>
      </w:r>
      <w:r w:rsidR="0031039E" w:rsidRPr="00674BBC">
        <w:rPr>
          <w:rFonts w:ascii="Times New Roman" w:hAnsi="Times New Roman" w:cs="Times New Roman"/>
        </w:rPr>
        <w:t xml:space="preserve"> during pregnancy could impart higher risk for cardiometabolic risk in adulthood, even</w:t>
      </w:r>
      <w:r w:rsidR="008A5F4D">
        <w:rPr>
          <w:rFonts w:ascii="Times New Roman" w:hAnsi="Times New Roman" w:cs="Times New Roman"/>
        </w:rPr>
        <w:t xml:space="preserve"> after</w:t>
      </w:r>
      <w:r w:rsidR="0031039E" w:rsidRPr="00674BBC">
        <w:rPr>
          <w:rFonts w:ascii="Times New Roman" w:hAnsi="Times New Roman" w:cs="Times New Roman"/>
        </w:rPr>
        <w:t xml:space="preserve"> </w:t>
      </w:r>
      <w:r w:rsidR="00674BBC">
        <w:rPr>
          <w:rFonts w:ascii="Times New Roman" w:hAnsi="Times New Roman" w:cs="Times New Roman"/>
        </w:rPr>
        <w:t xml:space="preserve">risk ratios were </w:t>
      </w:r>
      <w:r w:rsidR="0031039E" w:rsidRPr="00674BBC">
        <w:rPr>
          <w:rFonts w:ascii="Times New Roman" w:hAnsi="Times New Roman" w:cs="Times New Roman"/>
        </w:rPr>
        <w:t>adjusted for infant birthweights</w:t>
      </w:r>
      <w:r w:rsidR="00E40AF7" w:rsidRPr="00674BBC">
        <w:rPr>
          <w:rFonts w:ascii="Times New Roman" w:hAnsi="Times New Roman" w:cs="Times New Roman"/>
        </w:rPr>
        <w:t xml:space="preserve"> </w:t>
      </w:r>
      <w:r w:rsidR="0031039E" w:rsidRPr="00674BBC">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{"citationID":"sUAPN9hm","properties":{"formattedCitation":"(Heijmans et al., 2008; Rooij et al., 2006; Roseboom et al., 2000)","plainCitation":"(Heijmans et al., 2008; Rooij et al., 2006; Roseboom et al., 2000)","noteIndex":0},"citationItems":[{"id":322,"uris":["http://zotero.org/users/5073745/items/ES6TTHU8"],"itemData":{"id":322,"type":"article-journal","abstract":"Extensive epidemiologic studies have suggested that adult disease risk is associated with adverse environmental conditions early in development. Although the mechanisms behind these relationships are unclear, an involvement of epigenetic dysregulation has been hypothesized. Here we show that individuals who were prenatally exposed to famine during the Dutch Hunger Winter in 1944-45 had, 6 decades later, less DNA methylation of the imprinted IGF2 gene compared with their unexposed, same-sex siblings. The association was specific for periconceptional exposure, reinforcing that very early mammalian development is a crucial period for establishing and maintaining epigenetic marks. These data are the first to contribute empirical support for the hypothesis that early-life environmental conditions can cause epigenetic changes in humans that persist throughout life.","container-title":"Proceedings of the National Academy of Sciences of the United States of America","DOI":"10.1073/pnas.0806560105","ISSN":"1091-6490","issue":"44","journalAbbreviation":"Proc. Natl. Acad. Sci. U.S.A.","language":"eng","note":"PMID: 18955703\nPMCID: PMC2579375","page":"17046-17049","source":"PubMed","title":"Persistent epigenetic differences associated with prenatal exposure to famine in humans","volume":"105","author":[{"family":"Heijmans","given":"Bastiaan T."},{"family":"Tobi","given":"Elmar W."},{"family":"Stein","given":"Aryeh D."},{"family":"Putter","given":"Hein"},{"family":"Blauw","given":"Gerard J."},{"family":"Susser","given":"Ezra S."},{"family":"Slagboom","given":"P. Eline"},{"family":"Lumey","given":"L. H."}],"issued":{"date-parts":[["2008",11,4]]}}},{"id":697,"uris":["http://zotero.org/users/5073745/items/S42GZ547"],"itemData":{"id":697,"type":"article-journal","abstract":"&lt;p&gt;&lt;b&gt;OBJECTIVE&lt;/b&gt;—We previously reported that people prenatally exposed to famine during the Dutch Hunger Winter of 1944–1945 have higher 2-h glucose concentrations after an oral glucose tolerance test in later life. We aimed to determine whether this association is mediated through alterations in insulin secretion, insulin sensitivity, or a combination of both.&lt;/p&gt;&lt;p&gt;&lt;b&gt;RESEARCH DESIGN AND METHODS&lt;/b&gt;—We performed a 15-sample intravenous glucose tolerance test in a subsample of 94 normoglycemic men and women from the Dutch Famine Birth Cohort. We used the disposition index, derived as the product of insulin sensitivity and the first-phase insulin response to glucose as a measure of the activity of the β-cells adjusted for insulin resistance. In all analyses, we adjusted for sex and BMI.&lt;/p&gt;&lt;p&gt;&lt;b&gt;RESULTS&lt;/b&gt;—Glucose tolerance was impaired in people who had been prenatally exposed to famine compared with people unexposed to famine (difference in intravenous glucose tolerance test &lt;i&gt;K&lt;/i&gt;&lt;sub&gt;g&lt;/sub&gt; value −21% [95% CI −41 to −4]). People exposed to famine during midgestation had a significantly lower disposition index (−53% [−126 to −3]) compared with people unexposed to famine. Prenatal exposure to famine during early gestation was also associated with a lower disposition index, but this difference did not reach statistical significance.&lt;/p&gt;&lt;p&gt;&lt;b&gt;CONCLUSIONS&lt;/b&gt;—Impaired glucose tolerance after exposure to famine during mid-gestation and early gestation seems to be mediated through an insulin secretion defect.&lt;/p&gt;","container-title":"Diabetes Care","DOI":"10.2337/dc06-0460","ISSN":"0149-5992, 1935-5548","issue":"8","language":"en","license":"DIABETES CARE","note":"publisher: American Diabetes Association\nsection: Cardiovascular and Metabolic Risk\nPMID: 16873799","page":"1897-1901","source":"care-diabetesjournals-org.proxy.lib.umich.edu","title":"Impaired Insulin Secretion After Prenatal Exposure to the Dutch Famine","volume":"29","author":[{"family":"Rooij","given":"Susanne R.","dropping-particle":"de"},{"family":"Painter","given":"Rebecca C."},{"family":"Phillips","given":"David I. W."},{"family":"Osmond","given":"Clive"},{"family":"Michels","given":"Robert P. J."},{"family":"Godsland","given":"Ian F."},{"family":"Bossuyt","given":"Patrick M. M."},{"family":"Bleker","given":"Otto P."},{"family":"Roseboom","given":"Tessa J."}],"issued":{"date-parts":[["2006",8,1]]}}},{"id":910,"uris":["http://zotero.org/users/5073745/items/CDHMFFPG"],"itemData":{"id":910,"type":"article-journal","abstract":"OBJECTIVE To assess the effect of prenatal exposure to maternal malnutrition on coronary heart disease in people born around the time of the Dutch famine, 1944–45.\nDESIGN Historical cohort study.\nSETTING Community study.\nPATIENTS Singletons born alive between November 1943 and February 1947 for whom detailed birth records were available.\nDESIGN The prevalence of coronary heart disease was compared between those exposed to famine in late gestation (n = 120), in mid-gestation (n = 108), or in early gestation (n = 68), and those born in the year before the famine or those conceived in the year after the famine (non-exposed subjects, n = 440).\nMAIN OUTCOME MEASURES Prevalence of coronary heart disease, defined as the presence of angina pectoris according to the Rose questionnaire, Q waves on the ECG, or a history of coronary revascularisation.\nRESULTS The prevalence of coronary heart disease was higher in those exposed in early gestation than in non-exposed people (8.8% v 3.2%; odds ratio adjusted for sex 3.0, 95% confidence interval (CI) 1.1 to 8.1). The prevalence was not increased in those exposed in mid gestation (0.9%) or late gestation (2.5%). People with coronary heart disease tended to have lower birth weights (3215 g v 3352 g, p = 0.13), and smaller head circumferences at birth (32.2 cmv 32.8 cm, p = 0.05), but the effect of exposure to famine in early gestation was independent of birth weight (adjusted odds ratio 3.2, 95% CI 1.2 to 8.8).\nCONCLUSIONS Although the numbers are very small, this is the first evidence suggesting that maternal malnutrition during early gestation contributes to the occurrence of coronary heart disease in the offspring.","container-title":"Heart","DOI":"10.1136/heart.84.6.595","ISSN":"1355-6037, 1468-201X","issue":"6","journalAbbreviation":"Heart","language":"en","license":"British Cardiac Society","note":"publisher: BMJ Publishing Group Ltd and British Cardiovascular Society\nsection: Cardiovascular medicine\nPMID: 11083734","page":"595-598","source":"heart-bmj-com.proxy.lib.umich.edu","title":"Coronary heart disease after prenatal exposure to the Dutch famine, 1944–45","volume":"84","author":[{"family":"Roseboom","given":"T. J."},{"family":"Meulen","given":"J. H. P.","dropping-particle":"van der"},{"family":"Osmond","given":"C."},{"family":"Barker","given":"D. J. P."},{"family":"Ravelli","given":"A. C. J."},{"family":"Schroeder-Tanka","given":"J. M."},{"family":"Montfrans","given":"G. A.","dropping-particle":"van"},{"family":"Michels","given":"R. P. J."},{"family":"Bleker","given":"O. P."}],"issued":{"date-parts":[["2000",12,1]]}}}],"schema":"https://github.com/citation-style-language/schema/raw/master/csl-citation.json"} </w:instrText>
      </w:r>
      <w:r w:rsidR="0031039E" w:rsidRPr="00674BBC">
        <w:rPr>
          <w:rFonts w:ascii="Times New Roman" w:hAnsi="Times New Roman" w:cs="Times New Roman"/>
        </w:rPr>
        <w:fldChar w:fldCharType="separate"/>
      </w:r>
      <w:r w:rsidR="008A5F4D">
        <w:rPr>
          <w:rFonts w:ascii="Times New Roman" w:hAnsi="Times New Roman" w:cs="Times New Roman"/>
          <w:noProof/>
        </w:rPr>
        <w:t>(Heijmans et al., 2008; Rooij et al., 2006; Roseboom et al., 2000)</w:t>
      </w:r>
      <w:r w:rsidR="0031039E" w:rsidRPr="00674BBC">
        <w:rPr>
          <w:rFonts w:ascii="Times New Roman" w:hAnsi="Times New Roman" w:cs="Times New Roman"/>
        </w:rPr>
        <w:fldChar w:fldCharType="end"/>
      </w:r>
      <w:r w:rsidR="0031039E" w:rsidRPr="00674BBC">
        <w:rPr>
          <w:rFonts w:ascii="Times New Roman" w:hAnsi="Times New Roman" w:cs="Times New Roman"/>
        </w:rPr>
        <w:t xml:space="preserve">. </w:t>
      </w:r>
      <w:commentRangeEnd w:id="41"/>
      <w:r w:rsidR="00C9668F">
        <w:rPr>
          <w:rStyle w:val="CommentReference"/>
        </w:rPr>
        <w:commentReference w:id="41"/>
      </w:r>
      <w:r w:rsidR="00674BBC">
        <w:rPr>
          <w:rFonts w:ascii="Times New Roman" w:hAnsi="Times New Roman" w:cs="Times New Roman"/>
        </w:rPr>
        <w:t>Since that time,</w:t>
      </w:r>
      <w:r w:rsidR="00E40AF7" w:rsidRPr="00674BBC">
        <w:rPr>
          <w:rFonts w:ascii="Times New Roman" w:hAnsi="Times New Roman" w:cs="Times New Roman"/>
        </w:rPr>
        <w:t xml:space="preserve"> </w:t>
      </w:r>
      <w:r w:rsidR="008A5F4D">
        <w:rPr>
          <w:rFonts w:ascii="Times New Roman" w:hAnsi="Times New Roman" w:cs="Times New Roman"/>
        </w:rPr>
        <w:lastRenderedPageBreak/>
        <w:t>many projects</w:t>
      </w:r>
      <w:r w:rsidR="00E40AF7" w:rsidRPr="00674BBC">
        <w:rPr>
          <w:rFonts w:ascii="Times New Roman" w:hAnsi="Times New Roman" w:cs="Times New Roman"/>
        </w:rPr>
        <w:t xml:space="preserve"> </w:t>
      </w:r>
      <w:r w:rsidR="00674BBC">
        <w:rPr>
          <w:rFonts w:ascii="Times New Roman" w:hAnsi="Times New Roman" w:cs="Times New Roman"/>
        </w:rPr>
        <w:t>seek</w:t>
      </w:r>
      <w:r w:rsidR="00E40AF7" w:rsidRPr="00674BBC">
        <w:rPr>
          <w:rFonts w:ascii="Times New Roman" w:hAnsi="Times New Roman" w:cs="Times New Roman"/>
        </w:rPr>
        <w:t xml:space="preserve"> to understand the role of adverse nutrition in the womb and its impacts on children</w:t>
      </w:r>
      <w:r w:rsidR="008A5F4D">
        <w:rPr>
          <w:rFonts w:ascii="Times New Roman" w:hAnsi="Times New Roman" w:cs="Times New Roman"/>
        </w:rPr>
        <w:t xml:space="preserve">, </w:t>
      </w:r>
      <w:r w:rsidR="00674BBC">
        <w:rPr>
          <w:rFonts w:ascii="Times New Roman" w:hAnsi="Times New Roman" w:cs="Times New Roman"/>
        </w:rPr>
        <w:t xml:space="preserve">even </w:t>
      </w:r>
      <w:del w:id="45" w:author="Molly C. Mulcahy" w:date="2025-07-25T15:50:00Z" w16du:dateUtc="2025-07-25T20:50:00Z">
        <w:r w:rsidR="00674BBC" w:rsidDel="00C9668F">
          <w:rPr>
            <w:rFonts w:ascii="Times New Roman" w:hAnsi="Times New Roman" w:cs="Times New Roman"/>
          </w:rPr>
          <w:delText xml:space="preserve">well </w:delText>
        </w:r>
      </w:del>
      <w:r w:rsidR="00674BBC">
        <w:rPr>
          <w:rFonts w:ascii="Times New Roman" w:hAnsi="Times New Roman" w:cs="Times New Roman"/>
        </w:rPr>
        <w:t xml:space="preserve">after </w:t>
      </w:r>
      <w:del w:id="46" w:author="Molly C. Mulcahy" w:date="2025-07-25T15:51:00Z" w16du:dateUtc="2025-07-25T20:51:00Z">
        <w:r w:rsidR="00674BBC" w:rsidDel="00C9668F">
          <w:rPr>
            <w:rFonts w:ascii="Times New Roman" w:hAnsi="Times New Roman" w:cs="Times New Roman"/>
          </w:rPr>
          <w:delText xml:space="preserve">having </w:delText>
        </w:r>
      </w:del>
      <w:r w:rsidR="00674BBC">
        <w:rPr>
          <w:rFonts w:ascii="Times New Roman" w:hAnsi="Times New Roman" w:cs="Times New Roman"/>
        </w:rPr>
        <w:t>reach</w:t>
      </w:r>
      <w:ins w:id="47" w:author="Molly C. Mulcahy" w:date="2025-07-25T15:51:00Z" w16du:dateUtc="2025-07-25T20:51:00Z">
        <w:r w:rsidR="00C9668F">
          <w:rPr>
            <w:rFonts w:ascii="Times New Roman" w:hAnsi="Times New Roman" w:cs="Times New Roman"/>
          </w:rPr>
          <w:t>ing</w:t>
        </w:r>
      </w:ins>
      <w:del w:id="48" w:author="Molly C. Mulcahy" w:date="2025-07-25T15:51:00Z" w16du:dateUtc="2025-07-25T20:51:00Z">
        <w:r w:rsidR="00674BBC" w:rsidDel="00C9668F">
          <w:rPr>
            <w:rFonts w:ascii="Times New Roman" w:hAnsi="Times New Roman" w:cs="Times New Roman"/>
          </w:rPr>
          <w:delText>ed</w:delText>
        </w:r>
      </w:del>
      <w:r w:rsidR="00E40AF7" w:rsidRPr="00674BBC">
        <w:rPr>
          <w:rFonts w:ascii="Times New Roman" w:hAnsi="Times New Roman" w:cs="Times New Roman"/>
        </w:rPr>
        <w:t xml:space="preserve"> adulthood. </w:t>
      </w:r>
    </w:p>
    <w:p w14:paraId="1C401DB2" w14:textId="2B35DD22" w:rsidR="00663A64" w:rsidRDefault="009A1508" w:rsidP="00CA07AE">
      <w:pPr>
        <w:spacing w:line="360" w:lineRule="auto"/>
        <w:ind w:firstLine="720"/>
        <w:rPr>
          <w:rFonts w:ascii="Times New Roman" w:hAnsi="Times New Roman" w:cs="Times New Roman"/>
        </w:rPr>
      </w:pPr>
      <w:del w:id="49" w:author="Molly C. Mulcahy" w:date="2025-07-25T15:51:00Z" w16du:dateUtc="2025-07-25T20:51:00Z">
        <w:r w:rsidDel="00C9668F">
          <w:rPr>
            <w:rFonts w:ascii="Times New Roman" w:hAnsi="Times New Roman" w:cs="Times New Roman"/>
          </w:rPr>
          <w:delText>There is evidence to suggest that</w:delText>
        </w:r>
      </w:del>
      <w:ins w:id="50" w:author="Molly C. Mulcahy" w:date="2025-07-25T15:51:00Z" w16du:dateUtc="2025-07-25T20:51:00Z">
        <w:r w:rsidR="00C9668F">
          <w:rPr>
            <w:rFonts w:ascii="Times New Roman" w:hAnsi="Times New Roman" w:cs="Times New Roman"/>
          </w:rPr>
          <w:t>The</w:t>
        </w:r>
      </w:ins>
      <w:r>
        <w:rPr>
          <w:rFonts w:ascii="Times New Roman" w:hAnsi="Times New Roman" w:cs="Times New Roman"/>
        </w:rPr>
        <w:t xml:space="preserve"> timing of food intake is an important, yet </w:t>
      </w:r>
      <w:r w:rsidR="00674BBC">
        <w:rPr>
          <w:rFonts w:ascii="Times New Roman" w:hAnsi="Times New Roman" w:cs="Times New Roman"/>
        </w:rPr>
        <w:t xml:space="preserve">critically </w:t>
      </w:r>
      <w:r>
        <w:rPr>
          <w:rFonts w:ascii="Times New Roman" w:hAnsi="Times New Roman" w:cs="Times New Roman"/>
        </w:rPr>
        <w:t xml:space="preserve">understudied aspect of nutrition during pregnancy. </w:t>
      </w:r>
      <w:del w:id="51" w:author="Molly C. Mulcahy" w:date="2025-07-25T15:54:00Z" w16du:dateUtc="2025-07-25T20:54:00Z">
        <w:r w:rsidR="00430DD4" w:rsidDel="00C9668F">
          <w:rPr>
            <w:rFonts w:ascii="Times New Roman" w:hAnsi="Times New Roman" w:cs="Times New Roman"/>
          </w:rPr>
          <w:delText xml:space="preserve">Some of this </w:delText>
        </w:r>
      </w:del>
      <w:ins w:id="52" w:author="Molly C. Mulcahy" w:date="2025-07-25T15:54:00Z" w16du:dateUtc="2025-07-25T20:54:00Z">
        <w:r w:rsidR="00C9668F">
          <w:rPr>
            <w:rFonts w:ascii="Times New Roman" w:hAnsi="Times New Roman" w:cs="Times New Roman"/>
          </w:rPr>
          <w:t>In</w:t>
        </w:r>
      </w:ins>
      <w:del w:id="53" w:author="Molly C. Mulcahy" w:date="2025-07-25T15:54:00Z" w16du:dateUtc="2025-07-25T20:54:00Z">
        <w:r w:rsidR="00430DD4" w:rsidDel="00C9668F">
          <w:rPr>
            <w:rFonts w:ascii="Times New Roman" w:hAnsi="Times New Roman" w:cs="Times New Roman"/>
          </w:rPr>
          <w:delText>evidence comes from</w:delText>
        </w:r>
        <w:r w:rsidR="00663A64" w:rsidDel="00C9668F">
          <w:rPr>
            <w:rFonts w:ascii="Times New Roman" w:hAnsi="Times New Roman" w:cs="Times New Roman"/>
          </w:rPr>
          <w:delText xml:space="preserve"> m</w:delText>
        </w:r>
        <w:r w:rsidR="003A62B1" w:rsidDel="00C9668F">
          <w:rPr>
            <w:rFonts w:ascii="Times New Roman" w:hAnsi="Times New Roman" w:cs="Times New Roman"/>
          </w:rPr>
          <w:delText>odels of time-restricted feeding in</w:delText>
        </w:r>
      </w:del>
      <w:r w:rsidR="003A62B1">
        <w:rPr>
          <w:rFonts w:ascii="Times New Roman" w:hAnsi="Times New Roman" w:cs="Times New Roman"/>
        </w:rPr>
        <w:t xml:space="preserve"> </w:t>
      </w:r>
      <w:r w:rsidR="00663A64">
        <w:rPr>
          <w:rFonts w:ascii="Times New Roman" w:hAnsi="Times New Roman" w:cs="Times New Roman"/>
        </w:rPr>
        <w:t xml:space="preserve">pregnant </w:t>
      </w:r>
      <w:r w:rsidR="00DB22D1">
        <w:rPr>
          <w:rFonts w:ascii="Times New Roman" w:hAnsi="Times New Roman" w:cs="Times New Roman"/>
        </w:rPr>
        <w:t xml:space="preserve">or reproductively active </w:t>
      </w:r>
      <w:r w:rsidR="003A62B1">
        <w:rPr>
          <w:rFonts w:ascii="Times New Roman" w:hAnsi="Times New Roman" w:cs="Times New Roman"/>
        </w:rPr>
        <w:t>rodents</w:t>
      </w:r>
      <w:ins w:id="54" w:author="Molly C. Mulcahy" w:date="2025-07-25T15:55:00Z" w16du:dateUtc="2025-07-25T20:55:00Z">
        <w:r w:rsidR="00C9668F">
          <w:rPr>
            <w:rFonts w:ascii="Times New Roman" w:hAnsi="Times New Roman" w:cs="Times New Roman"/>
          </w:rPr>
          <w:t xml:space="preserve">, </w:t>
        </w:r>
      </w:ins>
      <w:del w:id="55" w:author="Molly C. Mulcahy" w:date="2025-07-25T15:55:00Z" w16du:dateUtc="2025-07-25T20:55:00Z">
        <w:r w:rsidR="003A62B1" w:rsidDel="00C9668F">
          <w:rPr>
            <w:rFonts w:ascii="Times New Roman" w:hAnsi="Times New Roman" w:cs="Times New Roman"/>
          </w:rPr>
          <w:delText xml:space="preserve">. </w:delText>
        </w:r>
      </w:del>
      <w:del w:id="56" w:author="Molly C. Mulcahy" w:date="2025-07-25T15:52:00Z" w16du:dateUtc="2025-07-25T20:52:00Z">
        <w:r w:rsidR="003A62B1" w:rsidDel="00C9668F">
          <w:rPr>
            <w:rFonts w:ascii="Times New Roman" w:hAnsi="Times New Roman" w:cs="Times New Roman"/>
          </w:rPr>
          <w:delText>The</w:delText>
        </w:r>
        <w:r w:rsidR="00663A64" w:rsidDel="00C9668F">
          <w:rPr>
            <w:rFonts w:ascii="Times New Roman" w:hAnsi="Times New Roman" w:cs="Times New Roman"/>
          </w:rPr>
          <w:delText xml:space="preserve">se </w:delText>
        </w:r>
        <w:r w:rsidR="00DB22D1" w:rsidDel="00C9668F">
          <w:rPr>
            <w:rFonts w:ascii="Times New Roman" w:hAnsi="Times New Roman" w:cs="Times New Roman"/>
          </w:rPr>
          <w:delText>studies</w:delText>
        </w:r>
        <w:r w:rsidR="003A62B1" w:rsidDel="00C9668F">
          <w:rPr>
            <w:rFonts w:ascii="Times New Roman" w:hAnsi="Times New Roman" w:cs="Times New Roman"/>
          </w:rPr>
          <w:delText xml:space="preserve"> find</w:delText>
        </w:r>
        <w:r w:rsidR="00804265" w:rsidDel="00C9668F">
          <w:rPr>
            <w:rFonts w:ascii="Times New Roman" w:hAnsi="Times New Roman" w:cs="Times New Roman"/>
          </w:rPr>
          <w:delText xml:space="preserve"> that time-restricted feeding </w:delText>
        </w:r>
      </w:del>
      <w:ins w:id="57" w:author="Molly C. Mulcahy" w:date="2025-07-25T15:52:00Z" w16du:dateUtc="2025-07-25T20:52:00Z">
        <w:r w:rsidR="00C9668F">
          <w:rPr>
            <w:rFonts w:ascii="Times New Roman" w:hAnsi="Times New Roman" w:cs="Times New Roman"/>
          </w:rPr>
          <w:t xml:space="preserve">TRF </w:t>
        </w:r>
      </w:ins>
      <w:r w:rsidR="00804265">
        <w:rPr>
          <w:rFonts w:ascii="Times New Roman" w:hAnsi="Times New Roman" w:cs="Times New Roman"/>
        </w:rPr>
        <w:t>of high</w:t>
      </w:r>
      <w:r w:rsidR="00DB22D1">
        <w:rPr>
          <w:rFonts w:ascii="Times New Roman" w:hAnsi="Times New Roman" w:cs="Times New Roman"/>
        </w:rPr>
        <w:t>-</w:t>
      </w:r>
      <w:r w:rsidR="00804265">
        <w:rPr>
          <w:rFonts w:ascii="Times New Roman" w:hAnsi="Times New Roman" w:cs="Times New Roman"/>
        </w:rPr>
        <w:t>fat, high</w:t>
      </w:r>
      <w:r w:rsidR="00DB22D1">
        <w:rPr>
          <w:rFonts w:ascii="Times New Roman" w:hAnsi="Times New Roman" w:cs="Times New Roman"/>
        </w:rPr>
        <w:t>-</w:t>
      </w:r>
      <w:r w:rsidR="00804265">
        <w:rPr>
          <w:rFonts w:ascii="Times New Roman" w:hAnsi="Times New Roman" w:cs="Times New Roman"/>
        </w:rPr>
        <w:t xml:space="preserve">sucrose diets </w:t>
      </w:r>
      <w:del w:id="58" w:author="Molly C. Mulcahy" w:date="2025-08-01T09:10:00Z" w16du:dateUtc="2025-08-01T14:10:00Z">
        <w:r w:rsidR="00804265" w:rsidDel="004443A3">
          <w:rPr>
            <w:rFonts w:ascii="Times New Roman" w:hAnsi="Times New Roman" w:cs="Times New Roman"/>
          </w:rPr>
          <w:delText xml:space="preserve">in rodents </w:delText>
        </w:r>
      </w:del>
      <w:r w:rsidR="00804265">
        <w:rPr>
          <w:rFonts w:ascii="Times New Roman" w:hAnsi="Times New Roman" w:cs="Times New Roman"/>
        </w:rPr>
        <w:t xml:space="preserve">can reduce oxidative stress in placental tissues </w:t>
      </w:r>
      <w:r w:rsidR="00663A64">
        <w:rPr>
          <w:rFonts w:ascii="Times New Roman" w:hAnsi="Times New Roman" w:cs="Times New Roman"/>
        </w:rPr>
        <w:t>that results from overnutrition</w:t>
      </w:r>
      <w:r w:rsidR="00DB22D1">
        <w:rPr>
          <w:rFonts w:ascii="Times New Roman" w:hAnsi="Times New Roman" w:cs="Times New Roman"/>
        </w:rPr>
        <w:t xml:space="preserve"> during pregnancy </w:t>
      </w:r>
      <w:r w:rsidR="00804265">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{"citationID":"tTStJBTM","properties":{"formattedCitation":"(Upadhyay et al., 2019)","plainCitation":"(Upadhyay et al., 2019)","noteIndex":0},"citationItems":[{"id":372,"uris":["http://zotero.org/users/5073745/items/EC9EJ9LI"],"itemData":{"id":372,"type":"article-journal","abstract":"Maternal nutrition has become a major public health concern over recent years and is a known predictor of adverse long-term metabolic derangement in offspring. Time-restricted feeding (TRF), wherein food consumption is restricted to the metabolically active phase of the day, is a dietary approach that improves metabolic parameters when consuming a high-fat diet (HFD). Here, we tested whether TRF could reduce maternal HFD associated inflammation and thereby mitigate defects in fetal organ developmental. Female rats were kept on following three dietary regimens; Ad libitum normal chow diet (NCD-AL), Ad libitum HFD (HFD-AL) and Time-restricted fed HFD (HFD-TRF) from 5 months prior to mating and continued throughout pregnancy. Rat dams were sacrificed at embryonic day 18.5 (ED18.5) and placental tissues from these rats were processed for the analysis of cellular apoptosis, inflammatory cytokines (TNFα and IL-6), oxidative stress, endoplasmic reticulum (ER) stress and autophagy. Furthermore, fetal hepatic triglyceride (TG) content and fetal lung maturation were assessed at ED18.5. Biochemical analysis revealed that HFD-TRF rat had significantly lower serum TG levels and body weight compared to HFD-AL rats. Additionally, TRF significantly blocked HFD-induced placental apoptosis and inflammation via minimizing cellular stress, and restoring autophagic flux. In addition, fetal hepatosteatosis and delayed fetal lung maturation induced by HFD was significantly ameliorated in HFD-TRF compared to HFD-AL. Collectively, our results suggest that reducing placental inflammation via TRF could prevent adverse fetal metabolic outcomes in pregnancies complicated by maternal obesity.","container-title":"Biochemical and Biophysical Research Communications","DOI":"10.1016/j.bbrc.2019.04.154","ISSN":"0006-291X","issue":"2","journalAbbreviation":"Biochemical and Biophysical Research Communications","page":"415-421","source":"ScienceDirect","title":"Time-restricted feeding reduces high-fat diet associated placental inflammation and limits adverse effects on fetal organ development","volume":"514","author":[{"family":"Upadhyay","given":"Aditya"},{"family":"Anjum","given":"B."},{"family":"Godbole","given":"Nachiket M."},{"family":"Rajak","given":"Sangam"},{"family":"Shukla","given":"Pooja"},{"family":"Tiwari","given":"Swasti"},{"family":"Sinha","given":"Rohit A."},{"family":"Godbole","given":"Madan M."}],"issued":{"date-parts":[["2019",6,25]]}}}],"schema":"https://github.com/citation-style-language/schema/raw/master/csl-citation.json"} </w:instrText>
      </w:r>
      <w:r w:rsidR="00804265">
        <w:rPr>
          <w:rFonts w:ascii="Times New Roman" w:hAnsi="Times New Roman" w:cs="Times New Roman"/>
        </w:rPr>
        <w:fldChar w:fldCharType="separate"/>
      </w:r>
      <w:r w:rsidR="00696CC4">
        <w:rPr>
          <w:rFonts w:ascii="Times New Roman" w:hAnsi="Times New Roman" w:cs="Times New Roman"/>
          <w:noProof/>
        </w:rPr>
        <w:t>(Upadhyay et al., 2019)</w:t>
      </w:r>
      <w:r w:rsidR="00804265">
        <w:rPr>
          <w:rFonts w:ascii="Times New Roman" w:hAnsi="Times New Roman" w:cs="Times New Roman"/>
        </w:rPr>
        <w:fldChar w:fldCharType="end"/>
      </w:r>
      <w:r w:rsidR="00804265">
        <w:rPr>
          <w:rFonts w:ascii="Times New Roman" w:hAnsi="Times New Roman" w:cs="Times New Roman"/>
        </w:rPr>
        <w:t xml:space="preserve">, and improve fetal lung development compared to </w:t>
      </w:r>
      <w:r w:rsidR="00804265" w:rsidRPr="00663A64">
        <w:rPr>
          <w:rFonts w:ascii="Times New Roman" w:hAnsi="Times New Roman" w:cs="Times New Roman"/>
          <w:i/>
          <w:iCs/>
        </w:rPr>
        <w:t>ad lib</w:t>
      </w:r>
      <w:r w:rsidR="00663A64" w:rsidRPr="00663A64">
        <w:rPr>
          <w:rFonts w:ascii="Times New Roman" w:hAnsi="Times New Roman" w:cs="Times New Roman"/>
          <w:i/>
          <w:iCs/>
        </w:rPr>
        <w:t>itum</w:t>
      </w:r>
      <w:r w:rsidR="00804265">
        <w:rPr>
          <w:rFonts w:ascii="Times New Roman" w:hAnsi="Times New Roman" w:cs="Times New Roman"/>
        </w:rPr>
        <w:t xml:space="preserve"> </w:t>
      </w:r>
      <w:r w:rsidR="00663A64">
        <w:rPr>
          <w:rFonts w:ascii="Times New Roman" w:hAnsi="Times New Roman" w:cs="Times New Roman"/>
        </w:rPr>
        <w:t xml:space="preserve">fed </w:t>
      </w:r>
      <w:del w:id="59" w:author="Molly C. Mulcahy" w:date="2025-08-01T09:10:00Z" w16du:dateUtc="2025-08-01T14:10:00Z">
        <w:r w:rsidR="00804265" w:rsidDel="004443A3">
          <w:rPr>
            <w:rFonts w:ascii="Times New Roman" w:hAnsi="Times New Roman" w:cs="Times New Roman"/>
          </w:rPr>
          <w:delText>high</w:delText>
        </w:r>
        <w:r w:rsidR="00DB22D1" w:rsidDel="004443A3">
          <w:rPr>
            <w:rFonts w:ascii="Times New Roman" w:hAnsi="Times New Roman" w:cs="Times New Roman"/>
          </w:rPr>
          <w:delText>-</w:delText>
        </w:r>
        <w:r w:rsidR="00804265" w:rsidDel="004443A3">
          <w:rPr>
            <w:rFonts w:ascii="Times New Roman" w:hAnsi="Times New Roman" w:cs="Times New Roman"/>
          </w:rPr>
          <w:delText>fat, high</w:delText>
        </w:r>
        <w:r w:rsidR="00DB22D1" w:rsidDel="004443A3">
          <w:rPr>
            <w:rFonts w:ascii="Times New Roman" w:hAnsi="Times New Roman" w:cs="Times New Roman"/>
          </w:rPr>
          <w:delText>-</w:delText>
        </w:r>
        <w:r w:rsidR="00804265" w:rsidDel="004443A3">
          <w:rPr>
            <w:rFonts w:ascii="Times New Roman" w:hAnsi="Times New Roman" w:cs="Times New Roman"/>
          </w:rPr>
          <w:delText xml:space="preserve">sucrose </w:delText>
        </w:r>
      </w:del>
      <w:r w:rsidR="00804265">
        <w:rPr>
          <w:rFonts w:ascii="Times New Roman" w:hAnsi="Times New Roman" w:cs="Times New Roman"/>
        </w:rPr>
        <w:t xml:space="preserve">dams </w:t>
      </w:r>
      <w:r w:rsidR="00804265">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{"citationID":"XODMdt5P","properties":{"formattedCitation":"(Upadhyay et al., 2020)","plainCitation":"(Upadhyay et al., 2020)","noteIndex":0},"citationItems":[{"id":561,"uris":["http://zotero.org/users/5073745/items/47W52XS2"],"itemData":{"id":561,"type":"article-journal","abstract":"Maternal inﬂammation ensuing from high-fat diet (HFD) intake during pregnancy is related to spontaneous preterm birth and respiratory impairment among premature infants. Recently, a circadian aligned dietary intervention referred to as Time-restricted feeding (TRF) has been reported to have beneﬁcial metabolic eﬀects. This study aimed to assess the eﬀects of maternal TRF on fetal lung injury caused by maternal HFD intake. Female Wistar rats were kept on following three dietary regimens; Ad libitum normal chow diet (NCD-AL), Ad libitum HFD (HFD-AL) and Time-restricted fed HFD (HFD-TRF) from 5 months before mating and continued through pregnancy. Fetal lung samples were collected on the embryonic day 18.5, and apoptotic and inﬂammatory markers were assessed using TUNEL assay, western blotting, and qRT-PCR. Our results showed that TRF considerably prevented maternal HFD-induced apoptosis in fetal lung tissue that corroborated with a reduction in caspase activation and increased levels of anti-apoptotic BCL2 family proteins together with a lower level of ER-stress and autophagy markers including ATF6, CHOP and LC3-II. Besides, fetal lungs from HFD-TRF dams exhibited reduced expression of inﬂammatory genes that correlated with reduction and apoptotic injury throughout fetal development. Our results thus put forth TRF as a unique non-pharmacological approach to boost perinatal health beneath metabolic stress.","container-title":"Experimental and Molecular Pathology","DOI":"10.1016/j.yexmp.2020.104413","ISSN":"00144800","journalAbbreviation":"Experimental and Molecular Pathology","language":"en","page":"104413","source":"DOI.org (Crossref)","title":"Time-restricted feeding ameliorates maternal high-fat diet-induced fetal lung injury","volume":"114","author":[{"family":"Upadhyay","given":"Aditya"},{"family":"Sinha","given":"Rohit A."},{"family":"Kumar","given":"Alok"},{"family":"Godbole","given":"Madan M."}],"issued":{"date-parts":[["2020",6]]}}}],"schema":"https://github.com/citation-style-language/schema/raw/master/csl-citation.json"} </w:instrText>
      </w:r>
      <w:r w:rsidR="00804265">
        <w:rPr>
          <w:rFonts w:ascii="Times New Roman" w:hAnsi="Times New Roman" w:cs="Times New Roman"/>
        </w:rPr>
        <w:fldChar w:fldCharType="separate"/>
      </w:r>
      <w:r w:rsidR="00696CC4">
        <w:rPr>
          <w:rFonts w:ascii="Times New Roman" w:hAnsi="Times New Roman" w:cs="Times New Roman"/>
          <w:noProof/>
        </w:rPr>
        <w:t>(Upadhyay et al., 2020)</w:t>
      </w:r>
      <w:r w:rsidR="00804265">
        <w:rPr>
          <w:rFonts w:ascii="Times New Roman" w:hAnsi="Times New Roman" w:cs="Times New Roman"/>
        </w:rPr>
        <w:fldChar w:fldCharType="end"/>
      </w:r>
      <w:r w:rsidR="00804265">
        <w:rPr>
          <w:rFonts w:ascii="Times New Roman" w:hAnsi="Times New Roman" w:cs="Times New Roman"/>
        </w:rPr>
        <w:t xml:space="preserve">. </w:t>
      </w:r>
      <w:del w:id="60" w:author="Molly C. Mulcahy" w:date="2025-07-25T15:55:00Z" w16du:dateUtc="2025-07-25T20:55:00Z">
        <w:r w:rsidR="00804265" w:rsidDel="00D20629">
          <w:rPr>
            <w:rFonts w:ascii="Times New Roman" w:hAnsi="Times New Roman" w:cs="Times New Roman"/>
          </w:rPr>
          <w:delText>There is also evidence that</w:delText>
        </w:r>
      </w:del>
      <w:ins w:id="61" w:author="Molly C. Mulcahy" w:date="2025-07-25T15:55:00Z" w16du:dateUtc="2025-07-25T20:55:00Z">
        <w:r w:rsidR="00D20629">
          <w:rPr>
            <w:rFonts w:ascii="Times New Roman" w:hAnsi="Times New Roman" w:cs="Times New Roman"/>
          </w:rPr>
          <w:t>Furthermore,</w:t>
        </w:r>
      </w:ins>
      <w:r w:rsidR="00804265">
        <w:rPr>
          <w:rFonts w:ascii="Times New Roman" w:hAnsi="Times New Roman" w:cs="Times New Roman"/>
        </w:rPr>
        <w:t xml:space="preserve"> </w:t>
      </w:r>
      <w:ins w:id="62" w:author="Molly C. Mulcahy" w:date="2025-07-25T15:55:00Z" w16du:dateUtc="2025-07-25T20:55:00Z">
        <w:r w:rsidR="00D20629">
          <w:rPr>
            <w:rFonts w:ascii="Times New Roman" w:hAnsi="Times New Roman" w:cs="Times New Roman"/>
          </w:rPr>
          <w:t xml:space="preserve">loss of </w:t>
        </w:r>
      </w:ins>
      <w:r w:rsidR="00804265">
        <w:rPr>
          <w:rFonts w:ascii="Times New Roman" w:hAnsi="Times New Roman" w:cs="Times New Roman"/>
        </w:rPr>
        <w:t xml:space="preserve">estrus cyclicity and </w:t>
      </w:r>
      <w:r w:rsidR="00DB22D1">
        <w:rPr>
          <w:rFonts w:ascii="Times New Roman" w:hAnsi="Times New Roman" w:cs="Times New Roman"/>
        </w:rPr>
        <w:t xml:space="preserve">ovarian </w:t>
      </w:r>
      <w:r w:rsidR="00804265">
        <w:rPr>
          <w:rFonts w:ascii="Times New Roman" w:hAnsi="Times New Roman" w:cs="Times New Roman"/>
        </w:rPr>
        <w:t>follic</w:t>
      </w:r>
      <w:ins w:id="63" w:author="Molly C. Mulcahy" w:date="2025-07-25T15:56:00Z" w16du:dateUtc="2025-07-25T20:56:00Z">
        <w:r w:rsidR="00D20629">
          <w:rPr>
            <w:rFonts w:ascii="Times New Roman" w:hAnsi="Times New Roman" w:cs="Times New Roman"/>
          </w:rPr>
          <w:t>ular</w:t>
        </w:r>
      </w:ins>
      <w:del w:id="64" w:author="Molly C. Mulcahy" w:date="2025-07-25T15:56:00Z" w16du:dateUtc="2025-07-25T20:56:00Z">
        <w:r w:rsidR="00804265" w:rsidDel="00D20629">
          <w:rPr>
            <w:rFonts w:ascii="Times New Roman" w:hAnsi="Times New Roman" w:cs="Times New Roman"/>
          </w:rPr>
          <w:delText>le</w:delText>
        </w:r>
      </w:del>
      <w:r w:rsidR="00804265">
        <w:rPr>
          <w:rFonts w:ascii="Times New Roman" w:hAnsi="Times New Roman" w:cs="Times New Roman"/>
        </w:rPr>
        <w:t xml:space="preserve"> development </w:t>
      </w:r>
      <w:ins w:id="65" w:author="Molly C. Mulcahy" w:date="2025-07-25T15:55:00Z" w16du:dateUtc="2025-07-25T20:55:00Z">
        <w:r w:rsidR="00D20629">
          <w:rPr>
            <w:rFonts w:ascii="Times New Roman" w:hAnsi="Times New Roman" w:cs="Times New Roman"/>
          </w:rPr>
          <w:t xml:space="preserve">dysfunction </w:t>
        </w:r>
      </w:ins>
      <w:del w:id="66" w:author="Molly C. Mulcahy" w:date="2025-07-25T15:56:00Z" w16du:dateUtc="2025-07-25T20:56:00Z">
        <w:r w:rsidR="00663A64" w:rsidDel="00D20629">
          <w:rPr>
            <w:rFonts w:ascii="Times New Roman" w:hAnsi="Times New Roman" w:cs="Times New Roman"/>
          </w:rPr>
          <w:delText>that can occur with</w:delText>
        </w:r>
      </w:del>
      <w:ins w:id="67" w:author="Molly C. Mulcahy" w:date="2025-07-25T15:56:00Z" w16du:dateUtc="2025-07-25T20:56:00Z">
        <w:r w:rsidR="00D20629">
          <w:rPr>
            <w:rFonts w:ascii="Times New Roman" w:hAnsi="Times New Roman" w:cs="Times New Roman"/>
          </w:rPr>
          <w:t>from</w:t>
        </w:r>
      </w:ins>
      <w:r w:rsidR="00663A64">
        <w:rPr>
          <w:rFonts w:ascii="Times New Roman" w:hAnsi="Times New Roman" w:cs="Times New Roman"/>
        </w:rPr>
        <w:t xml:space="preserve"> </w:t>
      </w:r>
      <w:r w:rsidR="00DB22D1">
        <w:rPr>
          <w:rFonts w:ascii="Times New Roman" w:hAnsi="Times New Roman" w:cs="Times New Roman"/>
        </w:rPr>
        <w:t>over</w:t>
      </w:r>
      <w:r w:rsidR="00663A64">
        <w:rPr>
          <w:rFonts w:ascii="Times New Roman" w:hAnsi="Times New Roman" w:cs="Times New Roman"/>
        </w:rPr>
        <w:t>nutrition are</w:t>
      </w:r>
      <w:r w:rsidR="00804265">
        <w:rPr>
          <w:rFonts w:ascii="Times New Roman" w:hAnsi="Times New Roman" w:cs="Times New Roman"/>
        </w:rPr>
        <w:t xml:space="preserve"> rescued with TRF of HFHS feeding compared to </w:t>
      </w:r>
      <w:r w:rsidR="00804265" w:rsidRPr="00663A64">
        <w:rPr>
          <w:rFonts w:ascii="Times New Roman" w:hAnsi="Times New Roman" w:cs="Times New Roman"/>
          <w:i/>
          <w:iCs/>
        </w:rPr>
        <w:t>ad libitum</w:t>
      </w:r>
      <w:r w:rsidR="00804265">
        <w:rPr>
          <w:rFonts w:ascii="Times New Roman" w:hAnsi="Times New Roman" w:cs="Times New Roman"/>
        </w:rPr>
        <w:t xml:space="preserve"> HFHS</w:t>
      </w:r>
      <w:r w:rsidR="00DB22D1">
        <w:rPr>
          <w:rFonts w:ascii="Times New Roman" w:hAnsi="Times New Roman" w:cs="Times New Roman"/>
        </w:rPr>
        <w:t xml:space="preserve"> </w:t>
      </w:r>
      <w:r w:rsidR="00804265">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{"citationID":"r9l1MfqK","properties":{"formattedCitation":"(Hua et al., 2020)","plainCitation":"(Hua et al., 2020)","noteIndex":0},"citationItems":[{"id":522,"uris":["http://zotero.org/users/5073745/items/B6JXGYLT"],"itemData":{"id":522,"type":"article-journal","abstract":"BACKGROUND: There has been a significant increase, to epidemic levels, of obese and overweight women of reproductive age, causing impairments to reproductive health. Time-restricted feeding (TRF) including isocaloric intake has shown to be preventive of obesity-related disorders. However, its therapeutic ability to improve the reproductive function of female remains largely unknown.\nMETHODS: Here, we investigated the ability of TRF to improve the reproductive function in wild-type and liver-specific FGF21 knockout female mice. To study fertility, a continuous and a short-term fertility test, gonadotropin releasing-hormone (GnRH), and Kisspeptin test were performed. Immortalized GnRH neuron was used to examine the direct role of liver fibroblast growth factor 21 (FGF21) on GnRH secretion.\nRESULTS: We found that TRF rescues female mice from bodyweight gain and glucose intolerance, as well as ovarian follicle loss and dysfunction of estrus cyclicity induced by high-fat diet. Furthermore, the beneficial effects of the TRF regimen on the reproductive performance were also observed in mice fed both chow and high-fat diet. However, those beneficial effects of TRF on metabolism and reproduction were absent in liver-specific FGF21 knockout mice. In vitro, FGF21 directly acted on GnRH neurons to modulate GnRH secretion via extracellular regulated protein kinases (ERK1/2 ) pathway.\nCONCLUSIONS: Overall, time-restricted feeding improves the reproductive function of female mice and liver FGF21 signaling plays a key role in GnRH neuron activity in female mice.","container-title":"Clinical and Translational Medicine","DOI":"10.1002/ctm2.195","ISSN":"2001-1326","issue":"6","journalAbbreviation":"Clin Transl Med","language":"eng","note":"PMID: 33135359\nPMCID: PMC7533054","page":"e195","source":"PubMed","title":"Time-restricted feeding improves the reproductive function of female mice via liver fibroblast growth factor 21","volume":"10","author":[{"family":"Hua","given":"Lun"},{"family":"Feng","given":"Bin"},{"family":"Huang","given":"Liansu"},{"family":"Li","given":"Jing"},{"family":"Luo","given":"Ting"},{"family":"Jiang","given":"Xuemei"},{"family":"Han","given":"Xingfa"},{"family":"Che","given":"Lianqiang"},{"family":"Xu","given":"Shengyu"},{"family":"Lin","given":"Yan"},{"family":"Fang","given":"Zhengfeng"},{"family":"Wu","given":"De"},{"family":"Zhuo","given":"Yong"}],"issued":{"date-parts":[["2020",10]]}}}],"schema":"https://github.com/citation-style-language/schema/raw/master/csl-citation.json"} </w:instrText>
      </w:r>
      <w:r w:rsidR="00804265">
        <w:rPr>
          <w:rFonts w:ascii="Times New Roman" w:hAnsi="Times New Roman" w:cs="Times New Roman"/>
        </w:rPr>
        <w:fldChar w:fldCharType="separate"/>
      </w:r>
      <w:r w:rsidR="00696CC4">
        <w:rPr>
          <w:rFonts w:ascii="Times New Roman" w:hAnsi="Times New Roman" w:cs="Times New Roman"/>
          <w:noProof/>
        </w:rPr>
        <w:t>(Hua et al., 2020)</w:t>
      </w:r>
      <w:r w:rsidR="00804265">
        <w:rPr>
          <w:rFonts w:ascii="Times New Roman" w:hAnsi="Times New Roman" w:cs="Times New Roman"/>
        </w:rPr>
        <w:fldChar w:fldCharType="end"/>
      </w:r>
      <w:r w:rsidR="00804265">
        <w:rPr>
          <w:rFonts w:ascii="Times New Roman" w:hAnsi="Times New Roman" w:cs="Times New Roman"/>
        </w:rPr>
        <w:t xml:space="preserve">. </w:t>
      </w:r>
      <w:del w:id="68" w:author="Molly C. Mulcahy" w:date="2025-07-25T15:56:00Z" w16du:dateUtc="2025-07-25T20:56:00Z">
        <w:r w:rsidR="006F5E5C" w:rsidDel="00D20629">
          <w:rPr>
            <w:rFonts w:ascii="Times New Roman" w:hAnsi="Times New Roman" w:cs="Times New Roman"/>
          </w:rPr>
          <w:delText>Existing</w:delText>
        </w:r>
        <w:r w:rsidR="00FA6DCA" w:rsidDel="00D20629">
          <w:rPr>
            <w:rFonts w:ascii="Times New Roman" w:hAnsi="Times New Roman" w:cs="Times New Roman"/>
          </w:rPr>
          <w:delText xml:space="preserve"> </w:delText>
        </w:r>
        <w:commentRangeStart w:id="69"/>
        <w:r w:rsidR="0065434A" w:rsidDel="00D20629">
          <w:rPr>
            <w:rFonts w:ascii="Times New Roman" w:hAnsi="Times New Roman" w:cs="Times New Roman"/>
          </w:rPr>
          <w:delText xml:space="preserve"> studies </w:delText>
        </w:r>
        <w:r w:rsidR="00FA6DCA" w:rsidDel="00D20629">
          <w:rPr>
            <w:rFonts w:ascii="Times New Roman" w:hAnsi="Times New Roman" w:cs="Times New Roman"/>
          </w:rPr>
          <w:delText>in</w:delText>
        </w:r>
      </w:del>
      <w:ins w:id="70" w:author="Molly C. Mulcahy" w:date="2025-07-25T15:56:00Z" w16du:dateUtc="2025-07-25T20:56:00Z">
        <w:r w:rsidR="00D20629">
          <w:rPr>
            <w:rFonts w:ascii="Times New Roman" w:hAnsi="Times New Roman" w:cs="Times New Roman"/>
          </w:rPr>
          <w:t>In</w:t>
        </w:r>
      </w:ins>
      <w:r w:rsidR="00FA6DCA">
        <w:rPr>
          <w:rFonts w:ascii="Times New Roman" w:hAnsi="Times New Roman" w:cs="Times New Roman"/>
        </w:rPr>
        <w:t xml:space="preserve"> rat</w:t>
      </w:r>
      <w:ins w:id="71" w:author="Molly C. Mulcahy" w:date="2025-07-25T15:56:00Z" w16du:dateUtc="2025-07-25T20:56:00Z">
        <w:r w:rsidR="00D20629">
          <w:rPr>
            <w:rFonts w:ascii="Times New Roman" w:hAnsi="Times New Roman" w:cs="Times New Roman"/>
          </w:rPr>
          <w:t>s,</w:t>
        </w:r>
      </w:ins>
      <w:del w:id="72" w:author="Molly C. Mulcahy" w:date="2025-07-25T15:56:00Z" w16du:dateUtc="2025-07-25T20:56:00Z">
        <w:r w:rsidR="00FA6DCA" w:rsidDel="00D20629">
          <w:rPr>
            <w:rFonts w:ascii="Times New Roman" w:hAnsi="Times New Roman" w:cs="Times New Roman"/>
          </w:rPr>
          <w:delText xml:space="preserve">s </w:delText>
        </w:r>
        <w:r w:rsidR="0065434A" w:rsidDel="00D20629">
          <w:rPr>
            <w:rFonts w:ascii="Times New Roman" w:hAnsi="Times New Roman" w:cs="Times New Roman"/>
          </w:rPr>
          <w:delText>have found that</w:delText>
        </w:r>
      </w:del>
      <w:r w:rsidR="0065434A">
        <w:rPr>
          <w:rFonts w:ascii="Times New Roman" w:hAnsi="Times New Roman" w:cs="Times New Roman"/>
        </w:rPr>
        <w:t xml:space="preserve"> TRF during pregnancy </w:t>
      </w:r>
      <w:del w:id="73" w:author="Molly C. Mulcahy" w:date="2025-07-25T15:57:00Z" w16du:dateUtc="2025-07-25T20:57:00Z">
        <w:r w:rsidR="0065434A" w:rsidDel="00D20629">
          <w:rPr>
            <w:rFonts w:ascii="Times New Roman" w:hAnsi="Times New Roman" w:cs="Times New Roman"/>
          </w:rPr>
          <w:delText>has impact for</w:delText>
        </w:r>
      </w:del>
      <w:ins w:id="74" w:author="Molly C. Mulcahy" w:date="2025-07-25T15:57:00Z" w16du:dateUtc="2025-07-25T20:57:00Z">
        <w:r w:rsidR="00D20629">
          <w:rPr>
            <w:rFonts w:ascii="Times New Roman" w:hAnsi="Times New Roman" w:cs="Times New Roman"/>
          </w:rPr>
          <w:t>impacts</w:t>
        </w:r>
      </w:ins>
      <w:r w:rsidR="0065434A">
        <w:rPr>
          <w:rFonts w:ascii="Times New Roman" w:hAnsi="Times New Roman" w:cs="Times New Roman"/>
        </w:rPr>
        <w:t xml:space="preserve"> insulin homeostasis in adulthood.</w:t>
      </w:r>
      <w:ins w:id="75" w:author="Molly C. Mulcahy" w:date="2025-07-25T15:57:00Z" w16du:dateUtc="2025-07-25T20:57:00Z">
        <w:r w:rsidR="00D20629">
          <w:rPr>
            <w:rFonts w:ascii="Times New Roman" w:hAnsi="Times New Roman" w:cs="Times New Roman"/>
          </w:rPr>
          <w:t xml:space="preserve"> A</w:t>
        </w:r>
      </w:ins>
      <w:del w:id="76" w:author="Molly C. Mulcahy" w:date="2025-07-25T15:57:00Z" w16du:dateUtc="2025-07-25T20:57:00Z">
        <w:r w:rsidR="0065434A" w:rsidDel="00D20629">
          <w:rPr>
            <w:rFonts w:ascii="Times New Roman" w:hAnsi="Times New Roman" w:cs="Times New Roman"/>
          </w:rPr>
          <w:delText xml:space="preserve"> </w:delText>
        </w:r>
        <w:r w:rsidR="008A5EDB" w:rsidDel="00D20629">
          <w:rPr>
            <w:rFonts w:ascii="Times New Roman" w:hAnsi="Times New Roman" w:cs="Times New Roman"/>
          </w:rPr>
          <w:delText>In a</w:delText>
        </w:r>
      </w:del>
      <w:r w:rsidR="008A5EDB">
        <w:rPr>
          <w:rFonts w:ascii="Times New Roman" w:hAnsi="Times New Roman" w:cs="Times New Roman"/>
        </w:rPr>
        <w:t xml:space="preserve">dult offspring of </w:t>
      </w:r>
      <w:proofErr w:type="spellStart"/>
      <w:r w:rsidR="008A5EDB">
        <w:rPr>
          <w:rFonts w:ascii="Times New Roman" w:hAnsi="Times New Roman" w:cs="Times New Roman"/>
        </w:rPr>
        <w:t>eTRF</w:t>
      </w:r>
      <w:proofErr w:type="spellEnd"/>
      <w:r w:rsidR="008A5EDB">
        <w:rPr>
          <w:rFonts w:ascii="Times New Roman" w:hAnsi="Times New Roman" w:cs="Times New Roman"/>
        </w:rPr>
        <w:t xml:space="preserve"> dams</w:t>
      </w:r>
      <w:ins w:id="77" w:author="Molly C. Mulcahy" w:date="2025-07-25T15:57:00Z" w16du:dateUtc="2025-07-25T20:57:00Z">
        <w:r w:rsidR="00D20629">
          <w:rPr>
            <w:rFonts w:ascii="Times New Roman" w:hAnsi="Times New Roman" w:cs="Times New Roman"/>
          </w:rPr>
          <w:t xml:space="preserve"> develop</w:t>
        </w:r>
      </w:ins>
      <w:del w:id="78" w:author="Molly C. Mulcahy" w:date="2025-07-25T15:57:00Z" w16du:dateUtc="2025-07-25T20:57:00Z">
        <w:r w:rsidR="008A5EDB" w:rsidDel="00D20629">
          <w:rPr>
            <w:rFonts w:ascii="Times New Roman" w:hAnsi="Times New Roman" w:cs="Times New Roman"/>
          </w:rPr>
          <w:delText>,</w:delText>
        </w:r>
      </w:del>
      <w:r w:rsidR="008A5EDB">
        <w:rPr>
          <w:rFonts w:ascii="Times New Roman" w:hAnsi="Times New Roman" w:cs="Times New Roman"/>
        </w:rPr>
        <w:t xml:space="preserve"> </w:t>
      </w:r>
      <w:del w:id="79" w:author="Molly C. Mulcahy" w:date="2025-08-01T09:11:00Z" w16du:dateUtc="2025-08-01T14:11:00Z">
        <w:r w:rsidR="0065434A" w:rsidDel="004443A3">
          <w:rPr>
            <w:rFonts w:ascii="Times New Roman" w:hAnsi="Times New Roman" w:cs="Times New Roman"/>
          </w:rPr>
          <w:delText xml:space="preserve"> </w:delText>
        </w:r>
      </w:del>
      <w:r w:rsidR="0065434A">
        <w:rPr>
          <w:rFonts w:ascii="Times New Roman" w:hAnsi="Times New Roman" w:cs="Times New Roman"/>
        </w:rPr>
        <w:t xml:space="preserve">glucose intolerance </w:t>
      </w:r>
      <w:del w:id="80" w:author="Molly C. Mulcahy" w:date="2025-07-25T15:57:00Z" w16du:dateUtc="2025-07-25T20:57:00Z">
        <w:r w:rsidR="008A5EDB" w:rsidDel="00D20629">
          <w:rPr>
            <w:rFonts w:ascii="Times New Roman" w:hAnsi="Times New Roman" w:cs="Times New Roman"/>
          </w:rPr>
          <w:delText xml:space="preserve">developed </w:delText>
        </w:r>
      </w:del>
      <w:r w:rsidR="0065434A">
        <w:rPr>
          <w:rFonts w:ascii="Times New Roman" w:hAnsi="Times New Roman" w:cs="Times New Roman"/>
        </w:rPr>
        <w:t xml:space="preserve">on </w:t>
      </w:r>
      <w:r w:rsidR="008A5EDB">
        <w:rPr>
          <w:rFonts w:ascii="Times New Roman" w:hAnsi="Times New Roman" w:cs="Times New Roman"/>
        </w:rPr>
        <w:t xml:space="preserve">a </w:t>
      </w:r>
      <w:r w:rsidR="0065434A">
        <w:rPr>
          <w:rFonts w:ascii="Times New Roman" w:hAnsi="Times New Roman" w:cs="Times New Roman"/>
        </w:rPr>
        <w:t xml:space="preserve">chow </w:t>
      </w:r>
      <w:r w:rsidR="008A5EDB">
        <w:rPr>
          <w:rFonts w:ascii="Times New Roman" w:hAnsi="Times New Roman" w:cs="Times New Roman"/>
        </w:rPr>
        <w:t>diet</w:t>
      </w:r>
      <w:r w:rsidR="00486E4C">
        <w:rPr>
          <w:rFonts w:ascii="Times New Roman" w:hAnsi="Times New Roman" w:cs="Times New Roman"/>
        </w:rPr>
        <w:t xml:space="preserve"> </w:t>
      </w:r>
      <w:r w:rsidR="0065434A">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{"citationID":"hJPPDurV","properties":{"formattedCitation":"(Prates et al., 2022)","plainCitation":"(Prates et al., 2022)","noteIndex":0},"citationItems":[{"id":285,"uris":["http://zotero.org/users/5073745/items/H2SF844K"],"itemData":{"id":285,"type":"article-journal","abstract":"Maternal circadian eating time and frequency were associated with altered glucose metabolism during pregnancy in humans. Research about long maternal fasting intervals is inconclusive, and little is known about the effect of maternal time-feeding on the offspring health. Therefore, the aim of the present study was to determine whether maternal time feeding influences the metabolic status of both male and female offspring. Pregnant rats were provided ad libitum (AD) access to chow diet or fed during either the light phase (LP) or dark phase (DP) during the embryonic development. At the age of 150 days, glucose tolerance, lipid concentrations, and insulin secretion were determined in adult male and female offspring. Both male and female offspring of LP and DP dams exhibited alterations in the lipid profile and female offspring were glucose intolerant. Glucose-stimulated insulin secretion decreased in male and female offspring of LP and DP dams. Acetylcholine increased insulin secretion in male and female offspring. Islets from male and female offspring of DP dams exhibited less pronounced inhibition of insulin secretion by epinephrine, suggesting alterations in cholinergic and adrenergic pathways in these animals. Our data suggest that TRF regimen during embryonic development could program rat offspring for metabolic dysfunction in adulthood.","container-title":"Nutrition","DOI":"10.1016/j.nut.2022.111776","ISSN":"0899-9007","journalAbbreviation":"Nutrition","language":"en","page":"111776","source":"ScienceDirect","title":"Time-restricted feeding during embryonic development leads to metabolic dysfunction in adult rat offspring","author":[{"family":"Prates","given":"Kelly Valério"},{"family":"Pavanello","given":"Audrei"},{"family":"Gongora","given":"Adriane Barreto"},{"family":"Moreira","given":"Veridiana Mota"},{"family":"Moraes","given":"Ana Maria Praxedes","non-dropping-particle":"de"},{"family":"Rigo","given":"Kesia Palma"},{"family":"Vieira","given":"Elaine"},{"family":"Mathias","given":"Paulo Cezar de Freitas"}],"issued":{"date-parts":[["2022",6,17]]}}}],"schema":"https://github.com/citation-style-language/schema/raw/master/csl-citation.json"} </w:instrText>
      </w:r>
      <w:r w:rsidR="0065434A">
        <w:rPr>
          <w:rFonts w:ascii="Times New Roman" w:hAnsi="Times New Roman" w:cs="Times New Roman"/>
        </w:rPr>
        <w:fldChar w:fldCharType="separate"/>
      </w:r>
      <w:r w:rsidR="00696CC4">
        <w:rPr>
          <w:rFonts w:ascii="Times New Roman" w:hAnsi="Times New Roman" w:cs="Times New Roman"/>
          <w:noProof/>
        </w:rPr>
        <w:t>(Prates et al., 2022)</w:t>
      </w:r>
      <w:r w:rsidR="0065434A">
        <w:rPr>
          <w:rFonts w:ascii="Times New Roman" w:hAnsi="Times New Roman" w:cs="Times New Roman"/>
        </w:rPr>
        <w:fldChar w:fldCharType="end"/>
      </w:r>
      <w:r w:rsidR="0065434A">
        <w:rPr>
          <w:rFonts w:ascii="Times New Roman" w:hAnsi="Times New Roman" w:cs="Times New Roman"/>
        </w:rPr>
        <w:t xml:space="preserve">, and another from our group </w:t>
      </w:r>
      <w:r w:rsidR="008A5EDB">
        <w:rPr>
          <w:rFonts w:ascii="Times New Roman" w:hAnsi="Times New Roman" w:cs="Times New Roman"/>
        </w:rPr>
        <w:t>finds</w:t>
      </w:r>
      <w:r w:rsidR="0065434A">
        <w:rPr>
          <w:rFonts w:ascii="Times New Roman" w:hAnsi="Times New Roman" w:cs="Times New Roman"/>
        </w:rPr>
        <w:t xml:space="preserve"> that glucose intolerance only occurs in male offspring after long term </w:t>
      </w:r>
      <w:del w:id="81" w:author="Molly C. Mulcahy" w:date="2025-07-25T15:57:00Z" w16du:dateUtc="2025-07-25T20:57:00Z">
        <w:r w:rsidR="0065434A" w:rsidDel="00D20629">
          <w:rPr>
            <w:rFonts w:ascii="Times New Roman" w:hAnsi="Times New Roman" w:cs="Times New Roman"/>
          </w:rPr>
          <w:delText>high fat, high sucrose</w:delText>
        </w:r>
      </w:del>
      <w:ins w:id="82" w:author="Molly C. Mulcahy" w:date="2025-07-25T15:57:00Z" w16du:dateUtc="2025-07-25T20:57:00Z">
        <w:r w:rsidR="00D20629">
          <w:rPr>
            <w:rFonts w:ascii="Times New Roman" w:hAnsi="Times New Roman" w:cs="Times New Roman"/>
          </w:rPr>
          <w:t>HFHS</w:t>
        </w:r>
      </w:ins>
      <w:r w:rsidR="0065434A">
        <w:rPr>
          <w:rFonts w:ascii="Times New Roman" w:hAnsi="Times New Roman" w:cs="Times New Roman"/>
        </w:rPr>
        <w:t xml:space="preserve"> feeding</w:t>
      </w:r>
      <w:r w:rsidR="00BC26A1">
        <w:rPr>
          <w:rFonts w:ascii="Times New Roman" w:hAnsi="Times New Roman" w:cs="Times New Roman"/>
        </w:rPr>
        <w:t xml:space="preserve"> </w:t>
      </w:r>
      <w:r w:rsidR="0065434A">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{"citationID":"ZIRUnuSd","properties":{"formattedCitation":"(Mulcahy et al., 2023)","plainCitation":"(Mulcahy et al., 2023)","noteIndex":0},"citationItems":[{"id":108,"uris":["http://zotero.org/users/5073745/items/HXBNN5EG"],"itemData":{"id":108,"type":"article-journal","abstract":"The timing of food intake is a novel dietary component that impacts health. Time-restricted feeding (TRF), a form of intermittent fasting, manipulates food timing. The timing of eating may be an important factor to consider during critical periods, such as pregnancy. Nutrition during pregnancy, too, can have a lasting impact on offspring health. The timing of food intake has not been thoroughly investigated in models of pregnancy, despite evidence that interest in the practice exists. Therefore, using a mouse model, we tested body composition and glycemic health of gestational early TRF (eTRF) in male and female offspring from weaning to adulthood on a chow diet and after a high-fat, high-sucrose (HFHS) diet challenge. Body composition was similar between groups in both sexes from weaning to adulthood, with minor increases in food intake in eTRF females and slightly improved glucose tolerance in males while on a chow diet. However, after 10 weeks of HFHS, male eTRF offspring developed glucose intolerance. Further studies should assess the susceptibility of males, and apparent resilience of females, to gestational eTRF and assess mechanisms underlying these changes in adult males.","container-title":"Journal of Obesity","DOI":"10.1155/2023/6666613","ISSN":"2090-0708","language":"en","note":"publisher: Hindawi","page":"e6666613","source":"www.hindawi.com","title":"Gestational Early-Time Restricted Feeding Results in Sex-Specific Glucose Intolerance in Adult Male Mice","volume":"2023","author":[{"family":"Mulcahy","given":"Molly C."},{"family":"El Habbal","given":"Noura"},{"family":"Snyder","given":"Detrick"},{"family":"Redd","given":"JeAnna R."},{"family":"Sun","given":"Haijing"},{"family":"Gregg","given":"Brigid E."},{"family":"Bridges","given":"Dave"}],"issued":{"date-parts":[["2023",9,29]]}}}],"schema":"https://github.com/citation-style-language/schema/raw/master/csl-citation.json"} </w:instrText>
      </w:r>
      <w:r w:rsidR="0065434A">
        <w:rPr>
          <w:rFonts w:ascii="Times New Roman" w:hAnsi="Times New Roman" w:cs="Times New Roman"/>
        </w:rPr>
        <w:fldChar w:fldCharType="separate"/>
      </w:r>
      <w:r w:rsidR="00D20629">
        <w:rPr>
          <w:rFonts w:ascii="Times New Roman" w:hAnsi="Times New Roman" w:cs="Times New Roman"/>
        </w:rPr>
        <w:t>(Mulcahy et al., 2023)</w:t>
      </w:r>
      <w:r w:rsidR="0065434A">
        <w:rPr>
          <w:rFonts w:ascii="Times New Roman" w:hAnsi="Times New Roman" w:cs="Times New Roman"/>
        </w:rPr>
        <w:fldChar w:fldCharType="end"/>
      </w:r>
      <w:r w:rsidR="0065434A">
        <w:rPr>
          <w:rFonts w:ascii="Times New Roman" w:hAnsi="Times New Roman" w:cs="Times New Roman"/>
        </w:rPr>
        <w:t xml:space="preserve">. </w:t>
      </w:r>
      <w:commentRangeEnd w:id="69"/>
      <w:r w:rsidR="00E73801">
        <w:rPr>
          <w:rStyle w:val="CommentReference"/>
        </w:rPr>
        <w:commentReference w:id="69"/>
      </w:r>
      <w:r w:rsidR="008A5EDB">
        <w:rPr>
          <w:rFonts w:ascii="Times New Roman" w:hAnsi="Times New Roman" w:cs="Times New Roman"/>
        </w:rPr>
        <w:t xml:space="preserve">Still others </w:t>
      </w:r>
      <w:ins w:id="83" w:author="Molly C. Mulcahy" w:date="2025-07-25T16:03:00Z" w16du:dateUtc="2025-07-25T21:03:00Z">
        <w:r w:rsidR="00BA16C2">
          <w:rPr>
            <w:rFonts w:ascii="Times New Roman" w:hAnsi="Times New Roman" w:cs="Times New Roman"/>
          </w:rPr>
          <w:t xml:space="preserve">who </w:t>
        </w:r>
      </w:ins>
      <w:del w:id="84" w:author="Molly C. Mulcahy" w:date="2025-07-25T16:03:00Z" w16du:dateUtc="2025-07-25T21:03:00Z">
        <w:r w:rsidR="008A5EDB" w:rsidDel="00BA16C2">
          <w:rPr>
            <w:rFonts w:ascii="Times New Roman" w:hAnsi="Times New Roman" w:cs="Times New Roman"/>
          </w:rPr>
          <w:delText xml:space="preserve">have sought to </w:delText>
        </w:r>
      </w:del>
      <w:r w:rsidR="008A5EDB">
        <w:rPr>
          <w:rFonts w:ascii="Times New Roman" w:hAnsi="Times New Roman" w:cs="Times New Roman"/>
        </w:rPr>
        <w:t xml:space="preserve">replicate </w:t>
      </w:r>
      <w:ins w:id="85" w:author="Molly C. Mulcahy" w:date="2025-07-25T16:01:00Z" w16du:dateUtc="2025-07-25T21:01:00Z">
        <w:r w:rsidR="00BA16C2">
          <w:rPr>
            <w:rFonts w:ascii="Times New Roman" w:hAnsi="Times New Roman" w:cs="Times New Roman"/>
          </w:rPr>
          <w:t xml:space="preserve">Ramadan fasting using </w:t>
        </w:r>
      </w:ins>
      <w:r w:rsidR="008A5EDB">
        <w:rPr>
          <w:rFonts w:ascii="Times New Roman" w:hAnsi="Times New Roman" w:cs="Times New Roman"/>
        </w:rPr>
        <w:t xml:space="preserve">TRF with </w:t>
      </w:r>
      <w:proofErr w:type="spellStart"/>
      <w:r w:rsidR="008A5EDB">
        <w:rPr>
          <w:rFonts w:ascii="Times New Roman" w:hAnsi="Times New Roman" w:cs="Times New Roman"/>
        </w:rPr>
        <w:t>chronodisruption</w:t>
      </w:r>
      <w:proofErr w:type="spellEnd"/>
      <w:r w:rsidR="008A5EDB">
        <w:rPr>
          <w:rFonts w:ascii="Times New Roman" w:hAnsi="Times New Roman" w:cs="Times New Roman"/>
        </w:rPr>
        <w:t xml:space="preserve"> </w:t>
      </w:r>
      <w:ins w:id="86" w:author="Molly C. Mulcahy" w:date="2025-08-01T09:11:00Z" w16du:dateUtc="2025-08-01T14:11:00Z">
        <w:r w:rsidR="004443A3">
          <w:rPr>
            <w:rFonts w:ascii="Times New Roman" w:hAnsi="Times New Roman" w:cs="Times New Roman"/>
          </w:rPr>
          <w:t xml:space="preserve">report </w:t>
        </w:r>
      </w:ins>
      <w:del w:id="87" w:author="Molly C. Mulcahy" w:date="2025-07-25T16:01:00Z" w16du:dateUtc="2025-07-25T21:01:00Z">
        <w:r w:rsidR="008A5EDB" w:rsidDel="00BA16C2">
          <w:rPr>
            <w:rFonts w:ascii="Times New Roman" w:hAnsi="Times New Roman" w:cs="Times New Roman"/>
          </w:rPr>
          <w:delText xml:space="preserve">(as a proxy for </w:delText>
        </w:r>
        <w:r w:rsidR="006F5E5C" w:rsidDel="00BA16C2">
          <w:rPr>
            <w:rFonts w:ascii="Times New Roman" w:hAnsi="Times New Roman" w:cs="Times New Roman"/>
          </w:rPr>
          <w:delText>Ramadan</w:delText>
        </w:r>
        <w:r w:rsidR="008A5EDB" w:rsidDel="00BA16C2">
          <w:rPr>
            <w:rFonts w:ascii="Times New Roman" w:hAnsi="Times New Roman" w:cs="Times New Roman"/>
          </w:rPr>
          <w:delText xml:space="preserve"> fasting)</w:delText>
        </w:r>
      </w:del>
      <w:del w:id="88" w:author="Molly C. Mulcahy" w:date="2025-07-25T16:03:00Z" w16du:dateUtc="2025-07-25T21:03:00Z">
        <w:r w:rsidR="008A5EDB" w:rsidDel="00BA16C2">
          <w:rPr>
            <w:rFonts w:ascii="Times New Roman" w:hAnsi="Times New Roman" w:cs="Times New Roman"/>
          </w:rPr>
          <w:delText xml:space="preserve"> and growth restriction was present on a chow diet, where </w:delText>
        </w:r>
      </w:del>
      <w:r w:rsidR="008A5EDB">
        <w:rPr>
          <w:rFonts w:ascii="Times New Roman" w:hAnsi="Times New Roman" w:cs="Times New Roman"/>
        </w:rPr>
        <w:t xml:space="preserve">dams </w:t>
      </w:r>
      <w:del w:id="89" w:author="Molly C. Mulcahy" w:date="2025-08-01T09:11:00Z" w16du:dateUtc="2025-08-01T14:11:00Z">
        <w:r w:rsidR="008A5EDB" w:rsidDel="004443A3">
          <w:rPr>
            <w:rFonts w:ascii="Times New Roman" w:hAnsi="Times New Roman" w:cs="Times New Roman"/>
          </w:rPr>
          <w:delText xml:space="preserve">ate </w:delText>
        </w:r>
      </w:del>
      <w:ins w:id="90" w:author="Molly C. Mulcahy" w:date="2025-08-01T09:11:00Z" w16du:dateUtc="2025-08-01T14:11:00Z">
        <w:r w:rsidR="004443A3">
          <w:rPr>
            <w:rFonts w:ascii="Times New Roman" w:hAnsi="Times New Roman" w:cs="Times New Roman"/>
          </w:rPr>
          <w:t>eat</w:t>
        </w:r>
        <w:r w:rsidR="004443A3">
          <w:rPr>
            <w:rFonts w:ascii="Times New Roman" w:hAnsi="Times New Roman" w:cs="Times New Roman"/>
          </w:rPr>
          <w:t xml:space="preserve"> </w:t>
        </w:r>
      </w:ins>
      <w:r w:rsidR="008A5EDB">
        <w:rPr>
          <w:rFonts w:ascii="Times New Roman" w:hAnsi="Times New Roman" w:cs="Times New Roman"/>
        </w:rPr>
        <w:t>fewer calories, gain</w:t>
      </w:r>
      <w:del w:id="91" w:author="Molly C. Mulcahy" w:date="2025-08-01T09:11:00Z" w16du:dateUtc="2025-08-01T14:11:00Z">
        <w:r w:rsidR="008A5EDB" w:rsidDel="004443A3">
          <w:rPr>
            <w:rFonts w:ascii="Times New Roman" w:hAnsi="Times New Roman" w:cs="Times New Roman"/>
          </w:rPr>
          <w:delText>ed</w:delText>
        </w:r>
      </w:del>
      <w:r w:rsidR="008A5EDB">
        <w:rPr>
          <w:rFonts w:ascii="Times New Roman" w:hAnsi="Times New Roman" w:cs="Times New Roman"/>
        </w:rPr>
        <w:t xml:space="preserve"> less weight, and </w:t>
      </w:r>
      <w:del w:id="92" w:author="Molly C. Mulcahy" w:date="2025-07-25T16:04:00Z" w16du:dateUtc="2025-07-25T21:04:00Z">
        <w:r w:rsidR="008A5EDB" w:rsidDel="00BA16C2">
          <w:rPr>
            <w:rFonts w:ascii="Times New Roman" w:hAnsi="Times New Roman" w:cs="Times New Roman"/>
          </w:rPr>
          <w:delText xml:space="preserve">pups </w:delText>
        </w:r>
      </w:del>
      <w:ins w:id="93" w:author="Molly C. Mulcahy" w:date="2025-07-25T16:04:00Z" w16du:dateUtc="2025-07-25T21:04:00Z">
        <w:r w:rsidR="00BA16C2">
          <w:rPr>
            <w:rFonts w:ascii="Times New Roman" w:hAnsi="Times New Roman" w:cs="Times New Roman"/>
          </w:rPr>
          <w:t xml:space="preserve">pups </w:t>
        </w:r>
      </w:ins>
      <w:ins w:id="94" w:author="Molly C. Mulcahy" w:date="2025-08-01T09:11:00Z" w16du:dateUtc="2025-08-01T14:11:00Z">
        <w:r w:rsidR="004443A3">
          <w:rPr>
            <w:rFonts w:ascii="Times New Roman" w:hAnsi="Times New Roman" w:cs="Times New Roman"/>
          </w:rPr>
          <w:t>are</w:t>
        </w:r>
      </w:ins>
      <w:ins w:id="95" w:author="Molly C. Mulcahy" w:date="2025-07-25T16:04:00Z" w16du:dateUtc="2025-07-25T21:04:00Z">
        <w:r w:rsidR="00BA16C2">
          <w:rPr>
            <w:rFonts w:ascii="Times New Roman" w:hAnsi="Times New Roman" w:cs="Times New Roman"/>
          </w:rPr>
          <w:t xml:space="preserve"> growth restrict</w:t>
        </w:r>
        <w:r w:rsidR="00BA16C2">
          <w:rPr>
            <w:rFonts w:ascii="Times New Roman" w:hAnsi="Times New Roman" w:cs="Times New Roman"/>
          </w:rPr>
          <w:t>ed</w:t>
        </w:r>
        <w:r w:rsidR="00BA16C2">
          <w:rPr>
            <w:rFonts w:ascii="Times New Roman" w:hAnsi="Times New Roman" w:cs="Times New Roman"/>
          </w:rPr>
          <w:t xml:space="preserve"> on a chow diet </w:t>
        </w:r>
      </w:ins>
      <w:del w:id="96" w:author="Molly C. Mulcahy" w:date="2025-07-25T16:04:00Z" w16du:dateUtc="2025-07-25T21:04:00Z">
        <w:r w:rsidR="008A5EDB" w:rsidDel="00BA16C2">
          <w:rPr>
            <w:rFonts w:ascii="Times New Roman" w:hAnsi="Times New Roman" w:cs="Times New Roman"/>
          </w:rPr>
          <w:delText xml:space="preserve">were smaller </w:delText>
        </w:r>
      </w:del>
      <w:del w:id="97" w:author="Molly C. Mulcahy" w:date="2025-07-25T16:05:00Z" w16du:dateUtc="2025-07-25T21:05:00Z">
        <w:r w:rsidR="008A5EDB" w:rsidDel="00807C18">
          <w:rPr>
            <w:rFonts w:ascii="Times New Roman" w:hAnsi="Times New Roman" w:cs="Times New Roman"/>
          </w:rPr>
          <w:delText xml:space="preserve">in litters randomized to TRF during the light cycle </w:delText>
        </w:r>
      </w:del>
      <w:r w:rsidR="008A5EDB">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{"citationID":"O6hELsgN","properties":{"formattedCitation":"(Alkhalefah et al., 2021)","plainCitation":"(Alkhalefah et al., 2021)","noteIndex":0},"citationItems":[{"id":834,"uris":["http://zotero.org/users/5073745/items/8GDECLSP","http://zotero.org/users/5073745/items/F8X796TF"],"itemData":{"id":834,"type":"article-journal","abstract":"During Ramadan, many pregnant Muslim women fast between dawn and sunset. Although the impacts of prolonged maternal intermittent fasting (IF) on fetal growth and  placental function are under-researched, reported effects include reduced  placental weight and birth weight. In the present study, pregnant Wistar rats  were used to model repeated cycles of IF on fetal development and placental  function and to examine sex-specific effects. In the IF group, food was withdrawn  daily from 17:00 to 09:00 over 21 days of gestation, while the control group  received food ad libitum. Both groups had free water access. IF dams consumed  less food, had significantly reduced weight compared with controls, with reduced  plasma glucose and amino acids. Both fetal sexes were significantly lighter in  the IF group with reduced fetal plasma amino acids. Placental weights and  morphology were unchanged. The profile of placental metabolites was altered in  the IF group with sex-specific responses evident. Transplacental flux of  14C-methylaminoisobutyric acid (14C-MeAIB), a system A amino acid transporter  substrate, was significantly reduced in both fetal sexes in the IF group.  Sodium-dependent 14C-MeAIB uptake into isolated placental plasma membrane  vesicles was unchanged. The gene expression of system A transporter Slc38a1,  Slc38a2 and Slc38a4 was up-regulated in IF male placentas only. No changes were  observed in placental SNAT1 and SNAT2 protein expression. Maternal IF results in  detrimental impacts on maternal physiology and fetal development with changes in  the placental and fetal metabolite profiles. Reduced placental system A  transporter activity may be responsible for fetal growth restriction in both  sexes.","container-title":"Clinical science (London, England : 1979)","DOI":"10.1042/CS20210137","ISSN":"1470-8736 0143-5221","issue":"11","journalAbbreviation":"Clin Sci (Lond)","language":"eng","license":"© 2021 The Author(s). Published by Portland Press Limited on behalf of the Biochemical Society.","note":"publisher-place: England\nPMID: 34008846","page":"1445-1466","title":"Maternal intermittent fasting during pregnancy induces fetal growth restriction and down-regulated placental system A amino acid transport in the rat.","volume":"135","author":[{"family":"Alkhalefah","given":"Alaa"},{"family":"Dunn","given":"Warwick B."},{"family":"Allwood","given":"James W."},{"family":"Parry","given":"Kate L."},{"family":"Houghton","given":"Franchesca D."},{"family":"Ashton","given":"Nick"},{"family":"Glazier","given":"Jocelyn D."}],"issued":{"date-parts":[["2021",6,11]]}}}],"schema":"https://github.com/citation-style-language/schema/raw/master/csl-citation.json"} </w:instrText>
      </w:r>
      <w:r w:rsidR="008A5EDB">
        <w:rPr>
          <w:rFonts w:ascii="Times New Roman" w:hAnsi="Times New Roman" w:cs="Times New Roman"/>
        </w:rPr>
        <w:fldChar w:fldCharType="separate"/>
      </w:r>
      <w:r w:rsidR="00D20629">
        <w:rPr>
          <w:rFonts w:ascii="Times New Roman" w:hAnsi="Times New Roman" w:cs="Times New Roman"/>
          <w:noProof/>
        </w:rPr>
        <w:t>(Alkhalefah et al., 2021)</w:t>
      </w:r>
      <w:r w:rsidR="008A5EDB">
        <w:rPr>
          <w:rFonts w:ascii="Times New Roman" w:hAnsi="Times New Roman" w:cs="Times New Roman"/>
        </w:rPr>
        <w:fldChar w:fldCharType="end"/>
      </w:r>
      <w:r w:rsidR="008A5EDB">
        <w:rPr>
          <w:rFonts w:ascii="Times New Roman" w:hAnsi="Times New Roman" w:cs="Times New Roman"/>
        </w:rPr>
        <w:t>.</w:t>
      </w:r>
      <w:r w:rsidR="00C3462E">
        <w:rPr>
          <w:rFonts w:ascii="Times New Roman" w:hAnsi="Times New Roman" w:cs="Times New Roman"/>
        </w:rPr>
        <w:t xml:space="preserve"> </w:t>
      </w:r>
      <w:r w:rsidR="008A5EDB">
        <w:rPr>
          <w:rFonts w:ascii="Times New Roman" w:hAnsi="Times New Roman" w:cs="Times New Roman"/>
        </w:rPr>
        <w:t xml:space="preserve"> </w:t>
      </w:r>
      <w:ins w:id="98" w:author="Molly C. Mulcahy" w:date="2025-08-01T09:12:00Z" w16du:dateUtc="2025-08-01T14:12:00Z">
        <w:r w:rsidR="004443A3">
          <w:rPr>
            <w:rFonts w:ascii="Times New Roman" w:hAnsi="Times New Roman" w:cs="Times New Roman"/>
          </w:rPr>
          <w:t>T</w:t>
        </w:r>
      </w:ins>
      <w:del w:id="99" w:author="Molly C. Mulcahy" w:date="2025-08-01T09:12:00Z" w16du:dateUtc="2025-08-01T14:12:00Z">
        <w:r w:rsidR="00B873C2" w:rsidDel="004443A3">
          <w:rPr>
            <w:rFonts w:ascii="Times New Roman" w:hAnsi="Times New Roman" w:cs="Times New Roman"/>
          </w:rPr>
          <w:delText>A</w:delText>
        </w:r>
      </w:del>
      <w:del w:id="100" w:author="Molly C. Mulcahy" w:date="2025-08-01T09:11:00Z" w16du:dateUtc="2025-08-01T14:11:00Z">
        <w:r w:rsidR="00B873C2" w:rsidDel="004443A3">
          <w:rPr>
            <w:rFonts w:ascii="Times New Roman" w:hAnsi="Times New Roman" w:cs="Times New Roman"/>
          </w:rPr>
          <w:delText>s</w:delText>
        </w:r>
      </w:del>
      <w:del w:id="101" w:author="Molly C. Mulcahy" w:date="2025-08-01T09:12:00Z" w16du:dateUtc="2025-08-01T14:12:00Z">
        <w:r w:rsidR="00B873C2" w:rsidDel="004443A3">
          <w:rPr>
            <w:rFonts w:ascii="Times New Roman" w:hAnsi="Times New Roman" w:cs="Times New Roman"/>
          </w:rPr>
          <w:delText xml:space="preserve"> t</w:delText>
        </w:r>
      </w:del>
      <w:r w:rsidR="00B873C2">
        <w:rPr>
          <w:rFonts w:ascii="Times New Roman" w:hAnsi="Times New Roman" w:cs="Times New Roman"/>
        </w:rPr>
        <w:t xml:space="preserve">he majority of </w:t>
      </w:r>
      <w:del w:id="102" w:author="Molly C. Mulcahy" w:date="2025-08-01T09:12:00Z" w16du:dateUtc="2025-08-01T14:12:00Z">
        <w:r w:rsidR="00B873C2" w:rsidDel="004443A3">
          <w:rPr>
            <w:rFonts w:ascii="Times New Roman" w:hAnsi="Times New Roman" w:cs="Times New Roman"/>
          </w:rPr>
          <w:delText xml:space="preserve">the </w:delText>
        </w:r>
      </w:del>
      <w:r w:rsidR="00B873C2">
        <w:rPr>
          <w:rFonts w:ascii="Times New Roman" w:hAnsi="Times New Roman" w:cs="Times New Roman"/>
        </w:rPr>
        <w:t xml:space="preserve">attention </w:t>
      </w:r>
      <w:del w:id="103" w:author="Molly C. Mulcahy" w:date="2025-08-01T09:12:00Z" w16du:dateUtc="2025-08-01T14:12:00Z">
        <w:r w:rsidR="00B873C2" w:rsidDel="004443A3">
          <w:rPr>
            <w:rFonts w:ascii="Times New Roman" w:hAnsi="Times New Roman" w:cs="Times New Roman"/>
          </w:rPr>
          <w:delText>that has been paid to this dietary manipulation</w:delText>
        </w:r>
      </w:del>
      <w:ins w:id="104" w:author="Molly C. Mulcahy" w:date="2025-08-01T09:12:00Z" w16du:dateUtc="2025-08-01T14:12:00Z">
        <w:r w:rsidR="004443A3">
          <w:rPr>
            <w:rFonts w:ascii="Times New Roman" w:hAnsi="Times New Roman" w:cs="Times New Roman"/>
          </w:rPr>
          <w:t>devoted to TRF</w:t>
        </w:r>
      </w:ins>
      <w:r w:rsidR="00B873C2">
        <w:rPr>
          <w:rFonts w:ascii="Times New Roman" w:hAnsi="Times New Roman" w:cs="Times New Roman"/>
        </w:rPr>
        <w:t xml:space="preserve"> focuses on resultant</w:t>
      </w:r>
      <w:r w:rsidR="00C87A55">
        <w:rPr>
          <w:rFonts w:ascii="Times New Roman" w:hAnsi="Times New Roman" w:cs="Times New Roman"/>
        </w:rPr>
        <w:t xml:space="preserve"> offspring</w:t>
      </w:r>
      <w:r w:rsidR="008A5EDB">
        <w:rPr>
          <w:rFonts w:ascii="Times New Roman" w:hAnsi="Times New Roman" w:cs="Times New Roman"/>
        </w:rPr>
        <w:t xml:space="preserve"> either as adults or in the fetal stage</w:t>
      </w:r>
      <w:ins w:id="105" w:author="Molly C. Mulcahy" w:date="2025-08-01T09:12:00Z" w16du:dateUtc="2025-08-01T14:12:00Z">
        <w:r w:rsidR="004443A3">
          <w:rPr>
            <w:rFonts w:ascii="Times New Roman" w:hAnsi="Times New Roman" w:cs="Times New Roman"/>
          </w:rPr>
          <w:t>.</w:t>
        </w:r>
      </w:ins>
      <w:del w:id="106" w:author="Molly C. Mulcahy" w:date="2025-08-01T09:12:00Z" w16du:dateUtc="2025-08-01T14:12:00Z">
        <w:r w:rsidR="00B873C2" w:rsidDel="004443A3">
          <w:rPr>
            <w:rFonts w:ascii="Times New Roman" w:hAnsi="Times New Roman" w:cs="Times New Roman"/>
          </w:rPr>
          <w:delText>,</w:delText>
        </w:r>
      </w:del>
      <w:r w:rsidR="00B873C2">
        <w:rPr>
          <w:rFonts w:ascii="Times New Roman" w:hAnsi="Times New Roman" w:cs="Times New Roman"/>
        </w:rPr>
        <w:t xml:space="preserve"> </w:t>
      </w:r>
      <w:ins w:id="107" w:author="Molly C. Mulcahy" w:date="2025-08-01T09:12:00Z" w16du:dateUtc="2025-08-01T14:12:00Z">
        <w:r w:rsidR="004443A3">
          <w:rPr>
            <w:rFonts w:ascii="Times New Roman" w:hAnsi="Times New Roman" w:cs="Times New Roman"/>
          </w:rPr>
          <w:t>S</w:t>
        </w:r>
      </w:ins>
      <w:del w:id="108" w:author="Molly C. Mulcahy" w:date="2025-08-01T09:12:00Z" w16du:dateUtc="2025-08-01T14:12:00Z">
        <w:r w:rsidR="00B873C2" w:rsidDel="004443A3">
          <w:rPr>
            <w:rFonts w:ascii="Times New Roman" w:hAnsi="Times New Roman" w:cs="Times New Roman"/>
          </w:rPr>
          <w:delText>s</w:delText>
        </w:r>
      </w:del>
      <w:r w:rsidR="00B873C2">
        <w:rPr>
          <w:rFonts w:ascii="Times New Roman" w:hAnsi="Times New Roman" w:cs="Times New Roman"/>
        </w:rPr>
        <w:t>cientist</w:t>
      </w:r>
      <w:r w:rsidR="008A5EDB">
        <w:rPr>
          <w:rFonts w:ascii="Times New Roman" w:hAnsi="Times New Roman" w:cs="Times New Roman"/>
        </w:rPr>
        <w:t>s</w:t>
      </w:r>
      <w:r w:rsidR="00B873C2">
        <w:rPr>
          <w:rFonts w:ascii="Times New Roman" w:hAnsi="Times New Roman" w:cs="Times New Roman"/>
        </w:rPr>
        <w:t xml:space="preserve"> have</w:t>
      </w:r>
      <w:r w:rsidR="00C87A55">
        <w:rPr>
          <w:rFonts w:ascii="Times New Roman" w:hAnsi="Times New Roman" w:cs="Times New Roman"/>
        </w:rPr>
        <w:t xml:space="preserve"> </w:t>
      </w:r>
      <w:del w:id="109" w:author="Molly C. Mulcahy" w:date="2025-08-01T09:12:00Z" w16du:dateUtc="2025-08-01T14:12:00Z">
        <w:r w:rsidR="00C87A55" w:rsidDel="004443A3">
          <w:rPr>
            <w:rFonts w:ascii="Times New Roman" w:hAnsi="Times New Roman" w:cs="Times New Roman"/>
          </w:rPr>
          <w:delText>fail</w:delText>
        </w:r>
        <w:r w:rsidR="00B873C2" w:rsidDel="004443A3">
          <w:rPr>
            <w:rFonts w:ascii="Times New Roman" w:hAnsi="Times New Roman" w:cs="Times New Roman"/>
          </w:rPr>
          <w:delText>ed</w:delText>
        </w:r>
        <w:r w:rsidR="00C87A55" w:rsidDel="004443A3">
          <w:rPr>
            <w:rFonts w:ascii="Times New Roman" w:hAnsi="Times New Roman" w:cs="Times New Roman"/>
          </w:rPr>
          <w:delText xml:space="preserve"> </w:delText>
        </w:r>
      </w:del>
      <w:ins w:id="110" w:author="Molly C. Mulcahy" w:date="2025-08-01T09:12:00Z" w16du:dateUtc="2025-08-01T14:12:00Z">
        <w:r w:rsidR="004443A3">
          <w:rPr>
            <w:rFonts w:ascii="Times New Roman" w:hAnsi="Times New Roman" w:cs="Times New Roman"/>
          </w:rPr>
          <w:t xml:space="preserve">yet </w:t>
        </w:r>
      </w:ins>
      <w:r w:rsidR="00C87A55">
        <w:rPr>
          <w:rFonts w:ascii="Times New Roman" w:hAnsi="Times New Roman" w:cs="Times New Roman"/>
        </w:rPr>
        <w:t>to</w:t>
      </w:r>
      <w:r w:rsidR="008A5EDB">
        <w:rPr>
          <w:rFonts w:ascii="Times New Roman" w:hAnsi="Times New Roman" w:cs="Times New Roman"/>
        </w:rPr>
        <w:t xml:space="preserve"> comprehensively</w:t>
      </w:r>
      <w:r w:rsidR="00C87A55">
        <w:rPr>
          <w:rFonts w:ascii="Times New Roman" w:hAnsi="Times New Roman" w:cs="Times New Roman"/>
        </w:rPr>
        <w:t xml:space="preserve"> </w:t>
      </w:r>
      <w:r w:rsidR="00B873C2">
        <w:rPr>
          <w:rFonts w:ascii="Times New Roman" w:hAnsi="Times New Roman" w:cs="Times New Roman"/>
        </w:rPr>
        <w:t>characterize</w:t>
      </w:r>
      <w:r w:rsidR="00C87A55">
        <w:rPr>
          <w:rFonts w:ascii="Times New Roman" w:hAnsi="Times New Roman" w:cs="Times New Roman"/>
        </w:rPr>
        <w:t xml:space="preserve"> the effects</w:t>
      </w:r>
      <w:r w:rsidR="00B873C2">
        <w:rPr>
          <w:rFonts w:ascii="Times New Roman" w:hAnsi="Times New Roman" w:cs="Times New Roman"/>
        </w:rPr>
        <w:t xml:space="preserve"> of TRF</w:t>
      </w:r>
      <w:r w:rsidR="00C87A55">
        <w:rPr>
          <w:rFonts w:ascii="Times New Roman" w:hAnsi="Times New Roman" w:cs="Times New Roman"/>
        </w:rPr>
        <w:t xml:space="preserve"> during the course of</w:t>
      </w:r>
      <w:del w:id="111" w:author="Molly C. Mulcahy" w:date="2025-08-01T09:12:00Z" w16du:dateUtc="2025-08-01T14:12:00Z">
        <w:r w:rsidR="00C87A55" w:rsidDel="004443A3">
          <w:rPr>
            <w:rFonts w:ascii="Times New Roman" w:hAnsi="Times New Roman" w:cs="Times New Roman"/>
          </w:rPr>
          <w:delText xml:space="preserve"> the</w:delText>
        </w:r>
      </w:del>
      <w:r w:rsidR="00C87A55">
        <w:rPr>
          <w:rFonts w:ascii="Times New Roman" w:hAnsi="Times New Roman" w:cs="Times New Roman"/>
        </w:rPr>
        <w:t xml:space="preserve"> pregnancy in the dam</w:t>
      </w:r>
      <w:ins w:id="112" w:author="Molly C. Mulcahy" w:date="2025-08-01T09:12:00Z" w16du:dateUtc="2025-08-01T14:12:00Z">
        <w:r w:rsidR="004443A3">
          <w:rPr>
            <w:rFonts w:ascii="Times New Roman" w:hAnsi="Times New Roman" w:cs="Times New Roman"/>
          </w:rPr>
          <w:t>,</w:t>
        </w:r>
      </w:ins>
      <w:r w:rsidR="008A5EDB">
        <w:rPr>
          <w:rFonts w:ascii="Times New Roman" w:hAnsi="Times New Roman" w:cs="Times New Roman"/>
        </w:rPr>
        <w:t xml:space="preserve"> without </w:t>
      </w:r>
      <w:proofErr w:type="spellStart"/>
      <w:r w:rsidR="008A5EDB">
        <w:rPr>
          <w:rFonts w:ascii="Times New Roman" w:hAnsi="Times New Roman" w:cs="Times New Roman"/>
        </w:rPr>
        <w:t>chronodisruption</w:t>
      </w:r>
      <w:proofErr w:type="spellEnd"/>
      <w:r w:rsidR="008A5EDB">
        <w:rPr>
          <w:rFonts w:ascii="Times New Roman" w:hAnsi="Times New Roman" w:cs="Times New Roman"/>
        </w:rPr>
        <w:t xml:space="preserve"> </w:t>
      </w:r>
      <w:del w:id="113" w:author="Molly C. Mulcahy" w:date="2025-08-01T09:13:00Z" w16du:dateUtc="2025-08-01T14:13:00Z">
        <w:r w:rsidR="008A5EDB" w:rsidDel="004443A3">
          <w:rPr>
            <w:rFonts w:ascii="Times New Roman" w:hAnsi="Times New Roman" w:cs="Times New Roman"/>
          </w:rPr>
          <w:delText>as part of</w:delText>
        </w:r>
      </w:del>
      <w:ins w:id="114" w:author="Molly C. Mulcahy" w:date="2025-08-01T09:13:00Z" w16du:dateUtc="2025-08-01T14:13:00Z">
        <w:r w:rsidR="004443A3">
          <w:rPr>
            <w:rFonts w:ascii="Times New Roman" w:hAnsi="Times New Roman" w:cs="Times New Roman"/>
          </w:rPr>
          <w:t>complicating</w:t>
        </w:r>
      </w:ins>
      <w:r w:rsidR="008A5EDB">
        <w:rPr>
          <w:rFonts w:ascii="Times New Roman" w:hAnsi="Times New Roman" w:cs="Times New Roman"/>
        </w:rPr>
        <w:t xml:space="preserve"> the model</w:t>
      </w:r>
      <w:r w:rsidR="00C87A55">
        <w:rPr>
          <w:rFonts w:ascii="Times New Roman" w:hAnsi="Times New Roman" w:cs="Times New Roman"/>
        </w:rPr>
        <w:t xml:space="preserve">. </w:t>
      </w:r>
    </w:p>
    <w:p w14:paraId="48B66AD9" w14:textId="04EE53F1" w:rsidR="00583BA3" w:rsidRDefault="009A1508" w:rsidP="00663A64">
      <w:pPr>
        <w:spacing w:line="360" w:lineRule="auto"/>
        <w:ind w:firstLine="720"/>
        <w:rPr>
          <w:rFonts w:ascii="Times New Roman" w:hAnsi="Times New Roman" w:cs="Times New Roman"/>
        </w:rPr>
      </w:pPr>
      <w:commentRangeStart w:id="115"/>
      <w:commentRangeStart w:id="116"/>
      <w:r>
        <w:rPr>
          <w:rFonts w:ascii="Times New Roman" w:hAnsi="Times New Roman" w:cs="Times New Roman"/>
        </w:rPr>
        <w:t>Although preclinical work is limited, there is evidence that those who are currently</w:t>
      </w:r>
      <w:r w:rsidR="0011583B">
        <w:rPr>
          <w:rFonts w:ascii="Times New Roman" w:hAnsi="Times New Roman" w:cs="Times New Roman"/>
        </w:rPr>
        <w:t xml:space="preserve"> pregnant</w:t>
      </w:r>
      <w:r>
        <w:rPr>
          <w:rFonts w:ascii="Times New Roman" w:hAnsi="Times New Roman" w:cs="Times New Roman"/>
        </w:rPr>
        <w:t xml:space="preserve"> or considering pregnancy </w:t>
      </w:r>
      <w:r w:rsidR="00BA5D10">
        <w:rPr>
          <w:rFonts w:ascii="Times New Roman" w:hAnsi="Times New Roman" w:cs="Times New Roman"/>
        </w:rPr>
        <w:t>would consider</w:t>
      </w:r>
      <w:r>
        <w:rPr>
          <w:rFonts w:ascii="Times New Roman" w:hAnsi="Times New Roman" w:cs="Times New Roman"/>
        </w:rPr>
        <w:t xml:space="preserve"> </w:t>
      </w:r>
      <w:del w:id="117" w:author="Molly C. Mulcahy" w:date="2025-08-01T09:16:00Z" w16du:dateUtc="2025-08-01T14:16:00Z">
        <w:r w:rsidDel="0018278E">
          <w:rPr>
            <w:rFonts w:ascii="Times New Roman" w:hAnsi="Times New Roman" w:cs="Times New Roman"/>
          </w:rPr>
          <w:delText>manipulation of the timing of food intake as a</w:delText>
        </w:r>
      </w:del>
      <w:ins w:id="118" w:author="Molly C. Mulcahy" w:date="2025-08-01T09:16:00Z" w16du:dateUtc="2025-08-01T14:16:00Z">
        <w:r w:rsidR="0018278E">
          <w:rPr>
            <w:rFonts w:ascii="Times New Roman" w:hAnsi="Times New Roman" w:cs="Times New Roman"/>
          </w:rPr>
          <w:t>using this</w:t>
        </w:r>
      </w:ins>
      <w:r>
        <w:rPr>
          <w:rFonts w:ascii="Times New Roman" w:hAnsi="Times New Roman" w:cs="Times New Roman"/>
        </w:rPr>
        <w:t xml:space="preserve"> modality</w:t>
      </w:r>
      <w:del w:id="119" w:author="Molly C. Mulcahy" w:date="2025-08-01T09:16:00Z" w16du:dateUtc="2025-08-01T14:16:00Z">
        <w:r w:rsidDel="0018278E">
          <w:rPr>
            <w:rFonts w:ascii="Times New Roman" w:hAnsi="Times New Roman" w:cs="Times New Roman"/>
          </w:rPr>
          <w:delText xml:space="preserve"> to improve health</w:delText>
        </w:r>
      </w:del>
      <w:r>
        <w:rPr>
          <w:rFonts w:ascii="Times New Roman" w:hAnsi="Times New Roman" w:cs="Times New Roman"/>
        </w:rPr>
        <w:t xml:space="preserve">. Flanagan and colleagues </w:t>
      </w:r>
      <w:commentRangeEnd w:id="115"/>
      <w:r w:rsidR="007A6852">
        <w:rPr>
          <w:rStyle w:val="CommentReference"/>
        </w:rPr>
        <w:commentReference w:id="115"/>
      </w:r>
      <w:commentRangeEnd w:id="116"/>
      <w:r w:rsidR="009A5C67">
        <w:rPr>
          <w:rStyle w:val="CommentReference"/>
        </w:rPr>
        <w:commentReference w:id="116"/>
      </w:r>
      <w:r>
        <w:rPr>
          <w:rFonts w:ascii="Times New Roman" w:hAnsi="Times New Roman" w:cs="Times New Roman"/>
        </w:rPr>
        <w:t xml:space="preserve">asked </w:t>
      </w:r>
      <w:r w:rsidR="002C765C">
        <w:rPr>
          <w:rFonts w:ascii="Times New Roman" w:hAnsi="Times New Roman" w:cs="Times New Roman"/>
        </w:rPr>
        <w:t xml:space="preserve">participants </w:t>
      </w:r>
      <w:r>
        <w:rPr>
          <w:rFonts w:ascii="Times New Roman" w:hAnsi="Times New Roman" w:cs="Times New Roman"/>
        </w:rPr>
        <w:t xml:space="preserve">about </w:t>
      </w:r>
      <w:r w:rsidR="002C765C">
        <w:rPr>
          <w:rFonts w:ascii="Times New Roman" w:hAnsi="Times New Roman" w:cs="Times New Roman"/>
        </w:rPr>
        <w:t xml:space="preserve">their </w:t>
      </w:r>
      <w:r>
        <w:rPr>
          <w:rFonts w:ascii="Times New Roman" w:hAnsi="Times New Roman" w:cs="Times New Roman"/>
        </w:rPr>
        <w:t xml:space="preserve">attitudes </w:t>
      </w:r>
      <w:r w:rsidR="002C765C">
        <w:rPr>
          <w:rFonts w:ascii="Times New Roman" w:hAnsi="Times New Roman" w:cs="Times New Roman"/>
        </w:rPr>
        <w:t>toward</w:t>
      </w:r>
      <w:r>
        <w:rPr>
          <w:rFonts w:ascii="Times New Roman" w:hAnsi="Times New Roman" w:cs="Times New Roman"/>
        </w:rPr>
        <w:t xml:space="preserve"> trying time-restricted eating during the course of pregnancy</w:t>
      </w:r>
      <w:ins w:id="120" w:author="Molly C. Mulcahy" w:date="2025-08-01T09:16:00Z" w16du:dateUtc="2025-08-01T14:16:00Z">
        <w:r w:rsidR="0018278E">
          <w:rPr>
            <w:rFonts w:ascii="Times New Roman" w:hAnsi="Times New Roman" w:cs="Times New Roman"/>
          </w:rPr>
          <w:t>; o</w:t>
        </w:r>
      </w:ins>
      <w:del w:id="121" w:author="Molly C. Mulcahy" w:date="2025-08-01T09:16:00Z" w16du:dateUtc="2025-08-01T14:16:00Z">
        <w:r w:rsidR="002C765C" w:rsidDel="0018278E">
          <w:rPr>
            <w:rFonts w:ascii="Times New Roman" w:hAnsi="Times New Roman" w:cs="Times New Roman"/>
          </w:rPr>
          <w:delText>. O</w:delText>
        </w:r>
      </w:del>
      <w:r w:rsidR="002C765C">
        <w:rPr>
          <w:rFonts w:ascii="Times New Roman" w:hAnsi="Times New Roman" w:cs="Times New Roman"/>
        </w:rPr>
        <w:t>f those polled,</w:t>
      </w:r>
      <w:r>
        <w:rPr>
          <w:rFonts w:ascii="Times New Roman" w:hAnsi="Times New Roman" w:cs="Times New Roman"/>
        </w:rPr>
        <w:t xml:space="preserve"> 24.7% said they would be open to trying</w:t>
      </w:r>
      <w:r w:rsidR="0011583B">
        <w:rPr>
          <w:rFonts w:ascii="Times New Roman" w:hAnsi="Times New Roman" w:cs="Times New Roman"/>
        </w:rPr>
        <w:t xml:space="preserve"> a time-restricted regimen during </w:t>
      </w:r>
      <w:del w:id="122" w:author="Molly C. Mulcahy" w:date="2025-08-01T09:17:00Z" w16du:dateUtc="2025-08-01T14:17:00Z">
        <w:r w:rsidR="0011583B" w:rsidDel="0018278E">
          <w:rPr>
            <w:rFonts w:ascii="Times New Roman" w:hAnsi="Times New Roman" w:cs="Times New Roman"/>
          </w:rPr>
          <w:delText xml:space="preserve">the course of </w:delText>
        </w:r>
      </w:del>
      <w:r w:rsidR="003A62B1">
        <w:rPr>
          <w:rFonts w:ascii="Times New Roman" w:hAnsi="Times New Roman" w:cs="Times New Roman"/>
        </w:rPr>
        <w:t>pregnancy</w:t>
      </w:r>
      <w:r w:rsidR="0011583B">
        <w:rPr>
          <w:rFonts w:ascii="Times New Roman" w:hAnsi="Times New Roman" w:cs="Times New Roman"/>
        </w:rPr>
        <w:t xml:space="preserve"> to improve their health </w:t>
      </w:r>
      <w:r w:rsidR="00456C4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{"citationID":"cj3KxY80","properties":{"formattedCitation":"(Flanagan et al., 2022)","plainCitation":"(Flanagan et al., 2022)","noteIndex":0},"citationItems":[{"id":292,"uris":["http://zotero.org/users/5073745/items/NHIMJJF6"],"itemData":{"id":292,"type":"article-journal","abstract":"The maternal metabolic milieu is challenged during pregnancy and may result in unwarranted metabolic complications. A time-restricted eating (TRE) pattern may optimize the metabolic response to pregnancy by improving glucose metabolism and reducing circulating glucose concentrations, as it does in nonpregnant individuals.The objectives of this study were to 1) assess eating timing in pregnant women; 2) understand the perceptions of adopting a TRE pattern; 3) determine the barriers and support mechanisms for incorporating a TRE pattern; and 4) identify those most willing to adopt a TRE pattern during pregnancy.This was a cross-sectional quantitative and quasi-qualitative online survey study for women who were pregnant at the time of study completion or had given birth in the prior 2 years. Group analyses were performed based off willingness to try a TRE pattern using chi-squared analyses, independent samples t-tests, or an analysis of variance. Three separate reviewers reviewed qualitative responses.A total of 431 women (BMI, 27.5 ± 0.3 kg/m2) completed the study. Of the participating women, 23.7% reported willingness to try a TRE pattern during pregnancy. Top barriers to adopting a TRE pattern during pregnancy were concerns for 1) safety; 2) nausea; and 3) hunger. The highest ranked support mechanisms were: 1) the ability to choose the eating window; 2) more frequent prenatal visits to ensure the health of the baby; and 3) receiving feedback from a dietician/nutritionist. Women who did not identify as White/Caucasian expressed a higher willingness to try a TRE pattern during pregnancy (P = 0.01). Women who were nulliparous expressed a higher willingness to try a TRE pattern (P = 0.05).TRE, an alternative dietary strategy shown to optimize metabolic control, may be effective to prevent and manage pregnancy-related metabolic impairments. To create an effective TRE intervention during pregnancy, the input of pregnant mothers is necessary to increase adherence and acceptability.","container-title":"The Journal of Nutrition","DOI":"10.1093/jn/nxab397","ISSN":"0022-3166","issue":"2","journalAbbreviation":"The Journal of Nutrition","page":"475-483","source":"Silverchair","title":"Assessment of Eating Behaviors and Perceptions of Time-Restricted Eating During Pregnancy","volume":"152","author":[{"family":"Flanagan","given":"Emily W"},{"family":"Kebbe","given":"Maryam"},{"family":"Sparks","given":"Joshua R"},{"family":"Redman","given":"Leanne M"}],"issued":{"date-parts":[["2022",2,1]]}}}],"schema":"https://github.com/citation-style-language/schema/raw/master/csl-citation.json"} </w:instrText>
      </w:r>
      <w:r w:rsidR="00456C4E">
        <w:rPr>
          <w:rFonts w:ascii="Times New Roman" w:hAnsi="Times New Roman" w:cs="Times New Roman"/>
        </w:rPr>
        <w:fldChar w:fldCharType="separate"/>
      </w:r>
      <w:r w:rsidR="00696CC4">
        <w:rPr>
          <w:rFonts w:ascii="Times New Roman" w:hAnsi="Times New Roman" w:cs="Times New Roman"/>
          <w:noProof/>
        </w:rPr>
        <w:t>(Flanagan et al., 2022)</w:t>
      </w:r>
      <w:r w:rsidR="00456C4E">
        <w:rPr>
          <w:rFonts w:ascii="Times New Roman" w:hAnsi="Times New Roman" w:cs="Times New Roman"/>
        </w:rPr>
        <w:fldChar w:fldCharType="end"/>
      </w:r>
      <w:r>
        <w:rPr>
          <w:rFonts w:ascii="Times New Roman" w:hAnsi="Times New Roman" w:cs="Times New Roman"/>
        </w:rPr>
        <w:t xml:space="preserve">. There was also a qualitative response from one participant who stated they had practiced intermittent fasting during </w:t>
      </w:r>
      <w:del w:id="123" w:author="Molly C. Mulcahy" w:date="2025-08-01T09:17:00Z" w16du:dateUtc="2025-08-01T14:17:00Z">
        <w:r w:rsidDel="0018278E">
          <w:rPr>
            <w:rFonts w:ascii="Times New Roman" w:hAnsi="Times New Roman" w:cs="Times New Roman"/>
          </w:rPr>
          <w:delText>their pregnancy</w:delText>
        </w:r>
      </w:del>
      <w:ins w:id="124" w:author="Molly C. Mulcahy" w:date="2025-08-01T09:17:00Z" w16du:dateUtc="2025-08-01T14:17:00Z">
        <w:r w:rsidR="0018278E">
          <w:rPr>
            <w:rFonts w:ascii="Times New Roman" w:hAnsi="Times New Roman" w:cs="Times New Roman"/>
          </w:rPr>
          <w:t>while pregnant</w:t>
        </w:r>
      </w:ins>
      <w:r>
        <w:rPr>
          <w:rFonts w:ascii="Times New Roman" w:hAnsi="Times New Roman" w:cs="Times New Roman"/>
        </w:rPr>
        <w:t xml:space="preserve">. </w:t>
      </w:r>
      <w:r w:rsidR="0011583B">
        <w:rPr>
          <w:rFonts w:ascii="Times New Roman" w:hAnsi="Times New Roman" w:cs="Times New Roman"/>
        </w:rPr>
        <w:t>Recently, a case</w:t>
      </w:r>
      <w:r>
        <w:rPr>
          <w:rFonts w:ascii="Times New Roman" w:hAnsi="Times New Roman" w:cs="Times New Roman"/>
        </w:rPr>
        <w:t xml:space="preserve"> study </w:t>
      </w:r>
      <w:del w:id="125" w:author="Molly C. Mulcahy" w:date="2025-08-01T09:18:00Z" w16du:dateUtc="2025-08-01T14:18:00Z">
        <w:r w:rsidR="00F159CD" w:rsidDel="0018278E">
          <w:rPr>
            <w:rFonts w:ascii="Times New Roman" w:hAnsi="Times New Roman" w:cs="Times New Roman"/>
          </w:rPr>
          <w:delText xml:space="preserve">also </w:delText>
        </w:r>
        <w:r w:rsidR="00583BA3" w:rsidDel="0018278E">
          <w:rPr>
            <w:rFonts w:ascii="Times New Roman" w:hAnsi="Times New Roman" w:cs="Times New Roman"/>
          </w:rPr>
          <w:delText>identified</w:delText>
        </w:r>
        <w:r w:rsidDel="0018278E">
          <w:rPr>
            <w:rFonts w:ascii="Times New Roman" w:hAnsi="Times New Roman" w:cs="Times New Roman"/>
          </w:rPr>
          <w:delText xml:space="preserve"> manipulation of the feeding window</w:delText>
        </w:r>
      </w:del>
      <w:ins w:id="126" w:author="Molly C. Mulcahy" w:date="2025-08-01T09:18:00Z" w16du:dateUtc="2025-08-01T14:18:00Z">
        <w:r w:rsidR="0018278E">
          <w:rPr>
            <w:rFonts w:ascii="Times New Roman" w:hAnsi="Times New Roman" w:cs="Times New Roman"/>
          </w:rPr>
          <w:t>reported using fasting</w:t>
        </w:r>
      </w:ins>
      <w:r>
        <w:rPr>
          <w:rFonts w:ascii="Times New Roman" w:hAnsi="Times New Roman" w:cs="Times New Roman"/>
        </w:rPr>
        <w:t xml:space="preserve"> </w:t>
      </w:r>
      <w:r w:rsidR="003A62B1">
        <w:rPr>
          <w:rFonts w:ascii="Times New Roman" w:hAnsi="Times New Roman" w:cs="Times New Roman"/>
        </w:rPr>
        <w:t xml:space="preserve">and reducing meal numbers </w:t>
      </w:r>
      <w:r>
        <w:rPr>
          <w:rFonts w:ascii="Times New Roman" w:hAnsi="Times New Roman" w:cs="Times New Roman"/>
        </w:rPr>
        <w:t xml:space="preserve">to manage gestational </w:t>
      </w:r>
      <w:r w:rsidR="00583BA3">
        <w:rPr>
          <w:rFonts w:ascii="Times New Roman" w:hAnsi="Times New Roman" w:cs="Times New Roman"/>
        </w:rPr>
        <w:t>diabetes</w:t>
      </w:r>
      <w:r w:rsidR="0011583B">
        <w:rPr>
          <w:rFonts w:ascii="Times New Roman" w:hAnsi="Times New Roman" w:cs="Times New Roman"/>
        </w:rPr>
        <w:t xml:space="preserve"> </w:t>
      </w:r>
      <w:r w:rsidR="00456C4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{"citationID":"xmkzbvLO","properties":{"formattedCitation":"(Ali &amp; Kunugi, 2020)","plainCitation":"(Ali &amp; Kunugi, 2020)","noteIndex":0},"citationItems":[{"id":235,"uris":["http://zotero.org/users/5073745/items/MJUJ2CHG"],"itemData":{"id":235,"type":"article-journal","abstract":"Gestational diabetes mellitus (GDM) is a common pregnancy-related condition afflicting 5–36% of pregnancies. It is associated with many morbid maternal and fetal outcomes. Mood dysregulations (MDs, e.g., depression, distress, and anxiety) are common among women with GDM, and they exacerbate its prognosis and hinder its treatment. Hence, in addition to early detection and proper management of GDM, treating the associated MDs is crucial. Maternal hyperglycemia and MDs result from a complex network of genetic, behavioral, and environmental factors. This review briefly explores mechanisms that underlie GDM and prenatal MDs. It also describes the effect of exercise, dietary modification, and intermittent fasting (IF) on metabolic and affective dysfunctions exemplified by a case report. In this patient, interventions such as IF considerably reduced maternal body weight, plasma glucose, and psychological distress without any adverse effects. Thus, IF is one measure that can control GDM and maternal MDs; however, more investigations are warranted.","container-title":"International Journal of Environmental Research and Public Health","DOI":"10.3390/ijerph17249379","ISSN":"1661-7827","issue":"24","journalAbbreviation":"Int J Environ Res Public Health","note":"PMID: 33333828\nPMCID: PMC7765295","page":"9379","source":"PubMed Central","title":"Intermittent Fasting, Dietary Modifications, and Exercise for the Control of Gestational Diabetes and Maternal Mood Dysregulation: A Review and a Case Report","title-short":"Intermittent Fasting, Dietary Modifications, and Exercise for the Control of Gestational Diabetes and Maternal Mood Dysregulation","volume":"17","author":[{"family":"Ali","given":"Amira Mohammed"},{"family":"Kunugi","given":"Hiroshi"}],"issued":{"date-parts":[["2020",12]]}}}],"schema":"https://github.com/citation-style-language/schema/raw/master/csl-citation.json"} </w:instrText>
      </w:r>
      <w:r w:rsidR="00456C4E">
        <w:rPr>
          <w:rFonts w:ascii="Times New Roman" w:hAnsi="Times New Roman" w:cs="Times New Roman"/>
        </w:rPr>
        <w:fldChar w:fldCharType="separate"/>
      </w:r>
      <w:r w:rsidR="00696CC4">
        <w:rPr>
          <w:rFonts w:ascii="Times New Roman" w:hAnsi="Times New Roman" w:cs="Times New Roman"/>
          <w:noProof/>
        </w:rPr>
        <w:t>(Ali &amp; Kunugi, 2020)</w:t>
      </w:r>
      <w:r w:rsidR="00456C4E">
        <w:rPr>
          <w:rFonts w:ascii="Times New Roman" w:hAnsi="Times New Roman" w:cs="Times New Roman"/>
        </w:rPr>
        <w:fldChar w:fldCharType="end"/>
      </w:r>
      <w:r>
        <w:rPr>
          <w:rFonts w:ascii="Times New Roman" w:hAnsi="Times New Roman" w:cs="Times New Roman"/>
        </w:rPr>
        <w:t xml:space="preserve">. </w:t>
      </w:r>
      <w:r w:rsidR="0011583B">
        <w:rPr>
          <w:rFonts w:ascii="Times New Roman" w:hAnsi="Times New Roman" w:cs="Times New Roman"/>
        </w:rPr>
        <w:t xml:space="preserve">Although epidemiological work on the timing of eating is still limited in pregnant populations, an association between prolonged overnight fasting and fewer meals during the day has been found with a more favorable maternal glycemic response in the second trimester of pregnancy </w:t>
      </w:r>
      <w:r w:rsidR="0011583B">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{"citationID":"rsHD1ahg","properties":{"formattedCitation":"(Loy et al., 2017)","plainCitation":"(Loy et al., 2017)","noteIndex":0},"citationItems":[{"id":228,"uris":["http://zotero.org/users/5073745/items/5JYMECVV"],"itemData":{"id":228,"type":"article-journal","abstract":"BACKGROUND: Synchronizing eating schedules to daily circadian rhythms may improve metabolic health, but its association with gestational glycemia is unknown.\nOBJECTIVE: This study examined the association of maternal night-fasting intervals and eating episodes with blood glucose concentrations during pregnancy.\nMETHODS: This was a cross-sectional study within a prospective cohort in Singapore. Maternal 24-h dietary recalls, fasting glucose, and 2-h glucose concentrations were ascertained at 26-28 wk gestation for 1061 women (aged 30.7 ± 5.1 y). Night-fasting intervals were based on the longest fasting duration during the night (1900-0659). Eating episodes were defined as events that provided &gt;50 kcal, with a time interval between eating episodes of ≥15 min. Multiple linear regressions with adjustment for confounders were conducted.\nRESULTS: Mean ± SD night-fasting intervals and eating episodes per day were 9.9 ± 1.6 h and 4.2 ± 1.3 times/d, respectively; fasting and 2-h glucose concentrations were 4.4 ± 0.5 and 6.6 ± 1.5 mmol/L, respectively. In adjusted models, each hourly increase in night-fasting intervals was associated with a 0.03 mmol/L decrease in fasting glucose (95% CI: -0.06, -0.01 mmol/L), whereas each additional daily eating episode was associated with a 0.15 mmol/L increase in 2-h glucose (95% CI: 0.03, 0.28 mmol/L). Conversely, night-fasting intervals and daily eating episodes were not associated with 2-h and fasting glucose, respectively.\nCONCLUSIONS: Increased maternal night-fasting intervals and reduced eating episodes per day were associated with decreased fasting glucose and 2-h glucose, respectively, in the late-second trimester of pregnancy. This points to potential alternative strategies to improve glycemic control in pregnant women. This study was registered at www.clinicaltrials.gov as NCT01174875.","container-title":"The Journal of Nutrition","DOI":"10.3945/jn.116.239392","ISSN":"1541-6100","issue":"1","journalAbbreviation":"J Nutr","language":"eng","note":"PMID: 27798346\nPMCID: PMC5358748","page":"70-77","source":"PubMed","title":"Maternal Circadian Eating Time and Frequency Are Associated with Blood Glucose Concentrations during Pregnancy","volume":"147","author":[{"family":"Loy","given":"See Ling"},{"family":"Chan","given":"Jerry Kok Yen"},{"family":"Wee","given":"Poh Hui"},{"family":"Colega","given":"Marjorelee T."},{"family":"Cheung","given":"Yin Bun"},{"family":"Godfrey","given":"Keith M."},{"family":"Kwek","given":"Kenneth"},{"family":"Saw","given":"Seang Mei"},{"family":"Chong","given":"Yap-Seng"},{"family":"Natarajan","given":"Padmapriya"},{"family":"Müller-Riemenschneider","given":"Falk"},{"family":"Lek","given":"Ngee"},{"family":"Chong","given":"Mary Foong-Fong"},{"family":"Yap","given":"Fabian"}],"issued":{"date-parts":[["2017",1]]}}}],"schema":"https://github.com/citation-style-language/schema/raw/master/csl-citation.json"} </w:instrText>
      </w:r>
      <w:r w:rsidR="0011583B">
        <w:rPr>
          <w:rFonts w:ascii="Times New Roman" w:hAnsi="Times New Roman" w:cs="Times New Roman"/>
        </w:rPr>
        <w:fldChar w:fldCharType="separate"/>
      </w:r>
      <w:r w:rsidR="00696CC4">
        <w:rPr>
          <w:rFonts w:ascii="Times New Roman" w:hAnsi="Times New Roman" w:cs="Times New Roman"/>
          <w:noProof/>
        </w:rPr>
        <w:t>(Loy et al., 2017)</w:t>
      </w:r>
      <w:r w:rsidR="0011583B">
        <w:rPr>
          <w:rFonts w:ascii="Times New Roman" w:hAnsi="Times New Roman" w:cs="Times New Roman"/>
        </w:rPr>
        <w:fldChar w:fldCharType="end"/>
      </w:r>
      <w:r w:rsidR="0011583B">
        <w:rPr>
          <w:rFonts w:ascii="Times New Roman" w:hAnsi="Times New Roman" w:cs="Times New Roman"/>
        </w:rPr>
        <w:t xml:space="preserve">. </w:t>
      </w:r>
      <w:r w:rsidR="00583BA3">
        <w:rPr>
          <w:rFonts w:ascii="Times New Roman" w:hAnsi="Times New Roman" w:cs="Times New Roman"/>
        </w:rPr>
        <w:t xml:space="preserve">Eating overnight, although somewhat common during pregnancy can also be associated with poorer birth outcomes </w:t>
      </w:r>
      <w:r w:rsidR="00583BA3">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{"citationID":"X1r81Djr","properties":{"formattedCitation":"(Loy et al., 2020)","plainCitation":"(Loy et al., 2020)","noteIndex":0},"citationItems":[{"id":839,"uris":["http://zotero.org/users/5073745/items/NL6SN5SH"],"itemData":{"id":839,"type":"article-journal","abstract":"Evidence from women working night shifts during pregnancy indicates that circadian rhythm disruption has the potential to adversely influence pregnancy outcomes. In the general population, chronodisruption with the potential to affect pregnancy outcomes may also be seen in those with high energy intakes in the evening or at night. However, maternal night eating during pregnancy remains understudied. This narrative review provides an overview of the prevalence, contributing factors, nutritional aspects and health implications of night eating during pregnancy. We derived evidence based on cross-sectional studies and longitudinal cohorts. Overall, night eating is common during pregnancy, with the estimated prevalence in different populations ranging from 15% to 45%. The modern lifestyle and the presence of pregnancy symptoms contribute to night eating during pregnancy, which is likely to coexist and may interact with multiple undesirable lifestyle behaviors. Unfavorable nutritional characteristics associated with night eating have the potential to induce aberrant circadian rhythms in pregnant women, resulting in adverse metabolic and pregnancy outcomes. More research, particularly intervention studies, are needed to provide more definite information on the implications of night eating for mother-offspring health.","container-title":"Nutrients","DOI":"10.3390/nu12092783","ISSN":"2072-6643","issue":"9","journalAbbreviation":"Nutrients","note":"PMID: 32932985\nPMCID: PMC7551833","page":"2783","source":"PubMed Central","title":"Chrononutrition during Pregnancy: A Review on Maternal Night-Time Eating","title-short":"Chrononutrition during Pregnancy","volume":"12","author":[{"family":"Loy","given":"See Ling"},{"family":"Loo","given":"Rachael Si Xuan"},{"family":"Godfrey","given":"Keith M."},{"family":"Chong","given":"Yap-Seng"},{"family":"Shek","given":"Lynette Pei-Chi"},{"family":"Tan","given":"Kok Hian"},{"family":"Chong","given":"Mary Foong-Fong"},{"family":"Chan","given":"Jerry Kok Yen"},{"family":"Yap","given":"Fabian"}],"issued":{"date-parts":[["2020",9,11]]}}}],"schema":"https://github.com/citation-style-language/schema/raw/master/csl-citation.json"} </w:instrText>
      </w:r>
      <w:r w:rsidR="00583BA3">
        <w:rPr>
          <w:rFonts w:ascii="Times New Roman" w:hAnsi="Times New Roman" w:cs="Times New Roman"/>
        </w:rPr>
        <w:fldChar w:fldCharType="separate"/>
      </w:r>
      <w:r w:rsidR="00583BA3">
        <w:rPr>
          <w:rFonts w:ascii="Times New Roman" w:hAnsi="Times New Roman" w:cs="Times New Roman"/>
          <w:noProof/>
        </w:rPr>
        <w:t>(Loy et al., 2020)</w:t>
      </w:r>
      <w:r w:rsidR="00583BA3">
        <w:rPr>
          <w:rFonts w:ascii="Times New Roman" w:hAnsi="Times New Roman" w:cs="Times New Roman"/>
        </w:rPr>
        <w:fldChar w:fldCharType="end"/>
      </w:r>
      <w:r w:rsidR="00583BA3">
        <w:rPr>
          <w:rFonts w:ascii="Times New Roman" w:hAnsi="Times New Roman" w:cs="Times New Roman"/>
        </w:rPr>
        <w:t>.</w:t>
      </w:r>
    </w:p>
    <w:p w14:paraId="1F20C0E4" w14:textId="5C9542E9" w:rsidR="00456C4E" w:rsidRDefault="00902CAC" w:rsidP="00583BA3">
      <w:pPr>
        <w:spacing w:line="360" w:lineRule="auto"/>
        <w:ind w:firstLine="720"/>
        <w:rPr>
          <w:rFonts w:ascii="Times New Roman" w:hAnsi="Times New Roman" w:cs="Times New Roman"/>
        </w:rPr>
      </w:pPr>
      <w:r>
        <w:rPr>
          <w:rFonts w:ascii="Times New Roman" w:hAnsi="Times New Roman" w:cs="Times New Roman"/>
        </w:rPr>
        <w:lastRenderedPageBreak/>
        <w:t xml:space="preserve">The most robust literature in humans that explores maternal dietary restriction </w:t>
      </w:r>
      <w:r w:rsidR="005D51CE">
        <w:rPr>
          <w:rFonts w:ascii="Times New Roman" w:hAnsi="Times New Roman" w:cs="Times New Roman"/>
        </w:rPr>
        <w:t xml:space="preserve">during gestation </w:t>
      </w:r>
      <w:del w:id="127" w:author="Molly C. Mulcahy" w:date="2025-08-01T09:18:00Z" w16du:dateUtc="2025-08-01T14:18:00Z">
        <w:r w:rsidDel="0018278E">
          <w:rPr>
            <w:rFonts w:ascii="Times New Roman" w:hAnsi="Times New Roman" w:cs="Times New Roman"/>
          </w:rPr>
          <w:delText xml:space="preserve">are studies that </w:delText>
        </w:r>
      </w:del>
      <w:r>
        <w:rPr>
          <w:rFonts w:ascii="Times New Roman" w:hAnsi="Times New Roman" w:cs="Times New Roman"/>
        </w:rPr>
        <w:t xml:space="preserve">evaluate pregnancy outcomes after religious observance of Ramadan in Muslim pregnant populations. </w:t>
      </w:r>
      <w:r w:rsidR="00FC483E">
        <w:rPr>
          <w:rFonts w:ascii="Times New Roman" w:hAnsi="Times New Roman" w:cs="Times New Roman"/>
        </w:rPr>
        <w:t>Such studies have</w:t>
      </w:r>
      <w:r w:rsidR="005D51CE">
        <w:rPr>
          <w:rFonts w:ascii="Times New Roman" w:hAnsi="Times New Roman" w:cs="Times New Roman"/>
        </w:rPr>
        <w:t xml:space="preserve"> found that observing Ramadan fasting during pregnancy does not result in reduced gestational age at delivery </w:t>
      </w:r>
      <w:r w:rsidR="005D51C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{"citationID":"LUOIgn8M","properties":{"formattedCitation":"(Awwad et al., 2012; Safari et al., 2019)","plainCitation":"(Awwad et al., 2012; Safari et al., 2019)","noteIndex":0},"citationItems":[{"id":308,"uris":["http://zotero.org/users/5073745/items/SAHRDCIB"],"itemData":{"id":308,"type":"article-journal","abstract":"OBJECTIVE: To determine the effect of fasting during the month of Ramadan on the rate of preterm delivery (PTD).\nDESIGN: A prospective cohort study of women with singleton pregnancies who elected to fast and matched controls.\nSETTING: Four medical centres in Beirut, Lebanon.\nPOPULATION: Women presenting for prenatal care (20-34 weeks of gestation) during the month of Ramadan, September 2008.\nMETHODS: Data were collected prospectively. The frequency of PTD was evaluated in relation to the duration of fasting and the stage of gestation at the time of fasting.\nMAIN OUTCOME MEASURES: The primary endpoint was the percentage of pregnant women who had PTD, defined as delivery before 37 completed weeks of gestation.\nRESULTS: A total of 468 women were approached, of whom 402 were included in the study. There were no differences in smoking history and employment. There was no difference in the proportion of women who had PTD at &lt;37 weeks (10.4% versus 10.4%) or PTD at &lt;32 weeks (1.5% versus 0.5%) in the Ramadan-fasted group and the controls, respectively. The PTD rate was also similar in those who fasted before or during the third trimester. The mean birthweight was lower (3094 ± 467 g versus 3202 ± 473 g, P = 0.024) and the rate of ketosis and ketonuria was higher in the Ramadan-fasted women. On multivariate stepwise logistic regression analysis, fasting was not associated with an increased risk of PTD (odds ratio 0.72; 95% confidence interval 0.34-1.54; P = 0.397). The only factor that had a significant effect on the PTD rate was body mass index (odds ratio 0.43; 95% confidence interval 0.20-0.93; P = 0.033).\nCONCLUSIONS: Fasting during the month of Ramadan does not seem to increase the baseline risk of preterm delivery in pregnant women regardless of the gestational age during which this practice is observed.","container-title":"BJOG: an international journal of obstetrics and gynaecology","DOI":"10.1111/j.1471-0528.2012.03438.x","ISSN":"1471-0528","issue":"11","journalAbbreviation":"BJOG","language":"eng","note":"PMID: 22827751","page":"1379-1386","source":"PubMed","title":"The effect of maternal fasting during Ramadan on preterm delivery: a prospective cohort study","title-short":"The effect of maternal fasting during Ramadan on preterm delivery","volume":"119","author":[{"family":"Awwad","given":"J."},{"family":"Usta","given":"I. M."},{"family":"Succar","given":"J."},{"family":"Musallam","given":"K. M."},{"family":"Ghazeeri","given":"G."},{"family":"Nassar","given":"A. H."}],"issued":{"date-parts":[["2012",10]]}}},{"id":226,"uris":["http://zotero.org/users/5073745/items/NKY5SKEM"],"itemData":{"id":226,"type":"article-journal","abstract":"Background\nThere are controversies over the effects of Ramadan fasting on pregnancy outcomes, and women’s perspectives of fasting are diverse. This study aimed to assess the perspectives and pregnancy outcomes of maternal Ramadan fasting in the second trimester of pregnancy.\n\nMethods\nA case-control study was conducted at Hawler Maternity Teaching Hospital of Erbil, Iraq from October 2017 to January 2018. Out of 301 participating women, 155 fasted during the second trimester of their current pregnancy, while the remaining 146 did not. Mothers were asked concerning their fasting behaviors and perception of fasting during pregnancy. The main outcomes of this study were gestational diabetes, preterm labour, preeclampsia, low birth weight, Apgar score, height, weight, and head circumference of the newborn.\n\nResults\nAbout 80% of the women in the fasting group fasted for 21–29 days during Ramadan, out of whom 38.7% completed fasting for the entire Ramadan period. The results revealed that the decision to fast during pregnancy was negatively associated with the mother’s educational level and occupation. Weight gain during pregnancy in the fasting women was approximately 0.4 kg less than those who did not fast. The incidence of gestational diabetes was 2.6% in the fasting women, while it was 8.3% in the non-fasting mothers (P = 0.02). Regression analysis showed that women who did not fast during the second trimester of pregnancy were 1.51 times more likely to develop gestational diabetes [odd ratio (OR) 1.51; 95% confidence intervals (CI) 0.06, 0.74, P = 0.01]. It was also found that among the women in the fasting categories, those who fasted for 21–29 days during pregnancy had a lower risk of gestational diabetes compared to the other groups. More than half of the mothers in the fasting group (60%) perceived that fasting during pregnancy was compulsory for healthy and non-healthy women, comparing with those who did not fast.\n\nConclusion\nIt was found that fasting during the second trimester of the pregnancy decreased the risk of gestational diabetes and excessive weight gain during pregnancy. Most of Iraqi women did not fully recognize their right to be exempted from fasting during pregnancy by the Islamic law.\n\nElectronic supplementary material\nThe online version of this article (10.1186/s12884-019-2275-x) contains supplementary material, which is available to authorized users.","container-title":"BMC Pregnancy and Childbirth","DOI":"10.1186/s12884-019-2275-x","ISSN":"1471-2393","journalAbbreviation":"BMC Pregnancy Childbirth","note":"PMID: 30987614\nPMCID: PMC6466666","source":"PubMed Central","title":"Perspectives and pregnancy outcomes of maternal Ramadan fasting in the second trimester of pregnancy","URL":"https://www.ncbi.nlm.nih.gov/pmc/articles/PMC6466666/","volume":"19","author":[{"family":"Safari","given":"Kolsoom"},{"family":"Piro","given":"Tiran Jamil"},{"family":"Ahmad","given":"Hamdia Mirkhan"}],"accessed":{"date-parts":[["2019",12,18]]},"issued":{"date-parts":[["2019",4,15]]}}}],"schema":"https://github.com/citation-style-language/schema/raw/master/csl-citation.json"} </w:instrText>
      </w:r>
      <w:r w:rsidR="005D51CE">
        <w:rPr>
          <w:rFonts w:ascii="Times New Roman" w:hAnsi="Times New Roman" w:cs="Times New Roman"/>
        </w:rPr>
        <w:fldChar w:fldCharType="separate"/>
      </w:r>
      <w:r w:rsidR="00696CC4">
        <w:rPr>
          <w:rFonts w:ascii="Times New Roman" w:hAnsi="Times New Roman" w:cs="Times New Roman"/>
          <w:noProof/>
        </w:rPr>
        <w:t>(Awwad et al., 2012; Safari et al., 2019)</w:t>
      </w:r>
      <w:r w:rsidR="005D51CE">
        <w:rPr>
          <w:rFonts w:ascii="Times New Roman" w:hAnsi="Times New Roman" w:cs="Times New Roman"/>
        </w:rPr>
        <w:fldChar w:fldCharType="end"/>
      </w:r>
      <w:r w:rsidR="005D51CE">
        <w:rPr>
          <w:rFonts w:ascii="Times New Roman" w:hAnsi="Times New Roman" w:cs="Times New Roman"/>
        </w:rPr>
        <w:t xml:space="preserve">, does not impact birth weight </w:t>
      </w:r>
      <w:r w:rsidR="005D51C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{"citationID":"JoKyw8Ta","properties":{"formattedCitation":"(Glazier et al., 2018; Safari et al., 2019)","plainCitation":"(Glazier et al., 2018; Safari et al., 2019)","noteIndex":0},"citationItems":[{"id":226,"uris":["http://zotero.org/users/5073745/items/NKY5SKEM"],"itemData":{"id":226,"type":"article-journal","abstract":"Background\nThere are controversies over the effects of Ramadan fasting on pregnancy outcomes, and women’s perspectives of fasting are diverse. This study aimed to assess the perspectives and pregnancy outcomes of maternal Ramadan fasting in the second trimester of pregnancy.\n\nMethods\nA case-control study was conducted at Hawler Maternity Teaching Hospital of Erbil, Iraq from October 2017 to January 2018. Out of 301 participating women, 155 fasted during the second trimester of their current pregnancy, while the remaining 146 did not. Mothers were asked concerning their fasting behaviors and perception of fasting during pregnancy. The main outcomes of this study were gestational diabetes, preterm labour, preeclampsia, low birth weight, Apgar score, height, weight, and head circumference of the newborn.\n\nResults\nAbout 80% of the women in the fasting group fasted for 21–29 days during Ramadan, out of whom 38.7% completed fasting for the entire Ramadan period. The results revealed that the decision to fast during pregnancy was negatively associated with the mother’s educational level and occupation. Weight gain during pregnancy in the fasting women was approximately 0.4 kg less than those who did not fast. The incidence of gestational diabetes was 2.6% in the fasting women, while it was 8.3% in the non-fasting mothers (P = 0.02). Regression analysis showed that women who did not fast during the second trimester of pregnancy were 1.51 times more likely to develop gestational diabetes [odd ratio (OR) 1.51; 95% confidence intervals (CI) 0.06, 0.74, P = 0.01]. It was also found that among the women in the fasting categories, those who fasted for 21–29 days during pregnancy had a lower risk of gestational diabetes compared to the other groups. More than half of the mothers in the fasting group (60%) perceived that fasting during pregnancy was compulsory for healthy and non-healthy women, comparing with those who did not fast.\n\nConclusion\nIt was found that fasting during the second trimester of the pregnancy decreased the risk of gestational diabetes and excessive weight gain during pregnancy. Most of Iraqi women did not fully recognize their right to be exempted from fasting during pregnancy by the Islamic law.\n\nElectronic supplementary material\nThe online version of this article (10.1186/s12884-019-2275-x) contains supplementary material, which is available to authorized users.","container-title":"BMC Pregnancy and Childbirth","DOI":"10.1186/s12884-019-2275-x","ISSN":"1471-2393","journalAbbreviation":"BMC Pregnancy Childbirth","note":"PMID: 30987614\nPMCID: PMC6466666","source":"PubMed Central","title":"Perspectives and pregnancy outcomes of maternal Ramadan fasting in the second trimester of pregnancy","URL":"https://www.ncbi.nlm.nih.gov/pmc/articles/PMC6466666/","volume":"19","author":[{"family":"Safari","given":"Kolsoom"},{"family":"Piro","given":"Tiran Jamil"},{"family":"Ahmad","given":"Hamdia Mirkhan"}],"accessed":{"date-parts":[["2019",12,18]]},"issued":{"date-parts":[["2019",4,15]]}}},{"id":216,"uris":["http://zotero.org/users/5073745/items/YJQP8A5D"],"itemData":{"id":216,"type":"article-journal","abstract":"BACKGROUND: Although exempt, many pregnant Muslim women partake in the daily fast during daylight hours during the month of Ramadan. In other contexts an impoverished diet during pregnancy impacts on birth weight. The aim of this systematic review was to determine whether Ramadan fasting by pregnant women affects perinatal outcomes. Primary outcomes investigated were perinatal mortality, preterm birth and small for gestational age (SGA) infants. Secondary outcomes investigated were stillbirth, neonatal death, maternal death, hypertensive disorders of pregnancy, gestational diabetes, congenital abnormalities, serious neonatal morbidity, birth weight, preterm birth and placental weight.\nMETHODS: Systematic review and meta-analysis of observational studies and randomised controlled trials was conducted in EMBASE, MEDLINE, CINAHL, Web of Science, Google Scholar, the Health Management Information Consortium and Applied Social Sciences Index and Abstracts. Studies from any year were eligible. Studies reporting predefined perinatal outcomes in pregnancies exposed to Ramadan fasting were included. Cohort studies with no comparator group or that considered fasting outside pregnancy were excluded, as were studies assuming fasting practice based solely upon family name. Quality of included studies was assessed using the ROBINS-I tool for assessing risk of bias in non-randomised studies. Analyses were performed in STATA.\nRESULTS: From 375 records, 22 studies of 31,374 pregnancies were included, of which 18,920 pregnancies were exposed to Ramadan fasting. Birth weight was reported in 21 studies and was not affected by maternal fasting (standardised mean difference [SMD] 0.03, 95% CI 0.00 to 0.05). Placental weight was significantly lower in fasting mothers (SMD -0.94, 95% CI -0.97 to  -0.90), although this observation was dominated by a single large study. No data were presented for perinatal mortality. Ramadan fasting had no effect on preterm delivery (odds ratio 0.99, 95% CI 0.72 to 1.37) based on 5600 pregnancies (1193 exposed to Ramadan fasting).\nCONCLUSIONS: Ramadan fasting does not adversely affect birth weight although there is insufficient evidence regarding potential effects on other perinatal outcomes. Further studies are needed to accurately determine whether Ramadan fasting is associated with adverse maternal or neonatal outcome.","container-title":"BMC pregnancy and childbirth","DOI":"10.1186/s12884-018-2048-y","ISSN":"1471-2393","issue":"1","journalAbbreviation":"BMC Pregnancy Childbirth","language":"eng","note":"PMID: 30359228\nPMCID: PMC6202808","page":"421","source":"PubMed","title":"The effect of Ramadan fasting during pregnancy on perinatal outcomes: a systematic review and meta-analysis","title-short":"The effect of Ramadan fasting during pregnancy on perinatal outcomes","volume":"18","author":[{"family":"Glazier","given":"Jocelyn D."},{"family":"Hayes","given":"Dexter J. L."},{"family":"Hussain","given":"Sabiha"},{"family":"D'Souza","given":"Stephen W."},{"family":"Whitcombe","given":"Joanne"},{"family":"Heazell","given":"Alexander E. P."},{"family":"Ashton","given":"Nick"}],"issued":{"date-parts":[["2018",10,25]]}}}],"schema":"https://github.com/citation-style-language/schema/raw/master/csl-citation.json"} </w:instrText>
      </w:r>
      <w:r w:rsidR="005D51CE">
        <w:rPr>
          <w:rFonts w:ascii="Times New Roman" w:hAnsi="Times New Roman" w:cs="Times New Roman"/>
        </w:rPr>
        <w:fldChar w:fldCharType="separate"/>
      </w:r>
      <w:r w:rsidR="00696CC4">
        <w:rPr>
          <w:rFonts w:ascii="Times New Roman" w:hAnsi="Times New Roman" w:cs="Times New Roman"/>
          <w:noProof/>
        </w:rPr>
        <w:t>(Glazier et al., 2018; Safari et al., 2019)</w:t>
      </w:r>
      <w:r w:rsidR="005D51CE">
        <w:rPr>
          <w:rFonts w:ascii="Times New Roman" w:hAnsi="Times New Roman" w:cs="Times New Roman"/>
        </w:rPr>
        <w:fldChar w:fldCharType="end"/>
      </w:r>
      <w:r w:rsidR="005D51CE">
        <w:rPr>
          <w:rFonts w:ascii="Times New Roman" w:hAnsi="Times New Roman" w:cs="Times New Roman"/>
        </w:rPr>
        <w:t>, and in some studies reduced odds of developing gestational diabetes</w:t>
      </w:r>
      <w:r w:rsidR="00583BA3">
        <w:rPr>
          <w:rFonts w:ascii="Times New Roman" w:hAnsi="Times New Roman" w:cs="Times New Roman"/>
        </w:rPr>
        <w:t xml:space="preserve"> </w:t>
      </w:r>
      <w:r w:rsidR="005D51C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{"citationID":"wDHrpJZo","properties":{"formattedCitation":"(Awwad et al., 2012; Daley et al., 2017; Safari et al., 2019)","plainCitation":"(Awwad et al., 2012; Daley et al., 2017; Safari et al., 2019)","noteIndex":0},"citationItems":[{"id":308,"uris":["http://zotero.org/users/5073745/items/SAHRDCIB"],"itemData":{"id":308,"type":"article-journal","abstract":"OBJECTIVE: To determine the effect of fasting during the month of Ramadan on the rate of preterm delivery (PTD).\nDESIGN: A prospective cohort study of women with singleton pregnancies who elected to fast and matched controls.\nSETTING: Four medical centres in Beirut, Lebanon.\nPOPULATION: Women presenting for prenatal care (20-34 weeks of gestation) during the month of Ramadan, September 2008.\nMETHODS: Data were collected prospectively. The frequency of PTD was evaluated in relation to the duration of fasting and the stage of gestation at the time of fasting.\nMAIN OUTCOME MEASURES: The primary endpoint was the percentage of pregnant women who had PTD, defined as delivery before 37 completed weeks of gestation.\nRESULTS: A total of 468 women were approached, of whom 402 were included in the study. There were no differences in smoking history and employment. There was no difference in the proportion of women who had PTD at &lt;37 weeks (10.4% versus 10.4%) or PTD at &lt;32 weeks (1.5% versus 0.5%) in the Ramadan-fasted group and the controls, respectively. The PTD rate was also similar in those who fasted before or during the third trimester. The mean birthweight was lower (3094 ± 467 g versus 3202 ± 473 g, P = 0.024) and the rate of ketosis and ketonuria was higher in the Ramadan-fasted women. On multivariate stepwise logistic regression analysis, fasting was not associated with an increased risk of PTD (odds ratio 0.72; 95% confidence interval 0.34-1.54; P = 0.397). The only factor that had a significant effect on the PTD rate was body mass index (odds ratio 0.43; 95% confidence interval 0.20-0.93; P = 0.033).\nCONCLUSIONS: Fasting during the month of Ramadan does not seem to increase the baseline risk of preterm delivery in pregnant women regardless of the gestational age during which this practice is observed.","container-title":"BJOG: an international journal of obstetrics and gynaecology","DOI":"10.1111/j.1471-0528.2012.03438.x","ISSN":"1471-0528","issue":"11","journalAbbreviation":"BJOG","language":"eng","note":"PMID: 22827751","page":"1379-1386","source":"PubMed","title":"The effect of maternal fasting during Ramadan on preterm delivery: a prospective cohort study","title-short":"The effect of maternal fasting during Ramadan on preterm delivery","volume":"119","author":[{"family":"Awwad","given":"J."},{"family":"Usta","given":"I. M."},{"family":"Succar","given":"J."},{"family":"Musallam","given":"K. M."},{"family":"Ghazeeri","given":"G."},{"family":"Nassar","given":"A. H."}],"issued":{"date-parts":[["2012",10]]}}},{"id":226,"uris":["http://zotero.org/users/5073745/items/NKY5SKEM"],"itemData":{"id":226,"type":"article-journal","abstract":"Background\nThere are controversies over the effects of Ramadan fasting on pregnancy outcomes, and women’s perspectives of fasting are diverse. This study aimed to assess the perspectives and pregnancy outcomes of maternal Ramadan fasting in the second trimester of pregnancy.\n\nMethods\nA case-control study was conducted at Hawler Maternity Teaching Hospital of Erbil, Iraq from October 2017 to January 2018. Out of 301 participating women, 155 fasted during the second trimester of their current pregnancy, while the remaining 146 did not. Mothers were asked concerning their fasting behaviors and perception of fasting during pregnancy. The main outcomes of this study were gestational diabetes, preterm labour, preeclampsia, low birth weight, Apgar score, height, weight, and head circumference of the newborn.\n\nResults\nAbout 80% of the women in the fasting group fasted for 21–29 days during Ramadan, out of whom 38.7% completed fasting for the entire Ramadan period. The results revealed that the decision to fast during pregnancy was negatively associated with the mother’s educational level and occupation. Weight gain during pregnancy in the fasting women was approximately 0.4 kg less than those who did not fast. The incidence of gestational diabetes was 2.6% in the fasting women, while it was 8.3% in the non-fasting mothers (P = 0.02). Regression analysis showed that women who did not fast during the second trimester of pregnancy were 1.51 times more likely to develop gestational diabetes [odd ratio (OR) 1.51; 95% confidence intervals (CI) 0.06, 0.74, P = 0.01]. It was also found that among the women in the fasting categories, those who fasted for 21–29 days during pregnancy had a lower risk of gestational diabetes compared to the other groups. More than half of the mothers in the fasting group (60%) perceived that fasting during pregnancy was compulsory for healthy and non-healthy women, comparing with those who did not fast.\n\nConclusion\nIt was found that fasting during the second trimester of the pregnancy decreased the risk of gestational diabetes and excessive weight gain during pregnancy. Most of Iraqi women did not fully recognize their right to be exempted from fasting during pregnancy by the Islamic law.\n\nElectronic supplementary material\nThe online version of this article (10.1186/s12884-019-2275-x) contains supplementary material, which is available to authorized users.","container-title":"BMC Pregnancy and Childbirth","DOI":"10.1186/s12884-019-2275-x","ISSN":"1471-2393","journalAbbreviation":"BMC Pregnancy Childbirth","note":"PMID: 30987614\nPMCID: PMC6466666","source":"PubMed Central","title":"Perspectives and pregnancy outcomes of maternal Ramadan fasting in the second trimester of pregnancy","URL":"https://www.ncbi.nlm.nih.gov/pmc/articles/PMC6466666/","volume":"19","author":[{"family":"Safari","given":"Kolsoom"},{"family":"Piro","given":"Tiran Jamil"},{"family":"Ahmad","given":"Hamdia Mirkhan"}],"accessed":{"date-parts":[["2019",12,18]]},"issued":{"date-parts":[["2019",4,15]]}}},{"id":244,"uris":["http://zotero.org/users/5073745/items/6TTK3RMS"],"itemData":{"id":244,"type":"article-journal","abstract":"Background It is not known whether infants exposed to intermittent maternal fasting at conception are born smaller or have a higher risk of premature birth than those who are not. Doctors are therefore unsure about what advice to give women about the safety of Ramadan fasting. This cohort study aimed to investigate these questions in Muslim mother–infant pairs to inform prenatal care.\nMethods Routinely collected data accessed from maternity records were the source for information. Mothers were considered exposed if they were Muslim and Ramadan overlapped with their infant conception date, estimated to be 14 days after the last menstrual period. Infants were included as exposed if their estimated conception date was in the first 21 days of Ramadan or 7 days prior to Ramadan.\nResults After adjusting for gestational age, maternal age, infant gender, maternal body mass index at booking, smoking status, gestational diabetes, parity and year of birth, there was no significant difference in birth weight between infants born to Muslim mothers who were conceived during Ramadan (n=479) and those who were not (n=4677) (adjusted mean difference =24.3 g, 95% CI −16.4 to 64.9). There was no difference in rates of premature births in exposed and unexposed women (5.2% vs 4.9%; OR=1.08, 95% CI 0.71 to 1.65).\nConclusions Healthy Muslim women considering becoming pregnant prior to, or during Ramadan, can be advised that fasting does not seem to have a detrimental effect on the size (weight) of their baby and it appears not to increase the likelihood of giving birth prematurely.","container-title":"J Epidemiol Community Health","DOI":"10.1136/jech-2016-208800","ISSN":"0143-005X, 1470-2738","issue":"7","journalAbbreviation":"J Epidemiol Community Health","language":"en","license":"Published by the BMJ Publishing Group Limited. For permission to use (where not already granted under a licence) please go to http://www.bmj.com/company/products-services/rights-and-licensing/","note":"PMID: 28360117","page":"722-728","source":"jech.bmj.com","title":"Are babies conceived during Ramadan born smaller and sooner than babies conceived at other times of the year? A Born in Bradford Cohort Study","title-short":"Are babies conceived during Ramadan born smaller and sooner than babies conceived at other times of the year?","volume":"71","author":[{"family":"Daley","given":"Amanda"},{"family":"Pallan","given":"Miranda"},{"family":"Clifford","given":"Sue"},{"family":"Jolly","given":"Kate"},{"family":"Bryant","given":"Maria"},{"family":"Adab","given":"Peymane"},{"family":"Cheng","given":"K. K."},{"family":"Roalfe","given":"Andrea"}],"issued":{"date-parts":[["2017",7,1]]}}}],"schema":"https://github.com/citation-style-language/schema/raw/master/csl-citation.json"} </w:instrText>
      </w:r>
      <w:r w:rsidR="005D51CE">
        <w:rPr>
          <w:rFonts w:ascii="Times New Roman" w:hAnsi="Times New Roman" w:cs="Times New Roman"/>
        </w:rPr>
        <w:fldChar w:fldCharType="separate"/>
      </w:r>
      <w:r w:rsidR="00696CC4">
        <w:rPr>
          <w:rFonts w:ascii="Times New Roman" w:hAnsi="Times New Roman" w:cs="Times New Roman"/>
          <w:noProof/>
        </w:rPr>
        <w:t>(Awwad et al., 2012; Daley et al., 2017; Safari et al., 2019)</w:t>
      </w:r>
      <w:r w:rsidR="005D51CE">
        <w:rPr>
          <w:rFonts w:ascii="Times New Roman" w:hAnsi="Times New Roman" w:cs="Times New Roman"/>
        </w:rPr>
        <w:fldChar w:fldCharType="end"/>
      </w:r>
      <w:r w:rsidR="005D51CE">
        <w:rPr>
          <w:rFonts w:ascii="Times New Roman" w:hAnsi="Times New Roman" w:cs="Times New Roman"/>
        </w:rPr>
        <w:t xml:space="preserve">. </w:t>
      </w:r>
      <w:r>
        <w:rPr>
          <w:rFonts w:ascii="Times New Roman" w:hAnsi="Times New Roman" w:cs="Times New Roman"/>
        </w:rPr>
        <w:t xml:space="preserve">However, Ramadan is an </w:t>
      </w:r>
      <w:r w:rsidR="00583BA3">
        <w:rPr>
          <w:rFonts w:ascii="Times New Roman" w:hAnsi="Times New Roman" w:cs="Times New Roman"/>
        </w:rPr>
        <w:t>imperfect</w:t>
      </w:r>
      <w:r>
        <w:rPr>
          <w:rFonts w:ascii="Times New Roman" w:hAnsi="Times New Roman" w:cs="Times New Roman"/>
        </w:rPr>
        <w:t xml:space="preserve"> proxy for </w:t>
      </w:r>
      <w:r w:rsidR="00FC483E">
        <w:rPr>
          <w:rFonts w:ascii="Times New Roman" w:hAnsi="Times New Roman" w:cs="Times New Roman"/>
        </w:rPr>
        <w:t xml:space="preserve">TRF, as altered timing of eating is concomitant with sleep disruption and dietary quality changes. </w:t>
      </w:r>
      <w:r w:rsidR="005D51CE">
        <w:rPr>
          <w:rFonts w:ascii="Times New Roman" w:hAnsi="Times New Roman" w:cs="Times New Roman"/>
        </w:rPr>
        <w:t xml:space="preserve">Therefore, more direct analyses of altered timing of eating </w:t>
      </w:r>
      <w:r w:rsidR="00583BA3">
        <w:rPr>
          <w:rFonts w:ascii="Times New Roman" w:hAnsi="Times New Roman" w:cs="Times New Roman"/>
        </w:rPr>
        <w:t>are</w:t>
      </w:r>
      <w:r w:rsidR="005D51CE">
        <w:rPr>
          <w:rFonts w:ascii="Times New Roman" w:hAnsi="Times New Roman" w:cs="Times New Roman"/>
        </w:rPr>
        <w:t xml:space="preserve"> warranted. </w:t>
      </w:r>
      <w:commentRangeStart w:id="128"/>
      <w:commentRangeStart w:id="129"/>
      <w:r w:rsidR="00A917D3">
        <w:rPr>
          <w:rFonts w:ascii="Times New Roman" w:hAnsi="Times New Roman" w:cs="Times New Roman"/>
        </w:rPr>
        <w:t>This</w:t>
      </w:r>
      <w:r w:rsidR="009A1508">
        <w:rPr>
          <w:rFonts w:ascii="Times New Roman" w:hAnsi="Times New Roman" w:cs="Times New Roman"/>
        </w:rPr>
        <w:t xml:space="preserve"> suggests that there is evidence that human pregnant populations either practice or consider practicing this diet</w:t>
      </w:r>
      <w:r w:rsidR="00A917D3">
        <w:rPr>
          <w:rFonts w:ascii="Times New Roman" w:hAnsi="Times New Roman" w:cs="Times New Roman"/>
        </w:rPr>
        <w:t xml:space="preserve"> and that we have limited understanding of its implications for safety or efficacy in </w:t>
      </w:r>
      <w:r w:rsidR="008D48B3">
        <w:rPr>
          <w:rFonts w:ascii="Times New Roman" w:hAnsi="Times New Roman" w:cs="Times New Roman"/>
        </w:rPr>
        <w:t>impacting</w:t>
      </w:r>
      <w:r w:rsidR="00A917D3">
        <w:rPr>
          <w:rFonts w:ascii="Times New Roman" w:hAnsi="Times New Roman" w:cs="Times New Roman"/>
        </w:rPr>
        <w:t xml:space="preserve"> perinatal health</w:t>
      </w:r>
      <w:r w:rsidR="009A1508">
        <w:rPr>
          <w:rFonts w:ascii="Times New Roman" w:hAnsi="Times New Roman" w:cs="Times New Roman"/>
        </w:rPr>
        <w:t xml:space="preserve">. </w:t>
      </w:r>
      <w:commentRangeEnd w:id="128"/>
      <w:r w:rsidR="00CA07AE">
        <w:rPr>
          <w:rStyle w:val="CommentReference"/>
        </w:rPr>
        <w:commentReference w:id="128"/>
      </w:r>
      <w:commentRangeEnd w:id="129"/>
      <w:r w:rsidR="009A5C67">
        <w:rPr>
          <w:rStyle w:val="CommentReference"/>
        </w:rPr>
        <w:commentReference w:id="129"/>
      </w:r>
    </w:p>
    <w:p w14:paraId="50565B89" w14:textId="1C0267B2" w:rsidR="009A1508" w:rsidRDefault="009A1508" w:rsidP="00AB602F">
      <w:pPr>
        <w:rPr>
          <w:rFonts w:ascii="Times New Roman" w:hAnsi="Times New Roman" w:cs="Times New Roman"/>
        </w:rPr>
      </w:pPr>
    </w:p>
    <w:p w14:paraId="2350D1BC" w14:textId="72EA9E2A" w:rsidR="009A1508" w:rsidRPr="00AB602F" w:rsidRDefault="009A1508" w:rsidP="00ED259D">
      <w:pPr>
        <w:spacing w:line="360" w:lineRule="auto"/>
        <w:ind w:firstLine="720"/>
        <w:rPr>
          <w:rFonts w:ascii="Times New Roman" w:hAnsi="Times New Roman" w:cs="Times New Roman"/>
        </w:rPr>
      </w:pPr>
      <w:proofErr w:type="gramStart"/>
      <w:r>
        <w:rPr>
          <w:rFonts w:ascii="Times New Roman" w:hAnsi="Times New Roman" w:cs="Times New Roman"/>
        </w:rPr>
        <w:t>In light of</w:t>
      </w:r>
      <w:proofErr w:type="gramEnd"/>
      <w:r>
        <w:rPr>
          <w:rFonts w:ascii="Times New Roman" w:hAnsi="Times New Roman" w:cs="Times New Roman"/>
        </w:rPr>
        <w:t xml:space="preserve"> the potential use of this diet to improve health during pregnancy and limited </w:t>
      </w:r>
      <w:r w:rsidR="0011583B">
        <w:rPr>
          <w:rFonts w:ascii="Times New Roman" w:hAnsi="Times New Roman" w:cs="Times New Roman"/>
        </w:rPr>
        <w:t>characterization</w:t>
      </w:r>
      <w:r>
        <w:rPr>
          <w:rFonts w:ascii="Times New Roman" w:hAnsi="Times New Roman" w:cs="Times New Roman"/>
        </w:rPr>
        <w:t xml:space="preserve"> of the </w:t>
      </w:r>
      <w:r w:rsidR="0011583B">
        <w:rPr>
          <w:rFonts w:ascii="Times New Roman" w:hAnsi="Times New Roman" w:cs="Times New Roman"/>
        </w:rPr>
        <w:t>practice</w:t>
      </w:r>
      <w:r>
        <w:rPr>
          <w:rFonts w:ascii="Times New Roman" w:hAnsi="Times New Roman" w:cs="Times New Roman"/>
        </w:rPr>
        <w:t xml:space="preserve"> in pregnant populations</w:t>
      </w:r>
      <w:r w:rsidR="00A917D3">
        <w:rPr>
          <w:rFonts w:ascii="Times New Roman" w:hAnsi="Times New Roman" w:cs="Times New Roman"/>
        </w:rPr>
        <w:t xml:space="preserve"> on the </w:t>
      </w:r>
      <w:ins w:id="130" w:author="Molly C. Mulcahy" w:date="2025-08-01T09:19:00Z" w16du:dateUtc="2025-08-01T14:19:00Z">
        <w:r w:rsidR="0018278E">
          <w:rPr>
            <w:rFonts w:ascii="Times New Roman" w:hAnsi="Times New Roman" w:cs="Times New Roman"/>
          </w:rPr>
          <w:t xml:space="preserve">gestational </w:t>
        </w:r>
      </w:ins>
      <w:r w:rsidR="00A917D3">
        <w:rPr>
          <w:rFonts w:ascii="Times New Roman" w:hAnsi="Times New Roman" w:cs="Times New Roman"/>
        </w:rPr>
        <w:t>parent</w:t>
      </w:r>
      <w:r>
        <w:rPr>
          <w:rFonts w:ascii="Times New Roman" w:hAnsi="Times New Roman" w:cs="Times New Roman"/>
        </w:rPr>
        <w:t xml:space="preserve">, we sought to identify the effect of early time-restricted feeding </w:t>
      </w:r>
      <w:r w:rsidR="00A917D3">
        <w:rPr>
          <w:rFonts w:ascii="Times New Roman" w:hAnsi="Times New Roman" w:cs="Times New Roman"/>
        </w:rPr>
        <w:t>(</w:t>
      </w:r>
      <w:proofErr w:type="spellStart"/>
      <w:r w:rsidR="00A917D3">
        <w:rPr>
          <w:rFonts w:ascii="Times New Roman" w:hAnsi="Times New Roman" w:cs="Times New Roman"/>
        </w:rPr>
        <w:t>eTRF</w:t>
      </w:r>
      <w:proofErr w:type="spellEnd"/>
      <w:r w:rsidR="00A917D3">
        <w:rPr>
          <w:rFonts w:ascii="Times New Roman" w:hAnsi="Times New Roman" w:cs="Times New Roman"/>
        </w:rPr>
        <w:t xml:space="preserve">) </w:t>
      </w:r>
      <w:r>
        <w:rPr>
          <w:rFonts w:ascii="Times New Roman" w:hAnsi="Times New Roman" w:cs="Times New Roman"/>
        </w:rPr>
        <w:t xml:space="preserve">on maternal insulin sensitivity and early postnatal health in resultant offspring using a mouse model. </w:t>
      </w:r>
      <w:r w:rsidR="00A917D3">
        <w:rPr>
          <w:rFonts w:ascii="Times New Roman" w:hAnsi="Times New Roman" w:cs="Times New Roman"/>
        </w:rPr>
        <w:t xml:space="preserve">We hypothesized that maternal glycemic health would be improved through </w:t>
      </w:r>
      <w:proofErr w:type="spellStart"/>
      <w:r w:rsidR="00A917D3">
        <w:rPr>
          <w:rFonts w:ascii="Times New Roman" w:hAnsi="Times New Roman" w:cs="Times New Roman"/>
        </w:rPr>
        <w:t>eTRF</w:t>
      </w:r>
      <w:proofErr w:type="spellEnd"/>
      <w:r w:rsidR="00A917D3">
        <w:rPr>
          <w:rFonts w:ascii="Times New Roman" w:hAnsi="Times New Roman" w:cs="Times New Roman"/>
        </w:rPr>
        <w:t xml:space="preserve"> of normal chow and that resulting offspring would not be adversely affected. </w:t>
      </w:r>
    </w:p>
    <w:p w14:paraId="0E54682D" w14:textId="544392CE" w:rsidR="00AB3C57" w:rsidRDefault="00AB3C57" w:rsidP="00A917D3">
      <w:pPr>
        <w:pStyle w:val="Heading1"/>
        <w:spacing w:line="360" w:lineRule="auto"/>
      </w:pPr>
      <w:r>
        <w:t>Methods</w:t>
      </w:r>
    </w:p>
    <w:p w14:paraId="43EFB53D" w14:textId="619FA2BF" w:rsidR="00616D0A" w:rsidRDefault="00616D0A" w:rsidP="00AB3C57">
      <w:pPr>
        <w:pStyle w:val="Heading2"/>
      </w:pPr>
      <w:r>
        <w:t>Animal Husbandry</w:t>
      </w:r>
    </w:p>
    <w:p w14:paraId="4923BFFE" w14:textId="05CB6C5B" w:rsidR="006C05F4" w:rsidRPr="006F5E5C" w:rsidRDefault="00DF73EF" w:rsidP="006F5E5C">
      <w:pPr>
        <w:spacing w:line="360" w:lineRule="auto"/>
        <w:rPr>
          <w:rFonts w:ascii="Times New Roman" w:hAnsi="Times New Roman" w:cs="Times New Roman"/>
        </w:rPr>
      </w:pPr>
      <w:r>
        <w:rPr>
          <w:rFonts w:ascii="Times New Roman" w:hAnsi="Times New Roman" w:cs="Times New Roman"/>
        </w:rPr>
        <w:t>Age-matched (</w:t>
      </w:r>
      <w:r w:rsidR="00F43468">
        <w:rPr>
          <w:rFonts w:ascii="Times New Roman" w:hAnsi="Times New Roman" w:cs="Times New Roman"/>
        </w:rPr>
        <w:t>17±0.072 weeks</w:t>
      </w:r>
      <w:r w:rsidRPr="006F5E5C">
        <w:rPr>
          <w:rFonts w:ascii="Times New Roman" w:hAnsi="Times New Roman" w:cs="Times New Roman"/>
        </w:rPr>
        <w:t>) male and female C57B</w:t>
      </w:r>
      <w:r w:rsidR="00724CA0" w:rsidRPr="006F5E5C">
        <w:rPr>
          <w:rFonts w:ascii="Times New Roman" w:hAnsi="Times New Roman" w:cs="Times New Roman"/>
        </w:rPr>
        <w:t>L</w:t>
      </w:r>
      <w:r w:rsidRPr="006F5E5C">
        <w:rPr>
          <w:rFonts w:ascii="Times New Roman" w:hAnsi="Times New Roman" w:cs="Times New Roman"/>
        </w:rPr>
        <w:t xml:space="preserve">/6J mice were obtained from </w:t>
      </w:r>
      <w:r w:rsidR="00A50DEC" w:rsidRPr="006F5E5C">
        <w:rPr>
          <w:rFonts w:ascii="Times New Roman" w:hAnsi="Times New Roman" w:cs="Times New Roman"/>
        </w:rPr>
        <w:t xml:space="preserve">The Jackson </w:t>
      </w:r>
      <w:commentRangeStart w:id="131"/>
      <w:r w:rsidR="00A50DEC" w:rsidRPr="006F5E5C">
        <w:rPr>
          <w:rFonts w:ascii="Times New Roman" w:hAnsi="Times New Roman" w:cs="Times New Roman"/>
        </w:rPr>
        <w:t>Laboratories</w:t>
      </w:r>
      <w:commentRangeEnd w:id="131"/>
      <w:r w:rsidR="006F5E5C">
        <w:rPr>
          <w:rFonts w:ascii="Times New Roman" w:hAnsi="Times New Roman" w:cs="Times New Roman"/>
        </w:rPr>
        <w:t xml:space="preserve"> </w:t>
      </w:r>
      <w:r w:rsidR="006F5E5C" w:rsidRPr="006F5E5C">
        <w:rPr>
          <w:rFonts w:ascii="Times New Roman" w:hAnsi="Times New Roman" w:cs="Times New Roman"/>
        </w:rPr>
        <w:t>(</w:t>
      </w:r>
      <w:proofErr w:type="gramStart"/>
      <w:r w:rsidR="006F5E5C" w:rsidRPr="006F5E5C">
        <w:rPr>
          <w:rFonts w:ascii="Times New Roman" w:hAnsi="Times New Roman" w:cs="Times New Roman"/>
          <w:color w:val="000000" w:themeColor="text1"/>
          <w:shd w:val="clear" w:color="auto" w:fill="FFFFFF"/>
        </w:rPr>
        <w:t>RRID:IMSR</w:t>
      </w:r>
      <w:proofErr w:type="gramEnd"/>
      <w:r w:rsidR="006F5E5C" w:rsidRPr="006F5E5C">
        <w:rPr>
          <w:rFonts w:ascii="Times New Roman" w:hAnsi="Times New Roman" w:cs="Times New Roman"/>
          <w:color w:val="000000" w:themeColor="text1"/>
          <w:shd w:val="clear" w:color="auto" w:fill="FFFFFF"/>
        </w:rPr>
        <w:t>_JAX:000664</w:t>
      </w:r>
      <w:r w:rsidR="006F5E5C" w:rsidRPr="006F5E5C">
        <w:rPr>
          <w:rFonts w:ascii="Times New Roman" w:hAnsi="Times New Roman" w:cs="Times New Roman"/>
        </w:rPr>
        <w:t>)</w:t>
      </w:r>
      <w:r w:rsidR="00A50DEC" w:rsidRPr="006F5E5C">
        <w:rPr>
          <w:rStyle w:val="CommentReference"/>
          <w:rFonts w:ascii="Times New Roman" w:hAnsi="Times New Roman" w:cs="Times New Roman"/>
          <w:sz w:val="24"/>
          <w:szCs w:val="24"/>
        </w:rPr>
        <w:commentReference w:id="131"/>
      </w:r>
      <w:r w:rsidRPr="006F5E5C">
        <w:rPr>
          <w:rFonts w:ascii="Times New Roman" w:hAnsi="Times New Roman" w:cs="Times New Roman"/>
        </w:rPr>
        <w:t xml:space="preserve">. </w:t>
      </w:r>
      <w:r>
        <w:rPr>
          <w:rFonts w:ascii="Times New Roman" w:hAnsi="Times New Roman" w:cs="Times New Roman"/>
        </w:rPr>
        <w:t xml:space="preserve">Animals were allowed to </w:t>
      </w:r>
      <w:r w:rsidR="005357E0">
        <w:rPr>
          <w:rFonts w:ascii="Times New Roman" w:hAnsi="Times New Roman" w:cs="Times New Roman"/>
        </w:rPr>
        <w:t>a</w:t>
      </w:r>
      <w:r>
        <w:rPr>
          <w:rFonts w:ascii="Times New Roman" w:hAnsi="Times New Roman" w:cs="Times New Roman"/>
        </w:rPr>
        <w:t xml:space="preserve">cclimatize to our facility for </w:t>
      </w:r>
      <w:ins w:id="132" w:author="Molly C. Mulcahy" w:date="2025-08-01T09:20:00Z" w16du:dateUtc="2025-08-01T14:20:00Z">
        <w:r w:rsidR="0018278E">
          <w:rPr>
            <w:rFonts w:ascii="Times New Roman" w:hAnsi="Times New Roman" w:cs="Times New Roman"/>
          </w:rPr>
          <w:t>one</w:t>
        </w:r>
      </w:ins>
      <w:del w:id="133" w:author="Molly C. Mulcahy" w:date="2025-08-01T09:20:00Z" w16du:dateUtc="2025-08-01T14:20:00Z">
        <w:r w:rsidDel="0018278E">
          <w:rPr>
            <w:rFonts w:ascii="Times New Roman" w:hAnsi="Times New Roman" w:cs="Times New Roman"/>
          </w:rPr>
          <w:delText>1</w:delText>
        </w:r>
      </w:del>
      <w:r>
        <w:rPr>
          <w:rFonts w:ascii="Times New Roman" w:hAnsi="Times New Roman" w:cs="Times New Roman"/>
        </w:rPr>
        <w:t xml:space="preserve"> week prior to beginning the experiment. </w:t>
      </w:r>
      <w:r w:rsidR="003A4003" w:rsidRPr="003A4003">
        <w:rPr>
          <w:rFonts w:ascii="Times New Roman" w:hAnsi="Times New Roman" w:cs="Times New Roman"/>
        </w:rPr>
        <w:t xml:space="preserve">Animals were maintained in a </w:t>
      </w:r>
      <w:r>
        <w:rPr>
          <w:rFonts w:ascii="Times New Roman" w:hAnsi="Times New Roman" w:cs="Times New Roman"/>
        </w:rPr>
        <w:t xml:space="preserve">ventilated cages in a </w:t>
      </w:r>
      <w:r w:rsidR="003A4003" w:rsidRPr="003A4003">
        <w:rPr>
          <w:rFonts w:ascii="Times New Roman" w:hAnsi="Times New Roman" w:cs="Times New Roman"/>
        </w:rPr>
        <w:t xml:space="preserve">temperature and </w:t>
      </w:r>
      <w:r w:rsidR="005B6F9F" w:rsidRPr="003A4003">
        <w:rPr>
          <w:rFonts w:ascii="Times New Roman" w:hAnsi="Times New Roman" w:cs="Times New Roman"/>
        </w:rPr>
        <w:t>humidity-controlled</w:t>
      </w:r>
      <w:r w:rsidR="003A4003" w:rsidRPr="003A4003">
        <w:rPr>
          <w:rFonts w:ascii="Times New Roman" w:hAnsi="Times New Roman" w:cs="Times New Roman"/>
        </w:rPr>
        <w:t xml:space="preserve"> room. </w:t>
      </w:r>
      <w:r w:rsidR="005B6F9F">
        <w:rPr>
          <w:rFonts w:ascii="Times New Roman" w:hAnsi="Times New Roman" w:cs="Times New Roman"/>
        </w:rPr>
        <w:t>In a 12:12 hour light dark cycle.</w:t>
      </w:r>
      <w:r>
        <w:rPr>
          <w:rFonts w:ascii="Times New Roman" w:hAnsi="Times New Roman" w:cs="Times New Roman"/>
        </w:rPr>
        <w:t xml:space="preserve"> </w:t>
      </w:r>
      <w:ins w:id="134" w:author="Molly C. Mulcahy" w:date="2025-08-01T09:20:00Z" w16du:dateUtc="2025-08-01T14:20:00Z">
        <w:r w:rsidR="0018278E">
          <w:rPr>
            <w:rFonts w:ascii="Times New Roman" w:hAnsi="Times New Roman" w:cs="Times New Roman"/>
          </w:rPr>
          <w:t>four</w:t>
        </w:r>
      </w:ins>
      <w:del w:id="135" w:author="Molly C. Mulcahy" w:date="2025-08-01T09:20:00Z" w16du:dateUtc="2025-08-01T14:20:00Z">
        <w:r w:rsidDel="0018278E">
          <w:rPr>
            <w:rFonts w:ascii="Times New Roman" w:hAnsi="Times New Roman" w:cs="Times New Roman"/>
          </w:rPr>
          <w:delText>4</w:delText>
        </w:r>
      </w:del>
      <w:r>
        <w:rPr>
          <w:rFonts w:ascii="Times New Roman" w:hAnsi="Times New Roman" w:cs="Times New Roman"/>
        </w:rPr>
        <w:t xml:space="preserve"> days before experimental treatment began, dams were single housed with extra enrichment. Every week, mice were </w:t>
      </w:r>
      <w:r w:rsidR="005357E0">
        <w:rPr>
          <w:rFonts w:ascii="Times New Roman" w:hAnsi="Times New Roman" w:cs="Times New Roman"/>
        </w:rPr>
        <w:t>weighed,</w:t>
      </w:r>
      <w:r>
        <w:rPr>
          <w:rFonts w:ascii="Times New Roman" w:hAnsi="Times New Roman" w:cs="Times New Roman"/>
        </w:rPr>
        <w:t xml:space="preserve"> and body composition was assessed using </w:t>
      </w:r>
      <w:proofErr w:type="spellStart"/>
      <w:r>
        <w:rPr>
          <w:rFonts w:ascii="Times New Roman" w:hAnsi="Times New Roman" w:cs="Times New Roman"/>
        </w:rPr>
        <w:t>EchoMRI</w:t>
      </w:r>
      <w:proofErr w:type="spellEnd"/>
      <w:r>
        <w:rPr>
          <w:rFonts w:ascii="Times New Roman" w:hAnsi="Times New Roman" w:cs="Times New Roman"/>
        </w:rPr>
        <w:t xml:space="preserve">. </w:t>
      </w:r>
    </w:p>
    <w:p w14:paraId="7BA3ED1B" w14:textId="0BE857BC" w:rsidR="00616D0A" w:rsidRDefault="00616D0A" w:rsidP="003A4003">
      <w:pPr>
        <w:pStyle w:val="Heading2"/>
      </w:pPr>
      <w:r>
        <w:t xml:space="preserve">Animal Dietary </w:t>
      </w:r>
      <w:r w:rsidR="00A50DEC">
        <w:t>Intervention</w:t>
      </w:r>
    </w:p>
    <w:p w14:paraId="038DBD56" w14:textId="33204438" w:rsidR="00E96630" w:rsidRDefault="00E96630" w:rsidP="00D51CB0">
      <w:pPr>
        <w:spacing w:line="360" w:lineRule="auto"/>
        <w:rPr>
          <w:rFonts w:ascii="Times New Roman" w:hAnsi="Times New Roman" w:cs="Times New Roman"/>
        </w:rPr>
      </w:pPr>
      <w:r w:rsidRPr="00E96630">
        <w:rPr>
          <w:rFonts w:ascii="Times New Roman" w:hAnsi="Times New Roman" w:cs="Times New Roman"/>
        </w:rPr>
        <w:t>Dams were randomized to either 24-hour access</w:t>
      </w:r>
      <w:r w:rsidR="00314B1F">
        <w:rPr>
          <w:rFonts w:ascii="Times New Roman" w:hAnsi="Times New Roman" w:cs="Times New Roman"/>
        </w:rPr>
        <w:t xml:space="preserve"> </w:t>
      </w:r>
      <w:r w:rsidRPr="00314B1F">
        <w:rPr>
          <w:rFonts w:ascii="Times New Roman" w:hAnsi="Times New Roman" w:cs="Times New Roman"/>
          <w:i/>
          <w:iCs/>
        </w:rPr>
        <w:t>ad libitum</w:t>
      </w:r>
      <w:r w:rsidRPr="00E96630">
        <w:rPr>
          <w:rFonts w:ascii="Times New Roman" w:hAnsi="Times New Roman" w:cs="Times New Roman"/>
        </w:rPr>
        <w:t xml:space="preserve"> (AL)</w:t>
      </w:r>
      <w:r w:rsidR="00314B1F">
        <w:rPr>
          <w:rFonts w:ascii="Times New Roman" w:hAnsi="Times New Roman" w:cs="Times New Roman"/>
        </w:rPr>
        <w:t>, or 6-hour early-time restricted feeding (</w:t>
      </w:r>
      <w:proofErr w:type="spellStart"/>
      <w:r w:rsidR="00314B1F">
        <w:rPr>
          <w:rFonts w:ascii="Times New Roman" w:hAnsi="Times New Roman" w:cs="Times New Roman"/>
        </w:rPr>
        <w:t>eTRF</w:t>
      </w:r>
      <w:proofErr w:type="spellEnd"/>
      <w:r w:rsidR="00314B1F">
        <w:rPr>
          <w:rFonts w:ascii="Times New Roman" w:hAnsi="Times New Roman" w:cs="Times New Roman"/>
        </w:rPr>
        <w:t>)</w:t>
      </w:r>
      <w:r w:rsidR="00DF73EF">
        <w:rPr>
          <w:rFonts w:ascii="Times New Roman" w:hAnsi="Times New Roman" w:cs="Times New Roman"/>
        </w:rPr>
        <w:t xml:space="preserve"> of standard laboratory </w:t>
      </w:r>
      <w:r w:rsidR="00DF73EF" w:rsidRPr="00A917D3">
        <w:rPr>
          <w:rFonts w:ascii="Times New Roman" w:hAnsi="Times New Roman" w:cs="Times New Roman"/>
        </w:rPr>
        <w:t>chow (</w:t>
      </w:r>
      <w:r w:rsidR="004601F0" w:rsidRPr="00A917D3">
        <w:rPr>
          <w:rFonts w:ascii="Times New Roman" w:hAnsi="Times New Roman" w:cs="Times New Roman"/>
        </w:rPr>
        <w:t>24</w:t>
      </w:r>
      <w:r w:rsidR="00DF73EF" w:rsidRPr="00A917D3">
        <w:rPr>
          <w:rFonts w:ascii="Times New Roman" w:hAnsi="Times New Roman" w:cs="Times New Roman"/>
        </w:rPr>
        <w:t>%</w:t>
      </w:r>
      <w:r w:rsidR="004601F0" w:rsidRPr="004601F0">
        <w:rPr>
          <w:rFonts w:ascii="Times New Roman" w:hAnsi="Times New Roman" w:cs="Times New Roman"/>
        </w:rPr>
        <w:t xml:space="preserve"> </w:t>
      </w:r>
      <w:r w:rsidR="00DF73EF" w:rsidRPr="004601F0">
        <w:rPr>
          <w:rFonts w:ascii="Times New Roman" w:hAnsi="Times New Roman" w:cs="Times New Roman"/>
        </w:rPr>
        <w:t>P</w:t>
      </w:r>
      <w:r w:rsidR="004601F0" w:rsidRPr="004601F0">
        <w:rPr>
          <w:rFonts w:ascii="Times New Roman" w:hAnsi="Times New Roman" w:cs="Times New Roman"/>
        </w:rPr>
        <w:t>rotein, 5</w:t>
      </w:r>
      <w:r w:rsidR="00DF73EF" w:rsidRPr="004601F0">
        <w:rPr>
          <w:rFonts w:ascii="Times New Roman" w:hAnsi="Times New Roman" w:cs="Times New Roman"/>
        </w:rPr>
        <w:t>%</w:t>
      </w:r>
      <w:r w:rsidR="004601F0" w:rsidRPr="004601F0">
        <w:rPr>
          <w:rFonts w:ascii="Times New Roman" w:hAnsi="Times New Roman" w:cs="Times New Roman"/>
        </w:rPr>
        <w:t xml:space="preserve"> </w:t>
      </w:r>
      <w:r w:rsidR="00DF73EF" w:rsidRPr="004601F0">
        <w:rPr>
          <w:rFonts w:ascii="Times New Roman" w:hAnsi="Times New Roman" w:cs="Times New Roman"/>
        </w:rPr>
        <w:t>F</w:t>
      </w:r>
      <w:r w:rsidR="004601F0" w:rsidRPr="004601F0">
        <w:rPr>
          <w:rFonts w:ascii="Times New Roman" w:hAnsi="Times New Roman" w:cs="Times New Roman"/>
        </w:rPr>
        <w:t>at, 35.7</w:t>
      </w:r>
      <w:r w:rsidR="00DF73EF" w:rsidRPr="004601F0">
        <w:rPr>
          <w:rFonts w:ascii="Times New Roman" w:hAnsi="Times New Roman" w:cs="Times New Roman"/>
        </w:rPr>
        <w:t>%</w:t>
      </w:r>
      <w:ins w:id="136" w:author="Molly C. Mulcahy" w:date="2025-08-01T09:22:00Z" w16du:dateUtc="2025-08-01T14:22:00Z">
        <w:r w:rsidR="006D35A7">
          <w:rPr>
            <w:rFonts w:ascii="Times New Roman" w:hAnsi="Times New Roman" w:cs="Times New Roman"/>
          </w:rPr>
          <w:t xml:space="preserve"> </w:t>
        </w:r>
      </w:ins>
      <w:r w:rsidR="00DF73EF" w:rsidRPr="004601F0">
        <w:rPr>
          <w:rFonts w:ascii="Times New Roman" w:hAnsi="Times New Roman" w:cs="Times New Roman"/>
        </w:rPr>
        <w:t>C</w:t>
      </w:r>
      <w:r w:rsidR="004601F0" w:rsidRPr="004601F0">
        <w:rPr>
          <w:rFonts w:ascii="Times New Roman" w:hAnsi="Times New Roman" w:cs="Times New Roman"/>
        </w:rPr>
        <w:t>arbohydrate</w:t>
      </w:r>
      <w:r w:rsidR="00DF73EF">
        <w:rPr>
          <w:rFonts w:ascii="Times New Roman" w:hAnsi="Times New Roman" w:cs="Times New Roman"/>
        </w:rPr>
        <w:t>)</w:t>
      </w:r>
      <w:r w:rsidRPr="00E96630">
        <w:rPr>
          <w:rFonts w:ascii="Times New Roman" w:hAnsi="Times New Roman" w:cs="Times New Roman"/>
        </w:rPr>
        <w:t xml:space="preserve">. </w:t>
      </w:r>
      <w:ins w:id="137" w:author="Molly C. Mulcahy" w:date="2025-08-01T09:22:00Z" w16du:dateUtc="2025-08-01T14:22:00Z">
        <w:r w:rsidR="006D35A7">
          <w:rPr>
            <w:rFonts w:ascii="Times New Roman" w:hAnsi="Times New Roman" w:cs="Times New Roman"/>
          </w:rPr>
          <w:t>At t</w:t>
        </w:r>
      </w:ins>
      <w:del w:id="138" w:author="Molly C. Mulcahy" w:date="2025-08-01T09:22:00Z" w16du:dateUtc="2025-08-01T14:22:00Z">
        <w:r w:rsidR="00DF73EF" w:rsidDel="006D35A7">
          <w:rPr>
            <w:rFonts w:ascii="Times New Roman" w:hAnsi="Times New Roman" w:cs="Times New Roman"/>
          </w:rPr>
          <w:delText>t</w:delText>
        </w:r>
      </w:del>
      <w:r w:rsidR="00DF73EF">
        <w:rPr>
          <w:rFonts w:ascii="Times New Roman" w:hAnsi="Times New Roman" w:cs="Times New Roman"/>
        </w:rPr>
        <w:t xml:space="preserve">he </w:t>
      </w:r>
      <w:proofErr w:type="gramStart"/>
      <w:ins w:id="139" w:author="Molly C. Mulcahy" w:date="2025-08-01T09:22:00Z" w16du:dateUtc="2025-08-01T14:22:00Z">
        <w:r w:rsidR="006D35A7">
          <w:rPr>
            <w:rFonts w:ascii="Times New Roman" w:hAnsi="Times New Roman" w:cs="Times New Roman"/>
          </w:rPr>
          <w:t>beginning</w:t>
        </w:r>
        <w:proofErr w:type="gramEnd"/>
        <w:r w:rsidR="006D35A7">
          <w:rPr>
            <w:rFonts w:ascii="Times New Roman" w:hAnsi="Times New Roman" w:cs="Times New Roman"/>
          </w:rPr>
          <w:t xml:space="preserve"> of each </w:t>
        </w:r>
      </w:ins>
      <w:r w:rsidR="00DF73EF">
        <w:rPr>
          <w:rFonts w:ascii="Times New Roman" w:hAnsi="Times New Roman" w:cs="Times New Roman"/>
        </w:rPr>
        <w:t>6-ho</w:t>
      </w:r>
      <w:del w:id="140" w:author="Molly C. Mulcahy" w:date="2025-08-01T09:22:00Z" w16du:dateUtc="2025-08-01T14:22:00Z">
        <w:r w:rsidR="00DF73EF" w:rsidDel="006D35A7">
          <w:rPr>
            <w:rFonts w:ascii="Times New Roman" w:hAnsi="Times New Roman" w:cs="Times New Roman"/>
          </w:rPr>
          <w:delText>o</w:delText>
        </w:r>
      </w:del>
      <w:r w:rsidR="00DF73EF">
        <w:rPr>
          <w:rFonts w:ascii="Times New Roman" w:hAnsi="Times New Roman" w:cs="Times New Roman"/>
        </w:rPr>
        <w:t xml:space="preserve">ur period </w:t>
      </w:r>
      <w:ins w:id="141" w:author="Molly C. Mulcahy" w:date="2025-08-01T09:22:00Z" w16du:dateUtc="2025-08-01T14:22:00Z">
        <w:r w:rsidR="006D35A7">
          <w:rPr>
            <w:rFonts w:ascii="Times New Roman" w:hAnsi="Times New Roman" w:cs="Times New Roman"/>
          </w:rPr>
          <w:t>feeding period</w:t>
        </w:r>
      </w:ins>
      <w:ins w:id="142" w:author="Molly C. Mulcahy" w:date="2025-08-01T09:23:00Z" w16du:dateUtc="2025-08-01T14:23:00Z">
        <w:r w:rsidR="006D35A7">
          <w:rPr>
            <w:rFonts w:ascii="Times New Roman" w:hAnsi="Times New Roman" w:cs="Times New Roman"/>
          </w:rPr>
          <w:t xml:space="preserve"> (ZT14)</w:t>
        </w:r>
      </w:ins>
      <w:del w:id="143" w:author="Molly C. Mulcahy" w:date="2025-08-01T09:22:00Z" w16du:dateUtc="2025-08-01T14:22:00Z">
        <w:r w:rsidR="00DF73EF" w:rsidDel="006D35A7">
          <w:rPr>
            <w:rFonts w:ascii="Times New Roman" w:hAnsi="Times New Roman" w:cs="Times New Roman"/>
          </w:rPr>
          <w:delText>mend</w:delText>
        </w:r>
      </w:del>
      <w:ins w:id="144" w:author="Molly C. Mulcahy" w:date="2025-08-01T09:22:00Z" w16du:dateUtc="2025-08-01T14:22:00Z">
        <w:r w:rsidR="006D35A7">
          <w:rPr>
            <w:rFonts w:ascii="Times New Roman" w:hAnsi="Times New Roman" w:cs="Times New Roman"/>
          </w:rPr>
          <w:t>,</w:t>
        </w:r>
      </w:ins>
      <w:del w:id="145" w:author="Molly C. Mulcahy" w:date="2025-08-01T09:22:00Z" w16du:dateUtc="2025-08-01T14:22:00Z">
        <w:r w:rsidR="00DF73EF" w:rsidDel="006D35A7">
          <w:rPr>
            <w:rFonts w:ascii="Times New Roman" w:hAnsi="Times New Roman" w:cs="Times New Roman"/>
          </w:rPr>
          <w:delText xml:space="preserve"> </w:delText>
        </w:r>
        <w:r w:rsidR="004E1783" w:rsidDel="006D35A7">
          <w:rPr>
            <w:rFonts w:ascii="Times New Roman" w:hAnsi="Times New Roman" w:cs="Times New Roman"/>
          </w:rPr>
          <w:delText>that</w:delText>
        </w:r>
      </w:del>
      <w:r w:rsidR="00DF73EF">
        <w:rPr>
          <w:rFonts w:ascii="Times New Roman" w:hAnsi="Times New Roman" w:cs="Times New Roman"/>
        </w:rPr>
        <w:t xml:space="preserve"> food was measured to the nearest 0.1 gram, then </w:t>
      </w:r>
      <w:ins w:id="146" w:author="Molly C. Mulcahy" w:date="2025-08-01T09:23:00Z" w16du:dateUtc="2025-08-01T14:23:00Z">
        <w:r w:rsidR="006D35A7">
          <w:rPr>
            <w:rFonts w:ascii="Times New Roman" w:hAnsi="Times New Roman" w:cs="Times New Roman"/>
          </w:rPr>
          <w:t>left undisturbed for</w:t>
        </w:r>
        <w:r w:rsidR="006D35A7">
          <w:rPr>
            <w:rFonts w:ascii="Times New Roman" w:hAnsi="Times New Roman" w:cs="Times New Roman"/>
          </w:rPr>
          <w:t xml:space="preserve"> 6 hours</w:t>
        </w:r>
      </w:ins>
      <w:del w:id="147" w:author="Molly C. Mulcahy" w:date="2025-08-01T09:23:00Z" w16du:dateUtc="2025-08-01T14:23:00Z">
        <w:r w:rsidR="00DF73EF" w:rsidDel="006D35A7">
          <w:rPr>
            <w:rFonts w:ascii="Times New Roman" w:hAnsi="Times New Roman" w:cs="Times New Roman"/>
          </w:rPr>
          <w:delText>given in a hopper</w:delText>
        </w:r>
      </w:del>
      <w:r w:rsidR="00DF73EF">
        <w:rPr>
          <w:rFonts w:ascii="Times New Roman" w:hAnsi="Times New Roman" w:cs="Times New Roman"/>
        </w:rPr>
        <w:t xml:space="preserve">. We also measured the </w:t>
      </w:r>
      <w:r w:rsidR="004E1783">
        <w:rPr>
          <w:rFonts w:ascii="Times New Roman" w:hAnsi="Times New Roman" w:cs="Times New Roman"/>
        </w:rPr>
        <w:t>food</w:t>
      </w:r>
      <w:r w:rsidR="00DF73EF">
        <w:rPr>
          <w:rFonts w:ascii="Times New Roman" w:hAnsi="Times New Roman" w:cs="Times New Roman"/>
        </w:rPr>
        <w:t xml:space="preserve"> in AL dam cages at ZT</w:t>
      </w:r>
      <w:r w:rsidR="00954683">
        <w:rPr>
          <w:rFonts w:ascii="Times New Roman" w:hAnsi="Times New Roman" w:cs="Times New Roman"/>
        </w:rPr>
        <w:t>14</w:t>
      </w:r>
      <w:r w:rsidR="00DF73EF">
        <w:rPr>
          <w:rFonts w:ascii="Times New Roman" w:hAnsi="Times New Roman" w:cs="Times New Roman"/>
        </w:rPr>
        <w:t xml:space="preserve">. </w:t>
      </w:r>
      <w:del w:id="148" w:author="Molly C. Mulcahy" w:date="2025-08-01T09:24:00Z" w16du:dateUtc="2025-08-01T14:24:00Z">
        <w:r w:rsidR="00DF73EF" w:rsidDel="006D35A7">
          <w:rPr>
            <w:rFonts w:ascii="Times New Roman" w:hAnsi="Times New Roman" w:cs="Times New Roman"/>
          </w:rPr>
          <w:delText>Animals were then allowed to</w:delText>
        </w:r>
      </w:del>
      <w:del w:id="149" w:author="Molly C. Mulcahy" w:date="2025-08-01T09:23:00Z" w16du:dateUtc="2025-08-01T14:23:00Z">
        <w:r w:rsidR="00DF73EF" w:rsidDel="006D35A7">
          <w:rPr>
            <w:rFonts w:ascii="Times New Roman" w:hAnsi="Times New Roman" w:cs="Times New Roman"/>
          </w:rPr>
          <w:delText xml:space="preserve"> eat freely for 6 hours</w:delText>
        </w:r>
      </w:del>
      <w:del w:id="150" w:author="Molly C. Mulcahy" w:date="2025-08-01T09:24:00Z" w16du:dateUtc="2025-08-01T14:24:00Z">
        <w:r w:rsidR="00DF73EF" w:rsidDel="006D35A7">
          <w:rPr>
            <w:rFonts w:ascii="Times New Roman" w:hAnsi="Times New Roman" w:cs="Times New Roman"/>
          </w:rPr>
          <w:delText xml:space="preserve">. </w:delText>
        </w:r>
      </w:del>
      <w:r w:rsidR="00DF73EF">
        <w:rPr>
          <w:rFonts w:ascii="Times New Roman" w:hAnsi="Times New Roman" w:cs="Times New Roman"/>
        </w:rPr>
        <w:t xml:space="preserve">At </w:t>
      </w:r>
      <w:r w:rsidR="00DF73EF">
        <w:rPr>
          <w:rFonts w:ascii="Times New Roman" w:hAnsi="Times New Roman" w:cs="Times New Roman"/>
        </w:rPr>
        <w:lastRenderedPageBreak/>
        <w:t xml:space="preserve">ZT20, food was collected from the hopper </w:t>
      </w:r>
      <w:r w:rsidR="004E1783">
        <w:rPr>
          <w:rFonts w:ascii="Times New Roman" w:hAnsi="Times New Roman" w:cs="Times New Roman"/>
        </w:rPr>
        <w:t>a</w:t>
      </w:r>
      <w:r w:rsidR="00DF73EF">
        <w:rPr>
          <w:rFonts w:ascii="Times New Roman" w:hAnsi="Times New Roman" w:cs="Times New Roman"/>
        </w:rPr>
        <w:t xml:space="preserve">nd the bottom of the cage and measured again. Cages of all animals were changed at ZT20 to minimize </w:t>
      </w:r>
      <w:del w:id="151" w:author="Molly C. Mulcahy" w:date="2025-08-01T09:24:00Z" w16du:dateUtc="2025-08-01T14:24:00Z">
        <w:r w:rsidR="00DF73EF" w:rsidDel="006D35A7">
          <w:rPr>
            <w:rFonts w:ascii="Times New Roman" w:hAnsi="Times New Roman" w:cs="Times New Roman"/>
          </w:rPr>
          <w:delText>food consumption of the bottom of the cage f</w:delText>
        </w:r>
      </w:del>
      <w:ins w:id="152" w:author="Molly C. Mulcahy" w:date="2025-08-01T09:24:00Z" w16du:dateUtc="2025-08-01T14:24:00Z">
        <w:r w:rsidR="006D35A7">
          <w:rPr>
            <w:rFonts w:ascii="Times New Roman" w:hAnsi="Times New Roman" w:cs="Times New Roman"/>
          </w:rPr>
          <w:t>limit access to shredded pellets f</w:t>
        </w:r>
      </w:ins>
      <w:r w:rsidR="00DF73EF">
        <w:rPr>
          <w:rFonts w:ascii="Times New Roman" w:hAnsi="Times New Roman" w:cs="Times New Roman"/>
        </w:rPr>
        <w:t xml:space="preserve">or </w:t>
      </w:r>
      <w:proofErr w:type="spellStart"/>
      <w:r w:rsidR="00DF73EF">
        <w:rPr>
          <w:rFonts w:ascii="Times New Roman" w:hAnsi="Times New Roman" w:cs="Times New Roman"/>
        </w:rPr>
        <w:t>eTRF</w:t>
      </w:r>
      <w:proofErr w:type="spellEnd"/>
      <w:r w:rsidR="00DF73EF">
        <w:rPr>
          <w:rFonts w:ascii="Times New Roman" w:hAnsi="Times New Roman" w:cs="Times New Roman"/>
        </w:rPr>
        <w:t xml:space="preserve"> dams and to have similar levels fo</w:t>
      </w:r>
      <w:r w:rsidR="001B0967">
        <w:rPr>
          <w:rFonts w:ascii="Times New Roman" w:hAnsi="Times New Roman" w:cs="Times New Roman"/>
        </w:rPr>
        <w:t>r</w:t>
      </w:r>
      <w:r w:rsidR="00DF73EF">
        <w:rPr>
          <w:rFonts w:ascii="Times New Roman" w:hAnsi="Times New Roman" w:cs="Times New Roman"/>
        </w:rPr>
        <w:t xml:space="preserve"> handling stress </w:t>
      </w:r>
      <w:del w:id="153" w:author="Molly C. Mulcahy" w:date="2025-08-01T09:24:00Z" w16du:dateUtc="2025-08-01T14:24:00Z">
        <w:r w:rsidR="00DF73EF" w:rsidDel="006D35A7">
          <w:rPr>
            <w:rFonts w:ascii="Times New Roman" w:hAnsi="Times New Roman" w:cs="Times New Roman"/>
          </w:rPr>
          <w:delText>in AL d</w:delText>
        </w:r>
        <w:r w:rsidR="001B0967" w:rsidDel="006D35A7">
          <w:rPr>
            <w:rFonts w:ascii="Times New Roman" w:hAnsi="Times New Roman" w:cs="Times New Roman"/>
          </w:rPr>
          <w:delText>a</w:delText>
        </w:r>
        <w:r w:rsidR="00DF73EF" w:rsidDel="006D35A7">
          <w:rPr>
            <w:rFonts w:ascii="Times New Roman" w:hAnsi="Times New Roman" w:cs="Times New Roman"/>
          </w:rPr>
          <w:delText>ms</w:delText>
        </w:r>
      </w:del>
      <w:ins w:id="154" w:author="Molly C. Mulcahy" w:date="2025-08-01T09:24:00Z" w16du:dateUtc="2025-08-01T14:24:00Z">
        <w:r w:rsidR="006D35A7">
          <w:rPr>
            <w:rFonts w:ascii="Times New Roman" w:hAnsi="Times New Roman" w:cs="Times New Roman"/>
          </w:rPr>
          <w:t>between groups</w:t>
        </w:r>
      </w:ins>
      <w:r w:rsidR="00DF73EF">
        <w:rPr>
          <w:rFonts w:ascii="Times New Roman" w:hAnsi="Times New Roman" w:cs="Times New Roman"/>
        </w:rPr>
        <w:t xml:space="preserve">. </w:t>
      </w:r>
      <w:del w:id="155" w:author="Molly C. Mulcahy" w:date="2025-08-01T09:25:00Z" w16du:dateUtc="2025-08-01T14:25:00Z">
        <w:r w:rsidR="004E1783" w:rsidDel="006D35A7">
          <w:rPr>
            <w:rFonts w:ascii="Times New Roman" w:hAnsi="Times New Roman" w:cs="Times New Roman"/>
          </w:rPr>
          <w:delText xml:space="preserve">Dams randomized to eTRF had empty hoppers placed in their new cages, and AL dams had their same hoppers replaced in their new cages. </w:delText>
        </w:r>
      </w:del>
      <w:r w:rsidRPr="00E96630">
        <w:rPr>
          <w:rFonts w:ascii="Times New Roman" w:hAnsi="Times New Roman" w:cs="Times New Roman"/>
        </w:rPr>
        <w:t xml:space="preserve">Food intake is </w:t>
      </w:r>
      <w:r w:rsidR="00724CA0">
        <w:rPr>
          <w:rFonts w:ascii="Times New Roman" w:hAnsi="Times New Roman" w:cs="Times New Roman"/>
        </w:rPr>
        <w:t>determined</w:t>
      </w:r>
      <w:r w:rsidR="00724CA0" w:rsidRPr="00E96630">
        <w:rPr>
          <w:rFonts w:ascii="Times New Roman" w:hAnsi="Times New Roman" w:cs="Times New Roman"/>
        </w:rPr>
        <w:t xml:space="preserve"> </w:t>
      </w:r>
      <w:r w:rsidRPr="00E96630">
        <w:rPr>
          <w:rFonts w:ascii="Times New Roman" w:hAnsi="Times New Roman" w:cs="Times New Roman"/>
        </w:rPr>
        <w:t>in both 6</w:t>
      </w:r>
      <w:r w:rsidR="00200616">
        <w:rPr>
          <w:rFonts w:ascii="Times New Roman" w:hAnsi="Times New Roman" w:cs="Times New Roman"/>
        </w:rPr>
        <w:t>-</w:t>
      </w:r>
      <w:r w:rsidRPr="00E96630">
        <w:rPr>
          <w:rFonts w:ascii="Times New Roman" w:hAnsi="Times New Roman" w:cs="Times New Roman"/>
        </w:rPr>
        <w:t>hour</w:t>
      </w:r>
      <w:r w:rsidR="00200616">
        <w:rPr>
          <w:rFonts w:ascii="Times New Roman" w:hAnsi="Times New Roman" w:cs="Times New Roman"/>
        </w:rPr>
        <w:t xml:space="preserve"> </w:t>
      </w:r>
      <w:r w:rsidR="001B0967">
        <w:rPr>
          <w:rFonts w:ascii="Times New Roman" w:hAnsi="Times New Roman" w:cs="Times New Roman"/>
        </w:rPr>
        <w:t>(ZT1</w:t>
      </w:r>
      <w:r w:rsidR="00954683">
        <w:rPr>
          <w:rFonts w:ascii="Times New Roman" w:hAnsi="Times New Roman" w:cs="Times New Roman"/>
        </w:rPr>
        <w:t>4</w:t>
      </w:r>
      <w:r w:rsidR="001B0967">
        <w:rPr>
          <w:rFonts w:ascii="Times New Roman" w:hAnsi="Times New Roman" w:cs="Times New Roman"/>
        </w:rPr>
        <w:t>-ZT20)</w:t>
      </w:r>
      <w:r w:rsidRPr="00E96630">
        <w:rPr>
          <w:rFonts w:ascii="Times New Roman" w:hAnsi="Times New Roman" w:cs="Times New Roman"/>
        </w:rPr>
        <w:t xml:space="preserve">, and </w:t>
      </w:r>
      <w:r w:rsidR="001B0967" w:rsidRPr="00E96630">
        <w:rPr>
          <w:rFonts w:ascii="Times New Roman" w:hAnsi="Times New Roman" w:cs="Times New Roman"/>
        </w:rPr>
        <w:t>24-hour</w:t>
      </w:r>
      <w:r w:rsidRPr="00E96630">
        <w:rPr>
          <w:rFonts w:ascii="Times New Roman" w:hAnsi="Times New Roman" w:cs="Times New Roman"/>
        </w:rPr>
        <w:t xml:space="preserve"> intervals</w:t>
      </w:r>
      <w:r w:rsidR="00653896">
        <w:rPr>
          <w:rFonts w:ascii="Times New Roman" w:hAnsi="Times New Roman" w:cs="Times New Roman"/>
        </w:rPr>
        <w:t xml:space="preserve"> </w:t>
      </w:r>
      <w:r w:rsidR="001B0967">
        <w:rPr>
          <w:rFonts w:ascii="Times New Roman" w:hAnsi="Times New Roman" w:cs="Times New Roman"/>
        </w:rPr>
        <w:t>(ZT</w:t>
      </w:r>
      <w:r w:rsidR="00954683">
        <w:rPr>
          <w:rFonts w:ascii="Times New Roman" w:hAnsi="Times New Roman" w:cs="Times New Roman"/>
        </w:rPr>
        <w:t>14</w:t>
      </w:r>
      <w:r w:rsidR="001B0967">
        <w:rPr>
          <w:rFonts w:ascii="Times New Roman" w:hAnsi="Times New Roman" w:cs="Times New Roman"/>
        </w:rPr>
        <w:t>-ZT</w:t>
      </w:r>
      <w:r w:rsidR="00954683">
        <w:rPr>
          <w:rFonts w:ascii="Times New Roman" w:hAnsi="Times New Roman" w:cs="Times New Roman"/>
        </w:rPr>
        <w:t>14</w:t>
      </w:r>
      <w:r w:rsidR="001B0967">
        <w:rPr>
          <w:rFonts w:ascii="Times New Roman" w:hAnsi="Times New Roman" w:cs="Times New Roman"/>
        </w:rPr>
        <w:t>)</w:t>
      </w:r>
      <w:r w:rsidRPr="00E96630">
        <w:rPr>
          <w:rFonts w:ascii="Times New Roman" w:hAnsi="Times New Roman" w:cs="Times New Roman"/>
        </w:rPr>
        <w:t xml:space="preserve">. </w:t>
      </w:r>
      <w:del w:id="156" w:author="Molly C. Mulcahy" w:date="2025-08-01T09:25:00Z" w16du:dateUtc="2025-08-01T14:25:00Z">
        <w:r w:rsidR="001B0967" w:rsidDel="006D35A7">
          <w:rPr>
            <w:rFonts w:ascii="Times New Roman" w:hAnsi="Times New Roman" w:cs="Times New Roman"/>
          </w:rPr>
          <w:delText xml:space="preserve">Dams began dietary treatment </w:delText>
        </w:r>
      </w:del>
    </w:p>
    <w:p w14:paraId="24888946" w14:textId="04709793" w:rsidR="001B2CF4" w:rsidRPr="00E96630" w:rsidRDefault="001B2CF4" w:rsidP="001B2CF4">
      <w:pPr>
        <w:pStyle w:val="Heading2"/>
      </w:pPr>
      <w:r>
        <w:t xml:space="preserve">Estrus </w:t>
      </w:r>
      <w:r w:rsidR="005E1518">
        <w:t>T</w:t>
      </w:r>
      <w:r>
        <w:t>esting</w:t>
      </w:r>
      <w:r w:rsidR="0021110F">
        <w:t xml:space="preserve"> </w:t>
      </w:r>
    </w:p>
    <w:p w14:paraId="1E61B987" w14:textId="0F47DA31" w:rsidR="001B2CF4" w:rsidRDefault="0021110F" w:rsidP="00824B7E">
      <w:pPr>
        <w:pStyle w:val="NormalWeb"/>
        <w:spacing w:before="0" w:beforeAutospacing="0" w:after="0" w:afterAutospacing="0" w:line="360" w:lineRule="auto"/>
        <w:textAlignment w:val="baseline"/>
        <w:rPr>
          <w:color w:val="000000"/>
        </w:rPr>
      </w:pPr>
      <w:r>
        <w:t xml:space="preserve"> To understand </w:t>
      </w:r>
      <w:del w:id="157" w:author="Molly C. Mulcahy" w:date="2025-08-01T09:27:00Z" w16du:dateUtc="2025-08-01T14:27:00Z">
        <w:r w:rsidDel="006D35A7">
          <w:delText xml:space="preserve">how </w:delText>
        </w:r>
      </w:del>
      <w:ins w:id="158" w:author="Molly C. Mulcahy" w:date="2025-08-01T09:27:00Z" w16du:dateUtc="2025-08-01T14:27:00Z">
        <w:r w:rsidR="006D35A7">
          <w:t>the impacts of</w:t>
        </w:r>
        <w:r w:rsidR="006D35A7">
          <w:t xml:space="preserve"> </w:t>
        </w:r>
      </w:ins>
      <w:proofErr w:type="spellStart"/>
      <w:r>
        <w:t>eTRF</w:t>
      </w:r>
      <w:proofErr w:type="spellEnd"/>
      <w:r>
        <w:t xml:space="preserve"> </w:t>
      </w:r>
      <w:del w:id="159" w:author="Molly C. Mulcahy" w:date="2025-08-01T09:27:00Z" w16du:dateUtc="2025-08-01T14:27:00Z">
        <w:r w:rsidDel="006D35A7">
          <w:delText xml:space="preserve">affects </w:delText>
        </w:r>
      </w:del>
      <w:ins w:id="160" w:author="Molly C. Mulcahy" w:date="2025-08-01T09:27:00Z" w16du:dateUtc="2025-08-01T14:27:00Z">
        <w:r w:rsidR="006D35A7">
          <w:t>on</w:t>
        </w:r>
        <w:r w:rsidR="006D35A7">
          <w:t xml:space="preserve"> </w:t>
        </w:r>
      </w:ins>
      <w:r>
        <w:t>estrus cycle health, w</w:t>
      </w:r>
      <w:r w:rsidR="001B2CF4" w:rsidRPr="001B2CF4">
        <w:t xml:space="preserve">e monitored the estrus stage of females after randomization to dietary treatment each day until copulatory plug appeared in cohort </w:t>
      </w:r>
      <w:ins w:id="161" w:author="Molly C. Mulcahy" w:date="2025-08-01T09:27:00Z" w16du:dateUtc="2025-08-01T14:27:00Z">
        <w:r w:rsidR="006D35A7">
          <w:t>two</w:t>
        </w:r>
      </w:ins>
      <w:del w:id="162" w:author="Molly C. Mulcahy" w:date="2025-08-01T09:27:00Z" w16du:dateUtc="2025-08-01T14:27:00Z">
        <w:r w:rsidR="001B2CF4" w:rsidRPr="001B2CF4" w:rsidDel="006D35A7">
          <w:delText>2</w:delText>
        </w:r>
      </w:del>
      <w:r w:rsidR="001B2CF4" w:rsidRPr="001B2CF4">
        <w:t xml:space="preserve">. </w:t>
      </w:r>
      <w:r w:rsidR="009B5267">
        <w:t>One</w:t>
      </w:r>
      <w:r w:rsidR="009B5267" w:rsidRPr="001B2CF4">
        <w:t xml:space="preserve"> hour before food was given</w:t>
      </w:r>
      <w:r w:rsidR="009B5267">
        <w:t xml:space="preserve"> (ZT13)</w:t>
      </w:r>
      <w:r w:rsidR="009B5267" w:rsidRPr="001B2CF4">
        <w:t>, a vaginal canal smear was collected for each dam</w:t>
      </w:r>
      <w:r w:rsidR="009B5267">
        <w:t>.</w:t>
      </w:r>
      <w:r w:rsidR="009B5267" w:rsidRPr="001B2CF4">
        <w:t xml:space="preserve"> </w:t>
      </w:r>
      <w:r w:rsidR="009B5267" w:rsidRPr="009B5267">
        <w:rPr>
          <w:color w:val="000000"/>
        </w:rPr>
        <w:t xml:space="preserve">Using a p20 pipette, 15uL of sterile PBS was </w:t>
      </w:r>
      <w:proofErr w:type="spellStart"/>
      <w:r w:rsidR="009B5267" w:rsidRPr="009B5267">
        <w:rPr>
          <w:color w:val="000000"/>
        </w:rPr>
        <w:t>lavaged</w:t>
      </w:r>
      <w:proofErr w:type="spellEnd"/>
      <w:r w:rsidR="009B5267" w:rsidRPr="009B5267">
        <w:rPr>
          <w:color w:val="000000"/>
        </w:rPr>
        <w:t xml:space="preserve"> into the vaginal canal and mixed by plunging up and down briefly.</w:t>
      </w:r>
      <w:r w:rsidR="009B5267">
        <w:rPr>
          <w:color w:val="000000"/>
        </w:rPr>
        <w:t xml:space="preserve"> The</w:t>
      </w:r>
      <w:ins w:id="163" w:author="Molly C. Mulcahy" w:date="2025-08-01T09:29:00Z" w16du:dateUtc="2025-08-01T14:29:00Z">
        <w:r w:rsidR="006D35A7">
          <w:rPr>
            <w:color w:val="000000"/>
          </w:rPr>
          <w:t xml:space="preserve"> samples </w:t>
        </w:r>
      </w:ins>
      <w:del w:id="164" w:author="Molly C. Mulcahy" w:date="2025-08-01T09:29:00Z" w16du:dateUtc="2025-08-01T14:29:00Z">
        <w:r w:rsidR="009B5267" w:rsidDel="006D35A7">
          <w:rPr>
            <w:color w:val="000000"/>
          </w:rPr>
          <w:delText>n the same</w:delText>
        </w:r>
        <w:r w:rsidR="009B5267" w:rsidRPr="009B5267" w:rsidDel="006D35A7">
          <w:rPr>
            <w:color w:val="000000"/>
          </w:rPr>
          <w:delText xml:space="preserve"> pipette </w:delText>
        </w:r>
        <w:r w:rsidR="009B5267" w:rsidDel="006D35A7">
          <w:rPr>
            <w:color w:val="000000"/>
          </w:rPr>
          <w:delText xml:space="preserve">was used </w:delText>
        </w:r>
        <w:r w:rsidR="009B5267" w:rsidRPr="009B5267" w:rsidDel="006D35A7">
          <w:rPr>
            <w:color w:val="000000"/>
          </w:rPr>
          <w:delText xml:space="preserve">to </w:delText>
        </w:r>
        <w:r w:rsidR="005E1518" w:rsidDel="006D35A7">
          <w:rPr>
            <w:color w:val="000000"/>
          </w:rPr>
          <w:delText>re</w:delText>
        </w:r>
        <w:r w:rsidR="009B5267" w:rsidRPr="009B5267" w:rsidDel="006D35A7">
          <w:rPr>
            <w:color w:val="000000"/>
          </w:rPr>
          <w:delText>collect as much of the 15 uL volume as possible</w:delText>
        </w:r>
        <w:r w:rsidR="009B5267" w:rsidDel="006D35A7">
          <w:rPr>
            <w:color w:val="000000"/>
          </w:rPr>
          <w:delText xml:space="preserve"> which </w:delText>
        </w:r>
      </w:del>
      <w:r w:rsidR="009B5267">
        <w:rPr>
          <w:color w:val="000000"/>
        </w:rPr>
        <w:t>was immediately transferred</w:t>
      </w:r>
      <w:r w:rsidR="009B5267" w:rsidRPr="009B5267">
        <w:rPr>
          <w:color w:val="000000"/>
        </w:rPr>
        <w:t xml:space="preserve"> to a microscope </w:t>
      </w:r>
      <w:r w:rsidR="009B5267">
        <w:rPr>
          <w:color w:val="000000"/>
        </w:rPr>
        <w:t xml:space="preserve">slide. </w:t>
      </w:r>
      <w:r w:rsidR="009B5267" w:rsidRPr="009B5267">
        <w:rPr>
          <w:color w:val="000000"/>
        </w:rPr>
        <w:t xml:space="preserve">While still wet, </w:t>
      </w:r>
      <w:r w:rsidR="009B5267">
        <w:rPr>
          <w:color w:val="000000"/>
        </w:rPr>
        <w:t>slides were visualized</w:t>
      </w:r>
      <w:r w:rsidR="009B5267" w:rsidRPr="009B5267">
        <w:rPr>
          <w:color w:val="000000"/>
        </w:rPr>
        <w:t xml:space="preserve"> </w:t>
      </w:r>
      <w:r w:rsidR="009B5267">
        <w:rPr>
          <w:color w:val="000000"/>
        </w:rPr>
        <w:t xml:space="preserve">at </w:t>
      </w:r>
      <w:r w:rsidR="009B5267" w:rsidRPr="009B5267">
        <w:rPr>
          <w:color w:val="000000"/>
        </w:rPr>
        <w:t>10X magnification</w:t>
      </w:r>
      <w:r w:rsidR="005E1518">
        <w:rPr>
          <w:color w:val="000000"/>
        </w:rPr>
        <w:t xml:space="preserve"> and images were captured</w:t>
      </w:r>
      <w:ins w:id="165" w:author="Molly C. Mulcahy" w:date="2025-08-01T09:29:00Z" w16du:dateUtc="2025-08-01T14:29:00Z">
        <w:r w:rsidR="006D35A7">
          <w:rPr>
            <w:color w:val="000000"/>
          </w:rPr>
          <w:t xml:space="preserve"> on an EVOS light microscope</w:t>
        </w:r>
      </w:ins>
      <w:r w:rsidR="009B5267">
        <w:rPr>
          <w:color w:val="000000"/>
        </w:rPr>
        <w:t xml:space="preserve">. </w:t>
      </w:r>
      <w:del w:id="166" w:author="Molly C. Mulcahy" w:date="2025-08-01T09:30:00Z" w16du:dateUtc="2025-08-01T14:30:00Z">
        <w:r w:rsidR="009B5267" w:rsidRPr="009B5267" w:rsidDel="006D35A7">
          <w:rPr>
            <w:color w:val="000000"/>
          </w:rPr>
          <w:delText xml:space="preserve">If the sample </w:delText>
        </w:r>
        <w:r w:rsidR="009B5267" w:rsidDel="006D35A7">
          <w:rPr>
            <w:color w:val="000000"/>
          </w:rPr>
          <w:delText>was</w:delText>
        </w:r>
        <w:r w:rsidR="009B5267" w:rsidRPr="009B5267" w:rsidDel="006D35A7">
          <w:rPr>
            <w:color w:val="000000"/>
          </w:rPr>
          <w:delText xml:space="preserve"> dense, dry, or ha</w:delText>
        </w:r>
        <w:r w:rsidR="009B5267" w:rsidDel="006D35A7">
          <w:rPr>
            <w:color w:val="000000"/>
          </w:rPr>
          <w:delText>d</w:delText>
        </w:r>
        <w:r w:rsidR="009B5267" w:rsidRPr="009B5267" w:rsidDel="006D35A7">
          <w:rPr>
            <w:color w:val="000000"/>
          </w:rPr>
          <w:delText xml:space="preserve"> crystals, more PBS </w:delText>
        </w:r>
        <w:r w:rsidR="009B5267" w:rsidDel="006D35A7">
          <w:rPr>
            <w:color w:val="000000"/>
          </w:rPr>
          <w:delText xml:space="preserve">was added </w:delText>
        </w:r>
        <w:r w:rsidR="009B5267" w:rsidRPr="009B5267" w:rsidDel="006D35A7">
          <w:rPr>
            <w:color w:val="000000"/>
          </w:rPr>
          <w:delText>and mix</w:delText>
        </w:r>
        <w:r w:rsidR="009B5267" w:rsidDel="006D35A7">
          <w:rPr>
            <w:color w:val="000000"/>
          </w:rPr>
          <w:delText>ed</w:delText>
        </w:r>
        <w:r w:rsidR="009B5267" w:rsidRPr="009B5267" w:rsidDel="006D35A7">
          <w:rPr>
            <w:color w:val="000000"/>
          </w:rPr>
          <w:delText xml:space="preserve"> gently with a</w:delText>
        </w:r>
        <w:r w:rsidR="009B5267" w:rsidDel="006D35A7">
          <w:rPr>
            <w:color w:val="000000"/>
          </w:rPr>
          <w:delText xml:space="preserve"> clean pipette</w:delText>
        </w:r>
        <w:r w:rsidR="009B5267" w:rsidRPr="009B5267" w:rsidDel="006D35A7">
          <w:rPr>
            <w:color w:val="000000"/>
          </w:rPr>
          <w:delText xml:space="preserve"> tip</w:delText>
        </w:r>
        <w:r w:rsidR="009B5267" w:rsidDel="006D35A7">
          <w:rPr>
            <w:color w:val="000000"/>
          </w:rPr>
          <w:delText xml:space="preserve">. </w:delText>
        </w:r>
      </w:del>
      <w:r w:rsidR="009B5267">
        <w:rPr>
          <w:color w:val="000000"/>
        </w:rPr>
        <w:t>Cell type and proportions were e</w:t>
      </w:r>
      <w:r w:rsidR="009B5267" w:rsidRPr="009B5267">
        <w:rPr>
          <w:color w:val="000000"/>
        </w:rPr>
        <w:t>xamine</w:t>
      </w:r>
      <w:r w:rsidR="009B5267">
        <w:rPr>
          <w:color w:val="000000"/>
        </w:rPr>
        <w:t>d</w:t>
      </w:r>
      <w:r w:rsidR="009B5267" w:rsidRPr="009B5267">
        <w:rPr>
          <w:color w:val="000000"/>
        </w:rPr>
        <w:t xml:space="preserve"> </w:t>
      </w:r>
      <w:r w:rsidR="009B5267">
        <w:rPr>
          <w:color w:val="000000"/>
        </w:rPr>
        <w:t xml:space="preserve">and stages were assigned based on </w:t>
      </w:r>
      <w:r w:rsidR="00824B7E">
        <w:rPr>
          <w:color w:val="000000"/>
        </w:rPr>
        <w:t xml:space="preserve">methods described in </w:t>
      </w:r>
      <w:r w:rsidR="00824B7E">
        <w:rPr>
          <w:color w:val="000000"/>
        </w:rPr>
        <w:fldChar w:fldCharType="begin"/>
      </w:r>
      <w:r w:rsidR="00D20629">
        <w:rPr>
          <w:color w:val="000000"/>
        </w:rPr>
        <w:instrText xml:space="preserve"> ADDIN ZOTERO_ITEM CSL_CITATION {"citationID":"bHDxAtgk","properties":{"formattedCitation":"(Caligioni, 2009; McLean et al., 2012)","plainCitation":"(Caligioni, 2009; McLean et al., 2012)","noteIndex":0},"citationItems":[{"id":539,"uris":["http://zotero.org/users/5073745/items/IAIXQNAV"],"itemData":{"id":539,"type":"article-journal","abstract":"A rapid means of assessing reproductive status in rodents is useful not only in the study of reproductive dysfunction but is also required for the production of new mouse models of disease and investigations into the hormonal regulation of tissue degeneration (or regeneration) following pathological challenge. The murine reproductive (or estrous) cycle is divided into 4 stages: proestrus, estrus, metestrus, and diestrus. Defined fluctuations in circulating levels of the ovarian steroids 17-β-estradiol and progesterone, the gonadotropins luteinizing and follicle stimulating hormones, and the luteotropic hormone prolactin signal transition through these reproductive stages. Changes in cell typology within the murine vaginal canal reflect these underlying endocrine events. Daily assessment of the relative ratio of nucleated epithelial cells, cornified squamous epithelial cells, and leukocytes present in vaginal smears can be used to identify murine estrous stages. The degree of invasiveness, however, employed in collecting these samples can alter reproductive status and elicit an inflammatory response that can confound cytological assessment of smears. Here, we describe a simple, non-invasive protocol that can be used to determine the stage of the estrous cycle of a female mouse without altering her reproductive cycle. We detail how to differentiate between the four stages of the estrous cycle by collection and analysis of predominant cell typology in vaginal smears and we show how these changes can be interpreted with respect to endocrine status.","container-title":"Journal of Visualized Experiments : JoVE","DOI":"10.3791/4389","ISSN":"1940-087X","issue":"67","journalAbbreviation":"J Vis Exp","note":"PMID: 23007862\nPMCID: PMC3490233","source":"PubMed Central","title":"Performing Vaginal Lavage, Crystal Violet Staining, and Vaginal Cytological Evaluation for Mouse Estrous Cycle Staging Identification","URL":"https://www.ncbi.nlm.nih.gov/pmc/articles/PMC3490233/","author":[{"family":"McLean","given":"Ashleigh C."},{"family":"Valenzuela","given":"Nicolas"},{"family":"Fai","given":"Stephen"},{"family":"Bennett","given":"Steffany A.L."}],"accessed":{"date-parts":[["2020",7,8]]},"issued":{"date-parts":[["2012",9,15]]}}},{"id":323,"uris":["http://zotero.org/users/5073745/items/BRASLVKZ"],"itemData":{"id":323,"type":"article-journal","abstract":"The short reproductive cycle length observed in rodents, called the estrous cycle, makes them an ideal animal model for investigation of changes that occur during the reproductive cycle. Most of the data in the literature about the estrous cycle is obtained from rats because they are easily manipulated and they exhibit a clear and well-defined estrous cycle. However, the increased number of experiments using knockout mice requires identification of their estrous cycle as well, since (in)fertility issues may arise. In mice, like rats, the identification of the stage of estrous cycle is based on the proportion of cell types observed in the vaginal secretion. The aim of this unit is to provide guidelines for quickly and accurately determining estrous cycle phases in mice.","container-title":"Current Protocols in Neuroscience","DOI":"10.1002/0471142301.nsa04is48","ISSN":"1934-8576","journalAbbreviation":"Curr Protoc Neurosci","language":"eng","note":"PMID: 19575469\nPMCID: PMC2755182","page":"Appendix 4I","source":"PubMed","title":"Assessing reproductive status/stages in mice","volume":"Appendix 4","author":[{"family":"Caligioni","given":"Claudia S."}],"issued":{"date-parts":[["2009",7]]}}}],"schema":"https://github.com/citation-style-language/schema/raw/master/csl-citation.json"} </w:instrText>
      </w:r>
      <w:r w:rsidR="00824B7E">
        <w:rPr>
          <w:color w:val="000000"/>
        </w:rPr>
        <w:fldChar w:fldCharType="separate"/>
      </w:r>
      <w:r w:rsidR="00696CC4">
        <w:rPr>
          <w:noProof/>
          <w:color w:val="000000"/>
        </w:rPr>
        <w:t>(Caligioni, 2009; McLean et al., 2012)</w:t>
      </w:r>
      <w:r w:rsidR="00824B7E">
        <w:rPr>
          <w:color w:val="000000"/>
        </w:rPr>
        <w:fldChar w:fldCharType="end"/>
      </w:r>
      <w:r w:rsidR="00824B7E">
        <w:rPr>
          <w:color w:val="000000"/>
        </w:rPr>
        <w:t>.</w:t>
      </w:r>
      <w:r w:rsidR="00603E66">
        <w:rPr>
          <w:color w:val="000000"/>
        </w:rPr>
        <w:t xml:space="preserve"> </w:t>
      </w:r>
      <w:del w:id="167" w:author="Molly C. Mulcahy" w:date="2025-08-01T09:30:00Z" w16du:dateUtc="2025-08-01T14:30:00Z">
        <w:r w:rsidR="005E1518" w:rsidDel="006D35A7">
          <w:rPr>
            <w:color w:val="000000"/>
          </w:rPr>
          <w:delText xml:space="preserve">We calculated </w:delText>
        </w:r>
      </w:del>
      <w:ins w:id="168" w:author="Molly C. Mulcahy" w:date="2025-08-01T09:30:00Z" w16du:dateUtc="2025-08-01T14:30:00Z">
        <w:r w:rsidR="006D35A7">
          <w:rPr>
            <w:color w:val="000000"/>
          </w:rPr>
          <w:t>T</w:t>
        </w:r>
      </w:ins>
      <w:del w:id="169" w:author="Molly C. Mulcahy" w:date="2025-08-01T09:30:00Z" w16du:dateUtc="2025-08-01T14:30:00Z">
        <w:r w:rsidR="005E1518" w:rsidDel="006D35A7">
          <w:rPr>
            <w:color w:val="000000"/>
          </w:rPr>
          <w:delText>t</w:delText>
        </w:r>
      </w:del>
      <w:r w:rsidR="005E1518">
        <w:rPr>
          <w:color w:val="000000"/>
        </w:rPr>
        <w:t>he</w:t>
      </w:r>
      <w:r w:rsidR="00603E66">
        <w:rPr>
          <w:color w:val="000000"/>
        </w:rPr>
        <w:t xml:space="preserve"> </w:t>
      </w:r>
      <w:proofErr w:type="gramStart"/>
      <w:r w:rsidR="005E1518">
        <w:rPr>
          <w:color w:val="000000"/>
        </w:rPr>
        <w:t>total</w:t>
      </w:r>
      <w:proofErr w:type="gramEnd"/>
      <w:r w:rsidR="00603E66">
        <w:rPr>
          <w:color w:val="000000"/>
        </w:rPr>
        <w:t xml:space="preserve"> number of days </w:t>
      </w:r>
      <w:ins w:id="170" w:author="Molly C. Mulcahy" w:date="2025-08-01T09:30:00Z" w16du:dateUtc="2025-08-01T14:30:00Z">
        <w:r w:rsidR="006D35A7">
          <w:rPr>
            <w:color w:val="000000"/>
          </w:rPr>
          <w:t xml:space="preserve">spent </w:t>
        </w:r>
      </w:ins>
      <w:r w:rsidR="005E1518">
        <w:rPr>
          <w:color w:val="000000"/>
        </w:rPr>
        <w:t>in each</w:t>
      </w:r>
      <w:r w:rsidR="00603E66">
        <w:rPr>
          <w:color w:val="000000"/>
        </w:rPr>
        <w:t xml:space="preserve"> </w:t>
      </w:r>
      <w:r w:rsidR="005E1518">
        <w:rPr>
          <w:color w:val="000000"/>
        </w:rPr>
        <w:t xml:space="preserve">stage </w:t>
      </w:r>
      <w:r w:rsidR="00603E66">
        <w:rPr>
          <w:color w:val="000000"/>
        </w:rPr>
        <w:t>for each dam</w:t>
      </w:r>
      <w:ins w:id="171" w:author="Molly C. Mulcahy" w:date="2025-08-01T09:30:00Z" w16du:dateUtc="2025-08-01T14:30:00Z">
        <w:r w:rsidR="006D35A7">
          <w:rPr>
            <w:color w:val="000000"/>
          </w:rPr>
          <w:t xml:space="preserve"> before plugs were developed were calculated</w:t>
        </w:r>
      </w:ins>
      <w:r w:rsidR="00603E66">
        <w:rPr>
          <w:color w:val="000000"/>
        </w:rPr>
        <w:t>, then average</w:t>
      </w:r>
      <w:ins w:id="172" w:author="Molly C. Mulcahy" w:date="2025-08-01T09:30:00Z" w16du:dateUtc="2025-08-01T14:30:00Z">
        <w:r w:rsidR="006D35A7">
          <w:rPr>
            <w:color w:val="000000"/>
          </w:rPr>
          <w:t>d</w:t>
        </w:r>
      </w:ins>
      <w:del w:id="173" w:author="Molly C. Mulcahy" w:date="2025-08-01T09:30:00Z" w16du:dateUtc="2025-08-01T14:30:00Z">
        <w:r w:rsidR="00603E66" w:rsidDel="006D35A7">
          <w:rPr>
            <w:color w:val="000000"/>
          </w:rPr>
          <w:delText>s</w:delText>
        </w:r>
      </w:del>
      <w:r w:rsidR="00603E66">
        <w:rPr>
          <w:color w:val="000000"/>
        </w:rPr>
        <w:t xml:space="preserve"> </w:t>
      </w:r>
      <w:del w:id="174" w:author="Molly C. Mulcahy" w:date="2025-08-01T09:30:00Z" w16du:dateUtc="2025-08-01T14:30:00Z">
        <w:r w:rsidR="00603E66" w:rsidDel="006D35A7">
          <w:rPr>
            <w:color w:val="000000"/>
          </w:rPr>
          <w:delText>were taken for each maternal dietary regimen</w:delText>
        </w:r>
      </w:del>
      <w:ins w:id="175" w:author="Molly C. Mulcahy" w:date="2025-08-01T09:30:00Z" w16du:dateUtc="2025-08-01T14:30:00Z">
        <w:r w:rsidR="006D35A7">
          <w:rPr>
            <w:color w:val="000000"/>
          </w:rPr>
          <w:t>by experimental group</w:t>
        </w:r>
      </w:ins>
      <w:r w:rsidR="00603E66">
        <w:rPr>
          <w:color w:val="000000"/>
        </w:rPr>
        <w:t xml:space="preserve">. </w:t>
      </w:r>
    </w:p>
    <w:p w14:paraId="31881BA8" w14:textId="77777777" w:rsidR="00824B7E" w:rsidRPr="00824B7E" w:rsidRDefault="00824B7E" w:rsidP="00824B7E">
      <w:pPr>
        <w:pStyle w:val="NormalWeb"/>
        <w:spacing w:before="0" w:beforeAutospacing="0" w:after="0" w:afterAutospacing="0"/>
        <w:textAlignment w:val="baseline"/>
        <w:rPr>
          <w:color w:val="000000"/>
        </w:rPr>
      </w:pPr>
    </w:p>
    <w:p w14:paraId="3DBF5C41" w14:textId="5EE8DE1B" w:rsidR="00C01A49" w:rsidRDefault="00C01A49" w:rsidP="00AB3C57">
      <w:pPr>
        <w:pStyle w:val="Heading2"/>
      </w:pPr>
      <w:r>
        <w:t>Matin</w:t>
      </w:r>
      <w:r w:rsidR="005E1518">
        <w:t>, Fertility</w:t>
      </w:r>
      <w:r w:rsidR="003E6287">
        <w:t xml:space="preserve"> &amp; Pups</w:t>
      </w:r>
    </w:p>
    <w:p w14:paraId="5BE9BB6E" w14:textId="2CC62BD2" w:rsidR="00C01A49" w:rsidRPr="00C01A49" w:rsidRDefault="00C01A49" w:rsidP="00D51CB0">
      <w:pPr>
        <w:spacing w:line="360" w:lineRule="auto"/>
        <w:rPr>
          <w:rFonts w:ascii="Times New Roman" w:hAnsi="Times New Roman" w:cs="Times New Roman"/>
        </w:rPr>
      </w:pPr>
      <w:r w:rsidRPr="00C01A49">
        <w:rPr>
          <w:rFonts w:ascii="Times New Roman" w:hAnsi="Times New Roman" w:cs="Times New Roman"/>
        </w:rPr>
        <w:t xml:space="preserve">After </w:t>
      </w:r>
      <w:r w:rsidR="00DF73EF">
        <w:rPr>
          <w:rFonts w:ascii="Times New Roman" w:hAnsi="Times New Roman" w:cs="Times New Roman"/>
        </w:rPr>
        <w:t>6</w:t>
      </w:r>
      <w:r>
        <w:rPr>
          <w:rFonts w:ascii="Times New Roman" w:hAnsi="Times New Roman" w:cs="Times New Roman"/>
        </w:rPr>
        <w:t xml:space="preserve"> days of diet, age</w:t>
      </w:r>
      <w:ins w:id="176" w:author="Molly C. Mulcahy" w:date="2025-08-01T09:31:00Z" w16du:dateUtc="2025-08-01T14:31:00Z">
        <w:r w:rsidR="006D35A7">
          <w:rPr>
            <w:rFonts w:ascii="Times New Roman" w:hAnsi="Times New Roman" w:cs="Times New Roman"/>
          </w:rPr>
          <w:t>-</w:t>
        </w:r>
      </w:ins>
      <w:r>
        <w:rPr>
          <w:rFonts w:ascii="Times New Roman" w:hAnsi="Times New Roman" w:cs="Times New Roman"/>
        </w:rPr>
        <w:t xml:space="preserve"> and diet-matched males were introduced into female cages and were allowed to remain until copulatory plug was discovered (indicating pregnancy and gestational day E</w:t>
      </w:r>
      <w:r w:rsidR="00DF73EF">
        <w:rPr>
          <w:rFonts w:ascii="Times New Roman" w:hAnsi="Times New Roman" w:cs="Times New Roman"/>
        </w:rPr>
        <w:t>0</w:t>
      </w:r>
      <w:r>
        <w:rPr>
          <w:rFonts w:ascii="Times New Roman" w:hAnsi="Times New Roman" w:cs="Times New Roman"/>
        </w:rPr>
        <w:t xml:space="preserve">.5). </w:t>
      </w:r>
      <w:r w:rsidR="005E1518">
        <w:rPr>
          <w:rFonts w:ascii="Times New Roman" w:hAnsi="Times New Roman" w:cs="Times New Roman"/>
        </w:rPr>
        <w:t xml:space="preserve">To assess fertility, latency from mating to plug and rates of successful mating events were calculated. </w:t>
      </w:r>
      <w:r w:rsidR="003E6287">
        <w:rPr>
          <w:rFonts w:ascii="Times New Roman" w:hAnsi="Times New Roman" w:cs="Times New Roman"/>
        </w:rPr>
        <w:t xml:space="preserve">When pups were born, they were </w:t>
      </w:r>
      <w:del w:id="177" w:author="Molly C. Mulcahy" w:date="2025-08-01T09:31:00Z" w16du:dateUtc="2025-08-01T14:31:00Z">
        <w:r w:rsidR="003E6287" w:rsidDel="006D35A7">
          <w:rPr>
            <w:rFonts w:ascii="Times New Roman" w:hAnsi="Times New Roman" w:cs="Times New Roman"/>
          </w:rPr>
          <w:delText xml:space="preserve">measured </w:delText>
        </w:r>
      </w:del>
      <w:ins w:id="178" w:author="Molly C. Mulcahy" w:date="2025-08-01T09:31:00Z" w16du:dateUtc="2025-08-01T14:31:00Z">
        <w:r w:rsidR="006D35A7">
          <w:rPr>
            <w:rFonts w:ascii="Times New Roman" w:hAnsi="Times New Roman" w:cs="Times New Roman"/>
          </w:rPr>
          <w:t>weighed</w:t>
        </w:r>
        <w:r w:rsidR="006D35A7">
          <w:rPr>
            <w:rFonts w:ascii="Times New Roman" w:hAnsi="Times New Roman" w:cs="Times New Roman"/>
          </w:rPr>
          <w:t xml:space="preserve"> </w:t>
        </w:r>
      </w:ins>
      <w:r w:rsidR="003E6287">
        <w:rPr>
          <w:rFonts w:ascii="Times New Roman" w:hAnsi="Times New Roman" w:cs="Times New Roman"/>
        </w:rPr>
        <w:t>and counted within 24 hours</w:t>
      </w:r>
      <w:r w:rsidR="009454E5">
        <w:rPr>
          <w:rFonts w:ascii="Times New Roman" w:hAnsi="Times New Roman" w:cs="Times New Roman"/>
        </w:rPr>
        <w:t xml:space="preserve">, including those </w:t>
      </w:r>
      <w:del w:id="179" w:author="Molly C. Mulcahy" w:date="2025-08-01T09:31:00Z" w16du:dateUtc="2025-08-01T14:31:00Z">
        <w:r w:rsidR="009454E5" w:rsidDel="006D35A7">
          <w:rPr>
            <w:rFonts w:ascii="Times New Roman" w:hAnsi="Times New Roman" w:cs="Times New Roman"/>
          </w:rPr>
          <w:delText xml:space="preserve">who were </w:delText>
        </w:r>
      </w:del>
      <w:r w:rsidR="009454E5">
        <w:rPr>
          <w:rFonts w:ascii="Times New Roman" w:hAnsi="Times New Roman" w:cs="Times New Roman"/>
        </w:rPr>
        <w:t>dead at birth</w:t>
      </w:r>
      <w:r w:rsidR="003E6287">
        <w:rPr>
          <w:rFonts w:ascii="Times New Roman" w:hAnsi="Times New Roman" w:cs="Times New Roman"/>
        </w:rPr>
        <w:t xml:space="preserve">. </w:t>
      </w:r>
      <w:r w:rsidR="009454E5">
        <w:rPr>
          <w:rFonts w:ascii="Times New Roman" w:hAnsi="Times New Roman" w:cs="Times New Roman"/>
        </w:rPr>
        <w:t xml:space="preserve">Pups were then left to nurse </w:t>
      </w:r>
      <w:ins w:id="180" w:author="Molly C. Mulcahy" w:date="2025-08-01T09:31:00Z" w16du:dateUtc="2025-08-01T14:31:00Z">
        <w:r w:rsidR="006D35A7">
          <w:rPr>
            <w:rFonts w:ascii="Times New Roman" w:hAnsi="Times New Roman" w:cs="Times New Roman"/>
          </w:rPr>
          <w:t xml:space="preserve">normally </w:t>
        </w:r>
      </w:ins>
      <w:r w:rsidR="009454E5">
        <w:rPr>
          <w:rFonts w:ascii="Times New Roman" w:hAnsi="Times New Roman" w:cs="Times New Roman"/>
        </w:rPr>
        <w:t xml:space="preserve">for 3 days. At postnatal day 3, </w:t>
      </w:r>
      <w:del w:id="181" w:author="Molly C. Mulcahy" w:date="2025-08-01T09:31:00Z" w16du:dateUtc="2025-08-01T14:31:00Z">
        <w:r w:rsidR="009454E5" w:rsidDel="006D35A7">
          <w:rPr>
            <w:rFonts w:ascii="Times New Roman" w:hAnsi="Times New Roman" w:cs="Times New Roman"/>
          </w:rPr>
          <w:delText xml:space="preserve">litters </w:delText>
        </w:r>
      </w:del>
      <w:ins w:id="182" w:author="Molly C. Mulcahy" w:date="2025-08-01T09:31:00Z" w16du:dateUtc="2025-08-01T14:31:00Z">
        <w:r w:rsidR="006D35A7">
          <w:rPr>
            <w:rFonts w:ascii="Times New Roman" w:hAnsi="Times New Roman" w:cs="Times New Roman"/>
          </w:rPr>
          <w:t>all pu</w:t>
        </w:r>
      </w:ins>
      <w:ins w:id="183" w:author="Molly C. Mulcahy" w:date="2025-08-01T09:32:00Z" w16du:dateUtc="2025-08-01T14:32:00Z">
        <w:r w:rsidR="006D35A7">
          <w:rPr>
            <w:rFonts w:ascii="Times New Roman" w:hAnsi="Times New Roman" w:cs="Times New Roman"/>
          </w:rPr>
          <w:t>ps</w:t>
        </w:r>
      </w:ins>
      <w:ins w:id="184" w:author="Molly C. Mulcahy" w:date="2025-08-01T09:31:00Z" w16du:dateUtc="2025-08-01T14:31:00Z">
        <w:r w:rsidR="006D35A7">
          <w:rPr>
            <w:rFonts w:ascii="Times New Roman" w:hAnsi="Times New Roman" w:cs="Times New Roman"/>
          </w:rPr>
          <w:t xml:space="preserve"> </w:t>
        </w:r>
      </w:ins>
      <w:r w:rsidR="009454E5">
        <w:rPr>
          <w:rFonts w:ascii="Times New Roman" w:hAnsi="Times New Roman" w:cs="Times New Roman"/>
        </w:rPr>
        <w:t xml:space="preserve">were </w:t>
      </w:r>
      <w:r w:rsidR="00421EF4">
        <w:rPr>
          <w:rFonts w:ascii="Times New Roman" w:hAnsi="Times New Roman" w:cs="Times New Roman"/>
        </w:rPr>
        <w:t xml:space="preserve">weighed then </w:t>
      </w:r>
      <w:ins w:id="185" w:author="Molly C. Mulcahy" w:date="2025-08-01T09:32:00Z" w16du:dateUtc="2025-08-01T14:32:00Z">
        <w:r w:rsidR="006D35A7">
          <w:rPr>
            <w:rFonts w:ascii="Times New Roman" w:hAnsi="Times New Roman" w:cs="Times New Roman"/>
          </w:rPr>
          <w:t xml:space="preserve">litters were </w:t>
        </w:r>
      </w:ins>
      <w:del w:id="186" w:author="Molly C. Mulcahy" w:date="2025-08-01T09:32:00Z" w16du:dateUtc="2025-08-01T14:32:00Z">
        <w:r w:rsidR="009454E5" w:rsidDel="006D35A7">
          <w:rPr>
            <w:rFonts w:ascii="Times New Roman" w:hAnsi="Times New Roman" w:cs="Times New Roman"/>
          </w:rPr>
          <w:delText xml:space="preserve">reduced </w:delText>
        </w:r>
      </w:del>
      <w:ins w:id="187" w:author="Molly C. Mulcahy" w:date="2025-08-01T09:32:00Z" w16du:dateUtc="2025-08-01T14:32:00Z">
        <w:r w:rsidR="006D35A7">
          <w:rPr>
            <w:rFonts w:ascii="Times New Roman" w:hAnsi="Times New Roman" w:cs="Times New Roman"/>
          </w:rPr>
          <w:t>culled</w:t>
        </w:r>
        <w:r w:rsidR="006D35A7">
          <w:rPr>
            <w:rFonts w:ascii="Times New Roman" w:hAnsi="Times New Roman" w:cs="Times New Roman"/>
          </w:rPr>
          <w:t xml:space="preserve"> </w:t>
        </w:r>
      </w:ins>
      <w:r w:rsidR="009454E5">
        <w:rPr>
          <w:rFonts w:ascii="Times New Roman" w:hAnsi="Times New Roman" w:cs="Times New Roman"/>
        </w:rPr>
        <w:t xml:space="preserve">to </w:t>
      </w:r>
      <w:r w:rsidR="00801695">
        <w:rPr>
          <w:rFonts w:ascii="Times New Roman" w:hAnsi="Times New Roman" w:cs="Times New Roman"/>
        </w:rPr>
        <w:t xml:space="preserve">4 pups </w:t>
      </w:r>
      <w:del w:id="188" w:author="Molly C. Mulcahy" w:date="2025-08-01T09:32:00Z" w16du:dateUtc="2025-08-01T14:32:00Z">
        <w:r w:rsidR="00801695" w:rsidDel="006D35A7">
          <w:rPr>
            <w:rFonts w:ascii="Times New Roman" w:hAnsi="Times New Roman" w:cs="Times New Roman"/>
          </w:rPr>
          <w:delText xml:space="preserve">to each dam </w:delText>
        </w:r>
      </w:del>
      <w:r w:rsidR="00801695">
        <w:rPr>
          <w:rFonts w:ascii="Times New Roman" w:hAnsi="Times New Roman" w:cs="Times New Roman"/>
        </w:rPr>
        <w:t>(2 males, 2 females when possible) to standardize milk supply</w:t>
      </w:r>
      <w:del w:id="189" w:author="Molly C. Mulcahy" w:date="2025-08-01T09:32:00Z" w16du:dateUtc="2025-08-01T14:32:00Z">
        <w:r w:rsidR="00801695" w:rsidDel="006D35A7">
          <w:rPr>
            <w:rFonts w:ascii="Times New Roman" w:hAnsi="Times New Roman" w:cs="Times New Roman"/>
          </w:rPr>
          <w:delText xml:space="preserve"> between litters</w:delText>
        </w:r>
      </w:del>
      <w:r w:rsidR="00801695">
        <w:rPr>
          <w:rFonts w:ascii="Times New Roman" w:hAnsi="Times New Roman" w:cs="Times New Roman"/>
        </w:rPr>
        <w:t xml:space="preserve">. </w:t>
      </w:r>
      <w:r w:rsidR="00421EF4">
        <w:rPr>
          <w:rFonts w:ascii="Times New Roman" w:hAnsi="Times New Roman" w:cs="Times New Roman"/>
        </w:rPr>
        <w:t xml:space="preserve">Pups </w:t>
      </w:r>
      <w:del w:id="190" w:author="Molly C. Mulcahy" w:date="2025-08-01T09:32:00Z" w16du:dateUtc="2025-08-01T14:32:00Z">
        <w:r w:rsidR="00421EF4" w:rsidDel="006D35A7">
          <w:rPr>
            <w:rFonts w:ascii="Times New Roman" w:hAnsi="Times New Roman" w:cs="Times New Roman"/>
          </w:rPr>
          <w:delText>were then reweighed</w:delText>
        </w:r>
      </w:del>
      <w:ins w:id="191" w:author="Molly C. Mulcahy" w:date="2025-08-01T09:32:00Z" w16du:dateUtc="2025-08-01T14:32:00Z">
        <w:r w:rsidR="006D35A7">
          <w:rPr>
            <w:rFonts w:ascii="Times New Roman" w:hAnsi="Times New Roman" w:cs="Times New Roman"/>
          </w:rPr>
          <w:t>were further weighed</w:t>
        </w:r>
      </w:ins>
      <w:r w:rsidR="00421EF4">
        <w:rPr>
          <w:rFonts w:ascii="Times New Roman" w:hAnsi="Times New Roman" w:cs="Times New Roman"/>
        </w:rPr>
        <w:t xml:space="preserve"> on postnatal days 7, 14, and 21. At postnatal day 21dams and pups were sacrificed by </w:t>
      </w:r>
      <w:ins w:id="192" w:author="Molly C. Mulcahy" w:date="2025-08-01T09:32:00Z" w16du:dateUtc="2025-08-01T14:32:00Z">
        <w:r w:rsidR="006D35A7">
          <w:rPr>
            <w:rFonts w:ascii="Times New Roman" w:hAnsi="Times New Roman" w:cs="Times New Roman"/>
          </w:rPr>
          <w:t>c</w:t>
        </w:r>
      </w:ins>
      <w:del w:id="193" w:author="Molly C. Mulcahy" w:date="2025-08-01T09:32:00Z" w16du:dateUtc="2025-08-01T14:32:00Z">
        <w:r w:rsidR="00421EF4" w:rsidDel="006D35A7">
          <w:rPr>
            <w:rFonts w:ascii="Times New Roman" w:hAnsi="Times New Roman" w:cs="Times New Roman"/>
          </w:rPr>
          <w:delText>C</w:delText>
        </w:r>
      </w:del>
      <w:r w:rsidR="00421EF4">
        <w:rPr>
          <w:rFonts w:ascii="Times New Roman" w:hAnsi="Times New Roman" w:cs="Times New Roman"/>
        </w:rPr>
        <w:t xml:space="preserve">arbon </w:t>
      </w:r>
      <w:ins w:id="194" w:author="Molly C. Mulcahy" w:date="2025-08-01T09:32:00Z" w16du:dateUtc="2025-08-01T14:32:00Z">
        <w:r w:rsidR="006D35A7">
          <w:rPr>
            <w:rFonts w:ascii="Times New Roman" w:hAnsi="Times New Roman" w:cs="Times New Roman"/>
          </w:rPr>
          <w:t>d</w:t>
        </w:r>
      </w:ins>
      <w:del w:id="195" w:author="Molly C. Mulcahy" w:date="2025-08-01T09:32:00Z" w16du:dateUtc="2025-08-01T14:32:00Z">
        <w:r w:rsidR="00421EF4" w:rsidDel="006D35A7">
          <w:rPr>
            <w:rFonts w:ascii="Times New Roman" w:hAnsi="Times New Roman" w:cs="Times New Roman"/>
          </w:rPr>
          <w:delText>D</w:delText>
        </w:r>
      </w:del>
      <w:r w:rsidR="00421EF4">
        <w:rPr>
          <w:rFonts w:ascii="Times New Roman" w:hAnsi="Times New Roman" w:cs="Times New Roman"/>
        </w:rPr>
        <w:t xml:space="preserve">ioxide </w:t>
      </w:r>
      <w:ins w:id="196" w:author="Molly C. Mulcahy" w:date="2025-08-01T09:32:00Z" w16du:dateUtc="2025-08-01T14:32:00Z">
        <w:r w:rsidR="006D35A7">
          <w:rPr>
            <w:rFonts w:ascii="Times New Roman" w:hAnsi="Times New Roman" w:cs="Times New Roman"/>
          </w:rPr>
          <w:t>i</w:t>
        </w:r>
      </w:ins>
      <w:del w:id="197" w:author="Molly C. Mulcahy" w:date="2025-08-01T09:32:00Z" w16du:dateUtc="2025-08-01T14:32:00Z">
        <w:r w:rsidR="00421EF4" w:rsidDel="006D35A7">
          <w:rPr>
            <w:rFonts w:ascii="Times New Roman" w:hAnsi="Times New Roman" w:cs="Times New Roman"/>
          </w:rPr>
          <w:delText>I</w:delText>
        </w:r>
      </w:del>
      <w:r w:rsidR="00421EF4">
        <w:rPr>
          <w:rFonts w:ascii="Times New Roman" w:hAnsi="Times New Roman" w:cs="Times New Roman"/>
        </w:rPr>
        <w:t xml:space="preserve">nhalation and cervical dislocation. </w:t>
      </w:r>
    </w:p>
    <w:p w14:paraId="5C21357C" w14:textId="77777777" w:rsidR="006C05F4" w:rsidRDefault="006C05F4" w:rsidP="00AB3C57">
      <w:pPr>
        <w:pStyle w:val="Heading2"/>
      </w:pPr>
    </w:p>
    <w:p w14:paraId="3F63CB71" w14:textId="67136C79" w:rsidR="00AB3C57" w:rsidRDefault="006D6F75" w:rsidP="00AB3C57">
      <w:pPr>
        <w:pStyle w:val="Heading2"/>
      </w:pPr>
      <w:r>
        <w:t xml:space="preserve">Intraperitoneal </w:t>
      </w:r>
      <w:r w:rsidR="00AB3C57">
        <w:t>Insulin tolerance testing</w:t>
      </w:r>
      <w:r w:rsidR="005357E0">
        <w:t xml:space="preserve"> </w:t>
      </w:r>
    </w:p>
    <w:p w14:paraId="6385CF58" w14:textId="6A2AD034" w:rsidR="005425DC" w:rsidRDefault="009349AD" w:rsidP="005425DC">
      <w:pPr>
        <w:spacing w:line="360" w:lineRule="auto"/>
        <w:rPr>
          <w:rFonts w:ascii="Times New Roman" w:eastAsia="Times New Roman" w:hAnsi="Times New Roman" w:cs="Times New Roman"/>
        </w:rPr>
      </w:pPr>
      <w:r>
        <w:rPr>
          <w:rFonts w:ascii="Times New Roman" w:hAnsi="Times New Roman" w:cs="Times New Roman"/>
        </w:rPr>
        <w:t xml:space="preserve">Insulin </w:t>
      </w:r>
      <w:del w:id="198" w:author="Molly C. Mulcahy" w:date="2025-08-01T09:33:00Z" w16du:dateUtc="2025-08-01T14:33:00Z">
        <w:r w:rsidDel="00293CE6">
          <w:rPr>
            <w:rFonts w:ascii="Times New Roman" w:hAnsi="Times New Roman" w:cs="Times New Roman"/>
          </w:rPr>
          <w:delText xml:space="preserve">tolerance </w:delText>
        </w:r>
      </w:del>
      <w:ins w:id="199" w:author="Molly C. Mulcahy" w:date="2025-08-01T09:33:00Z" w16du:dateUtc="2025-08-01T14:33:00Z">
        <w:r w:rsidR="00293CE6">
          <w:rPr>
            <w:rFonts w:ascii="Times New Roman" w:hAnsi="Times New Roman" w:cs="Times New Roman"/>
          </w:rPr>
          <w:t>sensitivity</w:t>
        </w:r>
        <w:r w:rsidR="00293CE6">
          <w:rPr>
            <w:rFonts w:ascii="Times New Roman" w:hAnsi="Times New Roman" w:cs="Times New Roman"/>
          </w:rPr>
          <w:t xml:space="preserve"> </w:t>
        </w:r>
      </w:ins>
      <w:r>
        <w:rPr>
          <w:rFonts w:ascii="Times New Roman" w:hAnsi="Times New Roman" w:cs="Times New Roman"/>
        </w:rPr>
        <w:t xml:space="preserve">was measured via an insulin tolerance test (ITT). </w:t>
      </w:r>
      <w:r w:rsidR="00D833C4">
        <w:rPr>
          <w:rFonts w:ascii="Times New Roman" w:hAnsi="Times New Roman" w:cs="Times New Roman"/>
        </w:rPr>
        <w:t xml:space="preserve">On gestational day 16.5, dams were placed in a clean cage free </w:t>
      </w:r>
      <w:ins w:id="200" w:author="Molly C. Mulcahy" w:date="2025-08-01T09:34:00Z" w16du:dateUtc="2025-08-01T14:34:00Z">
        <w:r w:rsidR="00293CE6">
          <w:rPr>
            <w:rFonts w:ascii="Times New Roman" w:hAnsi="Times New Roman" w:cs="Times New Roman"/>
          </w:rPr>
          <w:t>from</w:t>
        </w:r>
      </w:ins>
      <w:del w:id="201" w:author="Molly C. Mulcahy" w:date="2025-08-01T09:34:00Z" w16du:dateUtc="2025-08-01T14:34:00Z">
        <w:r w:rsidR="00D833C4" w:rsidDel="00293CE6">
          <w:rPr>
            <w:rFonts w:ascii="Times New Roman" w:hAnsi="Times New Roman" w:cs="Times New Roman"/>
          </w:rPr>
          <w:delText>of</w:delText>
        </w:r>
      </w:del>
      <w:r w:rsidR="00D833C4">
        <w:rPr>
          <w:rFonts w:ascii="Times New Roman" w:hAnsi="Times New Roman" w:cs="Times New Roman"/>
        </w:rPr>
        <w:t xml:space="preserve"> food with </w:t>
      </w:r>
      <w:del w:id="202" w:author="Molly C. Mulcahy" w:date="2025-08-01T09:34:00Z" w16du:dateUtc="2025-08-01T14:34:00Z">
        <w:r w:rsidR="00D833C4" w:rsidDel="00293CE6">
          <w:rPr>
            <w:rFonts w:ascii="Times New Roman" w:hAnsi="Times New Roman" w:cs="Times New Roman"/>
          </w:rPr>
          <w:delText xml:space="preserve">a </w:delText>
        </w:r>
      </w:del>
      <w:ins w:id="203" w:author="Molly C. Mulcahy" w:date="2025-08-01T09:34:00Z" w16du:dateUtc="2025-08-01T14:34:00Z">
        <w:r w:rsidR="00293CE6">
          <w:rPr>
            <w:rFonts w:ascii="Times New Roman" w:hAnsi="Times New Roman" w:cs="Times New Roman"/>
          </w:rPr>
          <w:t xml:space="preserve">access to </w:t>
        </w:r>
      </w:ins>
      <w:r w:rsidR="00D833C4">
        <w:rPr>
          <w:rFonts w:ascii="Times New Roman" w:hAnsi="Times New Roman" w:cs="Times New Roman"/>
        </w:rPr>
        <w:t xml:space="preserve">water </w:t>
      </w:r>
      <w:del w:id="204" w:author="Molly C. Mulcahy" w:date="2025-08-01T09:34:00Z" w16du:dateUtc="2025-08-01T14:34:00Z">
        <w:r w:rsidR="00D833C4" w:rsidDel="00293CE6">
          <w:rPr>
            <w:rFonts w:ascii="Times New Roman" w:hAnsi="Times New Roman" w:cs="Times New Roman"/>
          </w:rPr>
          <w:delText>bottle</w:delText>
        </w:r>
        <w:r w:rsidR="00D833C4" w:rsidRPr="00D833C4" w:rsidDel="00293CE6">
          <w:rPr>
            <w:rFonts w:ascii="Times New Roman" w:hAnsi="Times New Roman" w:cs="Times New Roman"/>
          </w:rPr>
          <w:delText xml:space="preserve"> </w:delText>
        </w:r>
      </w:del>
      <w:r w:rsidR="00D833C4">
        <w:rPr>
          <w:rFonts w:ascii="Times New Roman" w:hAnsi="Times New Roman" w:cs="Times New Roman"/>
        </w:rPr>
        <w:t xml:space="preserve">at ZT20 (2AM). </w:t>
      </w:r>
      <w:r w:rsidR="006D6F75">
        <w:rPr>
          <w:rFonts w:ascii="Times New Roman" w:hAnsi="Times New Roman" w:cs="Times New Roman"/>
        </w:rPr>
        <w:t>Dams were fasted for 6 hours. At ZT2, a fasted blood sample was collected via tail clip and handheld glucometer. After assessment of fasting blood glucose, an intraperitoneal injection of insulin (Humulin, 0.75mg/</w:t>
      </w:r>
      <w:r w:rsidR="00D95834">
        <w:rPr>
          <w:rFonts w:ascii="Times New Roman" w:hAnsi="Times New Roman" w:cs="Times New Roman"/>
        </w:rPr>
        <w:t>kg body weight</w:t>
      </w:r>
      <w:r w:rsidR="006D6F75">
        <w:rPr>
          <w:rFonts w:ascii="Times New Roman" w:hAnsi="Times New Roman" w:cs="Times New Roman"/>
        </w:rPr>
        <w:t>)</w:t>
      </w:r>
      <w:r w:rsidR="00D95834">
        <w:rPr>
          <w:rFonts w:ascii="Times New Roman" w:hAnsi="Times New Roman" w:cs="Times New Roman"/>
        </w:rPr>
        <w:t xml:space="preserve"> was given. </w:t>
      </w:r>
      <w:r w:rsidR="006D6F75">
        <w:rPr>
          <w:rFonts w:ascii="Times New Roman" w:hAnsi="Times New Roman" w:cs="Times New Roman"/>
        </w:rPr>
        <w:t>B</w:t>
      </w:r>
      <w:commentRangeStart w:id="205"/>
      <w:r w:rsidR="006D6F75">
        <w:rPr>
          <w:rFonts w:ascii="Times New Roman" w:hAnsi="Times New Roman" w:cs="Times New Roman"/>
        </w:rPr>
        <w:t>lood glucose</w:t>
      </w:r>
      <w:r w:rsidR="00D95834">
        <w:rPr>
          <w:rFonts w:ascii="Times New Roman" w:hAnsi="Times New Roman" w:cs="Times New Roman"/>
        </w:rPr>
        <w:t xml:space="preserve"> following injection was </w:t>
      </w:r>
      <w:del w:id="206" w:author="Molly C. Mulcahy" w:date="2025-08-01T09:35:00Z" w16du:dateUtc="2025-08-01T14:35:00Z">
        <w:r w:rsidR="003E388F" w:rsidDel="00293CE6">
          <w:rPr>
            <w:rFonts w:ascii="Times New Roman" w:hAnsi="Times New Roman" w:cs="Times New Roman"/>
          </w:rPr>
          <w:delText xml:space="preserve">determined </w:delText>
        </w:r>
      </w:del>
      <w:ins w:id="207" w:author="Molly C. Mulcahy" w:date="2025-08-01T09:35:00Z" w16du:dateUtc="2025-08-01T14:35:00Z">
        <w:r w:rsidR="00293CE6">
          <w:rPr>
            <w:rFonts w:ascii="Times New Roman" w:hAnsi="Times New Roman" w:cs="Times New Roman"/>
          </w:rPr>
          <w:t>sampl</w:t>
        </w:r>
        <w:r w:rsidR="00293CE6">
          <w:rPr>
            <w:rFonts w:ascii="Times New Roman" w:hAnsi="Times New Roman" w:cs="Times New Roman"/>
          </w:rPr>
          <w:t xml:space="preserve">ed </w:t>
        </w:r>
      </w:ins>
      <w:r w:rsidR="00D95834">
        <w:rPr>
          <w:rFonts w:ascii="Times New Roman" w:hAnsi="Times New Roman" w:cs="Times New Roman"/>
        </w:rPr>
        <w:lastRenderedPageBreak/>
        <w:t xml:space="preserve">every 15 minutes for 2 hours. </w:t>
      </w:r>
      <w:r>
        <w:rPr>
          <w:rFonts w:ascii="Times New Roman" w:hAnsi="Times New Roman" w:cs="Times New Roman"/>
        </w:rPr>
        <w:t xml:space="preserve">Glucose area under the curve (AUC) was calculated by taking the sum of glucose values for each animal. </w:t>
      </w:r>
      <w:commentRangeEnd w:id="205"/>
      <w:r w:rsidR="00724CA0">
        <w:rPr>
          <w:rStyle w:val="CommentReference"/>
        </w:rPr>
        <w:commentReference w:id="205"/>
      </w:r>
      <w:r w:rsidR="005425DC">
        <w:rPr>
          <w:rFonts w:ascii="Times New Roman" w:hAnsi="Times New Roman" w:cs="Times New Roman"/>
        </w:rPr>
        <w:t xml:space="preserve">Rates of initial reduction in blood glucose was calculated by limiting the data to </w:t>
      </w:r>
      <w:r w:rsidR="00D51CB0">
        <w:rPr>
          <w:rFonts w:ascii="Times New Roman" w:hAnsi="Times New Roman" w:cs="Times New Roman"/>
        </w:rPr>
        <w:t>45</w:t>
      </w:r>
      <w:r w:rsidR="005425DC">
        <w:rPr>
          <w:rFonts w:ascii="Times New Roman" w:hAnsi="Times New Roman" w:cs="Times New Roman"/>
        </w:rPr>
        <w:t xml:space="preserve"> minutes after injection. We then modeled the exponential rate of decay in blood glucose for each dam as a </w:t>
      </w:r>
      <w:r w:rsidR="0042585B">
        <w:rPr>
          <w:rFonts w:ascii="Times New Roman" w:hAnsi="Times New Roman" w:cs="Times New Roman"/>
        </w:rPr>
        <w:t>slope</w:t>
      </w:r>
      <w:r w:rsidR="005425DC">
        <w:rPr>
          <w:rFonts w:ascii="Times New Roman" w:hAnsi="Times New Roman" w:cs="Times New Roman"/>
        </w:rPr>
        <w:t xml:space="preserve"> and took the average by feeding group. </w:t>
      </w:r>
      <w:del w:id="208" w:author="Molly C. Mulcahy" w:date="2025-08-01T09:35:00Z" w16du:dateUtc="2025-08-01T14:35:00Z">
        <w:r w:rsidR="0042585B" w:rsidDel="00293CE6">
          <w:rPr>
            <w:rFonts w:ascii="Times New Roman" w:hAnsi="Times New Roman" w:cs="Times New Roman"/>
          </w:rPr>
          <w:delText>We also</w:delText>
        </w:r>
      </w:del>
      <w:ins w:id="209" w:author="Molly C. Mulcahy" w:date="2025-08-01T09:35:00Z" w16du:dateUtc="2025-08-01T14:35:00Z">
        <w:r w:rsidR="00293CE6">
          <w:rPr>
            <w:rFonts w:ascii="Times New Roman" w:hAnsi="Times New Roman" w:cs="Times New Roman"/>
          </w:rPr>
          <w:t>To</w:t>
        </w:r>
      </w:ins>
      <w:r w:rsidR="0042585B">
        <w:rPr>
          <w:rFonts w:ascii="Times New Roman" w:hAnsi="Times New Roman" w:cs="Times New Roman"/>
        </w:rPr>
        <w:t xml:space="preserve"> calculate the rate of rebound after </w:t>
      </w:r>
      <w:proofErr w:type="gramStart"/>
      <w:r w:rsidR="0042585B">
        <w:rPr>
          <w:rFonts w:ascii="Times New Roman" w:hAnsi="Times New Roman" w:cs="Times New Roman"/>
        </w:rPr>
        <w:t>hypoglycemia</w:t>
      </w:r>
      <w:ins w:id="210" w:author="Molly C. Mulcahy" w:date="2025-08-01T09:35:00Z" w16du:dateUtc="2025-08-01T14:35:00Z">
        <w:r w:rsidR="00293CE6">
          <w:rPr>
            <w:rFonts w:ascii="Times New Roman" w:hAnsi="Times New Roman" w:cs="Times New Roman"/>
          </w:rPr>
          <w:t xml:space="preserve">, </w:t>
        </w:r>
      </w:ins>
      <w:r w:rsidR="0042585B">
        <w:rPr>
          <w:rFonts w:ascii="Times New Roman" w:hAnsi="Times New Roman" w:cs="Times New Roman"/>
        </w:rPr>
        <w:t xml:space="preserve"> </w:t>
      </w:r>
      <w:ins w:id="211" w:author="Molly C. Mulcahy" w:date="2025-08-01T09:35:00Z" w16du:dateUtc="2025-08-01T14:35:00Z">
        <w:r w:rsidR="00293CE6">
          <w:rPr>
            <w:rFonts w:ascii="Times New Roman" w:hAnsi="Times New Roman" w:cs="Times New Roman"/>
          </w:rPr>
          <w:t>we</w:t>
        </w:r>
      </w:ins>
      <w:proofErr w:type="gramEnd"/>
      <w:del w:id="212" w:author="Molly C. Mulcahy" w:date="2025-08-01T09:35:00Z" w16du:dateUtc="2025-08-01T14:35:00Z">
        <w:r w:rsidR="0042585B" w:rsidDel="00293CE6">
          <w:rPr>
            <w:rFonts w:ascii="Times New Roman" w:hAnsi="Times New Roman" w:cs="Times New Roman"/>
          </w:rPr>
          <w:delText>by</w:delText>
        </w:r>
      </w:del>
      <w:r w:rsidR="0042585B">
        <w:rPr>
          <w:rFonts w:ascii="Times New Roman" w:hAnsi="Times New Roman" w:cs="Times New Roman"/>
        </w:rPr>
        <w:t xml:space="preserve"> limi</w:t>
      </w:r>
      <w:ins w:id="213" w:author="Molly C. Mulcahy" w:date="2025-08-01T09:35:00Z" w16du:dateUtc="2025-08-01T14:35:00Z">
        <w:r w:rsidR="00293CE6">
          <w:rPr>
            <w:rFonts w:ascii="Times New Roman" w:hAnsi="Times New Roman" w:cs="Times New Roman"/>
          </w:rPr>
          <w:t>ted</w:t>
        </w:r>
      </w:ins>
      <w:del w:id="214" w:author="Molly C. Mulcahy" w:date="2025-08-01T09:35:00Z" w16du:dateUtc="2025-08-01T14:35:00Z">
        <w:r w:rsidR="0042585B" w:rsidDel="00293CE6">
          <w:rPr>
            <w:rFonts w:ascii="Times New Roman" w:hAnsi="Times New Roman" w:cs="Times New Roman"/>
          </w:rPr>
          <w:delText>ting</w:delText>
        </w:r>
      </w:del>
      <w:r w:rsidR="0042585B">
        <w:rPr>
          <w:rFonts w:ascii="Times New Roman" w:hAnsi="Times New Roman" w:cs="Times New Roman"/>
        </w:rPr>
        <w:t xml:space="preserve"> the data </w:t>
      </w:r>
      <w:r w:rsidR="00D51CB0">
        <w:rPr>
          <w:rFonts w:ascii="Times New Roman" w:hAnsi="Times New Roman" w:cs="Times New Roman"/>
        </w:rPr>
        <w:t xml:space="preserve">to </w:t>
      </w:r>
      <w:del w:id="215" w:author="Molly C. Mulcahy" w:date="2025-08-01T09:35:00Z" w16du:dateUtc="2025-08-01T14:35:00Z">
        <w:r w:rsidR="00D51CB0" w:rsidDel="00293CE6">
          <w:rPr>
            <w:rFonts w:ascii="Times New Roman" w:hAnsi="Times New Roman" w:cs="Times New Roman"/>
          </w:rPr>
          <w:delText xml:space="preserve">data collected </w:delText>
        </w:r>
      </w:del>
      <w:r w:rsidR="00D51CB0">
        <w:rPr>
          <w:rFonts w:ascii="Times New Roman" w:hAnsi="Times New Roman" w:cs="Times New Roman"/>
        </w:rPr>
        <w:t xml:space="preserve">75-120 </w:t>
      </w:r>
      <w:r w:rsidR="00021AF3">
        <w:rPr>
          <w:rFonts w:ascii="Times New Roman" w:hAnsi="Times New Roman" w:cs="Times New Roman"/>
        </w:rPr>
        <w:t>minutes after injection</w:t>
      </w:r>
      <w:r w:rsidR="002F7E44">
        <w:rPr>
          <w:rFonts w:ascii="Times New Roman" w:hAnsi="Times New Roman" w:cs="Times New Roman"/>
        </w:rPr>
        <w:t xml:space="preserve">, </w:t>
      </w:r>
      <w:r w:rsidR="002F7E44" w:rsidRPr="00AE2F7C">
        <w:rPr>
          <w:rFonts w:ascii="Times New Roman" w:hAnsi="Times New Roman" w:cs="Times New Roman"/>
        </w:rPr>
        <w:t xml:space="preserve">then </w:t>
      </w:r>
      <w:del w:id="216" w:author="Molly C. Mulcahy" w:date="2025-08-01T09:36:00Z" w16du:dateUtc="2025-08-01T14:36:00Z">
        <w:r w:rsidR="002F7E44" w:rsidRPr="00AE2F7C" w:rsidDel="00293CE6">
          <w:rPr>
            <w:rFonts w:ascii="Times New Roman" w:hAnsi="Times New Roman" w:cs="Times New Roman"/>
          </w:rPr>
          <w:delText xml:space="preserve">modeling </w:delText>
        </w:r>
      </w:del>
      <w:ins w:id="217" w:author="Molly C. Mulcahy" w:date="2025-08-01T09:36:00Z" w16du:dateUtc="2025-08-01T14:36:00Z">
        <w:r w:rsidR="00293CE6" w:rsidRPr="00AE2F7C">
          <w:rPr>
            <w:rFonts w:ascii="Times New Roman" w:hAnsi="Times New Roman" w:cs="Times New Roman"/>
          </w:rPr>
          <w:t>model</w:t>
        </w:r>
        <w:r w:rsidR="00293CE6">
          <w:rPr>
            <w:rFonts w:ascii="Times New Roman" w:hAnsi="Times New Roman" w:cs="Times New Roman"/>
          </w:rPr>
          <w:t>ed</w:t>
        </w:r>
        <w:r w:rsidR="00293CE6" w:rsidRPr="00AE2F7C">
          <w:rPr>
            <w:rFonts w:ascii="Times New Roman" w:hAnsi="Times New Roman" w:cs="Times New Roman"/>
          </w:rPr>
          <w:t xml:space="preserve"> </w:t>
        </w:r>
      </w:ins>
      <w:r w:rsidR="002F7E44" w:rsidRPr="00AE2F7C">
        <w:rPr>
          <w:rFonts w:ascii="Times New Roman" w:hAnsi="Times New Roman" w:cs="Times New Roman"/>
        </w:rPr>
        <w:t xml:space="preserve">the linear rise in glucose </w:t>
      </w:r>
      <w:r w:rsidR="00AE2F7C" w:rsidRPr="00AE2F7C">
        <w:rPr>
          <w:rFonts w:ascii="Times New Roman" w:hAnsi="Times New Roman" w:cs="Times New Roman"/>
        </w:rPr>
        <w:t xml:space="preserve">as </w:t>
      </w:r>
      <w:r w:rsidR="002F7E44" w:rsidRPr="00AE2F7C">
        <w:rPr>
          <w:rFonts w:ascii="Times New Roman" w:hAnsi="Times New Roman" w:cs="Times New Roman"/>
        </w:rPr>
        <w:t>a</w:t>
      </w:r>
      <w:r w:rsidR="0021591E" w:rsidRPr="00AE2F7C">
        <w:rPr>
          <w:rFonts w:ascii="Times New Roman" w:hAnsi="Times New Roman" w:cs="Times New Roman"/>
        </w:rPr>
        <w:t xml:space="preserve"> </w:t>
      </w:r>
      <w:proofErr w:type="spellStart"/>
      <w:proofErr w:type="gramStart"/>
      <w:r w:rsidR="002F7E44" w:rsidRPr="00AE2F7C">
        <w:rPr>
          <w:rFonts w:ascii="Times New Roman" w:hAnsi="Times New Roman" w:cs="Times New Roman"/>
        </w:rPr>
        <w:t>time</w:t>
      </w:r>
      <w:r w:rsidR="0021591E" w:rsidRPr="00AE2F7C">
        <w:rPr>
          <w:rFonts w:ascii="Times New Roman" w:hAnsi="Times New Roman" w:cs="Times New Roman"/>
        </w:rPr>
        <w:t>:treatment</w:t>
      </w:r>
      <w:proofErr w:type="spellEnd"/>
      <w:proofErr w:type="gramEnd"/>
      <w:r w:rsidR="0021591E" w:rsidRPr="00AE2F7C">
        <w:rPr>
          <w:rFonts w:ascii="Times New Roman" w:hAnsi="Times New Roman" w:cs="Times New Roman"/>
        </w:rPr>
        <w:t xml:space="preserve"> interaction</w:t>
      </w:r>
      <w:r w:rsidR="002F7E44">
        <w:rPr>
          <w:rFonts w:ascii="Times New Roman" w:hAnsi="Times New Roman" w:cs="Times New Roman"/>
        </w:rPr>
        <w:t xml:space="preserve">. </w:t>
      </w:r>
    </w:p>
    <w:p w14:paraId="51A83522" w14:textId="1F706100" w:rsidR="00D95834" w:rsidRDefault="00D95834" w:rsidP="00AB3C57">
      <w:pPr>
        <w:rPr>
          <w:rFonts w:ascii="Times New Roman" w:hAnsi="Times New Roman" w:cs="Times New Roman"/>
        </w:rPr>
      </w:pPr>
    </w:p>
    <w:p w14:paraId="6B15FC43" w14:textId="457B909F" w:rsidR="00722853" w:rsidRDefault="00722853" w:rsidP="00AB3C57">
      <w:pPr>
        <w:rPr>
          <w:rFonts w:ascii="Times New Roman" w:hAnsi="Times New Roman" w:cs="Times New Roman"/>
        </w:rPr>
      </w:pPr>
    </w:p>
    <w:p w14:paraId="30680E63" w14:textId="62FDBCAE" w:rsidR="00722853" w:rsidRDefault="00722853" w:rsidP="00722853">
      <w:pPr>
        <w:pStyle w:val="Heading2"/>
      </w:pPr>
      <w:r>
        <w:t>Blood Collection and Hormonal Analysis</w:t>
      </w:r>
    </w:p>
    <w:p w14:paraId="3C90BB49" w14:textId="1CA86767" w:rsidR="002966E6" w:rsidRDefault="00722853" w:rsidP="00B310D2">
      <w:pPr>
        <w:spacing w:line="360" w:lineRule="auto"/>
        <w:rPr>
          <w:rFonts w:ascii="Times New Roman" w:hAnsi="Times New Roman" w:cs="Times New Roman"/>
        </w:rPr>
      </w:pPr>
      <w:r w:rsidRPr="00722853">
        <w:rPr>
          <w:rFonts w:ascii="Times New Roman" w:hAnsi="Times New Roman" w:cs="Times New Roman"/>
        </w:rPr>
        <w:t>The day after the insulin tolerance testing, we collected blood sample</w:t>
      </w:r>
      <w:r w:rsidR="00AF11AB">
        <w:rPr>
          <w:rFonts w:ascii="Times New Roman" w:hAnsi="Times New Roman" w:cs="Times New Roman"/>
        </w:rPr>
        <w:t>s from dams</w:t>
      </w:r>
      <w:r w:rsidR="002966E6">
        <w:rPr>
          <w:rFonts w:ascii="Times New Roman" w:hAnsi="Times New Roman" w:cs="Times New Roman"/>
        </w:rPr>
        <w:t xml:space="preserve"> at ZT1 and ZT13</w:t>
      </w:r>
      <w:r w:rsidR="00AF11AB">
        <w:rPr>
          <w:rFonts w:ascii="Times New Roman" w:hAnsi="Times New Roman" w:cs="Times New Roman"/>
        </w:rPr>
        <w:t>. They were lightly anaesthetized via inhaled isoflurane then whole blood w</w:t>
      </w:r>
      <w:r w:rsidR="002966E6">
        <w:rPr>
          <w:rFonts w:ascii="Times New Roman" w:hAnsi="Times New Roman" w:cs="Times New Roman"/>
        </w:rPr>
        <w:t xml:space="preserve">as collected via capillary tube </w:t>
      </w:r>
      <w:ins w:id="218" w:author="Molly C. Mulcahy" w:date="2025-08-01T09:36:00Z" w16du:dateUtc="2025-08-01T14:36:00Z">
        <w:r w:rsidR="00293CE6">
          <w:rPr>
            <w:rFonts w:ascii="Times New Roman" w:hAnsi="Times New Roman" w:cs="Times New Roman"/>
          </w:rPr>
          <w:t>b</w:t>
        </w:r>
      </w:ins>
      <w:del w:id="219" w:author="Molly C. Mulcahy" w:date="2025-08-01T09:36:00Z" w16du:dateUtc="2025-08-01T14:36:00Z">
        <w:r w:rsidR="002966E6" w:rsidDel="00293CE6">
          <w:rPr>
            <w:rFonts w:ascii="Times New Roman" w:hAnsi="Times New Roman" w:cs="Times New Roman"/>
          </w:rPr>
          <w:delText xml:space="preserve">and </w:delText>
        </w:r>
      </w:del>
      <w:ins w:id="220" w:author="Molly C. Mulcahy" w:date="2025-08-01T09:36:00Z" w16du:dateUtc="2025-08-01T14:36:00Z">
        <w:r w:rsidR="00293CE6">
          <w:rPr>
            <w:rFonts w:ascii="Times New Roman" w:hAnsi="Times New Roman" w:cs="Times New Roman"/>
          </w:rPr>
          <w:t>y</w:t>
        </w:r>
        <w:r w:rsidR="00293CE6">
          <w:rPr>
            <w:rFonts w:ascii="Times New Roman" w:hAnsi="Times New Roman" w:cs="Times New Roman"/>
          </w:rPr>
          <w:t xml:space="preserve"> </w:t>
        </w:r>
      </w:ins>
      <w:r w:rsidR="002966E6">
        <w:rPr>
          <w:rFonts w:ascii="Times New Roman" w:hAnsi="Times New Roman" w:cs="Times New Roman"/>
        </w:rPr>
        <w:t>retroorbital bleed. Whole blood was left to clot on ice for 20 minutes, then was spun down in a cold centrifuge for 20 minutes at 2000G (</w:t>
      </w:r>
      <w:r w:rsidR="002966E6" w:rsidRPr="005E1518">
        <w:rPr>
          <w:rFonts w:ascii="Times New Roman" w:hAnsi="Times New Roman" w:cs="Times New Roman"/>
        </w:rPr>
        <w:t>Eppendorf,</w:t>
      </w:r>
      <w:r w:rsidR="002966E6">
        <w:rPr>
          <w:rFonts w:ascii="Times New Roman" w:hAnsi="Times New Roman" w:cs="Times New Roman"/>
        </w:rPr>
        <w:t xml:space="preserve"> 4°C). Serum was pipetted off and stored at -80°C until later use. Insulin was assayed in serum using a commercially available</w:t>
      </w:r>
      <w:del w:id="221" w:author="Molly C. Mulcahy" w:date="2025-08-01T09:36:00Z" w16du:dateUtc="2025-08-01T14:36:00Z">
        <w:r w:rsidR="002966E6" w:rsidDel="00293CE6">
          <w:rPr>
            <w:rFonts w:ascii="Times New Roman" w:hAnsi="Times New Roman" w:cs="Times New Roman"/>
          </w:rPr>
          <w:delText xml:space="preserve"> </w:delText>
        </w:r>
      </w:del>
      <w:r w:rsidR="005E1518">
        <w:rPr>
          <w:rFonts w:ascii="Times New Roman" w:hAnsi="Times New Roman" w:cs="Times New Roman"/>
        </w:rPr>
        <w:t xml:space="preserve">, ultra-sensitive mouse </w:t>
      </w:r>
      <w:r w:rsidR="002966E6">
        <w:rPr>
          <w:rFonts w:ascii="Times New Roman" w:hAnsi="Times New Roman" w:cs="Times New Roman"/>
        </w:rPr>
        <w:t>ELISA kit (</w:t>
      </w:r>
      <w:r w:rsidR="005E1518">
        <w:rPr>
          <w:rFonts w:ascii="Times New Roman" w:hAnsi="Times New Roman" w:cs="Times New Roman"/>
        </w:rPr>
        <w:t>Crystal Chem, catalog #90080).</w:t>
      </w:r>
    </w:p>
    <w:p w14:paraId="0980DA97" w14:textId="2F4E76E6" w:rsidR="009846BA" w:rsidRDefault="009846BA" w:rsidP="00722853">
      <w:pPr>
        <w:rPr>
          <w:rFonts w:ascii="Times New Roman" w:hAnsi="Times New Roman" w:cs="Times New Roman"/>
        </w:rPr>
      </w:pPr>
    </w:p>
    <w:p w14:paraId="70341730" w14:textId="0151090E" w:rsidR="009846BA" w:rsidRDefault="009846BA" w:rsidP="009846BA">
      <w:pPr>
        <w:pStyle w:val="Heading2"/>
      </w:pPr>
      <w:r>
        <w:t>Neonatal</w:t>
      </w:r>
      <w:del w:id="222" w:author="Molly C. Mulcahy" w:date="2025-08-01T09:37:00Z" w16du:dateUtc="2025-08-01T14:37:00Z">
        <w:r w:rsidDel="00293CE6">
          <w:delText xml:space="preserve"> Life</w:delText>
        </w:r>
      </w:del>
      <w:r>
        <w:t xml:space="preserve"> Outcomes</w:t>
      </w:r>
    </w:p>
    <w:p w14:paraId="1CD513F6" w14:textId="46282472" w:rsidR="00367767" w:rsidRPr="00367767" w:rsidRDefault="00367767" w:rsidP="00B310D2">
      <w:pPr>
        <w:spacing w:line="360" w:lineRule="auto"/>
        <w:rPr>
          <w:rFonts w:ascii="Times New Roman" w:hAnsi="Times New Roman" w:cs="Times New Roman"/>
        </w:rPr>
      </w:pPr>
      <w:r w:rsidRPr="00367767">
        <w:rPr>
          <w:rFonts w:ascii="Times New Roman" w:hAnsi="Times New Roman" w:cs="Times New Roman"/>
        </w:rPr>
        <w:t>Gestational age</w:t>
      </w:r>
      <w:r>
        <w:rPr>
          <w:rFonts w:ascii="Times New Roman" w:hAnsi="Times New Roman" w:cs="Times New Roman"/>
        </w:rPr>
        <w:t xml:space="preserve"> was determined by the date of birth subtracted from date of copulatory plug. Litter size was represented as the number of pups </w:t>
      </w:r>
      <w:r w:rsidR="00B310D2">
        <w:rPr>
          <w:rFonts w:ascii="Times New Roman" w:hAnsi="Times New Roman" w:cs="Times New Roman"/>
        </w:rPr>
        <w:t xml:space="preserve">delivered </w:t>
      </w:r>
      <w:r>
        <w:rPr>
          <w:rFonts w:ascii="Times New Roman" w:hAnsi="Times New Roman" w:cs="Times New Roman"/>
        </w:rPr>
        <w:t xml:space="preserve">per dam, then averaged by </w:t>
      </w:r>
      <w:del w:id="223" w:author="Molly C. Mulcahy" w:date="2025-08-01T09:37:00Z" w16du:dateUtc="2025-08-01T14:37:00Z">
        <w:r w:rsidDel="00293CE6">
          <w:rPr>
            <w:rFonts w:ascii="Times New Roman" w:hAnsi="Times New Roman" w:cs="Times New Roman"/>
          </w:rPr>
          <w:delText>feeding regimen</w:delText>
        </w:r>
      </w:del>
      <w:ins w:id="224" w:author="Molly C. Mulcahy" w:date="2025-08-01T09:37:00Z" w16du:dateUtc="2025-08-01T14:37:00Z">
        <w:r w:rsidR="00293CE6">
          <w:rPr>
            <w:rFonts w:ascii="Times New Roman" w:hAnsi="Times New Roman" w:cs="Times New Roman"/>
          </w:rPr>
          <w:t>experimental group</w:t>
        </w:r>
      </w:ins>
      <w:r>
        <w:rPr>
          <w:rFonts w:ascii="Times New Roman" w:hAnsi="Times New Roman" w:cs="Times New Roman"/>
        </w:rPr>
        <w:t xml:space="preserve">. </w:t>
      </w:r>
      <w:r w:rsidR="003E6287">
        <w:rPr>
          <w:rFonts w:ascii="Times New Roman" w:hAnsi="Times New Roman" w:cs="Times New Roman"/>
        </w:rPr>
        <w:t xml:space="preserve">Percent survival was determined as the number of pups </w:t>
      </w:r>
      <w:del w:id="225" w:author="Molly C. Mulcahy" w:date="2025-08-01T09:37:00Z" w16du:dateUtc="2025-08-01T14:37:00Z">
        <w:r w:rsidR="003E6287" w:rsidDel="00293CE6">
          <w:rPr>
            <w:rFonts w:ascii="Times New Roman" w:hAnsi="Times New Roman" w:cs="Times New Roman"/>
          </w:rPr>
          <w:delText>who were present</w:delText>
        </w:r>
      </w:del>
      <w:ins w:id="226" w:author="Molly C. Mulcahy" w:date="2025-08-01T09:37:00Z" w16du:dateUtc="2025-08-01T14:37:00Z">
        <w:r w:rsidR="00293CE6">
          <w:rPr>
            <w:rFonts w:ascii="Times New Roman" w:hAnsi="Times New Roman" w:cs="Times New Roman"/>
          </w:rPr>
          <w:t>alive</w:t>
        </w:r>
      </w:ins>
      <w:r w:rsidR="003E6287">
        <w:rPr>
          <w:rFonts w:ascii="Times New Roman" w:hAnsi="Times New Roman" w:cs="Times New Roman"/>
        </w:rPr>
        <w:t xml:space="preserve"> at postnatal day 3</w:t>
      </w:r>
      <w:r w:rsidR="003A2DA6">
        <w:rPr>
          <w:rFonts w:ascii="Times New Roman" w:hAnsi="Times New Roman" w:cs="Times New Roman"/>
        </w:rPr>
        <w:t xml:space="preserve"> divided by </w:t>
      </w:r>
      <w:del w:id="227" w:author="Molly C. Mulcahy" w:date="2025-08-01T09:37:00Z" w16du:dateUtc="2025-08-01T14:37:00Z">
        <w:r w:rsidR="003A2DA6" w:rsidDel="00293CE6">
          <w:rPr>
            <w:rFonts w:ascii="Times New Roman" w:hAnsi="Times New Roman" w:cs="Times New Roman"/>
          </w:rPr>
          <w:delText xml:space="preserve">the </w:delText>
        </w:r>
      </w:del>
      <w:r w:rsidR="003A2DA6">
        <w:rPr>
          <w:rFonts w:ascii="Times New Roman" w:hAnsi="Times New Roman" w:cs="Times New Roman"/>
        </w:rPr>
        <w:t xml:space="preserve">initial litter size. </w:t>
      </w:r>
      <w:r w:rsidR="007221AF">
        <w:rPr>
          <w:rFonts w:ascii="Times New Roman" w:hAnsi="Times New Roman" w:cs="Times New Roman"/>
        </w:rPr>
        <w:t xml:space="preserve">Birth weight was calculated as the average </w:t>
      </w:r>
      <w:r w:rsidR="005B1CEC">
        <w:rPr>
          <w:rFonts w:ascii="Times New Roman" w:hAnsi="Times New Roman" w:cs="Times New Roman"/>
        </w:rPr>
        <w:t xml:space="preserve">of all living pups for each dam, then further averaged by feeding regimen. </w:t>
      </w:r>
    </w:p>
    <w:p w14:paraId="737E4451" w14:textId="77777777" w:rsidR="00D95834" w:rsidRDefault="00D95834" w:rsidP="00AB3C57">
      <w:pPr>
        <w:rPr>
          <w:rFonts w:ascii="Times New Roman" w:hAnsi="Times New Roman" w:cs="Times New Roman"/>
        </w:rPr>
      </w:pPr>
    </w:p>
    <w:p w14:paraId="051BB416" w14:textId="2A58BDB0" w:rsidR="00AB3C57" w:rsidRDefault="00D95834" w:rsidP="00D95834">
      <w:pPr>
        <w:pStyle w:val="Heading2"/>
      </w:pPr>
      <w:r>
        <w:t>Statistical Analyses</w:t>
      </w:r>
      <w:r w:rsidR="006D6F75">
        <w:t xml:space="preserve"> </w:t>
      </w:r>
    </w:p>
    <w:p w14:paraId="2971C2C9" w14:textId="3D00F4F0" w:rsidR="00D415F2" w:rsidRPr="00D415F2" w:rsidRDefault="000459F9" w:rsidP="00B310D2">
      <w:pPr>
        <w:spacing w:line="360" w:lineRule="auto"/>
        <w:rPr>
          <w:rFonts w:ascii="Times New Roman" w:hAnsi="Times New Roman" w:cs="Times New Roman"/>
        </w:rPr>
      </w:pPr>
      <w:r>
        <w:rPr>
          <w:rFonts w:ascii="Times New Roman" w:hAnsi="Times New Roman" w:cs="Times New Roman"/>
        </w:rPr>
        <w:t xml:space="preserve">Values are represented as mean ± standard error. Pairwise values are evaluated by Shapiro test for normality and Levene’s Test </w:t>
      </w:r>
      <w:r w:rsidR="00DD0E5D">
        <w:rPr>
          <w:rFonts w:ascii="Times New Roman" w:hAnsi="Times New Roman" w:cs="Times New Roman"/>
        </w:rPr>
        <w:t>for equivalence of variance</w:t>
      </w:r>
      <w:r>
        <w:rPr>
          <w:rFonts w:ascii="Times New Roman" w:hAnsi="Times New Roman" w:cs="Times New Roman"/>
        </w:rPr>
        <w:t>.</w:t>
      </w:r>
      <w:r w:rsidR="00DD0E5D">
        <w:rPr>
          <w:rFonts w:ascii="Times New Roman" w:hAnsi="Times New Roman" w:cs="Times New Roman"/>
        </w:rPr>
        <w:t xml:space="preserve"> When </w:t>
      </w:r>
      <w:del w:id="228" w:author="Molly C. Mulcahy" w:date="2025-08-01T09:38:00Z" w16du:dateUtc="2025-08-01T14:38:00Z">
        <w:r w:rsidR="00DD0E5D" w:rsidDel="00293CE6">
          <w:rPr>
            <w:rFonts w:ascii="Times New Roman" w:hAnsi="Times New Roman" w:cs="Times New Roman"/>
          </w:rPr>
          <w:delText>values were</w:delText>
        </w:r>
      </w:del>
      <w:ins w:id="229" w:author="Molly C. Mulcahy" w:date="2025-08-01T09:38:00Z" w16du:dateUtc="2025-08-01T14:38:00Z">
        <w:r w:rsidR="00293CE6">
          <w:rPr>
            <w:rFonts w:ascii="Times New Roman" w:hAnsi="Times New Roman" w:cs="Times New Roman"/>
          </w:rPr>
          <w:t>assumptions of</w:t>
        </w:r>
      </w:ins>
      <w:r w:rsidR="00DD0E5D">
        <w:rPr>
          <w:rFonts w:ascii="Times New Roman" w:hAnsi="Times New Roman" w:cs="Times New Roman"/>
        </w:rPr>
        <w:t xml:space="preserve"> </w:t>
      </w:r>
      <w:del w:id="230" w:author="Molly C. Mulcahy" w:date="2025-08-01T09:38:00Z" w16du:dateUtc="2025-08-01T14:38:00Z">
        <w:r w:rsidR="0021591E" w:rsidDel="00293CE6">
          <w:rPr>
            <w:rFonts w:ascii="Times New Roman" w:hAnsi="Times New Roman" w:cs="Times New Roman"/>
          </w:rPr>
          <w:delText xml:space="preserve">estimated as </w:delText>
        </w:r>
      </w:del>
      <w:r w:rsidR="00DD0E5D">
        <w:rPr>
          <w:rFonts w:ascii="Times New Roman" w:hAnsi="Times New Roman" w:cs="Times New Roman"/>
        </w:rPr>
        <w:t>normal</w:t>
      </w:r>
      <w:ins w:id="231" w:author="Molly C. Mulcahy" w:date="2025-08-01T09:38:00Z" w16du:dateUtc="2025-08-01T14:38:00Z">
        <w:r w:rsidR="00293CE6">
          <w:rPr>
            <w:rFonts w:ascii="Times New Roman" w:hAnsi="Times New Roman" w:cs="Times New Roman"/>
          </w:rPr>
          <w:t>ity</w:t>
        </w:r>
      </w:ins>
      <w:r w:rsidR="00DD0E5D">
        <w:rPr>
          <w:rFonts w:ascii="Times New Roman" w:hAnsi="Times New Roman" w:cs="Times New Roman"/>
        </w:rPr>
        <w:t xml:space="preserve"> </w:t>
      </w:r>
      <w:ins w:id="232" w:author="Molly C. Mulcahy" w:date="2025-08-01T09:38:00Z" w16du:dateUtc="2025-08-01T14:38:00Z">
        <w:r w:rsidR="00293CE6">
          <w:rPr>
            <w:rFonts w:ascii="Times New Roman" w:hAnsi="Times New Roman" w:cs="Times New Roman"/>
          </w:rPr>
          <w:t xml:space="preserve">and </w:t>
        </w:r>
      </w:ins>
      <w:del w:id="233" w:author="Molly C. Mulcahy" w:date="2025-08-01T09:38:00Z" w16du:dateUtc="2025-08-01T14:38:00Z">
        <w:r w:rsidR="00DD0E5D" w:rsidDel="00293CE6">
          <w:rPr>
            <w:rFonts w:ascii="Times New Roman" w:hAnsi="Times New Roman" w:cs="Times New Roman"/>
          </w:rPr>
          <w:delText xml:space="preserve">and of </w:delText>
        </w:r>
      </w:del>
      <w:r w:rsidR="00DD0E5D">
        <w:rPr>
          <w:rFonts w:ascii="Times New Roman" w:hAnsi="Times New Roman" w:cs="Times New Roman"/>
        </w:rPr>
        <w:t>equivalent variance</w:t>
      </w:r>
      <w:ins w:id="234" w:author="Molly C. Mulcahy" w:date="2025-08-01T09:38:00Z" w16du:dateUtc="2025-08-01T14:38:00Z">
        <w:r w:rsidR="00293CE6">
          <w:rPr>
            <w:rFonts w:ascii="Times New Roman" w:hAnsi="Times New Roman" w:cs="Times New Roman"/>
          </w:rPr>
          <w:t xml:space="preserve"> were met</w:t>
        </w:r>
      </w:ins>
      <w:r w:rsidR="00DD0E5D">
        <w:rPr>
          <w:rFonts w:ascii="Times New Roman" w:hAnsi="Times New Roman" w:cs="Times New Roman"/>
        </w:rPr>
        <w:t xml:space="preserve">, Student’s </w:t>
      </w:r>
      <w:ins w:id="235" w:author="Molly C. Mulcahy" w:date="2025-08-01T09:38:00Z" w16du:dateUtc="2025-08-01T14:38:00Z">
        <w:r w:rsidR="00293CE6">
          <w:rPr>
            <w:rFonts w:ascii="Times New Roman" w:hAnsi="Times New Roman" w:cs="Times New Roman"/>
          </w:rPr>
          <w:t xml:space="preserve">T </w:t>
        </w:r>
      </w:ins>
      <w:del w:id="236" w:author="Molly C. Mulcahy" w:date="2025-08-01T09:38:00Z" w16du:dateUtc="2025-08-01T14:38:00Z">
        <w:r w:rsidR="0021591E" w:rsidRPr="00293CE6" w:rsidDel="00293CE6">
          <w:rPr>
            <w:rFonts w:ascii="Times New Roman" w:hAnsi="Times New Roman" w:cs="Times New Roman"/>
            <w:iCs/>
            <w:rPrChange w:id="237" w:author="Molly C. Mulcahy" w:date="2025-08-01T09:38:00Z" w16du:dateUtc="2025-08-01T14:38:00Z">
              <w:rPr>
                <w:rFonts w:ascii="Times New Roman" w:hAnsi="Times New Roman" w:cs="Times New Roman"/>
                <w:i/>
              </w:rPr>
            </w:rPrChange>
          </w:rPr>
          <w:delText>t</w:delText>
        </w:r>
        <w:r w:rsidR="00DD0E5D" w:rsidDel="00293CE6">
          <w:rPr>
            <w:rFonts w:ascii="Times New Roman" w:hAnsi="Times New Roman" w:cs="Times New Roman"/>
          </w:rPr>
          <w:delText xml:space="preserve"> </w:delText>
        </w:r>
      </w:del>
      <w:ins w:id="238" w:author="Molly C. Mulcahy" w:date="2025-08-01T09:38:00Z" w16du:dateUtc="2025-08-01T14:38:00Z">
        <w:r w:rsidR="00293CE6">
          <w:rPr>
            <w:rFonts w:ascii="Times New Roman" w:hAnsi="Times New Roman" w:cs="Times New Roman"/>
          </w:rPr>
          <w:t>t</w:t>
        </w:r>
      </w:ins>
      <w:del w:id="239" w:author="Molly C. Mulcahy" w:date="2025-08-01T09:38:00Z" w16du:dateUtc="2025-08-01T14:38:00Z">
        <w:r w:rsidR="00DD0E5D" w:rsidDel="00293CE6">
          <w:rPr>
            <w:rFonts w:ascii="Times New Roman" w:hAnsi="Times New Roman" w:cs="Times New Roman"/>
          </w:rPr>
          <w:delText>T</w:delText>
        </w:r>
      </w:del>
      <w:r w:rsidR="00DD0E5D">
        <w:rPr>
          <w:rFonts w:ascii="Times New Roman" w:hAnsi="Times New Roman" w:cs="Times New Roman"/>
        </w:rPr>
        <w:t>est was used</w:t>
      </w:r>
      <w:del w:id="240" w:author="Molly C. Mulcahy" w:date="2025-08-01T09:38:00Z" w16du:dateUtc="2025-08-01T14:38:00Z">
        <w:r w:rsidR="00DD0E5D" w:rsidDel="00293CE6">
          <w:rPr>
            <w:rFonts w:ascii="Times New Roman" w:hAnsi="Times New Roman" w:cs="Times New Roman"/>
          </w:rPr>
          <w:delText>,</w:delText>
        </w:r>
      </w:del>
      <w:r w:rsidR="00DD0E5D">
        <w:rPr>
          <w:rFonts w:ascii="Times New Roman" w:hAnsi="Times New Roman" w:cs="Times New Roman"/>
        </w:rPr>
        <w:t xml:space="preserve"> </w:t>
      </w:r>
      <w:ins w:id="241" w:author="Molly C. Mulcahy" w:date="2025-08-01T09:38:00Z" w16du:dateUtc="2025-08-01T14:38:00Z">
        <w:r w:rsidR="00293CE6">
          <w:rPr>
            <w:rFonts w:ascii="Times New Roman" w:hAnsi="Times New Roman" w:cs="Times New Roman"/>
          </w:rPr>
          <w:t>I</w:t>
        </w:r>
      </w:ins>
      <w:del w:id="242" w:author="Molly C. Mulcahy" w:date="2025-08-01T09:38:00Z" w16du:dateUtc="2025-08-01T14:38:00Z">
        <w:r w:rsidR="00DD0E5D" w:rsidDel="00293CE6">
          <w:rPr>
            <w:rFonts w:ascii="Times New Roman" w:hAnsi="Times New Roman" w:cs="Times New Roman"/>
          </w:rPr>
          <w:delText>i</w:delText>
        </w:r>
      </w:del>
      <w:r w:rsidR="00DD0E5D">
        <w:rPr>
          <w:rFonts w:ascii="Times New Roman" w:hAnsi="Times New Roman" w:cs="Times New Roman"/>
        </w:rPr>
        <w:t xml:space="preserve">f </w:t>
      </w:r>
      <w:del w:id="243" w:author="Molly C. Mulcahy" w:date="2025-08-01T09:39:00Z" w16du:dateUtc="2025-08-01T14:39:00Z">
        <w:r w:rsidR="00DD0E5D" w:rsidDel="00293CE6">
          <w:rPr>
            <w:rFonts w:ascii="Times New Roman" w:hAnsi="Times New Roman" w:cs="Times New Roman"/>
          </w:rPr>
          <w:delText>they were not</w:delText>
        </w:r>
      </w:del>
      <w:ins w:id="244" w:author="Molly C. Mulcahy" w:date="2025-08-01T09:39:00Z" w16du:dateUtc="2025-08-01T14:39:00Z">
        <w:r w:rsidR="00293CE6">
          <w:rPr>
            <w:rFonts w:ascii="Times New Roman" w:hAnsi="Times New Roman" w:cs="Times New Roman"/>
          </w:rPr>
          <w:t>assumptions of</w:t>
        </w:r>
      </w:ins>
      <w:r w:rsidR="00DD0E5D">
        <w:rPr>
          <w:rFonts w:ascii="Times New Roman" w:hAnsi="Times New Roman" w:cs="Times New Roman"/>
        </w:rPr>
        <w:t xml:space="preserve"> normal</w:t>
      </w:r>
      <w:ins w:id="245" w:author="Molly C. Mulcahy" w:date="2025-08-01T09:39:00Z" w16du:dateUtc="2025-08-01T14:39:00Z">
        <w:r w:rsidR="00293CE6">
          <w:rPr>
            <w:rFonts w:ascii="Times New Roman" w:hAnsi="Times New Roman" w:cs="Times New Roman"/>
          </w:rPr>
          <w:t>ity or equivalence of variance were not met</w:t>
        </w:r>
      </w:ins>
      <w:r w:rsidR="00DD0E5D">
        <w:rPr>
          <w:rFonts w:ascii="Times New Roman" w:hAnsi="Times New Roman" w:cs="Times New Roman"/>
        </w:rPr>
        <w:t xml:space="preserve">, then </w:t>
      </w:r>
      <w:del w:id="246" w:author="Molly C. Mulcahy" w:date="2025-08-01T09:39:00Z" w16du:dateUtc="2025-08-01T14:39:00Z">
        <w:r w:rsidR="00DD0E5D" w:rsidDel="00293CE6">
          <w:rPr>
            <w:rFonts w:ascii="Times New Roman" w:hAnsi="Times New Roman" w:cs="Times New Roman"/>
          </w:rPr>
          <w:delText xml:space="preserve">we used the appropriate </w:delText>
        </w:r>
      </w:del>
      <w:r w:rsidR="00DD0E5D">
        <w:rPr>
          <w:rFonts w:ascii="Times New Roman" w:hAnsi="Times New Roman" w:cs="Times New Roman"/>
        </w:rPr>
        <w:t xml:space="preserve">non-parametric </w:t>
      </w:r>
      <w:ins w:id="247" w:author="Molly C. Mulcahy" w:date="2025-08-01T09:39:00Z" w16du:dateUtc="2025-08-01T14:39:00Z">
        <w:r w:rsidR="00293CE6">
          <w:rPr>
            <w:rFonts w:ascii="Times New Roman" w:hAnsi="Times New Roman" w:cs="Times New Roman"/>
          </w:rPr>
          <w:t xml:space="preserve">pairwise </w:t>
        </w:r>
      </w:ins>
      <w:r w:rsidR="00DD0E5D">
        <w:rPr>
          <w:rFonts w:ascii="Times New Roman" w:hAnsi="Times New Roman" w:cs="Times New Roman"/>
        </w:rPr>
        <w:t>test</w:t>
      </w:r>
      <w:ins w:id="248" w:author="Molly C. Mulcahy" w:date="2025-08-01T09:39:00Z" w16du:dateUtc="2025-08-01T14:39:00Z">
        <w:r w:rsidR="00293CE6">
          <w:rPr>
            <w:rFonts w:ascii="Times New Roman" w:hAnsi="Times New Roman" w:cs="Times New Roman"/>
          </w:rPr>
          <w:t>s were used (</w:t>
        </w:r>
      </w:ins>
      <w:ins w:id="249" w:author="Molly C. Mulcahy" w:date="2025-08-01T09:40:00Z" w16du:dateUtc="2025-08-01T14:40:00Z">
        <w:r w:rsidR="00293CE6">
          <w:rPr>
            <w:rFonts w:ascii="Times New Roman" w:hAnsi="Times New Roman" w:cs="Times New Roman"/>
          </w:rPr>
          <w:t>Welch’s T test or Mann-Whitney test</w:t>
        </w:r>
      </w:ins>
      <w:ins w:id="250" w:author="Molly C. Mulcahy" w:date="2025-08-01T09:39:00Z" w16du:dateUtc="2025-08-01T14:39:00Z">
        <w:r w:rsidR="00293CE6">
          <w:rPr>
            <w:rFonts w:ascii="Times New Roman" w:hAnsi="Times New Roman" w:cs="Times New Roman"/>
          </w:rPr>
          <w:t>)</w:t>
        </w:r>
      </w:ins>
      <w:r w:rsidR="00DD0E5D">
        <w:rPr>
          <w:rFonts w:ascii="Times New Roman" w:hAnsi="Times New Roman" w:cs="Times New Roman"/>
        </w:rPr>
        <w:t xml:space="preserve">. </w:t>
      </w:r>
      <w:del w:id="251" w:author="Molly C. Mulcahy" w:date="2025-08-01T09:40:00Z" w16du:dateUtc="2025-08-01T14:40:00Z">
        <w:r w:rsidR="00B81199" w:rsidDel="00293CE6">
          <w:rPr>
            <w:rFonts w:ascii="Times New Roman" w:hAnsi="Times New Roman" w:cs="Times New Roman"/>
          </w:rPr>
          <w:delText>For fertility</w:delText>
        </w:r>
      </w:del>
      <w:ins w:id="252" w:author="Molly C. Mulcahy" w:date="2025-08-01T09:40:00Z" w16du:dateUtc="2025-08-01T14:40:00Z">
        <w:r w:rsidR="00293CE6">
          <w:rPr>
            <w:rFonts w:ascii="Times New Roman" w:hAnsi="Times New Roman" w:cs="Times New Roman"/>
          </w:rPr>
          <w:t>Fertility</w:t>
        </w:r>
      </w:ins>
      <w:r w:rsidR="00B81199">
        <w:rPr>
          <w:rFonts w:ascii="Times New Roman" w:hAnsi="Times New Roman" w:cs="Times New Roman"/>
        </w:rPr>
        <w:t xml:space="preserve"> measures (estrus staging and success of mating events)</w:t>
      </w:r>
      <w:ins w:id="253" w:author="Molly C. Mulcahy" w:date="2025-08-01T09:40:00Z" w16du:dateUtc="2025-08-01T14:40:00Z">
        <w:r w:rsidR="00293CE6">
          <w:rPr>
            <w:rFonts w:ascii="Times New Roman" w:hAnsi="Times New Roman" w:cs="Times New Roman"/>
          </w:rPr>
          <w:t xml:space="preserve"> were assessed by</w:t>
        </w:r>
      </w:ins>
      <w:del w:id="254" w:author="Molly C. Mulcahy" w:date="2025-08-01T09:40:00Z" w16du:dateUtc="2025-08-01T14:40:00Z">
        <w:r w:rsidR="00B81199" w:rsidDel="00293CE6">
          <w:rPr>
            <w:rFonts w:ascii="Times New Roman" w:hAnsi="Times New Roman" w:cs="Times New Roman"/>
          </w:rPr>
          <w:delText>,</w:delText>
        </w:r>
      </w:del>
      <w:r w:rsidR="00B81199">
        <w:rPr>
          <w:rFonts w:ascii="Times New Roman" w:hAnsi="Times New Roman" w:cs="Times New Roman"/>
        </w:rPr>
        <w:t xml:space="preserve"> chi-square analyses</w:t>
      </w:r>
      <w:del w:id="255" w:author="Molly C. Mulcahy" w:date="2025-08-01T09:40:00Z" w16du:dateUtc="2025-08-01T14:40:00Z">
        <w:r w:rsidR="00B81199" w:rsidDel="00293CE6">
          <w:rPr>
            <w:rFonts w:ascii="Times New Roman" w:hAnsi="Times New Roman" w:cs="Times New Roman"/>
          </w:rPr>
          <w:delText xml:space="preserve"> were </w:delText>
        </w:r>
        <w:r w:rsidR="00B81199" w:rsidRPr="005E5449" w:rsidDel="00293CE6">
          <w:rPr>
            <w:rFonts w:ascii="Times New Roman" w:hAnsi="Times New Roman" w:cs="Times New Roman"/>
          </w:rPr>
          <w:delText>completed</w:delText>
        </w:r>
      </w:del>
      <w:r w:rsidR="00B81199" w:rsidRPr="005E5449">
        <w:rPr>
          <w:rFonts w:ascii="Times New Roman" w:hAnsi="Times New Roman" w:cs="Times New Roman"/>
        </w:rPr>
        <w:t>, comparing the proportion of days distributed among estrus stage by maternal dietary treatment</w:t>
      </w:r>
      <w:r w:rsidR="00B81199">
        <w:rPr>
          <w:rFonts w:ascii="Times New Roman" w:hAnsi="Times New Roman" w:cs="Times New Roman"/>
        </w:rPr>
        <w:t xml:space="preserve">, assuming </w:t>
      </w:r>
      <w:r w:rsidR="005603F3">
        <w:rPr>
          <w:rFonts w:ascii="Times New Roman" w:hAnsi="Times New Roman" w:cs="Times New Roman"/>
        </w:rPr>
        <w:t>an</w:t>
      </w:r>
      <w:r w:rsidR="00B81199">
        <w:rPr>
          <w:rFonts w:ascii="Times New Roman" w:hAnsi="Times New Roman" w:cs="Times New Roman"/>
        </w:rPr>
        <w:t xml:space="preserve"> </w:t>
      </w:r>
      <w:r w:rsidR="00FD54D4">
        <w:rPr>
          <w:rFonts w:ascii="Times New Roman" w:hAnsi="Times New Roman" w:cs="Times New Roman"/>
        </w:rPr>
        <w:t>equal distribution</w:t>
      </w:r>
      <w:del w:id="256" w:author="Molly C. Mulcahy" w:date="2025-08-01T09:41:00Z" w16du:dateUtc="2025-08-01T14:41:00Z">
        <w:r w:rsidR="00FD54D4" w:rsidDel="00293CE6">
          <w:rPr>
            <w:rFonts w:ascii="Times New Roman" w:hAnsi="Times New Roman" w:cs="Times New Roman"/>
          </w:rPr>
          <w:delText xml:space="preserve"> as</w:delText>
        </w:r>
      </w:del>
      <w:r w:rsidR="00FD54D4">
        <w:rPr>
          <w:rFonts w:ascii="Times New Roman" w:hAnsi="Times New Roman" w:cs="Times New Roman"/>
        </w:rPr>
        <w:t xml:space="preserve"> between stages.</w:t>
      </w:r>
      <w:r w:rsidR="00B81199">
        <w:rPr>
          <w:rFonts w:ascii="Times New Roman" w:hAnsi="Times New Roman" w:cs="Times New Roman"/>
        </w:rPr>
        <w:t xml:space="preserve"> </w:t>
      </w:r>
      <w:r w:rsidR="00540957">
        <w:rPr>
          <w:rFonts w:ascii="Times New Roman" w:hAnsi="Times New Roman" w:cs="Times New Roman"/>
        </w:rPr>
        <w:t>For repeated measures, such as food intake</w:t>
      </w:r>
      <w:del w:id="257" w:author="Molly C. Mulcahy" w:date="2025-08-01T09:41:00Z" w16du:dateUtc="2025-08-01T14:41:00Z">
        <w:r w:rsidR="00540957" w:rsidDel="00293CE6">
          <w:rPr>
            <w:rFonts w:ascii="Times New Roman" w:hAnsi="Times New Roman" w:cs="Times New Roman"/>
          </w:rPr>
          <w:delText>,</w:delText>
        </w:r>
      </w:del>
      <w:r w:rsidR="00540957">
        <w:rPr>
          <w:rFonts w:ascii="Times New Roman" w:hAnsi="Times New Roman" w:cs="Times New Roman"/>
        </w:rPr>
        <w:t xml:space="preserve"> and body composition, linear mixed effect modeling was completed using </w:t>
      </w:r>
      <w:r w:rsidR="00724CA0">
        <w:rPr>
          <w:rFonts w:ascii="Times New Roman" w:hAnsi="Times New Roman" w:cs="Times New Roman"/>
        </w:rPr>
        <w:t>lme</w:t>
      </w:r>
      <w:r w:rsidR="00540957">
        <w:rPr>
          <w:rFonts w:ascii="Times New Roman" w:hAnsi="Times New Roman" w:cs="Times New Roman"/>
        </w:rPr>
        <w:t xml:space="preserve">4 </w:t>
      </w:r>
      <w:r w:rsidR="00545584">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{"citationID":"1DIEKuhH","properties":{"formattedCitation":"(Bates et al., 2015, p. 4)","plainCitation":"(Bates et al., 2015, p. 4)","noteIndex":0},"citationItems":[{"id":674,"uris":["http://zotero.org/users/5073745/items/GUUE2ZQS"],"itemData":{"id":674,"type":"article-journal","abstract":"Maximum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locator":"4"}],"schema":"https://github.com/citation-style-language/schema/raw/master/csl-citation.json"} </w:instrText>
      </w:r>
      <w:r w:rsidR="00545584">
        <w:rPr>
          <w:rFonts w:ascii="Times New Roman" w:hAnsi="Times New Roman" w:cs="Times New Roman"/>
        </w:rPr>
        <w:fldChar w:fldCharType="separate"/>
      </w:r>
      <w:r w:rsidR="00696CC4">
        <w:rPr>
          <w:rFonts w:ascii="Times New Roman" w:hAnsi="Times New Roman" w:cs="Times New Roman"/>
          <w:noProof/>
        </w:rPr>
        <w:t>(Bates et al., 2015, p. 4)</w:t>
      </w:r>
      <w:r w:rsidR="00545584">
        <w:rPr>
          <w:rFonts w:ascii="Times New Roman" w:hAnsi="Times New Roman" w:cs="Times New Roman"/>
        </w:rPr>
        <w:fldChar w:fldCharType="end"/>
      </w:r>
      <w:ins w:id="258" w:author="Molly C. Mulcahy" w:date="2025-08-01T09:41:00Z" w16du:dateUtc="2025-08-01T14:41:00Z">
        <w:r w:rsidR="00293CE6">
          <w:rPr>
            <w:rFonts w:ascii="Times New Roman" w:hAnsi="Times New Roman" w:cs="Times New Roman"/>
          </w:rPr>
          <w:t xml:space="preserve"> with</w:t>
        </w:r>
      </w:ins>
      <w:del w:id="259" w:author="Molly C. Mulcahy" w:date="2025-08-01T09:41:00Z" w16du:dateUtc="2025-08-01T14:41:00Z">
        <w:r w:rsidR="00540957" w:rsidDel="00293CE6">
          <w:rPr>
            <w:rFonts w:ascii="Times New Roman" w:hAnsi="Times New Roman" w:cs="Times New Roman"/>
          </w:rPr>
          <w:delText>.</w:delText>
        </w:r>
        <w:r w:rsidR="00A27AE4" w:rsidDel="00293CE6">
          <w:rPr>
            <w:rFonts w:ascii="Times New Roman" w:hAnsi="Times New Roman" w:cs="Times New Roman"/>
          </w:rPr>
          <w:delText xml:space="preserve"> We used</w:delText>
        </w:r>
      </w:del>
      <w:r w:rsidR="00A27AE4">
        <w:rPr>
          <w:rFonts w:ascii="Times New Roman" w:hAnsi="Times New Roman" w:cs="Times New Roman"/>
        </w:rPr>
        <w:t xml:space="preserve"> random effect of maternal ID and dam ID </w:t>
      </w:r>
      <w:r w:rsidR="00A27AE4">
        <w:rPr>
          <w:rFonts w:ascii="Times New Roman" w:hAnsi="Times New Roman" w:cs="Times New Roman"/>
        </w:rPr>
        <w:lastRenderedPageBreak/>
        <w:t xml:space="preserve">and fixed effects </w:t>
      </w:r>
      <w:ins w:id="260" w:author="Molly C. Mulcahy" w:date="2025-08-01T09:41:00Z" w16du:dateUtc="2025-08-01T14:41:00Z">
        <w:r w:rsidR="00293CE6">
          <w:rPr>
            <w:rFonts w:ascii="Times New Roman" w:hAnsi="Times New Roman" w:cs="Times New Roman"/>
          </w:rPr>
          <w:t>of</w:t>
        </w:r>
      </w:ins>
      <w:del w:id="261" w:author="Molly C. Mulcahy" w:date="2025-08-01T09:41:00Z" w16du:dateUtc="2025-08-01T14:41:00Z">
        <w:r w:rsidR="00724CA0" w:rsidDel="00293CE6">
          <w:rPr>
            <w:rFonts w:ascii="Times New Roman" w:hAnsi="Times New Roman" w:cs="Times New Roman"/>
          </w:rPr>
          <w:delText>for</w:delText>
        </w:r>
      </w:del>
      <w:r w:rsidR="00724CA0">
        <w:rPr>
          <w:rFonts w:ascii="Times New Roman" w:hAnsi="Times New Roman" w:cs="Times New Roman"/>
        </w:rPr>
        <w:t xml:space="preserve"> </w:t>
      </w:r>
      <w:r w:rsidR="00A27AE4">
        <w:rPr>
          <w:rFonts w:ascii="Times New Roman" w:hAnsi="Times New Roman" w:cs="Times New Roman"/>
        </w:rPr>
        <w:t>feeding regimen, day of gestation</w:t>
      </w:r>
      <w:r w:rsidR="007E57CF">
        <w:rPr>
          <w:rFonts w:ascii="Times New Roman" w:hAnsi="Times New Roman" w:cs="Times New Roman"/>
        </w:rPr>
        <w:t xml:space="preserve"> or postnatal age</w:t>
      </w:r>
      <w:r w:rsidR="00A27AE4">
        <w:rPr>
          <w:rFonts w:ascii="Times New Roman" w:hAnsi="Times New Roman" w:cs="Times New Roman"/>
        </w:rPr>
        <w:t xml:space="preserve">, and sex (for pup analyses). </w:t>
      </w:r>
      <w:ins w:id="262" w:author="Molly C. Mulcahy" w:date="2025-08-01T09:41:00Z" w16du:dateUtc="2025-08-01T14:41:00Z">
        <w:r w:rsidR="00293CE6">
          <w:rPr>
            <w:rFonts w:ascii="Times New Roman" w:hAnsi="Times New Roman" w:cs="Times New Roman"/>
          </w:rPr>
          <w:t xml:space="preserve">All data analyses were conducted in R </w:t>
        </w:r>
      </w:ins>
      <w:ins w:id="263" w:author="Molly C. Mulcahy" w:date="2025-08-01T09:42:00Z" w16du:dateUtc="2025-08-01T14:42:00Z">
        <w:r w:rsidR="00293CE6">
          <w:rPr>
            <w:rFonts w:ascii="Times New Roman" w:hAnsi="Times New Roman" w:cs="Times New Roman"/>
          </w:rPr>
          <w:t>version</w:t>
        </w:r>
      </w:ins>
      <w:ins w:id="264" w:author="Molly C. Mulcahy" w:date="2025-08-01T09:44:00Z" w16du:dateUtc="2025-08-01T14:44:00Z">
        <w:r w:rsidR="00293CE6">
          <w:rPr>
            <w:rFonts w:ascii="Times New Roman" w:hAnsi="Times New Roman" w:cs="Times New Roman"/>
          </w:rPr>
          <w:t xml:space="preserve"> 4.2.0</w:t>
        </w:r>
      </w:ins>
      <w:ins w:id="265" w:author="Molly C. Mulcahy" w:date="2025-08-01T09:48:00Z" w16du:dateUtc="2025-08-01T14:48:00Z">
        <w:r w:rsidR="00293CE6">
          <w:rPr>
            <w:rFonts w:ascii="Times New Roman" w:hAnsi="Times New Roman" w:cs="Times New Roman"/>
          </w:rPr>
          <w:t xml:space="preserve"> </w:t>
        </w:r>
      </w:ins>
      <w:r w:rsidR="00293CE6">
        <w:rPr>
          <w:rFonts w:ascii="Times New Roman" w:hAnsi="Times New Roman" w:cs="Times New Roman"/>
        </w:rPr>
        <w:fldChar w:fldCharType="begin"/>
      </w:r>
      <w:r w:rsidR="00293CE6">
        <w:rPr>
          <w:rFonts w:ascii="Times New Roman" w:hAnsi="Times New Roman" w:cs="Times New Roman"/>
        </w:rPr>
        <w:instrText xml:space="preserve"> ADDIN ZOTERO_ITEM CSL_CITATION {"citationID":"MzAylWvY","properties":{"formattedCitation":"(R Core Team, 2021)","plainCitation":"(R Core Team, 2021)","noteIndex":0},"citationItems":[{"id":708,"uris":["http://zotero.org/users/5073745/items/2FPE9EQN"],"itemData":{"id":708,"type":"document","publisher":"R Foundation for Statistical Computing","title":"R: A Language and Environment for Statistical Computing","URL":"https://www.R-project.org/","author":[{"family":"R Core Team","given":""}],"issued":{"date-parts":[["2021"]]}}}],"schema":"https://github.com/citation-style-language/schema/raw/master/csl-citation.json"} </w:instrText>
      </w:r>
      <w:r w:rsidR="00293CE6">
        <w:rPr>
          <w:rFonts w:ascii="Times New Roman" w:hAnsi="Times New Roman" w:cs="Times New Roman"/>
        </w:rPr>
        <w:fldChar w:fldCharType="separate"/>
      </w:r>
      <w:r w:rsidR="00293CE6">
        <w:rPr>
          <w:rFonts w:ascii="Times New Roman" w:hAnsi="Times New Roman" w:cs="Times New Roman"/>
          <w:noProof/>
        </w:rPr>
        <w:t>(R Core Team, 2021)</w:t>
      </w:r>
      <w:r w:rsidR="00293CE6">
        <w:rPr>
          <w:rFonts w:ascii="Times New Roman" w:hAnsi="Times New Roman" w:cs="Times New Roman"/>
        </w:rPr>
        <w:fldChar w:fldCharType="end"/>
      </w:r>
      <w:ins w:id="266" w:author="Molly C. Mulcahy" w:date="2025-08-01T09:48:00Z" w16du:dateUtc="2025-08-01T14:48:00Z">
        <w:r w:rsidR="00293CE6">
          <w:rPr>
            <w:rFonts w:ascii="Times New Roman" w:hAnsi="Times New Roman" w:cs="Times New Roman"/>
          </w:rPr>
          <w:t>.</w:t>
        </w:r>
        <w:r w:rsidR="00C3788C">
          <w:rPr>
            <w:rFonts w:ascii="Times New Roman" w:hAnsi="Times New Roman" w:cs="Times New Roman"/>
          </w:rPr>
          <w:t xml:space="preserve"> Statistical significance was set at p=0.05.</w:t>
        </w:r>
      </w:ins>
    </w:p>
    <w:p w14:paraId="1DE1C42C" w14:textId="11B7EDE2" w:rsidR="00AB3C57" w:rsidRDefault="00AB3C57" w:rsidP="00AB3C57">
      <w:pPr>
        <w:pStyle w:val="Heading1"/>
      </w:pPr>
      <w:r>
        <w:t>Results</w:t>
      </w:r>
    </w:p>
    <w:p w14:paraId="5FED8F17" w14:textId="65A70495" w:rsidR="00CA07AE" w:rsidRDefault="00CA07AE" w:rsidP="00CA07AE">
      <w:pPr>
        <w:pStyle w:val="Heading2"/>
      </w:pPr>
      <w:r>
        <w:t xml:space="preserve">Early Time Restricted Feeding Does </w:t>
      </w:r>
      <w:r w:rsidR="005603F3">
        <w:t>Not</w:t>
      </w:r>
      <w:r>
        <w:t xml:space="preserve"> Alter Food intake </w:t>
      </w:r>
      <w:del w:id="267" w:author="Molly C. Mulcahy" w:date="2025-08-01T09:48:00Z" w16du:dateUtc="2025-08-01T14:48:00Z">
        <w:r w:rsidR="00011F38" w:rsidDel="00B639AB">
          <w:delText>n</w:delText>
        </w:r>
      </w:del>
      <w:r>
        <w:t>or Gestational Weight Gain</w:t>
      </w:r>
    </w:p>
    <w:p w14:paraId="0D177BD5" w14:textId="01358E78" w:rsidR="009B7316" w:rsidRDefault="00CA07AE" w:rsidP="00CA07AE">
      <w:pPr>
        <w:spacing w:line="360" w:lineRule="auto"/>
        <w:rPr>
          <w:rFonts w:ascii="Times New Roman" w:hAnsi="Times New Roman" w:cs="Times New Roman"/>
        </w:rPr>
      </w:pPr>
      <w:del w:id="268" w:author="Molly C. Mulcahy" w:date="2025-08-01T09:50:00Z" w16du:dateUtc="2025-08-01T14:50:00Z">
        <w:r w:rsidDel="00B639AB">
          <w:rPr>
            <w:rFonts w:ascii="Times New Roman" w:hAnsi="Times New Roman" w:cs="Times New Roman"/>
          </w:rPr>
          <w:delText>In order to</w:delText>
        </w:r>
      </w:del>
      <w:ins w:id="269" w:author="Molly C. Mulcahy" w:date="2025-08-01T09:50:00Z" w16du:dateUtc="2025-08-01T14:50:00Z">
        <w:r w:rsidR="00B639AB">
          <w:rPr>
            <w:rFonts w:ascii="Times New Roman" w:hAnsi="Times New Roman" w:cs="Times New Roman"/>
          </w:rPr>
          <w:t>To</w:t>
        </w:r>
      </w:ins>
      <w:r>
        <w:rPr>
          <w:rFonts w:ascii="Times New Roman" w:hAnsi="Times New Roman" w:cs="Times New Roman"/>
        </w:rPr>
        <w:t xml:space="preserve"> characterize the effects of early time-restricted feeding (</w:t>
      </w:r>
      <w:proofErr w:type="spellStart"/>
      <w:r>
        <w:rPr>
          <w:rFonts w:ascii="Times New Roman" w:hAnsi="Times New Roman" w:cs="Times New Roman"/>
        </w:rPr>
        <w:t>eTRF</w:t>
      </w:r>
      <w:proofErr w:type="spellEnd"/>
      <w:r>
        <w:rPr>
          <w:rFonts w:ascii="Times New Roman" w:hAnsi="Times New Roman" w:cs="Times New Roman"/>
        </w:rPr>
        <w:t xml:space="preserve">) during pregnancy, we randomized </w:t>
      </w:r>
      <w:r w:rsidR="00011F38">
        <w:rPr>
          <w:rFonts w:ascii="Times New Roman" w:hAnsi="Times New Roman" w:cs="Times New Roman"/>
        </w:rPr>
        <w:t xml:space="preserve">dams </w:t>
      </w:r>
      <w:r>
        <w:rPr>
          <w:rFonts w:ascii="Times New Roman" w:hAnsi="Times New Roman" w:cs="Times New Roman"/>
        </w:rPr>
        <w:t xml:space="preserve">to </w:t>
      </w:r>
      <w:proofErr w:type="spellStart"/>
      <w:r>
        <w:rPr>
          <w:rFonts w:ascii="Times New Roman" w:hAnsi="Times New Roman" w:cs="Times New Roman"/>
        </w:rPr>
        <w:t>eTRF</w:t>
      </w:r>
      <w:proofErr w:type="spellEnd"/>
      <w:r>
        <w:rPr>
          <w:rFonts w:ascii="Times New Roman" w:hAnsi="Times New Roman" w:cs="Times New Roman"/>
        </w:rPr>
        <w:t xml:space="preserve"> between ZT1</w:t>
      </w:r>
      <w:r w:rsidR="00954683">
        <w:rPr>
          <w:rFonts w:ascii="Times New Roman" w:hAnsi="Times New Roman" w:cs="Times New Roman"/>
        </w:rPr>
        <w:t>4</w:t>
      </w:r>
      <w:r>
        <w:rPr>
          <w:rFonts w:ascii="Times New Roman" w:hAnsi="Times New Roman" w:cs="Times New Roman"/>
        </w:rPr>
        <w:t xml:space="preserve">-ZT20 or </w:t>
      </w:r>
      <w:r w:rsidRPr="00CA07AE">
        <w:rPr>
          <w:rFonts w:ascii="Times New Roman" w:hAnsi="Times New Roman" w:cs="Times New Roman"/>
          <w:i/>
          <w:iCs/>
        </w:rPr>
        <w:t>ad libitum</w:t>
      </w:r>
      <w:r>
        <w:rPr>
          <w:rFonts w:ascii="Times New Roman" w:hAnsi="Times New Roman" w:cs="Times New Roman"/>
        </w:rPr>
        <w:t xml:space="preserve"> (AL) feeding of laboratory chow</w:t>
      </w:r>
      <w:r w:rsidR="00474EB2">
        <w:rPr>
          <w:rFonts w:ascii="Times New Roman" w:hAnsi="Times New Roman" w:cs="Times New Roman"/>
        </w:rPr>
        <w:t xml:space="preserve"> </w:t>
      </w:r>
      <w:r w:rsidR="00474EB2" w:rsidRPr="0019118B">
        <w:rPr>
          <w:rFonts w:ascii="Times New Roman" w:hAnsi="Times New Roman" w:cs="Times New Roman"/>
        </w:rPr>
        <w:t>(</w:t>
      </w:r>
      <w:r w:rsidR="00474EB2" w:rsidRPr="0019118B">
        <w:rPr>
          <w:rFonts w:ascii="Times New Roman" w:hAnsi="Times New Roman" w:cs="Times New Roman"/>
          <w:b/>
          <w:bCs/>
        </w:rPr>
        <w:t>Figure 1</w:t>
      </w:r>
      <w:r w:rsidR="003968AB" w:rsidRPr="0019118B">
        <w:rPr>
          <w:rFonts w:ascii="Times New Roman" w:hAnsi="Times New Roman" w:cs="Times New Roman"/>
          <w:b/>
          <w:bCs/>
        </w:rPr>
        <w:t>A</w:t>
      </w:r>
      <w:r w:rsidR="00474EB2">
        <w:rPr>
          <w:rFonts w:ascii="Times New Roman" w:hAnsi="Times New Roman" w:cs="Times New Roman"/>
        </w:rPr>
        <w:t>)</w:t>
      </w:r>
      <w:r w:rsidR="00301192">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{"citationID":"hD940atV","properties":{"formattedCitation":"(Mulcahy et al., 2022)","plainCitation":"(Mulcahy et al., 2022)","noteIndex":0},"citationItems":[{"id":289,"uris":["http://zotero.org/users/5073745/items/AH9V27AA"],"itemData":{"id":289,"type":"report","abstract":"The timing of food intake is a novel dietary component that can impact health. Time-restricted feeding (TRF), a form of intermittent fasting, manipulates food timing. During pregnancy, one may experience disruptions to food intake for diverse reasons (e.g. nausea and vomiting of pregnancy, food insecurity, desire to manage gestational weight gain, disordered eating behaviors, changes in taste and food preferences, etc) and therefore may experience periods of intentional or unintentional fasting similar to TRF protocols. Because interest in TRF is gaining popularity and feeding may be interrupted in those who are pregnant, it is important to understand the long-term effects of TRF during pregnancy on the resultant offspring. Using a mouse model, we tested the effects of gestational exposure to early TRF (eTRF) over the life course of both male and female offspring. Offspring body composition was similar between experimental groups in both males and females from weaning (day 21) to adulthood (day 70), with minor increases in food intake in eTRF females and improved glucose tolerance in males. After 10 weeks of high fat, high sucrose diet feeding, male eTRF offspring were more sensitive to insulin but developed glucose intolerance with impaired insulin secretion. As such, gestational eTRF causes sex-specific deleterious effects on glucose homeostasis after chronic high fat, high sucrose diet feeding in male offspring. Further studies are needed to determine the effect gestational eTRF has on the male pancreas as well as to elucidate the mechanisms that protect females from this metabolic dysfunction.","language":"en","license":"© 2022, Posted by Cold Spring Harbor Laboratory. This pre-print is available under a Creative Commons License (Attribution 4.0 International), CC BY 4.0, as described at http://creativecommons.org/licenses/by/4.0/","note":"DOI: 10.1101/2022.04.27.489576\nsection: New Results\ntype: article","page":"2022.04.27.489576","publisher":"bioRxiv","source":"bioRxiv","title":"Gestational Early-Time Restricted Feeding Results in Sex-Specific Glucose Intolerance in Adult Male Mice","URL":"https://www.biorxiv.org/content/10.1101/2022.04.27.489576v1","author":[{"family":"Mulcahy","given":"Molly C."},{"family":"Habbal","given":"Noura El"},{"family":"Snyder","given":"Detrick"},{"family":"Redd","given":"JeAnna R."},{"family":"Sun","given":"Haijing"},{"family":"Gregg","given":"Brigid E."},{"family":"Bridges","given":"Dave"}],"accessed":{"date-parts":[["2022",4,29]]},"issued":{"date-parts":[["2022",4,28]]}}}],"schema":"https://github.com/citation-style-language/schema/raw/master/csl-citation.json"} </w:instrText>
      </w:r>
      <w:r w:rsidR="00301192">
        <w:rPr>
          <w:rFonts w:ascii="Times New Roman" w:hAnsi="Times New Roman" w:cs="Times New Roman"/>
        </w:rPr>
        <w:fldChar w:fldCharType="separate"/>
      </w:r>
      <w:r w:rsidR="00696CC4">
        <w:rPr>
          <w:rFonts w:ascii="Times New Roman" w:hAnsi="Times New Roman" w:cs="Times New Roman"/>
          <w:noProof/>
        </w:rPr>
        <w:t>(Mulcahy et al., 2022)</w:t>
      </w:r>
      <w:r w:rsidR="00301192">
        <w:rPr>
          <w:rFonts w:ascii="Times New Roman" w:hAnsi="Times New Roman" w:cs="Times New Roman"/>
        </w:rPr>
        <w:fldChar w:fldCharType="end"/>
      </w:r>
      <w:r>
        <w:rPr>
          <w:rFonts w:ascii="Times New Roman" w:hAnsi="Times New Roman" w:cs="Times New Roman"/>
        </w:rPr>
        <w:t>. After one week acclimating to the diet</w:t>
      </w:r>
      <w:r w:rsidR="00474EB2">
        <w:rPr>
          <w:rFonts w:ascii="Times New Roman" w:hAnsi="Times New Roman" w:cs="Times New Roman"/>
        </w:rPr>
        <w:t xml:space="preserve">, males were added to the cage and </w:t>
      </w:r>
      <w:r w:rsidR="00011F38">
        <w:rPr>
          <w:rFonts w:ascii="Times New Roman" w:hAnsi="Times New Roman" w:cs="Times New Roman"/>
        </w:rPr>
        <w:t xml:space="preserve">examined </w:t>
      </w:r>
      <w:r w:rsidR="00474EB2">
        <w:rPr>
          <w:rFonts w:ascii="Times New Roman" w:hAnsi="Times New Roman" w:cs="Times New Roman"/>
        </w:rPr>
        <w:t xml:space="preserve">daily until a copulatory plug was </w:t>
      </w:r>
      <w:r w:rsidR="00011F38">
        <w:rPr>
          <w:rFonts w:ascii="Times New Roman" w:hAnsi="Times New Roman" w:cs="Times New Roman"/>
        </w:rPr>
        <w:t>identified</w:t>
      </w:r>
      <w:r w:rsidR="00474EB2">
        <w:rPr>
          <w:rFonts w:ascii="Times New Roman" w:hAnsi="Times New Roman" w:cs="Times New Roman"/>
        </w:rPr>
        <w:t xml:space="preserve">. </w:t>
      </w:r>
      <w:r w:rsidR="003968AB">
        <w:rPr>
          <w:rFonts w:ascii="Times New Roman" w:hAnsi="Times New Roman" w:cs="Times New Roman"/>
        </w:rPr>
        <w:t xml:space="preserve">Dams </w:t>
      </w:r>
      <w:del w:id="270" w:author="Molly C. Mulcahy" w:date="2025-08-01T09:50:00Z" w16du:dateUtc="2025-08-01T14:50:00Z">
        <w:r w:rsidR="003968AB" w:rsidDel="00B639AB">
          <w:rPr>
            <w:rFonts w:ascii="Times New Roman" w:hAnsi="Times New Roman" w:cs="Times New Roman"/>
          </w:rPr>
          <w:delText>were kept</w:delText>
        </w:r>
      </w:del>
      <w:ins w:id="271" w:author="Molly C. Mulcahy" w:date="2025-08-01T09:50:00Z" w16du:dateUtc="2025-08-01T14:50:00Z">
        <w:r w:rsidR="00B639AB">
          <w:rPr>
            <w:rFonts w:ascii="Times New Roman" w:hAnsi="Times New Roman" w:cs="Times New Roman"/>
          </w:rPr>
          <w:t>remained</w:t>
        </w:r>
      </w:ins>
      <w:r w:rsidR="003968AB">
        <w:rPr>
          <w:rFonts w:ascii="Times New Roman" w:hAnsi="Times New Roman" w:cs="Times New Roman"/>
        </w:rPr>
        <w:t xml:space="preserve"> on respective </w:t>
      </w:r>
      <w:del w:id="272" w:author="Molly C. Mulcahy" w:date="2025-08-01T09:51:00Z" w16du:dateUtc="2025-08-01T14:51:00Z">
        <w:r w:rsidR="00011F38" w:rsidDel="00B639AB">
          <w:rPr>
            <w:rFonts w:ascii="Times New Roman" w:hAnsi="Times New Roman" w:cs="Times New Roman"/>
          </w:rPr>
          <w:delText xml:space="preserve">timed </w:delText>
        </w:r>
      </w:del>
      <w:r w:rsidR="003968AB">
        <w:rPr>
          <w:rFonts w:ascii="Times New Roman" w:hAnsi="Times New Roman" w:cs="Times New Roman"/>
        </w:rPr>
        <w:t xml:space="preserve">diets until </w:t>
      </w:r>
      <w:del w:id="273" w:author="Molly C. Mulcahy" w:date="2025-08-01T09:51:00Z" w16du:dateUtc="2025-08-01T14:51:00Z">
        <w:r w:rsidR="003968AB" w:rsidDel="00B639AB">
          <w:rPr>
            <w:rFonts w:ascii="Times New Roman" w:hAnsi="Times New Roman" w:cs="Times New Roman"/>
          </w:rPr>
          <w:delText>they gave birth</w:delText>
        </w:r>
      </w:del>
      <w:ins w:id="274" w:author="Molly C. Mulcahy" w:date="2025-08-01T09:51:00Z" w16du:dateUtc="2025-08-01T14:51:00Z">
        <w:r w:rsidR="00B639AB">
          <w:rPr>
            <w:rFonts w:ascii="Times New Roman" w:hAnsi="Times New Roman" w:cs="Times New Roman"/>
          </w:rPr>
          <w:t>parturition</w:t>
        </w:r>
      </w:ins>
      <w:r w:rsidR="003968AB">
        <w:rPr>
          <w:rFonts w:ascii="Times New Roman" w:hAnsi="Times New Roman" w:cs="Times New Roman"/>
        </w:rPr>
        <w:t xml:space="preserve">, at which point </w:t>
      </w:r>
      <w:del w:id="275" w:author="Molly C. Mulcahy" w:date="2025-08-01T09:51:00Z" w16du:dateUtc="2025-08-01T14:51:00Z">
        <w:r w:rsidR="003968AB" w:rsidDel="00B639AB">
          <w:rPr>
            <w:rFonts w:ascii="Times New Roman" w:hAnsi="Times New Roman" w:cs="Times New Roman"/>
          </w:rPr>
          <w:delText xml:space="preserve">they were </w:delText>
        </w:r>
      </w:del>
      <w:r w:rsidR="003968AB">
        <w:rPr>
          <w:rFonts w:ascii="Times New Roman" w:hAnsi="Times New Roman" w:cs="Times New Roman"/>
        </w:rPr>
        <w:t xml:space="preserve">all </w:t>
      </w:r>
      <w:ins w:id="276" w:author="Molly C. Mulcahy" w:date="2025-08-01T09:55:00Z" w16du:dateUtc="2025-08-01T14:55:00Z">
        <w:r w:rsidR="00B639AB">
          <w:rPr>
            <w:rFonts w:ascii="Times New Roman" w:hAnsi="Times New Roman" w:cs="Times New Roman"/>
          </w:rPr>
          <w:t xml:space="preserve">dams were </w:t>
        </w:r>
      </w:ins>
      <w:del w:id="277" w:author="Molly C. Mulcahy" w:date="2025-08-01T09:51:00Z" w16du:dateUtc="2025-08-01T14:51:00Z">
        <w:r w:rsidR="003968AB" w:rsidDel="00B639AB">
          <w:rPr>
            <w:rFonts w:ascii="Times New Roman" w:hAnsi="Times New Roman" w:cs="Times New Roman"/>
          </w:rPr>
          <w:delText>switched to</w:delText>
        </w:r>
      </w:del>
      <w:ins w:id="278" w:author="Molly C. Mulcahy" w:date="2025-08-01T09:51:00Z" w16du:dateUtc="2025-08-01T14:51:00Z">
        <w:r w:rsidR="00B639AB">
          <w:rPr>
            <w:rFonts w:ascii="Times New Roman" w:hAnsi="Times New Roman" w:cs="Times New Roman"/>
          </w:rPr>
          <w:t>given</w:t>
        </w:r>
      </w:ins>
      <w:r w:rsidR="003968AB">
        <w:rPr>
          <w:rFonts w:ascii="Times New Roman" w:hAnsi="Times New Roman" w:cs="Times New Roman"/>
        </w:rPr>
        <w:t xml:space="preserve"> AL access to chow (</w:t>
      </w:r>
      <w:r w:rsidR="003968AB" w:rsidRPr="003968AB">
        <w:rPr>
          <w:rFonts w:ascii="Times New Roman" w:hAnsi="Times New Roman" w:cs="Times New Roman"/>
          <w:b/>
          <w:bCs/>
        </w:rPr>
        <w:t>Figure 1B</w:t>
      </w:r>
      <w:r w:rsidR="003968AB">
        <w:rPr>
          <w:rFonts w:ascii="Times New Roman" w:hAnsi="Times New Roman" w:cs="Times New Roman"/>
        </w:rPr>
        <w:t xml:space="preserve">). </w:t>
      </w:r>
      <w:r w:rsidR="00392CBD">
        <w:rPr>
          <w:rFonts w:ascii="Times New Roman" w:hAnsi="Times New Roman" w:cs="Times New Roman"/>
        </w:rPr>
        <w:t xml:space="preserve">During the first week following randomization, there was </w:t>
      </w:r>
      <w:del w:id="279" w:author="Molly C. Mulcahy" w:date="2025-08-01T09:55:00Z" w16du:dateUtc="2025-08-01T14:55:00Z">
        <w:r w:rsidR="00392CBD" w:rsidDel="00B639AB">
          <w:rPr>
            <w:rFonts w:ascii="Times New Roman" w:hAnsi="Times New Roman" w:cs="Times New Roman"/>
          </w:rPr>
          <w:delText>an evident</w:delText>
        </w:r>
      </w:del>
      <w:ins w:id="280" w:author="Molly C. Mulcahy" w:date="2025-08-01T09:55:00Z" w16du:dateUtc="2025-08-01T14:55:00Z">
        <w:r w:rsidR="00B639AB">
          <w:rPr>
            <w:rFonts w:ascii="Times New Roman" w:hAnsi="Times New Roman" w:cs="Times New Roman"/>
          </w:rPr>
          <w:t>a</w:t>
        </w:r>
      </w:ins>
      <w:r w:rsidR="00392CBD">
        <w:rPr>
          <w:rFonts w:ascii="Times New Roman" w:hAnsi="Times New Roman" w:cs="Times New Roman"/>
        </w:rPr>
        <w:t xml:space="preserve"> period of adaptation, where </w:t>
      </w:r>
      <w:proofErr w:type="spellStart"/>
      <w:r w:rsidR="00392CBD">
        <w:rPr>
          <w:rFonts w:ascii="Times New Roman" w:hAnsi="Times New Roman" w:cs="Times New Roman"/>
        </w:rPr>
        <w:t>eTRF</w:t>
      </w:r>
      <w:proofErr w:type="spellEnd"/>
      <w:r w:rsidR="00392CBD">
        <w:rPr>
          <w:rFonts w:ascii="Times New Roman" w:hAnsi="Times New Roman" w:cs="Times New Roman"/>
        </w:rPr>
        <w:t xml:space="preserve"> dams slowly increased their 6-hour food intake by 1.15±0.32 kcals per day as they habituated to reduced food access</w:t>
      </w:r>
      <w:del w:id="281" w:author="Molly C. Mulcahy" w:date="2025-08-01T09:55:00Z" w16du:dateUtc="2025-08-01T14:55:00Z">
        <w:r w:rsidR="00392CBD" w:rsidDel="00B639AB">
          <w:rPr>
            <w:rFonts w:ascii="Times New Roman" w:hAnsi="Times New Roman" w:cs="Times New Roman"/>
          </w:rPr>
          <w:delText xml:space="preserve"> time</w:delText>
        </w:r>
      </w:del>
      <w:r w:rsidR="00392CBD">
        <w:rPr>
          <w:rFonts w:ascii="Times New Roman" w:hAnsi="Times New Roman" w:cs="Times New Roman"/>
        </w:rPr>
        <w:t xml:space="preserve">. This resulted in a significant interaction </w:t>
      </w:r>
      <w:r w:rsidR="00B47DA0">
        <w:rPr>
          <w:rFonts w:ascii="Times New Roman" w:hAnsi="Times New Roman" w:cs="Times New Roman"/>
        </w:rPr>
        <w:t>between day of exposure and maternal dietary regimen</w:t>
      </w:r>
      <w:r w:rsidR="00392CBD">
        <w:rPr>
          <w:rFonts w:ascii="Times New Roman" w:hAnsi="Times New Roman" w:cs="Times New Roman"/>
        </w:rPr>
        <w:t xml:space="preserve"> (</w:t>
      </w:r>
      <w:r w:rsidR="00392CBD" w:rsidRPr="00392CBD">
        <w:rPr>
          <w:rFonts w:ascii="Times New Roman" w:hAnsi="Times New Roman" w:cs="Times New Roman"/>
          <w:b/>
          <w:bCs/>
        </w:rPr>
        <w:t>Figure 2A</w:t>
      </w:r>
      <w:r w:rsidR="00392CBD">
        <w:rPr>
          <w:rFonts w:ascii="Times New Roman" w:hAnsi="Times New Roman" w:cs="Times New Roman"/>
        </w:rPr>
        <w:t xml:space="preserve">, </w:t>
      </w:r>
      <w:proofErr w:type="spellStart"/>
      <w:proofErr w:type="gramStart"/>
      <w:r w:rsidR="00392CBD">
        <w:rPr>
          <w:rFonts w:ascii="Times New Roman" w:hAnsi="Times New Roman" w:cs="Times New Roman"/>
        </w:rPr>
        <w:t>p</w:t>
      </w:r>
      <w:r w:rsidR="00B47DA0" w:rsidRPr="00B47DA0">
        <w:rPr>
          <w:rFonts w:ascii="Times New Roman" w:hAnsi="Times New Roman" w:cs="Times New Roman"/>
          <w:vertAlign w:val="subscript"/>
        </w:rPr>
        <w:t>day:diet</w:t>
      </w:r>
      <w:proofErr w:type="spellEnd"/>
      <w:proofErr w:type="gramEnd"/>
      <w:r w:rsidR="00392CBD">
        <w:rPr>
          <w:rFonts w:ascii="Times New Roman" w:hAnsi="Times New Roman" w:cs="Times New Roman"/>
        </w:rPr>
        <w:t xml:space="preserve">=0.00033). </w:t>
      </w:r>
      <w:r w:rsidR="00DC22A7">
        <w:rPr>
          <w:rFonts w:ascii="Times New Roman" w:hAnsi="Times New Roman" w:cs="Times New Roman"/>
        </w:rPr>
        <w:t xml:space="preserve">Using linear mixed effect models, we found that in the pre-pregnancy period, </w:t>
      </w:r>
      <w:proofErr w:type="spellStart"/>
      <w:r w:rsidR="00DC22A7">
        <w:rPr>
          <w:rFonts w:ascii="Times New Roman" w:hAnsi="Times New Roman" w:cs="Times New Roman"/>
        </w:rPr>
        <w:t>eTRF</w:t>
      </w:r>
      <w:proofErr w:type="spellEnd"/>
      <w:r w:rsidR="00DC22A7">
        <w:rPr>
          <w:rFonts w:ascii="Times New Roman" w:hAnsi="Times New Roman" w:cs="Times New Roman"/>
        </w:rPr>
        <w:t xml:space="preserve"> dams consumed </w:t>
      </w:r>
      <w:r w:rsidR="001D0C93">
        <w:rPr>
          <w:rFonts w:ascii="Times New Roman" w:hAnsi="Times New Roman" w:cs="Times New Roman"/>
        </w:rPr>
        <w:t xml:space="preserve">6.63 ± 1.59 </w:t>
      </w:r>
      <w:r w:rsidR="00DC22A7">
        <w:rPr>
          <w:rFonts w:ascii="Times New Roman" w:hAnsi="Times New Roman" w:cs="Times New Roman"/>
        </w:rPr>
        <w:t>more k</w:t>
      </w:r>
      <w:del w:id="282" w:author="Molly C. Mulcahy" w:date="2025-08-01T09:56:00Z" w16du:dateUtc="2025-08-01T14:56:00Z">
        <w:r w:rsidR="00DC22A7" w:rsidDel="00B639AB">
          <w:rPr>
            <w:rFonts w:ascii="Times New Roman" w:hAnsi="Times New Roman" w:cs="Times New Roman"/>
          </w:rPr>
          <w:delText>ilo</w:delText>
        </w:r>
      </w:del>
      <w:r w:rsidR="00DC22A7">
        <w:rPr>
          <w:rFonts w:ascii="Times New Roman" w:hAnsi="Times New Roman" w:cs="Times New Roman"/>
        </w:rPr>
        <w:t>ca</w:t>
      </w:r>
      <w:ins w:id="283" w:author="Molly C. Mulcahy" w:date="2025-08-01T09:56:00Z" w16du:dateUtc="2025-08-01T14:56:00Z">
        <w:r w:rsidR="00B639AB">
          <w:rPr>
            <w:rFonts w:ascii="Times New Roman" w:hAnsi="Times New Roman" w:cs="Times New Roman"/>
          </w:rPr>
          <w:t>l</w:t>
        </w:r>
      </w:ins>
      <w:del w:id="284" w:author="Molly C. Mulcahy" w:date="2025-08-01T09:56:00Z" w16du:dateUtc="2025-08-01T14:56:00Z">
        <w:r w:rsidR="00DC22A7" w:rsidDel="00B639AB">
          <w:rPr>
            <w:rFonts w:ascii="Times New Roman" w:hAnsi="Times New Roman" w:cs="Times New Roman"/>
          </w:rPr>
          <w:delText>lorie</w:delText>
        </w:r>
      </w:del>
      <w:r w:rsidR="00DC22A7">
        <w:rPr>
          <w:rFonts w:ascii="Times New Roman" w:hAnsi="Times New Roman" w:cs="Times New Roman"/>
        </w:rPr>
        <w:t>s during their 6-hour feeding period than AL dams did</w:t>
      </w:r>
      <w:r w:rsidR="001D0C93">
        <w:rPr>
          <w:rFonts w:ascii="Times New Roman" w:hAnsi="Times New Roman" w:cs="Times New Roman"/>
        </w:rPr>
        <w:t xml:space="preserve"> (</w:t>
      </w:r>
      <w:r w:rsidR="001D0C93" w:rsidRPr="0019118B">
        <w:rPr>
          <w:rFonts w:ascii="Times New Roman" w:hAnsi="Times New Roman" w:cs="Times New Roman"/>
          <w:b/>
          <w:bCs/>
        </w:rPr>
        <w:t>Figure 2B,</w:t>
      </w:r>
      <w:r w:rsidR="001D0C93">
        <w:rPr>
          <w:rFonts w:ascii="Times New Roman" w:hAnsi="Times New Roman" w:cs="Times New Roman"/>
        </w:rPr>
        <w:t xml:space="preserve"> p&lt;0.001). </w:t>
      </w:r>
      <w:ins w:id="285" w:author="Molly C. Mulcahy" w:date="2025-08-01T09:57:00Z" w16du:dateUtc="2025-08-01T14:57:00Z">
        <w:r w:rsidR="00B639AB">
          <w:rPr>
            <w:rFonts w:ascii="Times New Roman" w:hAnsi="Times New Roman" w:cs="Times New Roman"/>
          </w:rPr>
          <w:t>During pregnancy, t</w:t>
        </w:r>
      </w:ins>
      <w:del w:id="286" w:author="Molly C. Mulcahy" w:date="2025-08-01T09:57:00Z" w16du:dateUtc="2025-08-01T14:57:00Z">
        <w:r w:rsidR="001D0C93" w:rsidDel="00B639AB">
          <w:rPr>
            <w:rFonts w:ascii="Times New Roman" w:hAnsi="Times New Roman" w:cs="Times New Roman"/>
          </w:rPr>
          <w:delText>T</w:delText>
        </w:r>
      </w:del>
      <w:r w:rsidR="001D0C93">
        <w:rPr>
          <w:rFonts w:ascii="Times New Roman" w:hAnsi="Times New Roman" w:cs="Times New Roman"/>
        </w:rPr>
        <w:t>here was a significant interaction between gestational age and maternal dietary regimen</w:t>
      </w:r>
      <w:del w:id="287" w:author="Molly C. Mulcahy" w:date="2025-08-01T09:57:00Z" w16du:dateUtc="2025-08-01T14:57:00Z">
        <w:r w:rsidR="001D0C93" w:rsidDel="00B639AB">
          <w:rPr>
            <w:rFonts w:ascii="Times New Roman" w:hAnsi="Times New Roman" w:cs="Times New Roman"/>
          </w:rPr>
          <w:delText xml:space="preserve"> during pregnancy</w:delText>
        </w:r>
      </w:del>
      <w:r w:rsidR="001D0C93">
        <w:rPr>
          <w:rFonts w:ascii="Times New Roman" w:hAnsi="Times New Roman" w:cs="Times New Roman"/>
        </w:rPr>
        <w:t xml:space="preserve">, where </w:t>
      </w:r>
      <w:proofErr w:type="spellStart"/>
      <w:r w:rsidR="003A6031">
        <w:rPr>
          <w:rFonts w:ascii="Times New Roman" w:hAnsi="Times New Roman" w:cs="Times New Roman"/>
        </w:rPr>
        <w:t>eTRF</w:t>
      </w:r>
      <w:proofErr w:type="spellEnd"/>
      <w:r w:rsidR="003A6031">
        <w:rPr>
          <w:rFonts w:ascii="Times New Roman" w:hAnsi="Times New Roman" w:cs="Times New Roman"/>
        </w:rPr>
        <w:t xml:space="preserve"> dams consumed significantly more food at 6 hours during pregnancy, </w:t>
      </w:r>
      <w:del w:id="288" w:author="Molly C. Mulcahy" w:date="2025-08-01T09:57:00Z" w16du:dateUtc="2025-08-01T14:57:00Z">
        <w:r w:rsidR="003A6031" w:rsidDel="00B639AB">
          <w:rPr>
            <w:rFonts w:ascii="Times New Roman" w:hAnsi="Times New Roman" w:cs="Times New Roman"/>
          </w:rPr>
          <w:delText xml:space="preserve">but this difference </w:delText>
        </w:r>
      </w:del>
      <w:r w:rsidR="003A6031">
        <w:rPr>
          <w:rFonts w:ascii="Times New Roman" w:hAnsi="Times New Roman" w:cs="Times New Roman"/>
        </w:rPr>
        <w:t>increas</w:t>
      </w:r>
      <w:ins w:id="289" w:author="Molly C. Mulcahy" w:date="2025-08-01T09:57:00Z" w16du:dateUtc="2025-08-01T14:57:00Z">
        <w:r w:rsidR="00B639AB">
          <w:rPr>
            <w:rFonts w:ascii="Times New Roman" w:hAnsi="Times New Roman" w:cs="Times New Roman"/>
          </w:rPr>
          <w:t>ing</w:t>
        </w:r>
      </w:ins>
      <w:del w:id="290" w:author="Molly C. Mulcahy" w:date="2025-08-01T09:57:00Z" w16du:dateUtc="2025-08-01T14:57:00Z">
        <w:r w:rsidR="003A6031" w:rsidDel="00B639AB">
          <w:rPr>
            <w:rFonts w:ascii="Times New Roman" w:hAnsi="Times New Roman" w:cs="Times New Roman"/>
          </w:rPr>
          <w:delText>ed</w:delText>
        </w:r>
      </w:del>
      <w:r w:rsidR="003A6031">
        <w:rPr>
          <w:rFonts w:ascii="Times New Roman" w:hAnsi="Times New Roman" w:cs="Times New Roman"/>
        </w:rPr>
        <w:t xml:space="preserve"> as gestational age advanced (</w:t>
      </w:r>
      <w:r w:rsidR="0019118B" w:rsidRPr="0019118B">
        <w:rPr>
          <w:rFonts w:ascii="Times New Roman" w:hAnsi="Times New Roman" w:cs="Times New Roman"/>
          <w:b/>
          <w:bCs/>
        </w:rPr>
        <w:t>Figure</w:t>
      </w:r>
      <w:r w:rsidR="003A6031" w:rsidRPr="0019118B">
        <w:rPr>
          <w:rFonts w:ascii="Times New Roman" w:hAnsi="Times New Roman" w:cs="Times New Roman"/>
          <w:b/>
          <w:bCs/>
        </w:rPr>
        <w:t xml:space="preserve"> 2C</w:t>
      </w:r>
      <w:r w:rsidR="003A6031">
        <w:rPr>
          <w:rFonts w:ascii="Times New Roman" w:hAnsi="Times New Roman" w:cs="Times New Roman"/>
        </w:rPr>
        <w:t xml:space="preserve">, </w:t>
      </w:r>
      <w:proofErr w:type="spellStart"/>
      <w:r w:rsidR="003A6031">
        <w:rPr>
          <w:rFonts w:ascii="Times New Roman" w:hAnsi="Times New Roman" w:cs="Times New Roman"/>
        </w:rPr>
        <w:t>p</w:t>
      </w:r>
      <w:r w:rsidR="003A6031">
        <w:rPr>
          <w:rFonts w:ascii="Times New Roman" w:hAnsi="Times New Roman" w:cs="Times New Roman"/>
          <w:vertAlign w:val="subscript"/>
        </w:rPr>
        <w:t>diet:gest.age</w:t>
      </w:r>
      <w:proofErr w:type="spellEnd"/>
      <w:r w:rsidR="003A6031">
        <w:rPr>
          <w:rFonts w:ascii="Times New Roman" w:hAnsi="Times New Roman" w:cs="Times New Roman"/>
        </w:rPr>
        <w:t xml:space="preserve">=0.001). However, when we examined </w:t>
      </w:r>
      <w:ins w:id="291" w:author="Molly C. Mulcahy" w:date="2025-08-01T09:58:00Z" w16du:dateUtc="2025-08-01T14:58:00Z">
        <w:r w:rsidR="00B639AB">
          <w:rPr>
            <w:rFonts w:ascii="Times New Roman" w:hAnsi="Times New Roman" w:cs="Times New Roman"/>
          </w:rPr>
          <w:t>total kcals (</w:t>
        </w:r>
      </w:ins>
      <w:r w:rsidR="0019118B">
        <w:rPr>
          <w:rFonts w:ascii="Times New Roman" w:hAnsi="Times New Roman" w:cs="Times New Roman"/>
        </w:rPr>
        <w:t>24-hour</w:t>
      </w:r>
      <w:r w:rsidR="003A6031">
        <w:rPr>
          <w:rFonts w:ascii="Times New Roman" w:hAnsi="Times New Roman" w:cs="Times New Roman"/>
        </w:rPr>
        <w:t xml:space="preserve"> intake</w:t>
      </w:r>
      <w:ins w:id="292" w:author="Molly C. Mulcahy" w:date="2025-08-01T09:58:00Z" w16du:dateUtc="2025-08-01T14:58:00Z">
        <w:r w:rsidR="00B639AB">
          <w:rPr>
            <w:rFonts w:ascii="Times New Roman" w:hAnsi="Times New Roman" w:cs="Times New Roman"/>
          </w:rPr>
          <w:t>)</w:t>
        </w:r>
      </w:ins>
      <w:r w:rsidR="003A6031">
        <w:rPr>
          <w:rFonts w:ascii="Times New Roman" w:hAnsi="Times New Roman" w:cs="Times New Roman"/>
        </w:rPr>
        <w:t>, we found</w:t>
      </w:r>
      <w:r w:rsidR="00850E28">
        <w:rPr>
          <w:rFonts w:ascii="Times New Roman" w:hAnsi="Times New Roman" w:cs="Times New Roman"/>
        </w:rPr>
        <w:t xml:space="preserve"> </w:t>
      </w:r>
      <w:del w:id="293" w:author="Molly C. Mulcahy" w:date="2025-08-01T09:58:00Z" w16du:dateUtc="2025-08-01T14:58:00Z">
        <w:r w:rsidR="00850E28" w:rsidDel="00B639AB">
          <w:rPr>
            <w:rFonts w:ascii="Times New Roman" w:hAnsi="Times New Roman" w:cs="Times New Roman"/>
          </w:rPr>
          <w:delText>that during</w:delText>
        </w:r>
      </w:del>
      <w:ins w:id="294" w:author="Molly C. Mulcahy" w:date="2025-08-01T09:58:00Z" w16du:dateUtc="2025-08-01T14:58:00Z">
        <w:r w:rsidR="00B639AB">
          <w:rPr>
            <w:rFonts w:ascii="Times New Roman" w:hAnsi="Times New Roman" w:cs="Times New Roman"/>
          </w:rPr>
          <w:t>similar kcal consumption during</w:t>
        </w:r>
      </w:ins>
      <w:r w:rsidR="00850E28">
        <w:rPr>
          <w:rFonts w:ascii="Times New Roman" w:hAnsi="Times New Roman" w:cs="Times New Roman"/>
        </w:rPr>
        <w:t xml:space="preserve"> both the pre-pregnancy and pregnancy </w:t>
      </w:r>
      <w:del w:id="295" w:author="Molly C. Mulcahy" w:date="2025-08-01T09:58:00Z" w16du:dateUtc="2025-08-01T14:58:00Z">
        <w:r w:rsidR="00850E28" w:rsidDel="00B639AB">
          <w:rPr>
            <w:rFonts w:ascii="Times New Roman" w:hAnsi="Times New Roman" w:cs="Times New Roman"/>
          </w:rPr>
          <w:delText>periods, eTRF dams consumed similar kcals compared to AL dams</w:delText>
        </w:r>
      </w:del>
      <w:ins w:id="296" w:author="Molly C. Mulcahy" w:date="2025-08-01T09:58:00Z" w16du:dateUtc="2025-08-01T14:58:00Z">
        <w:r w:rsidR="00B639AB">
          <w:rPr>
            <w:rFonts w:ascii="Times New Roman" w:hAnsi="Times New Roman" w:cs="Times New Roman"/>
          </w:rPr>
          <w:t>period</w:t>
        </w:r>
      </w:ins>
      <w:r w:rsidR="00850E28">
        <w:rPr>
          <w:rFonts w:ascii="Times New Roman" w:hAnsi="Times New Roman" w:cs="Times New Roman"/>
        </w:rPr>
        <w:t xml:space="preserve"> (</w:t>
      </w:r>
      <w:r w:rsidR="00850E28" w:rsidRPr="0019118B">
        <w:rPr>
          <w:rFonts w:ascii="Times New Roman" w:hAnsi="Times New Roman" w:cs="Times New Roman"/>
          <w:b/>
          <w:bCs/>
        </w:rPr>
        <w:t>Figure 2D</w:t>
      </w:r>
      <w:r w:rsidR="00850E28">
        <w:rPr>
          <w:rFonts w:ascii="Times New Roman" w:hAnsi="Times New Roman" w:cs="Times New Roman"/>
        </w:rPr>
        <w:t xml:space="preserve">, </w:t>
      </w:r>
      <w:proofErr w:type="spellStart"/>
      <w:r w:rsidR="00850E28">
        <w:rPr>
          <w:rFonts w:ascii="Times New Roman" w:hAnsi="Times New Roman" w:cs="Times New Roman"/>
        </w:rPr>
        <w:t>p</w:t>
      </w:r>
      <w:r w:rsidR="00850E28" w:rsidRPr="00B74AE8">
        <w:rPr>
          <w:rFonts w:ascii="Times New Roman" w:hAnsi="Times New Roman" w:cs="Times New Roman"/>
          <w:vertAlign w:val="subscript"/>
        </w:rPr>
        <w:t>diet</w:t>
      </w:r>
      <w:proofErr w:type="spellEnd"/>
      <w:r w:rsidR="00850E28">
        <w:rPr>
          <w:rFonts w:ascii="Times New Roman" w:hAnsi="Times New Roman" w:cs="Times New Roman"/>
        </w:rPr>
        <w:t xml:space="preserve"> = 0.66 and </w:t>
      </w:r>
      <w:r w:rsidR="00850E28" w:rsidRPr="0019118B">
        <w:rPr>
          <w:rFonts w:ascii="Times New Roman" w:hAnsi="Times New Roman" w:cs="Times New Roman"/>
          <w:b/>
          <w:bCs/>
        </w:rPr>
        <w:t>Figure 2E</w:t>
      </w:r>
      <w:r w:rsidR="00850E28">
        <w:rPr>
          <w:rFonts w:ascii="Times New Roman" w:hAnsi="Times New Roman" w:cs="Times New Roman"/>
        </w:rPr>
        <w:t xml:space="preserve">, </w:t>
      </w:r>
      <w:proofErr w:type="spellStart"/>
      <w:r w:rsidR="00850E28">
        <w:rPr>
          <w:rFonts w:ascii="Times New Roman" w:hAnsi="Times New Roman" w:cs="Times New Roman"/>
        </w:rPr>
        <w:t>p</w:t>
      </w:r>
      <w:r w:rsidR="00850E28" w:rsidRPr="00B74AE8">
        <w:rPr>
          <w:rFonts w:ascii="Times New Roman" w:hAnsi="Times New Roman" w:cs="Times New Roman"/>
          <w:vertAlign w:val="subscript"/>
        </w:rPr>
        <w:t>diet</w:t>
      </w:r>
      <w:proofErr w:type="spellEnd"/>
      <w:r w:rsidR="00850E28" w:rsidRPr="00B74AE8">
        <w:rPr>
          <w:rFonts w:ascii="Times New Roman" w:hAnsi="Times New Roman" w:cs="Times New Roman"/>
          <w:vertAlign w:val="subscript"/>
        </w:rPr>
        <w:t xml:space="preserve"> </w:t>
      </w:r>
      <w:r w:rsidR="00850E28">
        <w:rPr>
          <w:rFonts w:ascii="Times New Roman" w:hAnsi="Times New Roman" w:cs="Times New Roman"/>
        </w:rPr>
        <w:t xml:space="preserve">= </w:t>
      </w:r>
      <w:r w:rsidR="00B74AE8">
        <w:rPr>
          <w:rFonts w:ascii="Times New Roman" w:hAnsi="Times New Roman" w:cs="Times New Roman"/>
        </w:rPr>
        <w:t>0.72</w:t>
      </w:r>
      <w:r w:rsidR="00850E28">
        <w:rPr>
          <w:rFonts w:ascii="Times New Roman" w:hAnsi="Times New Roman" w:cs="Times New Roman"/>
        </w:rPr>
        <w:t>)</w:t>
      </w:r>
      <w:r w:rsidR="00B74AE8">
        <w:rPr>
          <w:rFonts w:ascii="Times New Roman" w:hAnsi="Times New Roman" w:cs="Times New Roman"/>
        </w:rPr>
        <w:t>.</w:t>
      </w:r>
      <w:r w:rsidR="00392CBD">
        <w:rPr>
          <w:rFonts w:ascii="Times New Roman" w:hAnsi="Times New Roman" w:cs="Times New Roman"/>
        </w:rPr>
        <w:t xml:space="preserve"> Consistent with their matched food intake, dam body weights remained comparable during pre-pregnancy (</w:t>
      </w:r>
      <w:r w:rsidR="00392CBD" w:rsidRPr="0019118B">
        <w:rPr>
          <w:rFonts w:ascii="Times New Roman" w:hAnsi="Times New Roman" w:cs="Times New Roman"/>
          <w:b/>
          <w:bCs/>
        </w:rPr>
        <w:t>Figure 2</w:t>
      </w:r>
      <w:r w:rsidR="0019118B" w:rsidRPr="0019118B">
        <w:rPr>
          <w:rFonts w:ascii="Times New Roman" w:hAnsi="Times New Roman" w:cs="Times New Roman"/>
          <w:b/>
          <w:bCs/>
        </w:rPr>
        <w:t>F</w:t>
      </w:r>
      <w:r w:rsidR="00392CBD">
        <w:rPr>
          <w:rFonts w:ascii="Times New Roman" w:hAnsi="Times New Roman" w:cs="Times New Roman"/>
        </w:rPr>
        <w:t>, p=0.</w:t>
      </w:r>
      <w:r w:rsidR="0019118B">
        <w:rPr>
          <w:rFonts w:ascii="Times New Roman" w:hAnsi="Times New Roman" w:cs="Times New Roman"/>
        </w:rPr>
        <w:t>68</w:t>
      </w:r>
      <w:r w:rsidR="00392CBD">
        <w:rPr>
          <w:rFonts w:ascii="Times New Roman" w:hAnsi="Times New Roman" w:cs="Times New Roman"/>
        </w:rPr>
        <w:t>) and pregnancy (</w:t>
      </w:r>
      <w:r w:rsidR="00392CBD" w:rsidRPr="0019118B">
        <w:rPr>
          <w:rFonts w:ascii="Times New Roman" w:hAnsi="Times New Roman" w:cs="Times New Roman"/>
          <w:b/>
          <w:bCs/>
        </w:rPr>
        <w:t xml:space="preserve">Figure </w:t>
      </w:r>
      <w:r w:rsidR="0019118B" w:rsidRPr="0019118B">
        <w:rPr>
          <w:rFonts w:ascii="Times New Roman" w:hAnsi="Times New Roman" w:cs="Times New Roman"/>
          <w:b/>
          <w:bCs/>
        </w:rPr>
        <w:t>2G</w:t>
      </w:r>
      <w:r w:rsidR="0019118B">
        <w:rPr>
          <w:rFonts w:ascii="Times New Roman" w:hAnsi="Times New Roman" w:cs="Times New Roman"/>
        </w:rPr>
        <w:t>,</w:t>
      </w:r>
      <w:r w:rsidR="00392CBD">
        <w:rPr>
          <w:rFonts w:ascii="Times New Roman" w:hAnsi="Times New Roman" w:cs="Times New Roman"/>
        </w:rPr>
        <w:t xml:space="preserve"> p=0.34). These data suggest</w:t>
      </w:r>
      <w:del w:id="297" w:author="Molly C. Mulcahy" w:date="2025-08-01T09:59:00Z" w16du:dateUtc="2025-08-01T14:59:00Z">
        <w:r w:rsidR="00392CBD" w:rsidDel="00B639AB">
          <w:rPr>
            <w:rFonts w:ascii="Times New Roman" w:hAnsi="Times New Roman" w:cs="Times New Roman"/>
          </w:rPr>
          <w:delText>s</w:delText>
        </w:r>
      </w:del>
      <w:r w:rsidR="00392CBD">
        <w:rPr>
          <w:rFonts w:ascii="Times New Roman" w:hAnsi="Times New Roman" w:cs="Times New Roman"/>
        </w:rPr>
        <w:t xml:space="preserve"> that after </w:t>
      </w:r>
      <w:del w:id="298" w:author="Molly C. Mulcahy" w:date="2025-08-01T09:59:00Z" w16du:dateUtc="2025-08-01T14:59:00Z">
        <w:r w:rsidR="00392CBD" w:rsidDel="00B639AB">
          <w:rPr>
            <w:rFonts w:ascii="Times New Roman" w:hAnsi="Times New Roman" w:cs="Times New Roman"/>
          </w:rPr>
          <w:delText xml:space="preserve">an </w:delText>
        </w:r>
      </w:del>
      <w:r w:rsidR="00392CBD">
        <w:rPr>
          <w:rFonts w:ascii="Times New Roman" w:hAnsi="Times New Roman" w:cs="Times New Roman"/>
        </w:rPr>
        <w:t>adaptation</w:t>
      </w:r>
      <w:del w:id="299" w:author="Molly C. Mulcahy" w:date="2025-08-01T09:59:00Z" w16du:dateUtc="2025-08-01T14:59:00Z">
        <w:r w:rsidR="00392CBD" w:rsidDel="00B639AB">
          <w:rPr>
            <w:rFonts w:ascii="Times New Roman" w:hAnsi="Times New Roman" w:cs="Times New Roman"/>
          </w:rPr>
          <w:delText xml:space="preserve"> period</w:delText>
        </w:r>
      </w:del>
      <w:r w:rsidR="00392CBD">
        <w:rPr>
          <w:rFonts w:ascii="Times New Roman" w:hAnsi="Times New Roman" w:cs="Times New Roman"/>
        </w:rPr>
        <w:t xml:space="preserve">, </w:t>
      </w:r>
      <w:r w:rsidR="001D7A0F">
        <w:rPr>
          <w:rFonts w:ascii="Times New Roman" w:hAnsi="Times New Roman" w:cs="Times New Roman"/>
        </w:rPr>
        <w:t xml:space="preserve">dams randomized to </w:t>
      </w:r>
      <w:proofErr w:type="spellStart"/>
      <w:r w:rsidR="001D7A0F">
        <w:rPr>
          <w:rFonts w:ascii="Times New Roman" w:hAnsi="Times New Roman" w:cs="Times New Roman"/>
        </w:rPr>
        <w:t>eTRF</w:t>
      </w:r>
      <w:proofErr w:type="spellEnd"/>
      <w:r w:rsidR="001D7A0F">
        <w:rPr>
          <w:rFonts w:ascii="Times New Roman" w:hAnsi="Times New Roman" w:cs="Times New Roman"/>
        </w:rPr>
        <w:t xml:space="preserve"> </w:t>
      </w:r>
      <w:del w:id="300" w:author="Molly C. Mulcahy" w:date="2025-08-01T09:59:00Z" w16du:dateUtc="2025-08-01T14:59:00Z">
        <w:r w:rsidR="001D7A0F" w:rsidDel="00B639AB">
          <w:rPr>
            <w:rFonts w:ascii="Times New Roman" w:hAnsi="Times New Roman" w:cs="Times New Roman"/>
          </w:rPr>
          <w:delText xml:space="preserve">during the perinatal period </w:delText>
        </w:r>
      </w:del>
      <w:proofErr w:type="gramStart"/>
      <w:r w:rsidR="001D7A0F">
        <w:rPr>
          <w:rFonts w:ascii="Times New Roman" w:hAnsi="Times New Roman" w:cs="Times New Roman"/>
        </w:rPr>
        <w:t>are able to</w:t>
      </w:r>
      <w:proofErr w:type="gramEnd"/>
      <w:r w:rsidR="001D7A0F">
        <w:rPr>
          <w:rFonts w:ascii="Times New Roman" w:hAnsi="Times New Roman" w:cs="Times New Roman"/>
        </w:rPr>
        <w:t xml:space="preserve"> maintain normal caloric intake and </w:t>
      </w:r>
      <w:del w:id="301" w:author="Molly C. Mulcahy" w:date="2025-08-01T09:59:00Z" w16du:dateUtc="2025-08-01T14:59:00Z">
        <w:r w:rsidR="001D7A0F" w:rsidDel="00B639AB">
          <w:rPr>
            <w:rFonts w:ascii="Times New Roman" w:hAnsi="Times New Roman" w:cs="Times New Roman"/>
          </w:rPr>
          <w:delText xml:space="preserve">maintain </w:delText>
        </w:r>
      </w:del>
      <w:r w:rsidR="001D7A0F">
        <w:rPr>
          <w:rFonts w:ascii="Times New Roman" w:hAnsi="Times New Roman" w:cs="Times New Roman"/>
        </w:rPr>
        <w:t>appropriate body weight</w:t>
      </w:r>
      <w:ins w:id="302" w:author="Molly C. Mulcahy" w:date="2025-08-01T09:59:00Z" w16du:dateUtc="2025-08-01T14:59:00Z">
        <w:r w:rsidR="00B639AB">
          <w:rPr>
            <w:rFonts w:ascii="Times New Roman" w:hAnsi="Times New Roman" w:cs="Times New Roman"/>
          </w:rPr>
          <w:t xml:space="preserve"> </w:t>
        </w:r>
      </w:ins>
      <w:del w:id="303" w:author="Molly C. Mulcahy" w:date="2025-08-01T09:59:00Z" w16du:dateUtc="2025-08-01T14:59:00Z">
        <w:r w:rsidR="001D7A0F" w:rsidDel="00B639AB">
          <w:rPr>
            <w:rFonts w:ascii="Times New Roman" w:hAnsi="Times New Roman" w:cs="Times New Roman"/>
          </w:rPr>
          <w:delText xml:space="preserve">s </w:delText>
        </w:r>
      </w:del>
      <w:r w:rsidR="001D7A0F">
        <w:rPr>
          <w:rFonts w:ascii="Times New Roman" w:hAnsi="Times New Roman" w:cs="Times New Roman"/>
        </w:rPr>
        <w:t>for pregnancy.</w:t>
      </w:r>
    </w:p>
    <w:p w14:paraId="0F70C8D9" w14:textId="77777777" w:rsidR="00854DB3" w:rsidRPr="00CA07AE" w:rsidRDefault="00854DB3" w:rsidP="00CA07AE">
      <w:pPr>
        <w:spacing w:line="360" w:lineRule="auto"/>
        <w:rPr>
          <w:rFonts w:ascii="Times New Roman" w:hAnsi="Times New Roman" w:cs="Times New Roman"/>
        </w:rPr>
      </w:pPr>
    </w:p>
    <w:p w14:paraId="43C16BE9" w14:textId="2BAD4D0D" w:rsidR="00CA07AE" w:rsidRDefault="00CA07AE" w:rsidP="00CA07AE">
      <w:pPr>
        <w:pStyle w:val="Heading2"/>
      </w:pPr>
      <w:r>
        <w:t xml:space="preserve">Insulin Responsiveness is Similar in </w:t>
      </w:r>
      <w:proofErr w:type="spellStart"/>
      <w:r>
        <w:t>eTRF</w:t>
      </w:r>
      <w:proofErr w:type="spellEnd"/>
      <w:r>
        <w:t xml:space="preserve"> Dams, but There is a More Robust Rebound from Hypoglycemia</w:t>
      </w:r>
    </w:p>
    <w:p w14:paraId="3271B84D" w14:textId="03058499" w:rsidR="00953058" w:rsidRPr="00953058" w:rsidRDefault="00953058" w:rsidP="00866E06">
      <w:pPr>
        <w:spacing w:line="360" w:lineRule="auto"/>
        <w:rPr>
          <w:rFonts w:ascii="Times New Roman" w:hAnsi="Times New Roman" w:cs="Times New Roman"/>
        </w:rPr>
      </w:pPr>
      <w:r>
        <w:rPr>
          <w:rFonts w:ascii="Times New Roman" w:hAnsi="Times New Roman" w:cs="Times New Roman"/>
        </w:rPr>
        <w:t xml:space="preserve">To </w:t>
      </w:r>
      <w:del w:id="304" w:author="Molly C. Mulcahy" w:date="2025-08-01T10:03:00Z" w16du:dateUtc="2025-08-01T15:03:00Z">
        <w:r w:rsidDel="00E13FDD">
          <w:rPr>
            <w:rFonts w:ascii="Times New Roman" w:hAnsi="Times New Roman" w:cs="Times New Roman"/>
          </w:rPr>
          <w:delText xml:space="preserve">test </w:delText>
        </w:r>
        <w:r w:rsidR="00011F38" w:rsidDel="00E13FDD">
          <w:rPr>
            <w:rFonts w:ascii="Times New Roman" w:hAnsi="Times New Roman" w:cs="Times New Roman"/>
          </w:rPr>
          <w:delText>whether</w:delText>
        </w:r>
      </w:del>
      <w:ins w:id="305" w:author="Molly C. Mulcahy" w:date="2025-08-01T10:03:00Z" w16du:dateUtc="2025-08-01T15:03:00Z">
        <w:r w:rsidR="00E13FDD">
          <w:rPr>
            <w:rFonts w:ascii="Times New Roman" w:hAnsi="Times New Roman" w:cs="Times New Roman"/>
          </w:rPr>
          <w:t>evaluate</w:t>
        </w:r>
      </w:ins>
      <w:r>
        <w:rPr>
          <w:rFonts w:ascii="Times New Roman" w:hAnsi="Times New Roman" w:cs="Times New Roman"/>
        </w:rPr>
        <w:t xml:space="preserve"> dam</w:t>
      </w:r>
      <w:ins w:id="306" w:author="Molly C. Mulcahy" w:date="2025-08-01T10:03:00Z" w16du:dateUtc="2025-08-01T15:03:00Z">
        <w:r w:rsidR="00E13FDD">
          <w:rPr>
            <w:rFonts w:ascii="Times New Roman" w:hAnsi="Times New Roman" w:cs="Times New Roman"/>
          </w:rPr>
          <w:t xml:space="preserve"> insulin sensitivity,</w:t>
        </w:r>
      </w:ins>
      <w:del w:id="307" w:author="Molly C. Mulcahy" w:date="2025-08-01T10:03:00Z" w16du:dateUtc="2025-08-01T15:03:00Z">
        <w:r w:rsidDel="00E13FDD">
          <w:rPr>
            <w:rFonts w:ascii="Times New Roman" w:hAnsi="Times New Roman" w:cs="Times New Roman"/>
          </w:rPr>
          <w:delText>s</w:delText>
        </w:r>
      </w:del>
      <w:r>
        <w:rPr>
          <w:rFonts w:ascii="Times New Roman" w:hAnsi="Times New Roman" w:cs="Times New Roman"/>
        </w:rPr>
        <w:t xml:space="preserve"> </w:t>
      </w:r>
      <w:del w:id="308" w:author="Molly C. Mulcahy" w:date="2025-08-01T10:03:00Z" w16du:dateUtc="2025-08-01T15:03:00Z">
        <w:r w:rsidDel="00E13FDD">
          <w:rPr>
            <w:rFonts w:ascii="Times New Roman" w:hAnsi="Times New Roman" w:cs="Times New Roman"/>
          </w:rPr>
          <w:delText>fed eTRF</w:delText>
        </w:r>
        <w:r w:rsidR="00011F38" w:rsidDel="00E13FDD">
          <w:rPr>
            <w:rFonts w:ascii="Times New Roman" w:hAnsi="Times New Roman" w:cs="Times New Roman"/>
          </w:rPr>
          <w:delText xml:space="preserve"> had improved insulin responsiveness</w:delText>
        </w:r>
        <w:r w:rsidDel="00E13FDD">
          <w:rPr>
            <w:rFonts w:ascii="Times New Roman" w:hAnsi="Times New Roman" w:cs="Times New Roman"/>
          </w:rPr>
          <w:delText xml:space="preserve">, </w:delText>
        </w:r>
      </w:del>
      <w:r>
        <w:rPr>
          <w:rFonts w:ascii="Times New Roman" w:hAnsi="Times New Roman" w:cs="Times New Roman"/>
        </w:rPr>
        <w:t>we conducted intraperitoneal insulin tolerance test</w:t>
      </w:r>
      <w:r w:rsidR="00011F38">
        <w:rPr>
          <w:rFonts w:ascii="Times New Roman" w:hAnsi="Times New Roman" w:cs="Times New Roman"/>
        </w:rPr>
        <w:t>s</w:t>
      </w:r>
      <w:r>
        <w:rPr>
          <w:rFonts w:ascii="Times New Roman" w:hAnsi="Times New Roman" w:cs="Times New Roman"/>
        </w:rPr>
        <w:t xml:space="preserve"> (ITT) on gestational day 16</w:t>
      </w:r>
      <w:r w:rsidR="00C1331C">
        <w:rPr>
          <w:rFonts w:ascii="Times New Roman" w:hAnsi="Times New Roman" w:cs="Times New Roman"/>
        </w:rPr>
        <w:t xml:space="preserve"> (</w:t>
      </w:r>
      <w:r w:rsidR="00C1331C" w:rsidRPr="00C1331C">
        <w:rPr>
          <w:rFonts w:ascii="Times New Roman" w:hAnsi="Times New Roman" w:cs="Times New Roman"/>
          <w:b/>
          <w:bCs/>
        </w:rPr>
        <w:t xml:space="preserve">Figure </w:t>
      </w:r>
      <w:r w:rsidR="008C318A">
        <w:rPr>
          <w:rFonts w:ascii="Times New Roman" w:hAnsi="Times New Roman" w:cs="Times New Roman"/>
          <w:b/>
          <w:bCs/>
        </w:rPr>
        <w:t>3</w:t>
      </w:r>
      <w:r w:rsidR="00C1331C" w:rsidRPr="00C1331C">
        <w:rPr>
          <w:rFonts w:ascii="Times New Roman" w:hAnsi="Times New Roman" w:cs="Times New Roman"/>
          <w:b/>
          <w:bCs/>
        </w:rPr>
        <w:t>A</w:t>
      </w:r>
      <w:r w:rsidR="00C1331C">
        <w:rPr>
          <w:rFonts w:ascii="Times New Roman" w:hAnsi="Times New Roman" w:cs="Times New Roman"/>
        </w:rPr>
        <w:t>)</w:t>
      </w:r>
      <w:r>
        <w:rPr>
          <w:rFonts w:ascii="Times New Roman" w:hAnsi="Times New Roman" w:cs="Times New Roman"/>
        </w:rPr>
        <w:t xml:space="preserve">. </w:t>
      </w:r>
      <w:del w:id="309" w:author="Molly C. Mulcahy" w:date="2025-08-01T10:04:00Z" w16du:dateUtc="2025-08-01T15:04:00Z">
        <w:r w:rsidDel="00E13FDD">
          <w:rPr>
            <w:rFonts w:ascii="Times New Roman" w:hAnsi="Times New Roman" w:cs="Times New Roman"/>
          </w:rPr>
          <w:delText>We found that fasting</w:delText>
        </w:r>
      </w:del>
      <w:ins w:id="310" w:author="Molly C. Mulcahy" w:date="2025-08-01T10:04:00Z" w16du:dateUtc="2025-08-01T15:04:00Z">
        <w:r w:rsidR="00E13FDD">
          <w:rPr>
            <w:rFonts w:ascii="Times New Roman" w:hAnsi="Times New Roman" w:cs="Times New Roman"/>
          </w:rPr>
          <w:t>Fasting</w:t>
        </w:r>
      </w:ins>
      <w:r>
        <w:rPr>
          <w:rFonts w:ascii="Times New Roman" w:hAnsi="Times New Roman" w:cs="Times New Roman"/>
        </w:rPr>
        <w:t xml:space="preserve"> blood glucose was similar between </w:t>
      </w:r>
      <w:proofErr w:type="spellStart"/>
      <w:r>
        <w:rPr>
          <w:rFonts w:ascii="Times New Roman" w:hAnsi="Times New Roman" w:cs="Times New Roman"/>
        </w:rPr>
        <w:t>eTRF</w:t>
      </w:r>
      <w:proofErr w:type="spellEnd"/>
      <w:r>
        <w:rPr>
          <w:rFonts w:ascii="Times New Roman" w:hAnsi="Times New Roman" w:cs="Times New Roman"/>
        </w:rPr>
        <w:t xml:space="preserve"> and AL dams</w:t>
      </w:r>
      <w:del w:id="311" w:author="Molly C. Mulcahy" w:date="2025-08-01T10:04:00Z" w16du:dateUtc="2025-08-01T15:04:00Z">
        <w:r w:rsidDel="00E13FDD">
          <w:rPr>
            <w:rFonts w:ascii="Times New Roman" w:hAnsi="Times New Roman" w:cs="Times New Roman"/>
          </w:rPr>
          <w:delText xml:space="preserve"> at the beginning of the ITT,</w:delText>
        </w:r>
      </w:del>
      <w:r>
        <w:rPr>
          <w:rFonts w:ascii="Times New Roman" w:hAnsi="Times New Roman" w:cs="Times New Roman"/>
        </w:rPr>
        <w:t xml:space="preserve"> (</w:t>
      </w:r>
      <w:r w:rsidRPr="00C1331C">
        <w:rPr>
          <w:rFonts w:ascii="Times New Roman" w:hAnsi="Times New Roman" w:cs="Times New Roman"/>
          <w:b/>
          <w:bCs/>
        </w:rPr>
        <w:t xml:space="preserve">Figure </w:t>
      </w:r>
      <w:r w:rsidR="008C318A">
        <w:rPr>
          <w:rFonts w:ascii="Times New Roman" w:hAnsi="Times New Roman" w:cs="Times New Roman"/>
          <w:b/>
          <w:bCs/>
        </w:rPr>
        <w:t>3</w:t>
      </w:r>
      <w:r w:rsidR="00C1331C" w:rsidRPr="00C1331C">
        <w:rPr>
          <w:rFonts w:ascii="Times New Roman" w:hAnsi="Times New Roman" w:cs="Times New Roman"/>
          <w:b/>
          <w:bCs/>
        </w:rPr>
        <w:t>B</w:t>
      </w:r>
      <w:r>
        <w:rPr>
          <w:rFonts w:ascii="Times New Roman" w:hAnsi="Times New Roman" w:cs="Times New Roman"/>
        </w:rPr>
        <w:t>, p=0.27).</w:t>
      </w:r>
      <w:r w:rsidR="009F07EE">
        <w:rPr>
          <w:rFonts w:ascii="Times New Roman" w:hAnsi="Times New Roman" w:cs="Times New Roman"/>
        </w:rPr>
        <w:t xml:space="preserve"> Using linear mixed effect models with a random effect for dam ID and fixed effects of time and maternal dietary regimen, we found </w:t>
      </w:r>
      <w:r w:rsidR="00011F38">
        <w:rPr>
          <w:rFonts w:ascii="Times New Roman" w:hAnsi="Times New Roman" w:cs="Times New Roman"/>
        </w:rPr>
        <w:t xml:space="preserve">that </w:t>
      </w:r>
      <w:proofErr w:type="spellStart"/>
      <w:r w:rsidR="00F822F1">
        <w:rPr>
          <w:rFonts w:ascii="Times New Roman" w:hAnsi="Times New Roman" w:cs="Times New Roman"/>
        </w:rPr>
        <w:t>eTRF</w:t>
      </w:r>
      <w:proofErr w:type="spellEnd"/>
      <w:r w:rsidR="00F822F1">
        <w:rPr>
          <w:rFonts w:ascii="Times New Roman" w:hAnsi="Times New Roman" w:cs="Times New Roman"/>
        </w:rPr>
        <w:t xml:space="preserve"> dams </w:t>
      </w:r>
      <w:r w:rsidR="00011F38">
        <w:rPr>
          <w:rFonts w:ascii="Times New Roman" w:hAnsi="Times New Roman" w:cs="Times New Roman"/>
        </w:rPr>
        <w:t>averaged</w:t>
      </w:r>
      <w:r w:rsidR="00F822F1">
        <w:rPr>
          <w:rFonts w:ascii="Times New Roman" w:hAnsi="Times New Roman" w:cs="Times New Roman"/>
        </w:rPr>
        <w:t xml:space="preserve"> </w:t>
      </w:r>
      <w:r w:rsidR="00E236B9">
        <w:rPr>
          <w:rFonts w:ascii="Times New Roman" w:hAnsi="Times New Roman" w:cs="Times New Roman"/>
        </w:rPr>
        <w:t xml:space="preserve">17.6±12.6 mg/dL </w:t>
      </w:r>
      <w:r w:rsidR="00F822F1">
        <w:rPr>
          <w:rFonts w:ascii="Times New Roman" w:hAnsi="Times New Roman" w:cs="Times New Roman"/>
        </w:rPr>
        <w:t xml:space="preserve">greater glucose at each time point </w:t>
      </w:r>
      <w:del w:id="312" w:author="Molly C. Mulcahy" w:date="2025-08-01T10:05:00Z" w16du:dateUtc="2025-08-01T15:05:00Z">
        <w:r w:rsidR="00F822F1" w:rsidDel="00E13FDD">
          <w:rPr>
            <w:rFonts w:ascii="Times New Roman" w:hAnsi="Times New Roman" w:cs="Times New Roman"/>
          </w:rPr>
          <w:delText xml:space="preserve">than </w:delText>
        </w:r>
      </w:del>
      <w:ins w:id="313" w:author="Molly C. Mulcahy" w:date="2025-08-01T10:05:00Z" w16du:dateUtc="2025-08-01T15:05:00Z">
        <w:r w:rsidR="00E13FDD">
          <w:rPr>
            <w:rFonts w:ascii="Times New Roman" w:hAnsi="Times New Roman" w:cs="Times New Roman"/>
          </w:rPr>
          <w:t>compared to</w:t>
        </w:r>
        <w:r w:rsidR="00E13FDD">
          <w:rPr>
            <w:rFonts w:ascii="Times New Roman" w:hAnsi="Times New Roman" w:cs="Times New Roman"/>
          </w:rPr>
          <w:t xml:space="preserve"> </w:t>
        </w:r>
      </w:ins>
      <w:r w:rsidR="00F822F1">
        <w:rPr>
          <w:rFonts w:ascii="Times New Roman" w:hAnsi="Times New Roman" w:cs="Times New Roman"/>
        </w:rPr>
        <w:t xml:space="preserve">AL dams </w:t>
      </w:r>
      <w:del w:id="314" w:author="Molly C. Mulcahy" w:date="2025-08-01T10:05:00Z" w16du:dateUtc="2025-08-01T15:05:00Z">
        <w:r w:rsidR="00E236B9" w:rsidDel="00E13FDD">
          <w:rPr>
            <w:rFonts w:ascii="Times New Roman" w:hAnsi="Times New Roman" w:cs="Times New Roman"/>
          </w:rPr>
          <w:delText xml:space="preserve">during the course of the full 120 minutes </w:delText>
        </w:r>
      </w:del>
      <w:r w:rsidR="00F822F1">
        <w:rPr>
          <w:rFonts w:ascii="Times New Roman" w:hAnsi="Times New Roman" w:cs="Times New Roman"/>
        </w:rPr>
        <w:t>(</w:t>
      </w:r>
      <w:proofErr w:type="spellStart"/>
      <w:r w:rsidR="00F822F1">
        <w:rPr>
          <w:rFonts w:ascii="Times New Roman" w:hAnsi="Times New Roman" w:cs="Times New Roman"/>
        </w:rPr>
        <w:t>p</w:t>
      </w:r>
      <w:r w:rsidR="00F822F1" w:rsidRPr="00F822F1">
        <w:rPr>
          <w:rFonts w:ascii="Times New Roman" w:hAnsi="Times New Roman" w:cs="Times New Roman"/>
          <w:vertAlign w:val="subscript"/>
        </w:rPr>
        <w:t>diet</w:t>
      </w:r>
      <w:proofErr w:type="spellEnd"/>
      <w:r w:rsidR="00F822F1" w:rsidRPr="00F822F1">
        <w:rPr>
          <w:rFonts w:ascii="Times New Roman" w:hAnsi="Times New Roman" w:cs="Times New Roman"/>
          <w:vertAlign w:val="subscript"/>
        </w:rPr>
        <w:t xml:space="preserve">*time </w:t>
      </w:r>
      <w:r w:rsidR="00F822F1">
        <w:rPr>
          <w:rFonts w:ascii="Times New Roman" w:hAnsi="Times New Roman" w:cs="Times New Roman"/>
        </w:rPr>
        <w:t>&lt;0.001</w:t>
      </w:r>
      <w:r w:rsidR="00011F38">
        <w:rPr>
          <w:rFonts w:ascii="Times New Roman" w:hAnsi="Times New Roman" w:cs="Times New Roman"/>
        </w:rPr>
        <w:t xml:space="preserve">; </w:t>
      </w:r>
      <w:r w:rsidR="00011F38" w:rsidRPr="00C1331C">
        <w:rPr>
          <w:rFonts w:ascii="Times New Roman" w:hAnsi="Times New Roman" w:cs="Times New Roman"/>
          <w:b/>
          <w:bCs/>
        </w:rPr>
        <w:lastRenderedPageBreak/>
        <w:t xml:space="preserve">Figure </w:t>
      </w:r>
      <w:r w:rsidR="00011F38">
        <w:rPr>
          <w:rFonts w:ascii="Times New Roman" w:hAnsi="Times New Roman" w:cs="Times New Roman"/>
          <w:b/>
          <w:bCs/>
        </w:rPr>
        <w:t>3</w:t>
      </w:r>
      <w:r w:rsidR="00011F38" w:rsidRPr="00C1331C">
        <w:rPr>
          <w:rFonts w:ascii="Times New Roman" w:hAnsi="Times New Roman" w:cs="Times New Roman"/>
          <w:b/>
          <w:bCs/>
        </w:rPr>
        <w:t>A</w:t>
      </w:r>
      <w:r w:rsidR="00F822F1">
        <w:rPr>
          <w:rFonts w:ascii="Times New Roman" w:hAnsi="Times New Roman" w:cs="Times New Roman"/>
        </w:rPr>
        <w:t>).</w:t>
      </w:r>
      <w:r>
        <w:rPr>
          <w:rFonts w:ascii="Times New Roman" w:hAnsi="Times New Roman" w:cs="Times New Roman"/>
        </w:rPr>
        <w:t xml:space="preserve"> </w:t>
      </w:r>
      <w:r w:rsidR="00011F38">
        <w:rPr>
          <w:rFonts w:ascii="Times New Roman" w:hAnsi="Times New Roman" w:cs="Times New Roman"/>
        </w:rPr>
        <w:t>A</w:t>
      </w:r>
      <w:r w:rsidR="00F27260">
        <w:rPr>
          <w:rFonts w:ascii="Times New Roman" w:hAnsi="Times New Roman" w:cs="Times New Roman"/>
        </w:rPr>
        <w:t>s</w:t>
      </w:r>
      <w:r w:rsidR="00011F38">
        <w:rPr>
          <w:rFonts w:ascii="Times New Roman" w:hAnsi="Times New Roman" w:cs="Times New Roman"/>
        </w:rPr>
        <w:t xml:space="preserve"> such t</w:t>
      </w:r>
      <w:r w:rsidR="007B2AC6">
        <w:rPr>
          <w:rFonts w:ascii="Times New Roman" w:hAnsi="Times New Roman" w:cs="Times New Roman"/>
        </w:rPr>
        <w:t xml:space="preserve">here was a 19.8% greater area under the curve in </w:t>
      </w:r>
      <w:proofErr w:type="spellStart"/>
      <w:r w:rsidR="007B2AC6">
        <w:rPr>
          <w:rFonts w:ascii="Times New Roman" w:hAnsi="Times New Roman" w:cs="Times New Roman"/>
        </w:rPr>
        <w:t>eTRF</w:t>
      </w:r>
      <w:proofErr w:type="spellEnd"/>
      <w:r w:rsidR="007B2AC6">
        <w:rPr>
          <w:rFonts w:ascii="Times New Roman" w:hAnsi="Times New Roman" w:cs="Times New Roman"/>
        </w:rPr>
        <w:t xml:space="preserve"> dams (</w:t>
      </w:r>
      <w:r w:rsidR="007B2AC6" w:rsidRPr="00C1331C">
        <w:rPr>
          <w:rFonts w:ascii="Times New Roman" w:hAnsi="Times New Roman" w:cs="Times New Roman"/>
          <w:b/>
          <w:bCs/>
        </w:rPr>
        <w:t xml:space="preserve">Figure </w:t>
      </w:r>
      <w:r w:rsidR="008C318A">
        <w:rPr>
          <w:rFonts w:ascii="Times New Roman" w:hAnsi="Times New Roman" w:cs="Times New Roman"/>
          <w:b/>
          <w:bCs/>
        </w:rPr>
        <w:t>3</w:t>
      </w:r>
      <w:r w:rsidR="00C1331C">
        <w:rPr>
          <w:rFonts w:ascii="Times New Roman" w:hAnsi="Times New Roman" w:cs="Times New Roman"/>
          <w:b/>
          <w:bCs/>
        </w:rPr>
        <w:t>C</w:t>
      </w:r>
      <w:r w:rsidR="00C1331C">
        <w:rPr>
          <w:rFonts w:ascii="Times New Roman" w:hAnsi="Times New Roman" w:cs="Times New Roman"/>
        </w:rPr>
        <w:t xml:space="preserve">, </w:t>
      </w:r>
      <w:r w:rsidR="007B2AC6">
        <w:rPr>
          <w:rFonts w:ascii="Times New Roman" w:hAnsi="Times New Roman" w:cs="Times New Roman"/>
        </w:rPr>
        <w:t>p=0.03)</w:t>
      </w:r>
      <w:r w:rsidR="00011F38">
        <w:rPr>
          <w:rFonts w:ascii="Times New Roman" w:hAnsi="Times New Roman" w:cs="Times New Roman"/>
        </w:rPr>
        <w:t xml:space="preserve"> </w:t>
      </w:r>
      <w:commentRangeStart w:id="315"/>
      <w:r w:rsidR="00011F38">
        <w:rPr>
          <w:rFonts w:ascii="Times New Roman" w:hAnsi="Times New Roman" w:cs="Times New Roman"/>
        </w:rPr>
        <w:t xml:space="preserve">indicating insulin </w:t>
      </w:r>
      <w:r w:rsidR="00AE2F7C">
        <w:rPr>
          <w:rFonts w:ascii="Times New Roman" w:hAnsi="Times New Roman" w:cs="Times New Roman"/>
        </w:rPr>
        <w:t>in</w:t>
      </w:r>
      <w:r w:rsidR="00011F38">
        <w:rPr>
          <w:rFonts w:ascii="Times New Roman" w:hAnsi="Times New Roman" w:cs="Times New Roman"/>
        </w:rPr>
        <w:t>sensitivity</w:t>
      </w:r>
      <w:r w:rsidR="007B2AC6">
        <w:rPr>
          <w:rFonts w:ascii="Times New Roman" w:hAnsi="Times New Roman" w:cs="Times New Roman"/>
        </w:rPr>
        <w:t xml:space="preserve">. </w:t>
      </w:r>
      <w:commentRangeEnd w:id="315"/>
      <w:r w:rsidR="00E236B9">
        <w:rPr>
          <w:rStyle w:val="CommentReference"/>
        </w:rPr>
        <w:commentReference w:id="315"/>
      </w:r>
      <w:r w:rsidR="007B2AC6">
        <w:rPr>
          <w:rFonts w:ascii="Times New Roman" w:hAnsi="Times New Roman" w:cs="Times New Roman"/>
        </w:rPr>
        <w:t xml:space="preserve">To </w:t>
      </w:r>
      <w:r w:rsidR="00011F38">
        <w:rPr>
          <w:rFonts w:ascii="Times New Roman" w:hAnsi="Times New Roman" w:cs="Times New Roman"/>
        </w:rPr>
        <w:t>probe this further, we asse</w:t>
      </w:r>
      <w:r w:rsidR="00F27260">
        <w:rPr>
          <w:rFonts w:ascii="Times New Roman" w:hAnsi="Times New Roman" w:cs="Times New Roman"/>
        </w:rPr>
        <w:t>sse</w:t>
      </w:r>
      <w:r w:rsidR="00011F38">
        <w:rPr>
          <w:rFonts w:ascii="Times New Roman" w:hAnsi="Times New Roman" w:cs="Times New Roman"/>
        </w:rPr>
        <w:t xml:space="preserve">d </w:t>
      </w:r>
      <w:r w:rsidR="007B2AC6">
        <w:rPr>
          <w:rFonts w:ascii="Times New Roman" w:hAnsi="Times New Roman" w:cs="Times New Roman"/>
        </w:rPr>
        <w:t>the initial response to insulin administration</w:t>
      </w:r>
      <w:r w:rsidR="00011F38">
        <w:rPr>
          <w:rFonts w:ascii="Times New Roman" w:hAnsi="Times New Roman" w:cs="Times New Roman"/>
        </w:rPr>
        <w:t xml:space="preserve">. </w:t>
      </w:r>
      <w:r w:rsidR="007B2AC6">
        <w:rPr>
          <w:rFonts w:ascii="Times New Roman" w:hAnsi="Times New Roman" w:cs="Times New Roman"/>
        </w:rPr>
        <w:t xml:space="preserve">We found </w:t>
      </w:r>
      <w:proofErr w:type="spellStart"/>
      <w:r w:rsidR="007B2AC6">
        <w:rPr>
          <w:rFonts w:ascii="Times New Roman" w:hAnsi="Times New Roman" w:cs="Times New Roman"/>
        </w:rPr>
        <w:t>eTRF</w:t>
      </w:r>
      <w:proofErr w:type="spellEnd"/>
      <w:r w:rsidR="007B2AC6">
        <w:rPr>
          <w:rFonts w:ascii="Times New Roman" w:hAnsi="Times New Roman" w:cs="Times New Roman"/>
        </w:rPr>
        <w:t xml:space="preserve"> dams and AL dams to be </w:t>
      </w:r>
      <w:r w:rsidR="00575F5E">
        <w:rPr>
          <w:rFonts w:ascii="Times New Roman" w:hAnsi="Times New Roman" w:cs="Times New Roman"/>
        </w:rPr>
        <w:t>similarly</w:t>
      </w:r>
      <w:r w:rsidR="007B2AC6">
        <w:rPr>
          <w:rFonts w:ascii="Times New Roman" w:hAnsi="Times New Roman" w:cs="Times New Roman"/>
        </w:rPr>
        <w:t xml:space="preserve"> responsive</w:t>
      </w:r>
      <w:r w:rsidR="00011F38">
        <w:rPr>
          <w:rFonts w:ascii="Times New Roman" w:hAnsi="Times New Roman" w:cs="Times New Roman"/>
        </w:rPr>
        <w:t xml:space="preserve"> in the initial stages</w:t>
      </w:r>
      <w:r w:rsidR="007B2AC6">
        <w:rPr>
          <w:rFonts w:ascii="Times New Roman" w:hAnsi="Times New Roman" w:cs="Times New Roman"/>
        </w:rPr>
        <w:t xml:space="preserve">, with comparable rates </w:t>
      </w:r>
      <w:ins w:id="316" w:author="Molly C. Mulcahy" w:date="2025-08-01T10:06:00Z" w16du:dateUtc="2025-08-01T15:06:00Z">
        <w:r w:rsidR="00E13FDD">
          <w:rPr>
            <w:rFonts w:ascii="Times New Roman" w:hAnsi="Times New Roman" w:cs="Times New Roman"/>
          </w:rPr>
          <w:t xml:space="preserve">reduction </w:t>
        </w:r>
      </w:ins>
      <w:r w:rsidR="007B2AC6">
        <w:rPr>
          <w:rFonts w:ascii="Times New Roman" w:hAnsi="Times New Roman" w:cs="Times New Roman"/>
        </w:rPr>
        <w:t>of glucose</w:t>
      </w:r>
      <w:del w:id="317" w:author="Molly C. Mulcahy" w:date="2025-08-01T10:06:00Z" w16du:dateUtc="2025-08-01T15:06:00Z">
        <w:r w:rsidR="007B2AC6" w:rsidDel="00E13FDD">
          <w:rPr>
            <w:rFonts w:ascii="Times New Roman" w:hAnsi="Times New Roman" w:cs="Times New Roman"/>
          </w:rPr>
          <w:delText xml:space="preserve"> drop</w:delText>
        </w:r>
      </w:del>
      <w:r w:rsidR="007B2AC6">
        <w:rPr>
          <w:rFonts w:ascii="Times New Roman" w:hAnsi="Times New Roman" w:cs="Times New Roman"/>
        </w:rPr>
        <w:t xml:space="preserve"> (</w:t>
      </w:r>
      <w:r w:rsidR="007B2AC6" w:rsidRPr="00C1331C">
        <w:rPr>
          <w:rFonts w:ascii="Times New Roman" w:hAnsi="Times New Roman" w:cs="Times New Roman"/>
          <w:b/>
          <w:bCs/>
        </w:rPr>
        <w:t xml:space="preserve">Figure </w:t>
      </w:r>
      <w:r w:rsidR="008C318A">
        <w:rPr>
          <w:rFonts w:ascii="Times New Roman" w:hAnsi="Times New Roman" w:cs="Times New Roman"/>
          <w:b/>
          <w:bCs/>
        </w:rPr>
        <w:t>3</w:t>
      </w:r>
      <w:r w:rsidR="00C1331C" w:rsidRPr="00C1331C">
        <w:rPr>
          <w:rFonts w:ascii="Times New Roman" w:hAnsi="Times New Roman" w:cs="Times New Roman"/>
          <w:b/>
          <w:bCs/>
        </w:rPr>
        <w:t>D</w:t>
      </w:r>
      <w:r w:rsidR="007B2AC6">
        <w:rPr>
          <w:rFonts w:ascii="Times New Roman" w:hAnsi="Times New Roman" w:cs="Times New Roman"/>
        </w:rPr>
        <w:t>, p=0.75).</w:t>
      </w:r>
      <w:r w:rsidR="00A47C11">
        <w:rPr>
          <w:rFonts w:ascii="Times New Roman" w:hAnsi="Times New Roman" w:cs="Times New Roman"/>
        </w:rPr>
        <w:t xml:space="preserve"> </w:t>
      </w:r>
      <w:ins w:id="318" w:author="Molly C. Mulcahy" w:date="2025-08-01T10:06:00Z" w16du:dateUtc="2025-08-01T15:06:00Z">
        <w:r w:rsidR="00E13FDD">
          <w:rPr>
            <w:rFonts w:ascii="Times New Roman" w:hAnsi="Times New Roman" w:cs="Times New Roman"/>
          </w:rPr>
          <w:t xml:space="preserve">However, </w:t>
        </w:r>
      </w:ins>
      <w:proofErr w:type="spellStart"/>
      <w:r w:rsidR="00A47C11">
        <w:rPr>
          <w:rFonts w:ascii="Times New Roman" w:hAnsi="Times New Roman" w:cs="Times New Roman"/>
        </w:rPr>
        <w:t>eTRF</w:t>
      </w:r>
      <w:proofErr w:type="spellEnd"/>
      <w:r w:rsidR="00A47C11">
        <w:rPr>
          <w:rFonts w:ascii="Times New Roman" w:hAnsi="Times New Roman" w:cs="Times New Roman"/>
        </w:rPr>
        <w:t xml:space="preserve"> dams </w:t>
      </w:r>
      <w:del w:id="319" w:author="Molly C. Mulcahy" w:date="2025-08-01T10:06:00Z" w16du:dateUtc="2025-08-01T15:06:00Z">
        <w:r w:rsidR="00A47C11" w:rsidDel="00E13FDD">
          <w:rPr>
            <w:rFonts w:ascii="Times New Roman" w:hAnsi="Times New Roman" w:cs="Times New Roman"/>
          </w:rPr>
          <w:delText xml:space="preserve">seemed to </w:delText>
        </w:r>
      </w:del>
      <w:r w:rsidR="00F27260">
        <w:rPr>
          <w:rFonts w:ascii="Times New Roman" w:hAnsi="Times New Roman" w:cs="Times New Roman"/>
        </w:rPr>
        <w:t xml:space="preserve">have </w:t>
      </w:r>
      <w:r w:rsidR="00011F38">
        <w:rPr>
          <w:rFonts w:ascii="Times New Roman" w:hAnsi="Times New Roman" w:cs="Times New Roman"/>
        </w:rPr>
        <w:t xml:space="preserve">a more rapid </w:t>
      </w:r>
      <w:r w:rsidR="00A47C11">
        <w:rPr>
          <w:rFonts w:ascii="Times New Roman" w:hAnsi="Times New Roman" w:cs="Times New Roman"/>
        </w:rPr>
        <w:t xml:space="preserve">glucose recovery after reaching </w:t>
      </w:r>
      <w:del w:id="320" w:author="Molly C. Mulcahy" w:date="2025-08-01T10:06:00Z" w16du:dateUtc="2025-08-01T15:06:00Z">
        <w:r w:rsidR="00A47C11" w:rsidDel="00E13FDD">
          <w:rPr>
            <w:rFonts w:ascii="Times New Roman" w:hAnsi="Times New Roman" w:cs="Times New Roman"/>
          </w:rPr>
          <w:delText>their lowest</w:delText>
        </w:r>
      </w:del>
      <w:del w:id="321" w:author="Molly C. Mulcahy" w:date="2025-08-01T10:07:00Z" w16du:dateUtc="2025-08-01T15:07:00Z">
        <w:r w:rsidR="00A47C11" w:rsidDel="003674F7">
          <w:rPr>
            <w:rFonts w:ascii="Times New Roman" w:hAnsi="Times New Roman" w:cs="Times New Roman"/>
          </w:rPr>
          <w:delText xml:space="preserve"> glucose</w:delText>
        </w:r>
      </w:del>
      <w:r w:rsidR="00A47C11">
        <w:rPr>
          <w:rFonts w:ascii="Times New Roman" w:hAnsi="Times New Roman" w:cs="Times New Roman"/>
        </w:rPr>
        <w:t xml:space="preserve"> </w:t>
      </w:r>
      <w:del w:id="322" w:author="Molly C. Mulcahy" w:date="2025-08-01T10:06:00Z" w16du:dateUtc="2025-08-01T15:06:00Z">
        <w:r w:rsidR="00A47C11" w:rsidDel="00E13FDD">
          <w:rPr>
            <w:rFonts w:ascii="Times New Roman" w:hAnsi="Times New Roman" w:cs="Times New Roman"/>
          </w:rPr>
          <w:delText>value</w:delText>
        </w:r>
      </w:del>
      <w:ins w:id="323" w:author="Molly C. Mulcahy" w:date="2025-08-01T10:06:00Z" w16du:dateUtc="2025-08-01T15:06:00Z">
        <w:r w:rsidR="00E13FDD">
          <w:rPr>
            <w:rFonts w:ascii="Times New Roman" w:hAnsi="Times New Roman" w:cs="Times New Roman"/>
          </w:rPr>
          <w:t>nadir</w:t>
        </w:r>
      </w:ins>
      <w:ins w:id="324" w:author="Molly C. Mulcahy" w:date="2025-08-01T10:08:00Z" w16du:dateUtc="2025-08-01T15:08:00Z">
        <w:r w:rsidR="003674F7">
          <w:rPr>
            <w:rFonts w:ascii="Times New Roman" w:hAnsi="Times New Roman" w:cs="Times New Roman"/>
          </w:rPr>
          <w:t xml:space="preserve"> and </w:t>
        </w:r>
      </w:ins>
      <w:del w:id="325" w:author="Molly C. Mulcahy" w:date="2025-08-01T10:08:00Z" w16du:dateUtc="2025-08-01T15:08:00Z">
        <w:r w:rsidR="00011F38" w:rsidDel="003674F7">
          <w:rPr>
            <w:rFonts w:ascii="Times New Roman" w:hAnsi="Times New Roman" w:cs="Times New Roman"/>
          </w:rPr>
          <w:delText>.</w:delText>
        </w:r>
        <w:r w:rsidR="00F27260" w:rsidDel="003674F7">
          <w:rPr>
            <w:rFonts w:ascii="Times New Roman" w:hAnsi="Times New Roman" w:cs="Times New Roman"/>
          </w:rPr>
          <w:delText xml:space="preserve"> </w:delText>
        </w:r>
        <w:r w:rsidR="00011F38" w:rsidDel="003674F7">
          <w:rPr>
            <w:rFonts w:ascii="Times New Roman" w:hAnsi="Times New Roman" w:cs="Times New Roman"/>
          </w:rPr>
          <w:delText>W</w:delText>
        </w:r>
        <w:r w:rsidR="00A47C11" w:rsidDel="003674F7">
          <w:rPr>
            <w:rFonts w:ascii="Times New Roman" w:hAnsi="Times New Roman" w:cs="Times New Roman"/>
          </w:rPr>
          <w:delText xml:space="preserve">e evaluated the difference in the rates of glucose recovery after </w:delText>
        </w:r>
        <w:r w:rsidR="009F07EE" w:rsidDel="003674F7">
          <w:rPr>
            <w:rFonts w:ascii="Times New Roman" w:hAnsi="Times New Roman" w:cs="Times New Roman"/>
          </w:rPr>
          <w:delText>hypoglycemia</w:delText>
        </w:r>
        <w:r w:rsidR="00A47C11" w:rsidDel="003674F7">
          <w:rPr>
            <w:rFonts w:ascii="Times New Roman" w:hAnsi="Times New Roman" w:cs="Times New Roman"/>
          </w:rPr>
          <w:delText xml:space="preserve"> by </w:delText>
        </w:r>
        <w:r w:rsidR="00011F38" w:rsidDel="003674F7">
          <w:rPr>
            <w:rFonts w:ascii="Times New Roman" w:hAnsi="Times New Roman" w:cs="Times New Roman"/>
          </w:rPr>
          <w:delText xml:space="preserve">constructing </w:delText>
        </w:r>
        <w:r w:rsidR="00A47C11" w:rsidDel="003674F7">
          <w:rPr>
            <w:rFonts w:ascii="Times New Roman" w:hAnsi="Times New Roman" w:cs="Times New Roman"/>
          </w:rPr>
          <w:delText>linear model</w:delText>
        </w:r>
        <w:r w:rsidR="00011F38" w:rsidDel="003674F7">
          <w:rPr>
            <w:rFonts w:ascii="Times New Roman" w:hAnsi="Times New Roman" w:cs="Times New Roman"/>
          </w:rPr>
          <w:delText>s</w:delText>
        </w:r>
        <w:r w:rsidR="00A47C11" w:rsidDel="003674F7">
          <w:rPr>
            <w:rFonts w:ascii="Times New Roman" w:hAnsi="Times New Roman" w:cs="Times New Roman"/>
          </w:rPr>
          <w:delText xml:space="preserve"> for each group in </w:delText>
        </w:r>
        <w:r w:rsidR="00011F38" w:rsidDel="003674F7">
          <w:rPr>
            <w:rFonts w:ascii="Times New Roman" w:hAnsi="Times New Roman" w:cs="Times New Roman"/>
          </w:rPr>
          <w:delText xml:space="preserve">just </w:delText>
        </w:r>
        <w:r w:rsidR="00A47C11" w:rsidDel="003674F7">
          <w:rPr>
            <w:rFonts w:ascii="Times New Roman" w:hAnsi="Times New Roman" w:cs="Times New Roman"/>
          </w:rPr>
          <w:delText xml:space="preserve">the last 60 minutes of the experiment. We found that eTRF </w:delText>
        </w:r>
        <w:r w:rsidR="009F07EE" w:rsidDel="003674F7">
          <w:rPr>
            <w:rFonts w:ascii="Times New Roman" w:hAnsi="Times New Roman" w:cs="Times New Roman"/>
          </w:rPr>
          <w:delText xml:space="preserve">dams </w:delText>
        </w:r>
      </w:del>
      <w:r w:rsidR="009F07EE">
        <w:rPr>
          <w:rFonts w:ascii="Times New Roman" w:hAnsi="Times New Roman" w:cs="Times New Roman"/>
        </w:rPr>
        <w:t xml:space="preserve">recovered glucose at a rate </w:t>
      </w:r>
      <w:commentRangeStart w:id="326"/>
      <w:r w:rsidR="009F07EE">
        <w:rPr>
          <w:rFonts w:ascii="Times New Roman" w:hAnsi="Times New Roman" w:cs="Times New Roman"/>
        </w:rPr>
        <w:t>2.4</w:t>
      </w:r>
      <w:r w:rsidR="00BC7151">
        <w:rPr>
          <w:rFonts w:ascii="Times New Roman" w:hAnsi="Times New Roman" w:cs="Times New Roman"/>
        </w:rPr>
        <w:t>-fold</w:t>
      </w:r>
      <w:r w:rsidR="009F07EE">
        <w:rPr>
          <w:rFonts w:ascii="Times New Roman" w:hAnsi="Times New Roman" w:cs="Times New Roman"/>
        </w:rPr>
        <w:t xml:space="preserve"> </w:t>
      </w:r>
      <w:commentRangeEnd w:id="326"/>
      <w:r w:rsidR="00011F38">
        <w:rPr>
          <w:rStyle w:val="CommentReference"/>
        </w:rPr>
        <w:commentReference w:id="326"/>
      </w:r>
      <w:r w:rsidR="009F07EE">
        <w:rPr>
          <w:rFonts w:ascii="Times New Roman" w:hAnsi="Times New Roman" w:cs="Times New Roman"/>
        </w:rPr>
        <w:t xml:space="preserve">faster than AL dams, but this </w:t>
      </w:r>
      <w:del w:id="327" w:author="Molly C. Mulcahy" w:date="2025-08-01T10:08:00Z" w16du:dateUtc="2025-08-01T15:08:00Z">
        <w:r w:rsidR="009F07EE" w:rsidDel="003674F7">
          <w:rPr>
            <w:rFonts w:ascii="Times New Roman" w:hAnsi="Times New Roman" w:cs="Times New Roman"/>
          </w:rPr>
          <w:delText>did not</w:delText>
        </w:r>
      </w:del>
      <w:ins w:id="328" w:author="Molly C. Mulcahy" w:date="2025-08-01T10:08:00Z" w16du:dateUtc="2025-08-01T15:08:00Z">
        <w:r w:rsidR="003674F7">
          <w:rPr>
            <w:rFonts w:ascii="Times New Roman" w:hAnsi="Times New Roman" w:cs="Times New Roman"/>
          </w:rPr>
          <w:t>failed to</w:t>
        </w:r>
      </w:ins>
      <w:r w:rsidR="009F07EE">
        <w:rPr>
          <w:rFonts w:ascii="Times New Roman" w:hAnsi="Times New Roman" w:cs="Times New Roman"/>
        </w:rPr>
        <w:t xml:space="preserve"> reach statistical significance (</w:t>
      </w:r>
      <w:r w:rsidR="009F07EE" w:rsidRPr="00C1331C">
        <w:rPr>
          <w:rFonts w:ascii="Times New Roman" w:hAnsi="Times New Roman" w:cs="Times New Roman"/>
          <w:b/>
          <w:bCs/>
        </w:rPr>
        <w:t xml:space="preserve">Figure </w:t>
      </w:r>
      <w:r w:rsidR="008C318A">
        <w:rPr>
          <w:rFonts w:ascii="Times New Roman" w:hAnsi="Times New Roman" w:cs="Times New Roman"/>
          <w:b/>
          <w:bCs/>
        </w:rPr>
        <w:t>3</w:t>
      </w:r>
      <w:r w:rsidR="00C1331C" w:rsidRPr="00C1331C">
        <w:rPr>
          <w:rFonts w:ascii="Times New Roman" w:hAnsi="Times New Roman" w:cs="Times New Roman"/>
          <w:b/>
          <w:bCs/>
        </w:rPr>
        <w:t>E</w:t>
      </w:r>
      <w:r w:rsidR="00C1331C">
        <w:rPr>
          <w:rFonts w:ascii="Times New Roman" w:hAnsi="Times New Roman" w:cs="Times New Roman"/>
        </w:rPr>
        <w:t>,</w:t>
      </w:r>
      <w:r w:rsidR="009F07EE">
        <w:rPr>
          <w:rFonts w:ascii="Times New Roman" w:hAnsi="Times New Roman" w:cs="Times New Roman"/>
        </w:rPr>
        <w:t xml:space="preserve"> p=0.084).</w:t>
      </w:r>
      <w:r w:rsidR="00C152FB">
        <w:rPr>
          <w:rFonts w:ascii="Times New Roman" w:hAnsi="Times New Roman" w:cs="Times New Roman"/>
        </w:rPr>
        <w:t xml:space="preserve"> </w:t>
      </w:r>
      <w:r w:rsidR="00AE2F7C">
        <w:rPr>
          <w:rFonts w:ascii="Times New Roman" w:hAnsi="Times New Roman" w:cs="Times New Roman"/>
        </w:rPr>
        <w:t xml:space="preserve">Despite the significant difference in </w:t>
      </w:r>
      <w:del w:id="329" w:author="Molly C. Mulcahy" w:date="2025-08-01T10:08:00Z" w16du:dateUtc="2025-08-01T15:08:00Z">
        <w:r w:rsidR="00AE2F7C" w:rsidDel="003674F7">
          <w:rPr>
            <w:rFonts w:ascii="Times New Roman" w:hAnsi="Times New Roman" w:cs="Times New Roman"/>
          </w:rPr>
          <w:delText>response to ITT</w:delText>
        </w:r>
      </w:del>
      <w:ins w:id="330" w:author="Molly C. Mulcahy" w:date="2025-08-01T10:08:00Z" w16du:dateUtc="2025-08-01T15:08:00Z">
        <w:r w:rsidR="003674F7">
          <w:rPr>
            <w:rFonts w:ascii="Times New Roman" w:hAnsi="Times New Roman" w:cs="Times New Roman"/>
          </w:rPr>
          <w:t>AUC</w:t>
        </w:r>
      </w:ins>
      <w:r w:rsidR="00AE2F7C">
        <w:rPr>
          <w:rFonts w:ascii="Times New Roman" w:hAnsi="Times New Roman" w:cs="Times New Roman"/>
        </w:rPr>
        <w:t xml:space="preserve">, </w:t>
      </w:r>
      <w:del w:id="331" w:author="Molly C. Mulcahy" w:date="2025-08-01T10:09:00Z" w16du:dateUtc="2025-08-01T15:09:00Z">
        <w:r w:rsidR="00AE2F7C" w:rsidDel="003674F7">
          <w:rPr>
            <w:rFonts w:ascii="Times New Roman" w:hAnsi="Times New Roman" w:cs="Times New Roman"/>
          </w:rPr>
          <w:delText xml:space="preserve">there were no significant differences in </w:delText>
        </w:r>
      </w:del>
      <w:r w:rsidR="00AE2F7C">
        <w:rPr>
          <w:rFonts w:ascii="Times New Roman" w:hAnsi="Times New Roman" w:cs="Times New Roman"/>
        </w:rPr>
        <w:t>serum insulin concentration</w:t>
      </w:r>
      <w:ins w:id="332" w:author="Molly C. Mulcahy" w:date="2025-08-01T10:09:00Z" w16du:dateUtc="2025-08-01T15:09:00Z">
        <w:r w:rsidR="003674F7">
          <w:rPr>
            <w:rFonts w:ascii="Times New Roman" w:hAnsi="Times New Roman" w:cs="Times New Roman"/>
          </w:rPr>
          <w:t>s were comparable</w:t>
        </w:r>
      </w:ins>
      <w:r w:rsidR="00AE2F7C">
        <w:rPr>
          <w:rFonts w:ascii="Times New Roman" w:hAnsi="Times New Roman" w:cs="Times New Roman"/>
        </w:rPr>
        <w:t xml:space="preserve"> </w:t>
      </w:r>
      <w:del w:id="333" w:author="Molly C. Mulcahy" w:date="2025-08-01T10:09:00Z" w16du:dateUtc="2025-08-01T15:09:00Z">
        <w:r w:rsidR="00AE2F7C" w:rsidDel="003674F7">
          <w:rPr>
            <w:rFonts w:ascii="Times New Roman" w:hAnsi="Times New Roman" w:cs="Times New Roman"/>
          </w:rPr>
          <w:delText xml:space="preserve">between maternal feeding regimens </w:delText>
        </w:r>
      </w:del>
      <w:r w:rsidR="00AE2F7C">
        <w:rPr>
          <w:rFonts w:ascii="Times New Roman" w:hAnsi="Times New Roman" w:cs="Times New Roman"/>
        </w:rPr>
        <w:t xml:space="preserve">at ZT1 </w:t>
      </w:r>
      <w:del w:id="334" w:author="Molly C. Mulcahy" w:date="2025-08-01T10:09:00Z" w16du:dateUtc="2025-08-01T15:09:00Z">
        <w:r w:rsidR="00AE2F7C" w:rsidDel="003674F7">
          <w:rPr>
            <w:rFonts w:ascii="Times New Roman" w:hAnsi="Times New Roman" w:cs="Times New Roman"/>
          </w:rPr>
          <w:delText>or at</w:delText>
        </w:r>
      </w:del>
      <w:ins w:id="335" w:author="Molly C. Mulcahy" w:date="2025-08-01T10:09:00Z" w16du:dateUtc="2025-08-01T15:09:00Z">
        <w:r w:rsidR="003674F7">
          <w:rPr>
            <w:rFonts w:ascii="Times New Roman" w:hAnsi="Times New Roman" w:cs="Times New Roman"/>
          </w:rPr>
          <w:t>and</w:t>
        </w:r>
      </w:ins>
      <w:r w:rsidR="00AE2F7C">
        <w:rPr>
          <w:rFonts w:ascii="Times New Roman" w:hAnsi="Times New Roman" w:cs="Times New Roman"/>
        </w:rPr>
        <w:t xml:space="preserve"> ZT13 (</w:t>
      </w:r>
      <w:r w:rsidR="00AE2F7C" w:rsidRPr="00AE2F7C">
        <w:rPr>
          <w:rFonts w:ascii="Times New Roman" w:hAnsi="Times New Roman" w:cs="Times New Roman"/>
          <w:b/>
          <w:bCs/>
        </w:rPr>
        <w:t>Figure 3F</w:t>
      </w:r>
      <w:r w:rsidR="00AE2F7C">
        <w:rPr>
          <w:rFonts w:ascii="Times New Roman" w:hAnsi="Times New Roman" w:cs="Times New Roman"/>
        </w:rPr>
        <w:t>, p=0.38).</w:t>
      </w:r>
      <w:r w:rsidR="00EC4175">
        <w:rPr>
          <w:rFonts w:ascii="Times New Roman" w:hAnsi="Times New Roman" w:cs="Times New Roman"/>
        </w:rPr>
        <w:t xml:space="preserve"> </w:t>
      </w:r>
      <w:r w:rsidR="00C152FB">
        <w:rPr>
          <w:rFonts w:ascii="Times New Roman" w:hAnsi="Times New Roman" w:cs="Times New Roman"/>
        </w:rPr>
        <w:t xml:space="preserve">These data suggest that insulin sensitivity is </w:t>
      </w:r>
      <w:del w:id="336" w:author="Molly C. Mulcahy" w:date="2025-08-01T10:09:00Z" w16du:dateUtc="2025-08-01T15:09:00Z">
        <w:r w:rsidR="00C152FB" w:rsidDel="003674F7">
          <w:rPr>
            <w:rFonts w:ascii="Times New Roman" w:hAnsi="Times New Roman" w:cs="Times New Roman"/>
          </w:rPr>
          <w:delText xml:space="preserve">similar </w:delText>
        </w:r>
      </w:del>
      <w:ins w:id="337" w:author="Molly C. Mulcahy" w:date="2025-08-01T10:09:00Z" w16du:dateUtc="2025-08-01T15:09:00Z">
        <w:r w:rsidR="003674F7">
          <w:rPr>
            <w:rFonts w:ascii="Times New Roman" w:hAnsi="Times New Roman" w:cs="Times New Roman"/>
          </w:rPr>
          <w:t>s</w:t>
        </w:r>
        <w:r w:rsidR="003674F7">
          <w:rPr>
            <w:rFonts w:ascii="Times New Roman" w:hAnsi="Times New Roman" w:cs="Times New Roman"/>
          </w:rPr>
          <w:t xml:space="preserve">lightly worsened by </w:t>
        </w:r>
        <w:proofErr w:type="spellStart"/>
        <w:r w:rsidR="003674F7">
          <w:rPr>
            <w:rFonts w:ascii="Times New Roman" w:hAnsi="Times New Roman" w:cs="Times New Roman"/>
          </w:rPr>
          <w:t>eTRF</w:t>
        </w:r>
      </w:ins>
      <w:proofErr w:type="spellEnd"/>
      <w:del w:id="338" w:author="Molly C. Mulcahy" w:date="2025-08-01T10:09:00Z" w16du:dateUtc="2025-08-01T15:09:00Z">
        <w:r w:rsidR="00C152FB" w:rsidDel="003674F7">
          <w:rPr>
            <w:rFonts w:ascii="Times New Roman" w:hAnsi="Times New Roman" w:cs="Times New Roman"/>
          </w:rPr>
          <w:delText>to normal pregnancies in AL fed dams</w:delText>
        </w:r>
      </w:del>
      <w:r w:rsidR="00C152FB">
        <w:rPr>
          <w:rFonts w:ascii="Times New Roman" w:hAnsi="Times New Roman" w:cs="Times New Roman"/>
        </w:rPr>
        <w:t xml:space="preserve">, </w:t>
      </w:r>
      <w:del w:id="339" w:author="Molly C. Mulcahy" w:date="2025-08-01T10:10:00Z" w16du:dateUtc="2025-08-01T15:10:00Z">
        <w:r w:rsidR="00C152FB" w:rsidDel="003674F7">
          <w:rPr>
            <w:rFonts w:ascii="Times New Roman" w:hAnsi="Times New Roman" w:cs="Times New Roman"/>
          </w:rPr>
          <w:delText xml:space="preserve">but </w:delText>
        </w:r>
      </w:del>
      <w:ins w:id="340" w:author="Molly C. Mulcahy" w:date="2025-08-01T10:10:00Z" w16du:dateUtc="2025-08-01T15:10:00Z">
        <w:r w:rsidR="003674F7">
          <w:rPr>
            <w:rFonts w:ascii="Times New Roman" w:hAnsi="Times New Roman" w:cs="Times New Roman"/>
          </w:rPr>
          <w:t>and</w:t>
        </w:r>
        <w:r w:rsidR="003674F7">
          <w:rPr>
            <w:rFonts w:ascii="Times New Roman" w:hAnsi="Times New Roman" w:cs="Times New Roman"/>
          </w:rPr>
          <w:t xml:space="preserve"> </w:t>
        </w:r>
      </w:ins>
      <w:r w:rsidR="00C152FB">
        <w:rPr>
          <w:rFonts w:ascii="Times New Roman" w:hAnsi="Times New Roman" w:cs="Times New Roman"/>
        </w:rPr>
        <w:t xml:space="preserve">that there is a more robust response to </w:t>
      </w:r>
      <w:del w:id="341" w:author="Molly C. Mulcahy" w:date="2025-08-01T10:10:00Z" w16du:dateUtc="2025-08-01T15:10:00Z">
        <w:r w:rsidR="00C152FB" w:rsidDel="003674F7">
          <w:rPr>
            <w:rFonts w:ascii="Times New Roman" w:hAnsi="Times New Roman" w:cs="Times New Roman"/>
          </w:rPr>
          <w:delText xml:space="preserve">hypoglycemia </w:delText>
        </w:r>
      </w:del>
      <w:ins w:id="342" w:author="Molly C. Mulcahy" w:date="2025-08-01T10:10:00Z" w16du:dateUtc="2025-08-01T15:10:00Z">
        <w:r w:rsidR="003674F7">
          <w:rPr>
            <w:rFonts w:ascii="Times New Roman" w:hAnsi="Times New Roman" w:cs="Times New Roman"/>
          </w:rPr>
          <w:t>reaching a glucose nadir</w:t>
        </w:r>
        <w:r w:rsidR="003674F7">
          <w:rPr>
            <w:rFonts w:ascii="Times New Roman" w:hAnsi="Times New Roman" w:cs="Times New Roman"/>
          </w:rPr>
          <w:t xml:space="preserve"> </w:t>
        </w:r>
      </w:ins>
      <w:r w:rsidR="00C152FB">
        <w:rPr>
          <w:rFonts w:ascii="Times New Roman" w:hAnsi="Times New Roman" w:cs="Times New Roman"/>
        </w:rPr>
        <w:t>in dams who undergo chronic, prolonged overnight fasts during the perinatal period</w:t>
      </w:r>
      <w:r w:rsidR="00AC6047">
        <w:rPr>
          <w:rFonts w:ascii="Times New Roman" w:hAnsi="Times New Roman" w:cs="Times New Roman"/>
        </w:rPr>
        <w:t xml:space="preserve">. </w:t>
      </w:r>
      <w:del w:id="343" w:author="Molly C. Mulcahy" w:date="2025-08-01T10:10:00Z" w16du:dateUtc="2025-08-01T15:10:00Z">
        <w:r w:rsidR="00AC6047" w:rsidDel="003674F7">
          <w:rPr>
            <w:rFonts w:ascii="Times New Roman" w:hAnsi="Times New Roman" w:cs="Times New Roman"/>
          </w:rPr>
          <w:delText xml:space="preserve">This </w:delText>
        </w:r>
      </w:del>
      <w:ins w:id="344" w:author="Molly C. Mulcahy" w:date="2025-08-01T10:10:00Z" w16du:dateUtc="2025-08-01T15:10:00Z">
        <w:r w:rsidR="003674F7">
          <w:rPr>
            <w:rFonts w:ascii="Times New Roman" w:hAnsi="Times New Roman" w:cs="Times New Roman"/>
          </w:rPr>
          <w:t>Which is</w:t>
        </w:r>
      </w:ins>
      <w:del w:id="345" w:author="Molly C. Mulcahy" w:date="2025-08-01T10:10:00Z" w16du:dateUtc="2025-08-01T15:10:00Z">
        <w:r w:rsidR="00AC6047" w:rsidDel="003674F7">
          <w:rPr>
            <w:rFonts w:ascii="Times New Roman" w:hAnsi="Times New Roman" w:cs="Times New Roman"/>
          </w:rPr>
          <w:delText>change is</w:delText>
        </w:r>
      </w:del>
      <w:r w:rsidR="00AC6047">
        <w:rPr>
          <w:rFonts w:ascii="Times New Roman" w:hAnsi="Times New Roman" w:cs="Times New Roman"/>
        </w:rPr>
        <w:t xml:space="preserve"> unlikely to be driven by ba</w:t>
      </w:r>
      <w:r w:rsidR="006541AF">
        <w:rPr>
          <w:rFonts w:ascii="Times New Roman" w:hAnsi="Times New Roman" w:cs="Times New Roman"/>
        </w:rPr>
        <w:t xml:space="preserve">seline </w:t>
      </w:r>
      <w:del w:id="346" w:author="Molly C. Mulcahy" w:date="2025-08-01T10:26:00Z" w16du:dateUtc="2025-08-01T15:26:00Z">
        <w:r w:rsidR="006541AF" w:rsidDel="00227FEC">
          <w:rPr>
            <w:rFonts w:ascii="Times New Roman" w:hAnsi="Times New Roman" w:cs="Times New Roman"/>
          </w:rPr>
          <w:delText>differences in</w:delText>
        </w:r>
      </w:del>
      <w:r w:rsidR="00AC6047">
        <w:rPr>
          <w:rFonts w:ascii="Times New Roman" w:hAnsi="Times New Roman" w:cs="Times New Roman"/>
        </w:rPr>
        <w:t xml:space="preserve"> insulin </w:t>
      </w:r>
      <w:del w:id="347" w:author="Molly C. Mulcahy" w:date="2025-08-01T10:26:00Z" w16du:dateUtc="2025-08-01T15:26:00Z">
        <w:r w:rsidR="00AC6047" w:rsidDel="00227FEC">
          <w:rPr>
            <w:rFonts w:ascii="Times New Roman" w:hAnsi="Times New Roman" w:cs="Times New Roman"/>
          </w:rPr>
          <w:delText>concentration</w:delText>
        </w:r>
      </w:del>
      <w:ins w:id="348" w:author="Molly C. Mulcahy" w:date="2025-08-01T10:26:00Z" w16du:dateUtc="2025-08-01T15:26:00Z">
        <w:r w:rsidR="00227FEC">
          <w:rPr>
            <w:rFonts w:ascii="Times New Roman" w:hAnsi="Times New Roman" w:cs="Times New Roman"/>
          </w:rPr>
          <w:t>levels</w:t>
        </w:r>
      </w:ins>
      <w:r w:rsidR="00C152FB">
        <w:rPr>
          <w:rFonts w:ascii="Times New Roman" w:hAnsi="Times New Roman" w:cs="Times New Roman"/>
        </w:rPr>
        <w:t xml:space="preserve">. </w:t>
      </w:r>
    </w:p>
    <w:p w14:paraId="5A13AC52" w14:textId="77777777" w:rsidR="00CA07AE" w:rsidRDefault="00CA07AE" w:rsidP="00820440">
      <w:pPr>
        <w:pStyle w:val="Heading2"/>
      </w:pPr>
    </w:p>
    <w:p w14:paraId="6D1DA89B" w14:textId="002D0489" w:rsidR="00820440" w:rsidRDefault="00820440" w:rsidP="00820440">
      <w:pPr>
        <w:pStyle w:val="Heading2"/>
      </w:pPr>
      <w:r w:rsidRPr="00820440">
        <w:t xml:space="preserve">Fecundity, birthweights and growth are similar between control and </w:t>
      </w:r>
      <w:proofErr w:type="spellStart"/>
      <w:r w:rsidRPr="00820440">
        <w:t>eTRF</w:t>
      </w:r>
      <w:proofErr w:type="spellEnd"/>
      <w:r w:rsidRPr="00820440">
        <w:t xml:space="preserve"> pregnancies</w:t>
      </w:r>
    </w:p>
    <w:p w14:paraId="646EAFA3" w14:textId="4F990FB3" w:rsidR="0034520D" w:rsidRDefault="0034520D" w:rsidP="0034520D">
      <w:pPr>
        <w:spacing w:line="360" w:lineRule="auto"/>
        <w:rPr>
          <w:rFonts w:ascii="Times New Roman" w:hAnsi="Times New Roman" w:cs="Times New Roman"/>
        </w:rPr>
      </w:pPr>
      <w:r>
        <w:rPr>
          <w:rFonts w:ascii="Times New Roman" w:hAnsi="Times New Roman" w:cs="Times New Roman"/>
        </w:rPr>
        <w:t>W</w:t>
      </w:r>
      <w:commentRangeStart w:id="349"/>
      <w:commentRangeStart w:id="350"/>
      <w:r w:rsidRPr="009A3882">
        <w:rPr>
          <w:rFonts w:ascii="Times New Roman" w:hAnsi="Times New Roman" w:cs="Times New Roman"/>
        </w:rPr>
        <w:t>e assess</w:t>
      </w:r>
      <w:r>
        <w:rPr>
          <w:rFonts w:ascii="Times New Roman" w:hAnsi="Times New Roman" w:cs="Times New Roman"/>
        </w:rPr>
        <w:t>ed fertility by evaluating the time spent in each stage of the estrus cycle,</w:t>
      </w:r>
      <w:r w:rsidRPr="009A3882">
        <w:rPr>
          <w:rFonts w:ascii="Times New Roman" w:hAnsi="Times New Roman" w:cs="Times New Roman"/>
        </w:rPr>
        <w:t xml:space="preserve"> the latency to copulatory plug appearance after pairing</w:t>
      </w:r>
      <w:r>
        <w:rPr>
          <w:rFonts w:ascii="Times New Roman" w:hAnsi="Times New Roman" w:cs="Times New Roman"/>
        </w:rPr>
        <w:t>, and rate of successful pairings</w:t>
      </w:r>
      <w:r w:rsidRPr="009A3882">
        <w:rPr>
          <w:rFonts w:ascii="Times New Roman" w:hAnsi="Times New Roman" w:cs="Times New Roman"/>
        </w:rPr>
        <w:t>.</w:t>
      </w:r>
      <w:commentRangeEnd w:id="349"/>
      <w:r>
        <w:rPr>
          <w:rStyle w:val="CommentReference"/>
        </w:rPr>
        <w:commentReference w:id="349"/>
      </w:r>
      <w:commentRangeEnd w:id="350"/>
      <w:r>
        <w:rPr>
          <w:rStyle w:val="CommentReference"/>
        </w:rPr>
        <w:commentReference w:id="350"/>
      </w:r>
      <w:r w:rsidRPr="009A3882">
        <w:rPr>
          <w:rFonts w:ascii="Times New Roman" w:hAnsi="Times New Roman" w:cs="Times New Roman"/>
        </w:rPr>
        <w:t xml:space="preserve"> We found that</w:t>
      </w:r>
      <w:r>
        <w:rPr>
          <w:rFonts w:ascii="Times New Roman" w:hAnsi="Times New Roman" w:cs="Times New Roman"/>
        </w:rPr>
        <w:t xml:space="preserve"> the average number of days spent in each estrus stage was similar despite the dam undergoing </w:t>
      </w:r>
      <w:proofErr w:type="spellStart"/>
      <w:r>
        <w:rPr>
          <w:rFonts w:ascii="Times New Roman" w:hAnsi="Times New Roman" w:cs="Times New Roman"/>
        </w:rPr>
        <w:t>eTRF</w:t>
      </w:r>
      <w:proofErr w:type="spellEnd"/>
      <w:r>
        <w:rPr>
          <w:rFonts w:ascii="Times New Roman" w:hAnsi="Times New Roman" w:cs="Times New Roman"/>
        </w:rPr>
        <w:t xml:space="preserve"> (</w:t>
      </w:r>
      <w:r w:rsidRPr="0034520D">
        <w:rPr>
          <w:rFonts w:ascii="Times New Roman" w:hAnsi="Times New Roman" w:cs="Times New Roman"/>
          <w:b/>
          <w:bCs/>
        </w:rPr>
        <w:t>Figure 4A</w:t>
      </w:r>
      <w:r>
        <w:rPr>
          <w:rFonts w:ascii="Times New Roman" w:hAnsi="Times New Roman" w:cs="Times New Roman"/>
        </w:rPr>
        <w:t>, p=0.70)</w:t>
      </w:r>
      <w:r w:rsidRPr="009A3882">
        <w:rPr>
          <w:rFonts w:ascii="Times New Roman" w:hAnsi="Times New Roman" w:cs="Times New Roman"/>
        </w:rPr>
        <w:t>.</w:t>
      </w:r>
      <w:r>
        <w:rPr>
          <w:rFonts w:ascii="Times New Roman" w:hAnsi="Times New Roman" w:cs="Times New Roman"/>
        </w:rPr>
        <w:t xml:space="preserve"> The latency to copulatory plug was </w:t>
      </w:r>
      <w:del w:id="351" w:author="Molly C. Mulcahy" w:date="2025-08-01T10:27:00Z" w16du:dateUtc="2025-08-01T15:27:00Z">
        <w:r w:rsidDel="00227FEC">
          <w:rPr>
            <w:rFonts w:ascii="Times New Roman" w:hAnsi="Times New Roman" w:cs="Times New Roman"/>
          </w:rPr>
          <w:delText>less than one day longer</w:delText>
        </w:r>
      </w:del>
      <w:ins w:id="352" w:author="Molly C. Mulcahy" w:date="2025-08-01T10:27:00Z" w16du:dateUtc="2025-08-01T15:27:00Z">
        <w:r w:rsidR="00227FEC">
          <w:rPr>
            <w:rFonts w:ascii="Times New Roman" w:hAnsi="Times New Roman" w:cs="Times New Roman"/>
          </w:rPr>
          <w:t>comparable</w:t>
        </w:r>
      </w:ins>
      <w:r>
        <w:rPr>
          <w:rFonts w:ascii="Times New Roman" w:hAnsi="Times New Roman" w:cs="Times New Roman"/>
        </w:rPr>
        <w:t xml:space="preserve"> (2.29 vs 2.94, AL vs </w:t>
      </w:r>
      <w:proofErr w:type="spellStart"/>
      <w:r>
        <w:rPr>
          <w:rFonts w:ascii="Times New Roman" w:hAnsi="Times New Roman" w:cs="Times New Roman"/>
        </w:rPr>
        <w:t>eTRF</w:t>
      </w:r>
      <w:proofErr w:type="spellEnd"/>
      <w:r>
        <w:rPr>
          <w:rFonts w:ascii="Times New Roman" w:hAnsi="Times New Roman" w:cs="Times New Roman"/>
        </w:rPr>
        <w:t xml:space="preserve"> respectively) in </w:t>
      </w:r>
      <w:proofErr w:type="spellStart"/>
      <w:r>
        <w:rPr>
          <w:rFonts w:ascii="Times New Roman" w:hAnsi="Times New Roman" w:cs="Times New Roman"/>
        </w:rPr>
        <w:t>eTRF</w:t>
      </w:r>
      <w:proofErr w:type="spellEnd"/>
      <w:r>
        <w:rPr>
          <w:rFonts w:ascii="Times New Roman" w:hAnsi="Times New Roman" w:cs="Times New Roman"/>
        </w:rPr>
        <w:t xml:space="preserve"> dams</w:t>
      </w:r>
      <w:r w:rsidRPr="009A3882">
        <w:rPr>
          <w:rFonts w:ascii="Times New Roman" w:hAnsi="Times New Roman" w:cs="Times New Roman"/>
        </w:rPr>
        <w:t xml:space="preserve"> </w:t>
      </w:r>
      <w:r>
        <w:rPr>
          <w:rFonts w:ascii="Times New Roman" w:hAnsi="Times New Roman" w:cs="Times New Roman"/>
        </w:rPr>
        <w:t>(</w:t>
      </w:r>
      <w:r w:rsidRPr="0034520D">
        <w:rPr>
          <w:rFonts w:ascii="Times New Roman" w:hAnsi="Times New Roman" w:cs="Times New Roman"/>
          <w:b/>
          <w:bCs/>
        </w:rPr>
        <w:t>Figure 4B</w:t>
      </w:r>
      <w:r>
        <w:rPr>
          <w:rFonts w:ascii="Times New Roman" w:hAnsi="Times New Roman" w:cs="Times New Roman"/>
        </w:rPr>
        <w:t xml:space="preserve">, p=0.39). </w:t>
      </w:r>
      <w:del w:id="353" w:author="Molly C. Mulcahy" w:date="2025-08-01T10:27:00Z" w16du:dateUtc="2025-08-01T15:27:00Z">
        <w:r w:rsidDel="00227FEC">
          <w:rPr>
            <w:rFonts w:ascii="Times New Roman" w:hAnsi="Times New Roman" w:cs="Times New Roman"/>
          </w:rPr>
          <w:delText xml:space="preserve">When comparing mating pairs who were successful and had litters to those that did not, </w:delText>
        </w:r>
      </w:del>
      <w:ins w:id="354" w:author="Molly C. Mulcahy" w:date="2025-08-01T10:28:00Z" w16du:dateUtc="2025-08-01T15:28:00Z">
        <w:r w:rsidR="00227FEC">
          <w:rPr>
            <w:rFonts w:ascii="Times New Roman" w:hAnsi="Times New Roman" w:cs="Times New Roman"/>
          </w:rPr>
          <w:t>T</w:t>
        </w:r>
      </w:ins>
      <w:del w:id="355" w:author="Molly C. Mulcahy" w:date="2025-08-01T10:28:00Z" w16du:dateUtc="2025-08-01T15:28:00Z">
        <w:r w:rsidDel="00227FEC">
          <w:rPr>
            <w:rFonts w:ascii="Times New Roman" w:hAnsi="Times New Roman" w:cs="Times New Roman"/>
          </w:rPr>
          <w:delText>t</w:delText>
        </w:r>
      </w:del>
      <w:r>
        <w:rPr>
          <w:rFonts w:ascii="Times New Roman" w:hAnsi="Times New Roman" w:cs="Times New Roman"/>
        </w:rPr>
        <w:t xml:space="preserve">here was no difference in the rates of </w:t>
      </w:r>
      <w:ins w:id="356" w:author="Molly C. Mulcahy" w:date="2025-08-01T10:28:00Z" w16du:dateUtc="2025-08-01T15:28:00Z">
        <w:r w:rsidR="00227FEC">
          <w:rPr>
            <w:rFonts w:ascii="Times New Roman" w:hAnsi="Times New Roman" w:cs="Times New Roman"/>
          </w:rPr>
          <w:t>successful pairings</w:t>
        </w:r>
      </w:ins>
      <w:del w:id="357" w:author="Molly C. Mulcahy" w:date="2025-08-01T10:28:00Z" w16du:dateUtc="2025-08-01T15:28:00Z">
        <w:r w:rsidDel="00227FEC">
          <w:rPr>
            <w:rFonts w:ascii="Times New Roman" w:hAnsi="Times New Roman" w:cs="Times New Roman"/>
          </w:rPr>
          <w:delText>pregnancy</w:delText>
        </w:r>
      </w:del>
      <w:r>
        <w:rPr>
          <w:rFonts w:ascii="Times New Roman" w:hAnsi="Times New Roman" w:cs="Times New Roman"/>
        </w:rPr>
        <w:t xml:space="preserve"> between feeding regimens (not pictured, p=0.99). This suggests that despite </w:t>
      </w:r>
      <w:ins w:id="358" w:author="Molly C. Mulcahy" w:date="2025-08-01T10:28:00Z" w16du:dateUtc="2025-08-01T15:28:00Z">
        <w:r w:rsidR="00227FEC">
          <w:rPr>
            <w:rFonts w:ascii="Times New Roman" w:hAnsi="Times New Roman" w:cs="Times New Roman"/>
          </w:rPr>
          <w:t xml:space="preserve">employment of a </w:t>
        </w:r>
      </w:ins>
      <w:proofErr w:type="gramStart"/>
      <w:r>
        <w:rPr>
          <w:rFonts w:ascii="Times New Roman" w:hAnsi="Times New Roman" w:cs="Times New Roman"/>
        </w:rPr>
        <w:t>fairly restrictive</w:t>
      </w:r>
      <w:proofErr w:type="gramEnd"/>
      <w:r>
        <w:rPr>
          <w:rFonts w:ascii="Times New Roman" w:hAnsi="Times New Roman" w:cs="Times New Roman"/>
        </w:rPr>
        <w:t xml:space="preserve"> dietary</w:t>
      </w:r>
      <w:del w:id="359" w:author="Molly C. Mulcahy" w:date="2025-08-01T10:28:00Z" w16du:dateUtc="2025-08-01T15:28:00Z">
        <w:r w:rsidDel="00227FEC">
          <w:rPr>
            <w:rFonts w:ascii="Times New Roman" w:hAnsi="Times New Roman" w:cs="Times New Roman"/>
          </w:rPr>
          <w:delText xml:space="preserve"> regimen was adopted</w:delText>
        </w:r>
      </w:del>
      <w:r>
        <w:rPr>
          <w:rFonts w:ascii="Times New Roman" w:hAnsi="Times New Roman" w:cs="Times New Roman"/>
        </w:rPr>
        <w:t xml:space="preserve">, fertility and estrus </w:t>
      </w:r>
      <w:del w:id="360" w:author="Molly C. Mulcahy" w:date="2025-08-01T10:28:00Z" w16du:dateUtc="2025-08-01T15:28:00Z">
        <w:r w:rsidDel="00227FEC">
          <w:rPr>
            <w:rFonts w:ascii="Times New Roman" w:hAnsi="Times New Roman" w:cs="Times New Roman"/>
          </w:rPr>
          <w:delText xml:space="preserve">cycling </w:delText>
        </w:r>
      </w:del>
      <w:ins w:id="361" w:author="Molly C. Mulcahy" w:date="2025-08-01T10:28:00Z" w16du:dateUtc="2025-08-01T15:28:00Z">
        <w:r w:rsidR="00227FEC">
          <w:rPr>
            <w:rFonts w:ascii="Times New Roman" w:hAnsi="Times New Roman" w:cs="Times New Roman"/>
          </w:rPr>
          <w:t>cycl</w:t>
        </w:r>
        <w:r w:rsidR="00227FEC">
          <w:rPr>
            <w:rFonts w:ascii="Times New Roman" w:hAnsi="Times New Roman" w:cs="Times New Roman"/>
          </w:rPr>
          <w:t>es</w:t>
        </w:r>
        <w:r w:rsidR="00227FEC">
          <w:rPr>
            <w:rFonts w:ascii="Times New Roman" w:hAnsi="Times New Roman" w:cs="Times New Roman"/>
          </w:rPr>
          <w:t xml:space="preserve"> </w:t>
        </w:r>
      </w:ins>
      <w:r>
        <w:rPr>
          <w:rFonts w:ascii="Times New Roman" w:hAnsi="Times New Roman" w:cs="Times New Roman"/>
        </w:rPr>
        <w:t>w</w:t>
      </w:r>
      <w:ins w:id="362" w:author="Molly C. Mulcahy" w:date="2025-08-01T10:28:00Z" w16du:dateUtc="2025-08-01T15:28:00Z">
        <w:r w:rsidR="00227FEC">
          <w:rPr>
            <w:rFonts w:ascii="Times New Roman" w:hAnsi="Times New Roman" w:cs="Times New Roman"/>
          </w:rPr>
          <w:t>ere</w:t>
        </w:r>
      </w:ins>
      <w:del w:id="363" w:author="Molly C. Mulcahy" w:date="2025-08-01T10:28:00Z" w16du:dateUtc="2025-08-01T15:28:00Z">
        <w:r w:rsidDel="00227FEC">
          <w:rPr>
            <w:rFonts w:ascii="Times New Roman" w:hAnsi="Times New Roman" w:cs="Times New Roman"/>
          </w:rPr>
          <w:delText>as</w:delText>
        </w:r>
      </w:del>
      <w:r>
        <w:rPr>
          <w:rFonts w:ascii="Times New Roman" w:hAnsi="Times New Roman" w:cs="Times New Roman"/>
        </w:rPr>
        <w:t xml:space="preserve"> not disrupted by </w:t>
      </w:r>
      <w:proofErr w:type="spellStart"/>
      <w:r>
        <w:rPr>
          <w:rFonts w:ascii="Times New Roman" w:hAnsi="Times New Roman" w:cs="Times New Roman"/>
        </w:rPr>
        <w:t>eTRF</w:t>
      </w:r>
      <w:proofErr w:type="spellEnd"/>
      <w:r>
        <w:rPr>
          <w:rFonts w:ascii="Times New Roman" w:hAnsi="Times New Roman" w:cs="Times New Roman"/>
        </w:rPr>
        <w:t xml:space="preserve">. </w:t>
      </w:r>
    </w:p>
    <w:p w14:paraId="4109C51F" w14:textId="52637B1E" w:rsidR="008600D2" w:rsidRDefault="00DD5658" w:rsidP="00B310D2">
      <w:pPr>
        <w:spacing w:line="360" w:lineRule="auto"/>
        <w:rPr>
          <w:rFonts w:ascii="Times New Roman" w:hAnsi="Times New Roman" w:cs="Times New Roman"/>
        </w:rPr>
      </w:pPr>
      <w:r w:rsidRPr="009A3882">
        <w:rPr>
          <w:rFonts w:ascii="Times New Roman" w:hAnsi="Times New Roman" w:cs="Times New Roman"/>
        </w:rPr>
        <w:t xml:space="preserve">To evaluate the effect of gestational </w:t>
      </w:r>
      <w:proofErr w:type="spellStart"/>
      <w:r w:rsidRPr="009A3882">
        <w:rPr>
          <w:rFonts w:ascii="Times New Roman" w:hAnsi="Times New Roman" w:cs="Times New Roman"/>
        </w:rPr>
        <w:t>eTRF</w:t>
      </w:r>
      <w:proofErr w:type="spellEnd"/>
      <w:r w:rsidRPr="009A3882">
        <w:rPr>
          <w:rFonts w:ascii="Times New Roman" w:hAnsi="Times New Roman" w:cs="Times New Roman"/>
        </w:rPr>
        <w:t xml:space="preserve"> on reproductive outcomes</w:t>
      </w:r>
      <w:r w:rsidR="00B310D2">
        <w:rPr>
          <w:rFonts w:ascii="Times New Roman" w:hAnsi="Times New Roman" w:cs="Times New Roman"/>
        </w:rPr>
        <w:t xml:space="preserve"> that are </w:t>
      </w:r>
      <w:del w:id="364" w:author="Molly C. Mulcahy" w:date="2025-08-01T10:28:00Z" w16du:dateUtc="2025-08-01T15:28:00Z">
        <w:r w:rsidR="00B310D2" w:rsidDel="00227FEC">
          <w:rPr>
            <w:rFonts w:ascii="Times New Roman" w:hAnsi="Times New Roman" w:cs="Times New Roman"/>
          </w:rPr>
          <w:delText xml:space="preserve">similarly observed and </w:delText>
        </w:r>
      </w:del>
      <w:r w:rsidR="00B310D2">
        <w:rPr>
          <w:rFonts w:ascii="Times New Roman" w:hAnsi="Times New Roman" w:cs="Times New Roman"/>
        </w:rPr>
        <w:t>often impacted by gestational food restriction</w:t>
      </w:r>
      <w:r w:rsidRPr="009A3882">
        <w:rPr>
          <w:rFonts w:ascii="Times New Roman" w:hAnsi="Times New Roman" w:cs="Times New Roman"/>
        </w:rPr>
        <w:t xml:space="preserve">, </w:t>
      </w:r>
      <w:r w:rsidR="00B81443">
        <w:rPr>
          <w:rFonts w:ascii="Times New Roman" w:hAnsi="Times New Roman" w:cs="Times New Roman"/>
        </w:rPr>
        <w:t xml:space="preserve">we </w:t>
      </w:r>
      <w:r w:rsidR="00404C71">
        <w:rPr>
          <w:rFonts w:ascii="Times New Roman" w:hAnsi="Times New Roman" w:cs="Times New Roman"/>
        </w:rPr>
        <w:t xml:space="preserve">calculated </w:t>
      </w:r>
      <w:r w:rsidR="00B310D2">
        <w:rPr>
          <w:rFonts w:ascii="Times New Roman" w:hAnsi="Times New Roman" w:cs="Times New Roman"/>
        </w:rPr>
        <w:t xml:space="preserve">litter size, average rates of </w:t>
      </w:r>
      <w:ins w:id="365" w:author="Molly C. Mulcahy" w:date="2025-08-01T10:29:00Z" w16du:dateUtc="2025-08-01T15:29:00Z">
        <w:r w:rsidR="00227FEC">
          <w:rPr>
            <w:rFonts w:ascii="Times New Roman" w:hAnsi="Times New Roman" w:cs="Times New Roman"/>
          </w:rPr>
          <w:t xml:space="preserve">early postnatal </w:t>
        </w:r>
      </w:ins>
      <w:r w:rsidR="00B310D2">
        <w:rPr>
          <w:rFonts w:ascii="Times New Roman" w:hAnsi="Times New Roman" w:cs="Times New Roman"/>
        </w:rPr>
        <w:t>survival</w:t>
      </w:r>
      <w:del w:id="366" w:author="Molly C. Mulcahy" w:date="2025-08-01T10:29:00Z" w16du:dateUtc="2025-08-01T15:29:00Z">
        <w:r w:rsidR="00B310D2" w:rsidDel="00227FEC">
          <w:rPr>
            <w:rFonts w:ascii="Times New Roman" w:hAnsi="Times New Roman" w:cs="Times New Roman"/>
          </w:rPr>
          <w:delText xml:space="preserve"> during postnatal days</w:delText>
        </w:r>
      </w:del>
      <w:r w:rsidR="00B310D2">
        <w:rPr>
          <w:rFonts w:ascii="Times New Roman" w:hAnsi="Times New Roman" w:cs="Times New Roman"/>
        </w:rPr>
        <w:t xml:space="preserve">, and </w:t>
      </w:r>
      <w:ins w:id="367" w:author="Molly C. Mulcahy" w:date="2025-08-01T10:29:00Z" w16du:dateUtc="2025-08-01T15:29:00Z">
        <w:r w:rsidR="00227FEC">
          <w:rPr>
            <w:rFonts w:ascii="Times New Roman" w:hAnsi="Times New Roman" w:cs="Times New Roman"/>
          </w:rPr>
          <w:t xml:space="preserve">body </w:t>
        </w:r>
      </w:ins>
      <w:r w:rsidR="00B310D2">
        <w:rPr>
          <w:rFonts w:ascii="Times New Roman" w:hAnsi="Times New Roman" w:cs="Times New Roman"/>
        </w:rPr>
        <w:t>weights of pups in the first 24 hours of life.</w:t>
      </w:r>
      <w:del w:id="368" w:author="Molly C. Mulcahy" w:date="2025-08-01T10:29:00Z" w16du:dateUtc="2025-08-01T15:29:00Z">
        <w:r w:rsidR="00B310D2" w:rsidDel="00227FEC">
          <w:rPr>
            <w:rFonts w:ascii="Times New Roman" w:hAnsi="Times New Roman" w:cs="Times New Roman"/>
          </w:rPr>
          <w:delText xml:space="preserve"> We </w:delText>
        </w:r>
        <w:r w:rsidR="00B81443" w:rsidDel="00227FEC">
          <w:rPr>
            <w:rFonts w:ascii="Times New Roman" w:hAnsi="Times New Roman" w:cs="Times New Roman"/>
          </w:rPr>
          <w:delText xml:space="preserve">calculated </w:delText>
        </w:r>
        <w:r w:rsidR="00B310D2" w:rsidDel="00227FEC">
          <w:rPr>
            <w:rFonts w:ascii="Times New Roman" w:hAnsi="Times New Roman" w:cs="Times New Roman"/>
          </w:rPr>
          <w:delText xml:space="preserve">gestational age for each dam as </w:delText>
        </w:r>
        <w:r w:rsidR="00B81443" w:rsidDel="00227FEC">
          <w:rPr>
            <w:rFonts w:ascii="Times New Roman" w:hAnsi="Times New Roman" w:cs="Times New Roman"/>
          </w:rPr>
          <w:delText>the average number of</w:delText>
        </w:r>
        <w:r w:rsidR="00B310D2" w:rsidDel="00227FEC">
          <w:rPr>
            <w:rFonts w:ascii="Times New Roman" w:hAnsi="Times New Roman" w:cs="Times New Roman"/>
          </w:rPr>
          <w:delText xml:space="preserve"> </w:delText>
        </w:r>
        <w:r w:rsidR="00B81443" w:rsidDel="00227FEC">
          <w:rPr>
            <w:rFonts w:ascii="Times New Roman" w:hAnsi="Times New Roman" w:cs="Times New Roman"/>
          </w:rPr>
          <w:delText xml:space="preserve">days between copulatory plug discovery and </w:delText>
        </w:r>
        <w:r w:rsidR="008600D2" w:rsidDel="00227FEC">
          <w:rPr>
            <w:rFonts w:ascii="Times New Roman" w:hAnsi="Times New Roman" w:cs="Times New Roman"/>
          </w:rPr>
          <w:delText>parturition</w:delText>
        </w:r>
        <w:r w:rsidR="00B81443" w:rsidDel="00227FEC">
          <w:rPr>
            <w:rFonts w:ascii="Times New Roman" w:hAnsi="Times New Roman" w:cs="Times New Roman"/>
          </w:rPr>
          <w:delText>.</w:delText>
        </w:r>
      </w:del>
      <w:r w:rsidR="00B81443">
        <w:rPr>
          <w:rFonts w:ascii="Times New Roman" w:hAnsi="Times New Roman" w:cs="Times New Roman"/>
        </w:rPr>
        <w:t xml:space="preserve"> We found that </w:t>
      </w:r>
      <w:proofErr w:type="spellStart"/>
      <w:r w:rsidR="00B81443">
        <w:rPr>
          <w:rFonts w:ascii="Times New Roman" w:hAnsi="Times New Roman" w:cs="Times New Roman"/>
        </w:rPr>
        <w:t>eTRF</w:t>
      </w:r>
      <w:proofErr w:type="spellEnd"/>
      <w:r w:rsidR="00B81443">
        <w:rPr>
          <w:rFonts w:ascii="Times New Roman" w:hAnsi="Times New Roman" w:cs="Times New Roman"/>
        </w:rPr>
        <w:t xml:space="preserve"> and AL dams had similar gestational ages </w:t>
      </w:r>
      <w:del w:id="369" w:author="Molly C. Mulcahy" w:date="2025-08-01T10:30:00Z" w16du:dateUtc="2025-08-01T15:30:00Z">
        <w:r w:rsidR="00B310D2" w:rsidDel="00227FEC">
          <w:rPr>
            <w:rFonts w:ascii="Times New Roman" w:hAnsi="Times New Roman" w:cs="Times New Roman"/>
          </w:rPr>
          <w:delText xml:space="preserve">within anticipated normal range for mouse pregnancy </w:delText>
        </w:r>
      </w:del>
      <w:r w:rsidR="00B81443">
        <w:rPr>
          <w:rFonts w:ascii="Times New Roman" w:hAnsi="Times New Roman" w:cs="Times New Roman"/>
        </w:rPr>
        <w:t>(</w:t>
      </w:r>
      <w:r w:rsidR="00B81443" w:rsidRPr="008C318A">
        <w:rPr>
          <w:rFonts w:ascii="Times New Roman" w:hAnsi="Times New Roman" w:cs="Times New Roman"/>
          <w:b/>
          <w:bCs/>
        </w:rPr>
        <w:t>Figure</w:t>
      </w:r>
      <w:r w:rsidR="00404C71">
        <w:rPr>
          <w:rFonts w:ascii="Times New Roman" w:hAnsi="Times New Roman" w:cs="Times New Roman"/>
          <w:b/>
          <w:bCs/>
        </w:rPr>
        <w:t xml:space="preserve"> </w:t>
      </w:r>
      <w:r w:rsidR="008C318A">
        <w:rPr>
          <w:rFonts w:ascii="Times New Roman" w:hAnsi="Times New Roman" w:cs="Times New Roman"/>
          <w:b/>
          <w:bCs/>
        </w:rPr>
        <w:t>4</w:t>
      </w:r>
      <w:r w:rsidR="0007068C">
        <w:rPr>
          <w:rFonts w:ascii="Times New Roman" w:hAnsi="Times New Roman" w:cs="Times New Roman"/>
          <w:b/>
          <w:bCs/>
        </w:rPr>
        <w:t>C</w:t>
      </w:r>
      <w:r w:rsidR="00B81443">
        <w:rPr>
          <w:rFonts w:ascii="Times New Roman" w:hAnsi="Times New Roman" w:cs="Times New Roman"/>
        </w:rPr>
        <w:t>, p=0.2</w:t>
      </w:r>
      <w:r w:rsidR="0007068C">
        <w:rPr>
          <w:rFonts w:ascii="Times New Roman" w:hAnsi="Times New Roman" w:cs="Times New Roman"/>
        </w:rPr>
        <w:t>0</w:t>
      </w:r>
      <w:r w:rsidR="00B81443">
        <w:rPr>
          <w:rFonts w:ascii="Times New Roman" w:hAnsi="Times New Roman" w:cs="Times New Roman"/>
        </w:rPr>
        <w:t xml:space="preserve">). </w:t>
      </w:r>
      <w:r w:rsidR="008600D2">
        <w:rPr>
          <w:rFonts w:ascii="Times New Roman" w:hAnsi="Times New Roman" w:cs="Times New Roman"/>
        </w:rPr>
        <w:t>There was a 28</w:t>
      </w:r>
      <w:r w:rsidR="00404C71">
        <w:rPr>
          <w:rFonts w:ascii="Times New Roman" w:hAnsi="Times New Roman" w:cs="Times New Roman"/>
        </w:rPr>
        <w:t>%</w:t>
      </w:r>
      <w:r w:rsidR="008600D2">
        <w:rPr>
          <w:rFonts w:ascii="Times New Roman" w:hAnsi="Times New Roman" w:cs="Times New Roman"/>
        </w:rPr>
        <w:t xml:space="preserve"> reduction in the number of pups surviving to PND3 in </w:t>
      </w:r>
      <w:proofErr w:type="spellStart"/>
      <w:r w:rsidR="008600D2">
        <w:rPr>
          <w:rFonts w:ascii="Times New Roman" w:hAnsi="Times New Roman" w:cs="Times New Roman"/>
        </w:rPr>
        <w:t>eTRF</w:t>
      </w:r>
      <w:proofErr w:type="spellEnd"/>
      <w:r w:rsidR="008600D2">
        <w:rPr>
          <w:rFonts w:ascii="Times New Roman" w:hAnsi="Times New Roman" w:cs="Times New Roman"/>
        </w:rPr>
        <w:t xml:space="preserve"> litters (</w:t>
      </w:r>
      <w:r w:rsidR="008600D2" w:rsidRPr="008C318A">
        <w:rPr>
          <w:rFonts w:ascii="Times New Roman" w:hAnsi="Times New Roman" w:cs="Times New Roman"/>
          <w:b/>
          <w:bCs/>
        </w:rPr>
        <w:t xml:space="preserve">Figure </w:t>
      </w:r>
      <w:r w:rsidR="008C318A">
        <w:rPr>
          <w:rFonts w:ascii="Times New Roman" w:hAnsi="Times New Roman" w:cs="Times New Roman"/>
          <w:b/>
          <w:bCs/>
        </w:rPr>
        <w:t>4</w:t>
      </w:r>
      <w:r w:rsidR="0007068C">
        <w:rPr>
          <w:rFonts w:ascii="Times New Roman" w:hAnsi="Times New Roman" w:cs="Times New Roman"/>
          <w:b/>
          <w:bCs/>
        </w:rPr>
        <w:t>D</w:t>
      </w:r>
      <w:r w:rsidR="008600D2">
        <w:rPr>
          <w:rFonts w:ascii="Times New Roman" w:hAnsi="Times New Roman" w:cs="Times New Roman"/>
        </w:rPr>
        <w:t xml:space="preserve">, p=0.039). </w:t>
      </w:r>
      <w:r w:rsidR="00BB3BB1">
        <w:rPr>
          <w:rFonts w:ascii="Times New Roman" w:hAnsi="Times New Roman" w:cs="Times New Roman"/>
        </w:rPr>
        <w:t>Litter sizes were 15.3</w:t>
      </w:r>
      <w:r w:rsidR="00404C71">
        <w:rPr>
          <w:rFonts w:ascii="Times New Roman" w:hAnsi="Times New Roman" w:cs="Times New Roman"/>
        </w:rPr>
        <w:t xml:space="preserve">% </w:t>
      </w:r>
      <w:r w:rsidR="00BB3BB1">
        <w:rPr>
          <w:rFonts w:ascii="Times New Roman" w:hAnsi="Times New Roman" w:cs="Times New Roman"/>
        </w:rPr>
        <w:t xml:space="preserve">smaller in </w:t>
      </w:r>
      <w:proofErr w:type="spellStart"/>
      <w:r w:rsidR="00BB3BB1">
        <w:rPr>
          <w:rFonts w:ascii="Times New Roman" w:hAnsi="Times New Roman" w:cs="Times New Roman"/>
        </w:rPr>
        <w:t>eTRF</w:t>
      </w:r>
      <w:proofErr w:type="spellEnd"/>
      <w:r w:rsidR="00BB3BB1">
        <w:rPr>
          <w:rFonts w:ascii="Times New Roman" w:hAnsi="Times New Roman" w:cs="Times New Roman"/>
        </w:rPr>
        <w:t xml:space="preserve"> dams</w:t>
      </w:r>
      <w:ins w:id="370" w:author="Molly C. Mulcahy" w:date="2025-08-01T10:31:00Z" w16du:dateUtc="2025-08-01T15:31:00Z">
        <w:r w:rsidR="00227FEC">
          <w:rPr>
            <w:rFonts w:ascii="Times New Roman" w:hAnsi="Times New Roman" w:cs="Times New Roman"/>
          </w:rPr>
          <w:t>,</w:t>
        </w:r>
      </w:ins>
      <w:del w:id="371" w:author="Molly C. Mulcahy" w:date="2025-08-01T10:31:00Z" w16du:dateUtc="2025-08-01T15:31:00Z">
        <w:r w:rsidR="00BB3BB1" w:rsidDel="00227FEC">
          <w:rPr>
            <w:rFonts w:ascii="Times New Roman" w:hAnsi="Times New Roman" w:cs="Times New Roman"/>
          </w:rPr>
          <w:delText>:</w:delText>
        </w:r>
      </w:del>
      <w:r w:rsidR="00BB3BB1">
        <w:rPr>
          <w:rFonts w:ascii="Times New Roman" w:hAnsi="Times New Roman" w:cs="Times New Roman"/>
        </w:rPr>
        <w:t xml:space="preserve"> </w:t>
      </w:r>
      <w:del w:id="372" w:author="Molly C. Mulcahy" w:date="2025-08-01T10:31:00Z" w16du:dateUtc="2025-08-01T15:31:00Z">
        <w:r w:rsidR="00BB3BB1" w:rsidDel="00227FEC">
          <w:rPr>
            <w:rFonts w:ascii="Times New Roman" w:hAnsi="Times New Roman" w:cs="Times New Roman"/>
          </w:rPr>
          <w:delText>though this did not reach</w:delText>
        </w:r>
      </w:del>
      <w:ins w:id="373" w:author="Molly C. Mulcahy" w:date="2025-08-01T10:31:00Z" w16du:dateUtc="2025-08-01T15:31:00Z">
        <w:r w:rsidR="00227FEC">
          <w:rPr>
            <w:rFonts w:ascii="Times New Roman" w:hAnsi="Times New Roman" w:cs="Times New Roman"/>
          </w:rPr>
          <w:t>but it was not</w:t>
        </w:r>
      </w:ins>
      <w:r w:rsidR="00BB3BB1">
        <w:rPr>
          <w:rFonts w:ascii="Times New Roman" w:hAnsi="Times New Roman" w:cs="Times New Roman"/>
        </w:rPr>
        <w:t xml:space="preserve"> statistical</w:t>
      </w:r>
      <w:ins w:id="374" w:author="Molly C. Mulcahy" w:date="2025-08-01T10:31:00Z" w16du:dateUtc="2025-08-01T15:31:00Z">
        <w:r w:rsidR="00227FEC">
          <w:rPr>
            <w:rFonts w:ascii="Times New Roman" w:hAnsi="Times New Roman" w:cs="Times New Roman"/>
          </w:rPr>
          <w:t>ly</w:t>
        </w:r>
      </w:ins>
      <w:r w:rsidR="00BB3BB1">
        <w:rPr>
          <w:rFonts w:ascii="Times New Roman" w:hAnsi="Times New Roman" w:cs="Times New Roman"/>
        </w:rPr>
        <w:t xml:space="preserve"> significan</w:t>
      </w:r>
      <w:ins w:id="375" w:author="Molly C. Mulcahy" w:date="2025-08-01T10:31:00Z" w16du:dateUtc="2025-08-01T15:31:00Z">
        <w:r w:rsidR="00227FEC">
          <w:rPr>
            <w:rFonts w:ascii="Times New Roman" w:hAnsi="Times New Roman" w:cs="Times New Roman"/>
          </w:rPr>
          <w:t>t</w:t>
        </w:r>
      </w:ins>
      <w:del w:id="376" w:author="Molly C. Mulcahy" w:date="2025-08-01T10:31:00Z" w16du:dateUtc="2025-08-01T15:31:00Z">
        <w:r w:rsidR="00BB3BB1" w:rsidDel="00227FEC">
          <w:rPr>
            <w:rFonts w:ascii="Times New Roman" w:hAnsi="Times New Roman" w:cs="Times New Roman"/>
          </w:rPr>
          <w:delText>ce</w:delText>
        </w:r>
      </w:del>
      <w:r w:rsidR="00BB3BB1">
        <w:rPr>
          <w:rFonts w:ascii="Times New Roman" w:hAnsi="Times New Roman" w:cs="Times New Roman"/>
        </w:rPr>
        <w:t xml:space="preserve"> (</w:t>
      </w:r>
      <w:r w:rsidR="00BB3BB1" w:rsidRPr="008C318A">
        <w:rPr>
          <w:rFonts w:ascii="Times New Roman" w:hAnsi="Times New Roman" w:cs="Times New Roman"/>
          <w:b/>
          <w:bCs/>
        </w:rPr>
        <w:t xml:space="preserve">Figure </w:t>
      </w:r>
      <w:r w:rsidR="008C318A">
        <w:rPr>
          <w:rFonts w:ascii="Times New Roman" w:hAnsi="Times New Roman" w:cs="Times New Roman"/>
          <w:b/>
          <w:bCs/>
        </w:rPr>
        <w:t>4</w:t>
      </w:r>
      <w:r w:rsidR="0007068C">
        <w:rPr>
          <w:rFonts w:ascii="Times New Roman" w:hAnsi="Times New Roman" w:cs="Times New Roman"/>
          <w:b/>
          <w:bCs/>
        </w:rPr>
        <w:t>E</w:t>
      </w:r>
      <w:r w:rsidR="00BB3BB1">
        <w:rPr>
          <w:rFonts w:ascii="Times New Roman" w:hAnsi="Times New Roman" w:cs="Times New Roman"/>
        </w:rPr>
        <w:t>, p=0.072).</w:t>
      </w:r>
      <w:r w:rsidR="00051491">
        <w:rPr>
          <w:rFonts w:ascii="Times New Roman" w:hAnsi="Times New Roman" w:cs="Times New Roman"/>
        </w:rPr>
        <w:t xml:space="preserve"> Despite smaller litter sizes in </w:t>
      </w:r>
      <w:proofErr w:type="spellStart"/>
      <w:r w:rsidR="00051491">
        <w:rPr>
          <w:rFonts w:ascii="Times New Roman" w:hAnsi="Times New Roman" w:cs="Times New Roman"/>
        </w:rPr>
        <w:t>eTRF</w:t>
      </w:r>
      <w:proofErr w:type="spellEnd"/>
      <w:r w:rsidR="00051491">
        <w:rPr>
          <w:rFonts w:ascii="Times New Roman" w:hAnsi="Times New Roman" w:cs="Times New Roman"/>
        </w:rPr>
        <w:t xml:space="preserve"> dams, the average </w:t>
      </w:r>
      <w:ins w:id="377" w:author="Molly C. Mulcahy" w:date="2025-08-01T10:31:00Z" w16du:dateUtc="2025-08-01T15:31:00Z">
        <w:r w:rsidR="00227FEC">
          <w:rPr>
            <w:rFonts w:ascii="Times New Roman" w:hAnsi="Times New Roman" w:cs="Times New Roman"/>
          </w:rPr>
          <w:t xml:space="preserve">pup </w:t>
        </w:r>
      </w:ins>
      <w:r w:rsidR="00051491">
        <w:rPr>
          <w:rFonts w:ascii="Times New Roman" w:hAnsi="Times New Roman" w:cs="Times New Roman"/>
        </w:rPr>
        <w:t xml:space="preserve">weight </w:t>
      </w:r>
      <w:ins w:id="378" w:author="Molly C. Mulcahy" w:date="2025-08-01T10:31:00Z" w16du:dateUtc="2025-08-01T15:31:00Z">
        <w:r w:rsidR="00227FEC">
          <w:rPr>
            <w:rFonts w:ascii="Times New Roman" w:hAnsi="Times New Roman" w:cs="Times New Roman"/>
          </w:rPr>
          <w:t xml:space="preserve">at birth </w:t>
        </w:r>
      </w:ins>
      <w:del w:id="379" w:author="Molly C. Mulcahy" w:date="2025-08-01T10:31:00Z" w16du:dateUtc="2025-08-01T15:31:00Z">
        <w:r w:rsidR="00051491" w:rsidDel="00227FEC">
          <w:rPr>
            <w:rFonts w:ascii="Times New Roman" w:hAnsi="Times New Roman" w:cs="Times New Roman"/>
          </w:rPr>
          <w:delText xml:space="preserve">of each pup </w:delText>
        </w:r>
      </w:del>
      <w:r w:rsidR="00051491">
        <w:rPr>
          <w:rFonts w:ascii="Times New Roman" w:hAnsi="Times New Roman" w:cs="Times New Roman"/>
        </w:rPr>
        <w:t>was similar between maternal dietary treatments (</w:t>
      </w:r>
      <w:r w:rsidR="00A0009D" w:rsidRPr="008C318A">
        <w:rPr>
          <w:rFonts w:ascii="Times New Roman" w:hAnsi="Times New Roman" w:cs="Times New Roman"/>
          <w:b/>
          <w:bCs/>
        </w:rPr>
        <w:t xml:space="preserve">Figure </w:t>
      </w:r>
      <w:r w:rsidR="008C318A">
        <w:rPr>
          <w:rFonts w:ascii="Times New Roman" w:hAnsi="Times New Roman" w:cs="Times New Roman"/>
          <w:b/>
          <w:bCs/>
        </w:rPr>
        <w:t>4</w:t>
      </w:r>
      <w:r w:rsidR="0007068C">
        <w:rPr>
          <w:rFonts w:ascii="Times New Roman" w:hAnsi="Times New Roman" w:cs="Times New Roman"/>
          <w:b/>
          <w:bCs/>
        </w:rPr>
        <w:t>F</w:t>
      </w:r>
      <w:r w:rsidR="00A0009D">
        <w:rPr>
          <w:rFonts w:ascii="Times New Roman" w:hAnsi="Times New Roman" w:cs="Times New Roman"/>
        </w:rPr>
        <w:t xml:space="preserve">, </w:t>
      </w:r>
      <w:r w:rsidR="00051491">
        <w:rPr>
          <w:rFonts w:ascii="Times New Roman" w:hAnsi="Times New Roman" w:cs="Times New Roman"/>
        </w:rPr>
        <w:t>p=0.13)</w:t>
      </w:r>
      <w:r w:rsidR="00C174EF">
        <w:rPr>
          <w:rFonts w:ascii="Times New Roman" w:hAnsi="Times New Roman" w:cs="Times New Roman"/>
        </w:rPr>
        <w:t>.</w:t>
      </w:r>
      <w:r w:rsidR="00B310D2">
        <w:rPr>
          <w:rFonts w:ascii="Times New Roman" w:hAnsi="Times New Roman" w:cs="Times New Roman"/>
        </w:rPr>
        <w:t xml:space="preserve"> </w:t>
      </w:r>
      <w:del w:id="380" w:author="Molly C. Mulcahy" w:date="2025-08-01T10:32:00Z" w16du:dateUtc="2025-08-01T15:32:00Z">
        <w:r w:rsidR="00B310D2" w:rsidDel="00227FEC">
          <w:rPr>
            <w:rFonts w:ascii="Times New Roman" w:hAnsi="Times New Roman" w:cs="Times New Roman"/>
          </w:rPr>
          <w:delText xml:space="preserve">This suggests that there may be adverse effects for dams fed eTRF, who may cannibalize their pups at greater rates, resulting in worse survival. </w:delText>
        </w:r>
      </w:del>
      <w:r w:rsidR="0076057D">
        <w:rPr>
          <w:rFonts w:ascii="Times New Roman" w:hAnsi="Times New Roman" w:cs="Times New Roman"/>
        </w:rPr>
        <w:t>We suspect that reduced survival may be due to maternal cannibalization,</w:t>
      </w:r>
      <w:r w:rsidR="0035199C">
        <w:rPr>
          <w:rFonts w:ascii="Times New Roman" w:hAnsi="Times New Roman" w:cs="Times New Roman"/>
        </w:rPr>
        <w:t xml:space="preserve"> which is </w:t>
      </w:r>
      <w:r w:rsidR="0076057D">
        <w:rPr>
          <w:rFonts w:ascii="Times New Roman" w:hAnsi="Times New Roman" w:cs="Times New Roman"/>
        </w:rPr>
        <w:t>common in mice undergoing nutrient restriction.</w:t>
      </w:r>
      <w:del w:id="381" w:author="Molly C. Mulcahy" w:date="2025-08-01T10:32:00Z" w16du:dateUtc="2025-08-01T15:32:00Z">
        <w:r w:rsidR="0076057D" w:rsidDel="00227FEC">
          <w:rPr>
            <w:rFonts w:ascii="Times New Roman" w:hAnsi="Times New Roman" w:cs="Times New Roman"/>
          </w:rPr>
          <w:delText xml:space="preserve"> </w:delText>
        </w:r>
      </w:del>
      <w:r w:rsidR="0076057D">
        <w:rPr>
          <w:rFonts w:ascii="Times New Roman" w:hAnsi="Times New Roman" w:cs="Times New Roman"/>
        </w:rPr>
        <w:t xml:space="preserve"> </w:t>
      </w:r>
      <w:r w:rsidR="0035199C">
        <w:rPr>
          <w:rFonts w:ascii="Times New Roman" w:hAnsi="Times New Roman" w:cs="Times New Roman"/>
        </w:rPr>
        <w:t xml:space="preserve">We suspect this because </w:t>
      </w:r>
      <w:del w:id="382" w:author="Molly C. Mulcahy" w:date="2025-08-01T10:32:00Z" w16du:dateUtc="2025-08-01T15:32:00Z">
        <w:r w:rsidR="0035199C" w:rsidDel="00227FEC">
          <w:rPr>
            <w:rFonts w:ascii="Times New Roman" w:hAnsi="Times New Roman" w:cs="Times New Roman"/>
          </w:rPr>
          <w:delText xml:space="preserve">litters were monitored </w:delText>
        </w:r>
        <w:r w:rsidR="00F6243A" w:rsidDel="00227FEC">
          <w:rPr>
            <w:rFonts w:ascii="Times New Roman" w:hAnsi="Times New Roman" w:cs="Times New Roman"/>
          </w:rPr>
          <w:delText>daily,</w:delText>
        </w:r>
        <w:r w:rsidR="0035199C" w:rsidDel="00227FEC">
          <w:rPr>
            <w:rFonts w:ascii="Times New Roman" w:hAnsi="Times New Roman" w:cs="Times New Roman"/>
          </w:rPr>
          <w:delText xml:space="preserve"> and </w:delText>
        </w:r>
      </w:del>
      <w:r w:rsidR="0035199C">
        <w:rPr>
          <w:rFonts w:ascii="Times New Roman" w:hAnsi="Times New Roman" w:cs="Times New Roman"/>
        </w:rPr>
        <w:t xml:space="preserve">the majority of </w:t>
      </w:r>
      <w:del w:id="383" w:author="Molly C. Mulcahy" w:date="2025-08-01T10:32:00Z" w16du:dateUtc="2025-08-01T15:32:00Z">
        <w:r w:rsidR="0035199C" w:rsidDel="00227FEC">
          <w:rPr>
            <w:rFonts w:ascii="Times New Roman" w:hAnsi="Times New Roman" w:cs="Times New Roman"/>
          </w:rPr>
          <w:delText xml:space="preserve">the pup </w:delText>
        </w:r>
      </w:del>
      <w:r w:rsidR="0035199C">
        <w:rPr>
          <w:rFonts w:ascii="Times New Roman" w:hAnsi="Times New Roman" w:cs="Times New Roman"/>
        </w:rPr>
        <w:t>loss</w:t>
      </w:r>
      <w:ins w:id="384" w:author="Molly C. Mulcahy" w:date="2025-08-01T10:32:00Z" w16du:dateUtc="2025-08-01T15:32:00Z">
        <w:r w:rsidR="00227FEC">
          <w:rPr>
            <w:rFonts w:ascii="Times New Roman" w:hAnsi="Times New Roman" w:cs="Times New Roman"/>
          </w:rPr>
          <w:t>es</w:t>
        </w:r>
      </w:ins>
      <w:r w:rsidR="0035199C">
        <w:rPr>
          <w:rFonts w:ascii="Times New Roman" w:hAnsi="Times New Roman" w:cs="Times New Roman"/>
        </w:rPr>
        <w:t xml:space="preserve"> occurred within 48 hours of discontinuation of the </w:t>
      </w:r>
      <w:proofErr w:type="spellStart"/>
      <w:r w:rsidR="0035199C">
        <w:rPr>
          <w:rFonts w:ascii="Times New Roman" w:hAnsi="Times New Roman" w:cs="Times New Roman"/>
        </w:rPr>
        <w:t>eTRF</w:t>
      </w:r>
      <w:proofErr w:type="spellEnd"/>
      <w:r w:rsidR="0035199C">
        <w:rPr>
          <w:rFonts w:ascii="Times New Roman" w:hAnsi="Times New Roman" w:cs="Times New Roman"/>
        </w:rPr>
        <w:t xml:space="preserve"> regimen. </w:t>
      </w:r>
      <w:del w:id="385" w:author="Molly C. Mulcahy" w:date="2025-08-01T10:32:00Z" w16du:dateUtc="2025-08-01T15:32:00Z">
        <w:r w:rsidR="0035199C" w:rsidDel="00227FEC">
          <w:rPr>
            <w:rFonts w:ascii="Times New Roman" w:hAnsi="Times New Roman" w:cs="Times New Roman"/>
          </w:rPr>
          <w:delText xml:space="preserve">As stated previously, it is evident that transitioning onto eTRF takes a number of days for animals to anticipate this feeding pattern and compensate with appropriate calorie intake. </w:delText>
        </w:r>
      </w:del>
      <w:r w:rsidR="0035199C">
        <w:rPr>
          <w:rFonts w:ascii="Times New Roman" w:hAnsi="Times New Roman" w:cs="Times New Roman"/>
        </w:rPr>
        <w:t xml:space="preserve">We therefore think it is likely that dams upon giving birth were anticipating continued </w:t>
      </w:r>
      <w:r w:rsidR="0035199C">
        <w:rPr>
          <w:rFonts w:ascii="Times New Roman" w:hAnsi="Times New Roman" w:cs="Times New Roman"/>
        </w:rPr>
        <w:lastRenderedPageBreak/>
        <w:t>restriction, and cannibalized pups more frequently than dams that were fed AL and did not experience restriction during pregnancy.</w:t>
      </w:r>
    </w:p>
    <w:p w14:paraId="49478F54" w14:textId="77777777" w:rsidR="008600D2" w:rsidRDefault="008600D2" w:rsidP="00820440">
      <w:pPr>
        <w:rPr>
          <w:rFonts w:ascii="Times New Roman" w:hAnsi="Times New Roman" w:cs="Times New Roman"/>
        </w:rPr>
      </w:pPr>
    </w:p>
    <w:p w14:paraId="5813E427" w14:textId="27DD3BF9" w:rsidR="0035199C" w:rsidRDefault="0035199C" w:rsidP="0035199C">
      <w:pPr>
        <w:pStyle w:val="Heading2"/>
      </w:pPr>
      <w:r>
        <w:t>Pup growth to PND 21</w:t>
      </w:r>
      <w:r w:rsidR="00F6243A">
        <w:t xml:space="preserve"> is unchanged in offspring of </w:t>
      </w:r>
      <w:proofErr w:type="spellStart"/>
      <w:r w:rsidR="00F6243A">
        <w:t>eTRF</w:t>
      </w:r>
      <w:proofErr w:type="spellEnd"/>
      <w:r w:rsidR="00F6243A">
        <w:t xml:space="preserve"> dams</w:t>
      </w:r>
    </w:p>
    <w:p w14:paraId="582DB8F6" w14:textId="0A943E34" w:rsidR="00820440" w:rsidRPr="001045D9" w:rsidRDefault="00FB1649" w:rsidP="001045D9">
      <w:pPr>
        <w:spacing w:line="360" w:lineRule="auto"/>
        <w:rPr>
          <w:rFonts w:ascii="Times New Roman" w:hAnsi="Times New Roman" w:cs="Times New Roman"/>
        </w:rPr>
      </w:pPr>
      <w:r>
        <w:rPr>
          <w:rFonts w:ascii="Times New Roman" w:hAnsi="Times New Roman" w:cs="Times New Roman"/>
        </w:rPr>
        <w:t>To assess if there was an early</w:t>
      </w:r>
      <w:ins w:id="386" w:author="Molly C. Mulcahy" w:date="2025-08-01T10:33:00Z" w16du:dateUtc="2025-08-01T15:33:00Z">
        <w:r w:rsidR="00707923">
          <w:rPr>
            <w:rFonts w:ascii="Times New Roman" w:hAnsi="Times New Roman" w:cs="Times New Roman"/>
          </w:rPr>
          <w:t xml:space="preserve"> life</w:t>
        </w:r>
      </w:ins>
      <w:r>
        <w:rPr>
          <w:rFonts w:ascii="Times New Roman" w:hAnsi="Times New Roman" w:cs="Times New Roman"/>
        </w:rPr>
        <w:t xml:space="preserve"> </w:t>
      </w:r>
      <w:del w:id="387" w:author="Molly C. Mulcahy" w:date="2025-08-01T10:33:00Z" w16du:dateUtc="2025-08-01T15:33:00Z">
        <w:r w:rsidDel="00707923">
          <w:rPr>
            <w:rFonts w:ascii="Times New Roman" w:hAnsi="Times New Roman" w:cs="Times New Roman"/>
          </w:rPr>
          <w:delText xml:space="preserve">postnatal </w:delText>
        </w:r>
      </w:del>
      <w:r>
        <w:rPr>
          <w:rFonts w:ascii="Times New Roman" w:hAnsi="Times New Roman" w:cs="Times New Roman"/>
        </w:rPr>
        <w:t xml:space="preserve">effect of gestational </w:t>
      </w:r>
      <w:proofErr w:type="spellStart"/>
      <w:r>
        <w:rPr>
          <w:rFonts w:ascii="Times New Roman" w:hAnsi="Times New Roman" w:cs="Times New Roman"/>
        </w:rPr>
        <w:t>eTRF</w:t>
      </w:r>
      <w:proofErr w:type="spellEnd"/>
      <w:r>
        <w:rPr>
          <w:rFonts w:ascii="Times New Roman" w:hAnsi="Times New Roman" w:cs="Times New Roman"/>
        </w:rPr>
        <w:t xml:space="preserve"> on pup body weights, we weighed pups at birth, and on postnatal days 3, 7, 14, and 21. Then, u</w:t>
      </w:r>
      <w:r w:rsidR="0007068C">
        <w:rPr>
          <w:rFonts w:ascii="Times New Roman" w:hAnsi="Times New Roman" w:cs="Times New Roman"/>
        </w:rPr>
        <w:t xml:space="preserve">sing linear mixed effect modeling with random </w:t>
      </w:r>
      <w:r>
        <w:rPr>
          <w:rFonts w:ascii="Times New Roman" w:hAnsi="Times New Roman" w:cs="Times New Roman"/>
        </w:rPr>
        <w:t>effects of pup and maternal id and fixed effects of postnatal age, pup sex, and maternal dietary regiment, we found no differences in body weight in the first 21 days of life (</w:t>
      </w:r>
      <w:r w:rsidRPr="00FB1649">
        <w:rPr>
          <w:rFonts w:ascii="Times New Roman" w:hAnsi="Times New Roman" w:cs="Times New Roman"/>
          <w:b/>
          <w:bCs/>
        </w:rPr>
        <w:t>Figure 4G</w:t>
      </w:r>
      <w:r>
        <w:rPr>
          <w:rFonts w:ascii="Times New Roman" w:hAnsi="Times New Roman" w:cs="Times New Roman"/>
        </w:rPr>
        <w:t xml:space="preserve">, p=0.073). This suggests that despite the restrictive nature of this dietary exposure, there was no evidence of growth restriction during early life in either male or female pups. </w:t>
      </w:r>
    </w:p>
    <w:p w14:paraId="79A585A0" w14:textId="43841A7A" w:rsidR="00F54BB0" w:rsidRDefault="00AB3C57" w:rsidP="00F54BB0">
      <w:pPr>
        <w:pStyle w:val="Heading1"/>
      </w:pPr>
      <w:r>
        <w:t>Discussion</w:t>
      </w:r>
    </w:p>
    <w:p w14:paraId="046582D1" w14:textId="77187428" w:rsidR="000A3CA3" w:rsidRDefault="00604B6C" w:rsidP="000A3CA3">
      <w:pPr>
        <w:spacing w:line="360" w:lineRule="auto"/>
        <w:ind w:firstLine="720"/>
        <w:rPr>
          <w:rFonts w:ascii="Times New Roman" w:hAnsi="Times New Roman" w:cs="Times New Roman"/>
        </w:rPr>
      </w:pPr>
      <w:r w:rsidRPr="00604B6C">
        <w:rPr>
          <w:rFonts w:ascii="Times New Roman" w:hAnsi="Times New Roman" w:cs="Times New Roman"/>
        </w:rPr>
        <w:t xml:space="preserve">To our knowledge, this is the first report of </w:t>
      </w:r>
      <w:r w:rsidR="005D51CE">
        <w:rPr>
          <w:rFonts w:ascii="Times New Roman" w:hAnsi="Times New Roman" w:cs="Times New Roman"/>
        </w:rPr>
        <w:t xml:space="preserve">the effects of 6-hour </w:t>
      </w:r>
      <w:proofErr w:type="spellStart"/>
      <w:r w:rsidR="005D51CE">
        <w:rPr>
          <w:rFonts w:ascii="Times New Roman" w:hAnsi="Times New Roman" w:cs="Times New Roman"/>
        </w:rPr>
        <w:t>eTRF</w:t>
      </w:r>
      <w:proofErr w:type="spellEnd"/>
      <w:r w:rsidR="005D51CE">
        <w:rPr>
          <w:rFonts w:ascii="Times New Roman" w:hAnsi="Times New Roman" w:cs="Times New Roman"/>
        </w:rPr>
        <w:t xml:space="preserve"> on </w:t>
      </w:r>
      <w:del w:id="388" w:author="Molly C. Mulcahy" w:date="2025-08-01T10:34:00Z" w16du:dateUtc="2025-08-01T15:34:00Z">
        <w:r w:rsidR="005D51CE" w:rsidDel="00DF0807">
          <w:rPr>
            <w:rFonts w:ascii="Times New Roman" w:hAnsi="Times New Roman" w:cs="Times New Roman"/>
          </w:rPr>
          <w:delText xml:space="preserve">maternal </w:delText>
        </w:r>
      </w:del>
      <w:ins w:id="389" w:author="Molly C. Mulcahy" w:date="2025-08-01T10:34:00Z" w16du:dateUtc="2025-08-01T15:34:00Z">
        <w:r w:rsidR="00DF0807">
          <w:rPr>
            <w:rFonts w:ascii="Times New Roman" w:hAnsi="Times New Roman" w:cs="Times New Roman"/>
          </w:rPr>
          <w:t>gestational</w:t>
        </w:r>
        <w:r w:rsidR="00DF0807">
          <w:rPr>
            <w:rFonts w:ascii="Times New Roman" w:hAnsi="Times New Roman" w:cs="Times New Roman"/>
          </w:rPr>
          <w:t xml:space="preserve"> </w:t>
        </w:r>
      </w:ins>
      <w:r w:rsidR="005D51CE">
        <w:rPr>
          <w:rFonts w:ascii="Times New Roman" w:hAnsi="Times New Roman" w:cs="Times New Roman"/>
        </w:rPr>
        <w:t>food intake</w:t>
      </w:r>
      <w:r w:rsidR="00DA4E50">
        <w:rPr>
          <w:rFonts w:ascii="Times New Roman" w:hAnsi="Times New Roman" w:cs="Times New Roman"/>
        </w:rPr>
        <w:t xml:space="preserve"> and</w:t>
      </w:r>
      <w:r w:rsidR="005D51CE">
        <w:rPr>
          <w:rFonts w:ascii="Times New Roman" w:hAnsi="Times New Roman" w:cs="Times New Roman"/>
        </w:rPr>
        <w:t xml:space="preserve"> insulin sensitivity. We find that despite the </w:t>
      </w:r>
      <w:del w:id="390" w:author="Molly C. Mulcahy" w:date="2025-08-01T10:34:00Z" w16du:dateUtc="2025-08-01T15:34:00Z">
        <w:r w:rsidR="005D51CE" w:rsidDel="00721746">
          <w:rPr>
            <w:rFonts w:ascii="Times New Roman" w:hAnsi="Times New Roman" w:cs="Times New Roman"/>
          </w:rPr>
          <w:delText xml:space="preserve">very </w:delText>
        </w:r>
      </w:del>
      <w:r w:rsidR="005D51CE">
        <w:rPr>
          <w:rFonts w:ascii="Times New Roman" w:hAnsi="Times New Roman" w:cs="Times New Roman"/>
        </w:rPr>
        <w:t xml:space="preserve">narrow window of food availability, there </w:t>
      </w:r>
      <w:r w:rsidR="00C722F6">
        <w:rPr>
          <w:rFonts w:ascii="Times New Roman" w:hAnsi="Times New Roman" w:cs="Times New Roman"/>
        </w:rPr>
        <w:t>are</w:t>
      </w:r>
      <w:r w:rsidR="005D51CE">
        <w:rPr>
          <w:rFonts w:ascii="Times New Roman" w:hAnsi="Times New Roman" w:cs="Times New Roman"/>
        </w:rPr>
        <w:t xml:space="preserve"> </w:t>
      </w:r>
      <w:del w:id="391" w:author="Molly C. Mulcahy" w:date="2025-08-01T10:38:00Z" w16du:dateUtc="2025-08-01T15:38:00Z">
        <w:r w:rsidR="005D51CE" w:rsidDel="00721746">
          <w:rPr>
            <w:rFonts w:ascii="Times New Roman" w:hAnsi="Times New Roman" w:cs="Times New Roman"/>
          </w:rPr>
          <w:delText xml:space="preserve">negligible </w:delText>
        </w:r>
      </w:del>
      <w:ins w:id="392" w:author="Molly C. Mulcahy" w:date="2025-08-01T10:38:00Z" w16du:dateUtc="2025-08-01T15:38:00Z">
        <w:r w:rsidR="00721746">
          <w:rPr>
            <w:rFonts w:ascii="Times New Roman" w:hAnsi="Times New Roman" w:cs="Times New Roman"/>
          </w:rPr>
          <w:t>minor</w:t>
        </w:r>
        <w:r w:rsidR="00721746">
          <w:rPr>
            <w:rFonts w:ascii="Times New Roman" w:hAnsi="Times New Roman" w:cs="Times New Roman"/>
          </w:rPr>
          <w:t xml:space="preserve"> </w:t>
        </w:r>
      </w:ins>
      <w:r w:rsidR="005D51CE">
        <w:rPr>
          <w:rFonts w:ascii="Times New Roman" w:hAnsi="Times New Roman" w:cs="Times New Roman"/>
        </w:rPr>
        <w:t xml:space="preserve">effects on the dam. </w:t>
      </w:r>
      <w:r w:rsidR="00F75242">
        <w:rPr>
          <w:rFonts w:ascii="Times New Roman" w:hAnsi="Times New Roman" w:cs="Times New Roman"/>
        </w:rPr>
        <w:t xml:space="preserve">There is no evidence of reduced weight gain, calorie restriction, or </w:t>
      </w:r>
      <w:ins w:id="393" w:author="Molly C. Mulcahy" w:date="2025-08-01T10:38:00Z" w16du:dateUtc="2025-08-01T15:38:00Z">
        <w:r w:rsidR="00721746">
          <w:rPr>
            <w:rFonts w:ascii="Times New Roman" w:hAnsi="Times New Roman" w:cs="Times New Roman"/>
          </w:rPr>
          <w:t xml:space="preserve">reductions in </w:t>
        </w:r>
      </w:ins>
      <w:r w:rsidR="00C722F6">
        <w:rPr>
          <w:rFonts w:ascii="Times New Roman" w:hAnsi="Times New Roman" w:cs="Times New Roman"/>
        </w:rPr>
        <w:t>fasting glucose values</w:t>
      </w:r>
      <w:r w:rsidR="00F75242">
        <w:rPr>
          <w:rFonts w:ascii="Times New Roman" w:hAnsi="Times New Roman" w:cs="Times New Roman"/>
        </w:rPr>
        <w:t xml:space="preserve"> in dams who are exposed to </w:t>
      </w:r>
      <w:proofErr w:type="spellStart"/>
      <w:r w:rsidR="00F75242">
        <w:rPr>
          <w:rFonts w:ascii="Times New Roman" w:hAnsi="Times New Roman" w:cs="Times New Roman"/>
        </w:rPr>
        <w:t>eTRF</w:t>
      </w:r>
      <w:proofErr w:type="spellEnd"/>
      <w:r w:rsidR="00F75242">
        <w:rPr>
          <w:rFonts w:ascii="Times New Roman" w:hAnsi="Times New Roman" w:cs="Times New Roman"/>
        </w:rPr>
        <w:t xml:space="preserve">. </w:t>
      </w:r>
      <w:ins w:id="394" w:author="Molly C. Mulcahy" w:date="2025-08-01T10:39:00Z" w16du:dateUtc="2025-08-01T15:39:00Z">
        <w:r w:rsidR="00721746">
          <w:rPr>
            <w:rFonts w:ascii="Times New Roman" w:hAnsi="Times New Roman" w:cs="Times New Roman"/>
          </w:rPr>
          <w:t>Modest worsening of insulin tolerance, attributable to</w:t>
        </w:r>
      </w:ins>
      <w:ins w:id="395" w:author="Molly C. Mulcahy" w:date="2025-08-01T10:40:00Z" w16du:dateUtc="2025-08-01T15:40:00Z">
        <w:r w:rsidR="00721746">
          <w:rPr>
            <w:rFonts w:ascii="Times New Roman" w:hAnsi="Times New Roman" w:cs="Times New Roman"/>
          </w:rPr>
          <w:t xml:space="preserve"> greater recovery from nadir, is present. </w:t>
        </w:r>
      </w:ins>
      <w:r w:rsidR="00F75242">
        <w:rPr>
          <w:rFonts w:ascii="Times New Roman" w:hAnsi="Times New Roman" w:cs="Times New Roman"/>
        </w:rPr>
        <w:t xml:space="preserve">The effect on offspring </w:t>
      </w:r>
      <w:del w:id="396" w:author="Molly C. Mulcahy" w:date="2025-08-01T10:40:00Z" w16du:dateUtc="2025-08-01T15:40:00Z">
        <w:r w:rsidR="00F75242" w:rsidDel="00721746">
          <w:rPr>
            <w:rFonts w:ascii="Times New Roman" w:hAnsi="Times New Roman" w:cs="Times New Roman"/>
          </w:rPr>
          <w:delText>also appears to be</w:delText>
        </w:r>
      </w:del>
      <w:ins w:id="397" w:author="Molly C. Mulcahy" w:date="2025-08-01T10:40:00Z" w16du:dateUtc="2025-08-01T15:40:00Z">
        <w:r w:rsidR="00721746">
          <w:rPr>
            <w:rFonts w:ascii="Times New Roman" w:hAnsi="Times New Roman" w:cs="Times New Roman"/>
          </w:rPr>
          <w:t>is</w:t>
        </w:r>
      </w:ins>
      <w:r w:rsidR="00F75242">
        <w:rPr>
          <w:rFonts w:ascii="Times New Roman" w:hAnsi="Times New Roman" w:cs="Times New Roman"/>
        </w:rPr>
        <w:t xml:space="preserve"> mild</w:t>
      </w:r>
      <w:r w:rsidR="00C722F6">
        <w:rPr>
          <w:rFonts w:ascii="Times New Roman" w:hAnsi="Times New Roman" w:cs="Times New Roman"/>
        </w:rPr>
        <w:t xml:space="preserve">, but difficult to translate to </w:t>
      </w:r>
      <w:proofErr w:type="gramStart"/>
      <w:r w:rsidR="00C722F6">
        <w:rPr>
          <w:rFonts w:ascii="Times New Roman" w:hAnsi="Times New Roman" w:cs="Times New Roman"/>
        </w:rPr>
        <w:t>humans;</w:t>
      </w:r>
      <w:proofErr w:type="gramEnd"/>
      <w:r w:rsidR="00F75242">
        <w:rPr>
          <w:rFonts w:ascii="Times New Roman" w:hAnsi="Times New Roman" w:cs="Times New Roman"/>
        </w:rPr>
        <w:t xml:space="preserve"> smaller litters and re</w:t>
      </w:r>
      <w:r w:rsidR="00C722F6">
        <w:rPr>
          <w:rFonts w:ascii="Times New Roman" w:hAnsi="Times New Roman" w:cs="Times New Roman"/>
        </w:rPr>
        <w:t>d</w:t>
      </w:r>
      <w:r w:rsidR="00F75242">
        <w:rPr>
          <w:rFonts w:ascii="Times New Roman" w:hAnsi="Times New Roman" w:cs="Times New Roman"/>
        </w:rPr>
        <w:t>u</w:t>
      </w:r>
      <w:r w:rsidR="00C722F6">
        <w:rPr>
          <w:rFonts w:ascii="Times New Roman" w:hAnsi="Times New Roman" w:cs="Times New Roman"/>
        </w:rPr>
        <w:t>c</w:t>
      </w:r>
      <w:r w:rsidR="00F75242">
        <w:rPr>
          <w:rFonts w:ascii="Times New Roman" w:hAnsi="Times New Roman" w:cs="Times New Roman"/>
        </w:rPr>
        <w:t xml:space="preserve">ed pup survival rates. </w:t>
      </w:r>
      <w:r w:rsidR="00C722F6">
        <w:rPr>
          <w:rFonts w:ascii="Times New Roman" w:hAnsi="Times New Roman" w:cs="Times New Roman"/>
        </w:rPr>
        <w:t xml:space="preserve">The more comparable indices of gestational age and birthweight remained unchanged in </w:t>
      </w:r>
      <w:proofErr w:type="spellStart"/>
      <w:r w:rsidR="00C722F6">
        <w:rPr>
          <w:rFonts w:ascii="Times New Roman" w:hAnsi="Times New Roman" w:cs="Times New Roman"/>
        </w:rPr>
        <w:t>eTRF</w:t>
      </w:r>
      <w:proofErr w:type="spellEnd"/>
      <w:r w:rsidR="00C722F6">
        <w:rPr>
          <w:rFonts w:ascii="Times New Roman" w:hAnsi="Times New Roman" w:cs="Times New Roman"/>
        </w:rPr>
        <w:t xml:space="preserve"> dams. </w:t>
      </w:r>
      <w:r w:rsidR="00F75242">
        <w:rPr>
          <w:rFonts w:ascii="Times New Roman" w:hAnsi="Times New Roman" w:cs="Times New Roman"/>
        </w:rPr>
        <w:t xml:space="preserve">This study contributes to </w:t>
      </w:r>
      <w:r w:rsidR="00AA2490">
        <w:rPr>
          <w:rFonts w:ascii="Times New Roman" w:hAnsi="Times New Roman" w:cs="Times New Roman"/>
        </w:rPr>
        <w:t xml:space="preserve">our understanding of the implications of </w:t>
      </w:r>
      <w:proofErr w:type="spellStart"/>
      <w:r w:rsidR="00AA2490">
        <w:rPr>
          <w:rFonts w:ascii="Times New Roman" w:hAnsi="Times New Roman" w:cs="Times New Roman"/>
        </w:rPr>
        <w:t>eTRF</w:t>
      </w:r>
      <w:proofErr w:type="spellEnd"/>
      <w:r w:rsidR="00AA2490">
        <w:rPr>
          <w:rFonts w:ascii="Times New Roman" w:hAnsi="Times New Roman" w:cs="Times New Roman"/>
        </w:rPr>
        <w:t xml:space="preserve"> during pregnancy on gestating parents as p</w:t>
      </w:r>
      <w:r w:rsidR="00E06B69">
        <w:rPr>
          <w:rFonts w:ascii="Times New Roman" w:hAnsi="Times New Roman" w:cs="Times New Roman"/>
        </w:rPr>
        <w:t>revious studies, namely in rats, that evaluated time restricted feeding either exclude findings in the dam</w:t>
      </w:r>
      <w:r w:rsidR="00F75242">
        <w:rPr>
          <w:rFonts w:ascii="Times New Roman" w:hAnsi="Times New Roman" w:cs="Times New Roman"/>
        </w:rPr>
        <w:t xml:space="preserve"> </w:t>
      </w:r>
      <w:r w:rsidR="00DA4E50">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{"citationID":"58UHLAcJ","properties":{"formattedCitation":"(Upadhyay et al., 2019, 2020)","plainCitation":"(Upadhyay et al., 2019, 2020)","noteIndex":0},"citationItems":[{"id":372,"uris":["http://zotero.org/users/5073745/items/EC9EJ9LI"],"itemData":{"id":372,"type":"article-journal","abstract":"Maternal nutrition has become a major public health concern over recent years and is a known predictor of adverse long-term metabolic derangement in offspring. Time-restricted feeding (TRF), wherein food consumption is restricted to the metabolically active phase of the day, is a dietary approach that improves metabolic parameters when consuming a high-fat diet (HFD). Here, we tested whether TRF could reduce maternal HFD associated inflammation and thereby mitigate defects in fetal organ developmental. Female rats were kept on following three dietary regimens; Ad libitum normal chow diet (NCD-AL), Ad libitum HFD (HFD-AL) and Time-restricted fed HFD (HFD-TRF) from 5 months prior to mating and continued throughout pregnancy. Rat dams were sacrificed at embryonic day 18.5 (ED18.5) and placental tissues from these rats were processed for the analysis of cellular apoptosis, inflammatory cytokines (TNFα and IL-6), oxidative stress, endoplasmic reticulum (ER) stress and autophagy. Furthermore, fetal hepatic triglyceride (TG) content and fetal lung maturation were assessed at ED18.5. Biochemical analysis revealed that HFD-TRF rat had significantly lower serum TG levels and body weight compared to HFD-AL rats. Additionally, TRF significantly blocked HFD-induced placental apoptosis and inflammation via minimizing cellular stress, and restoring autophagic flux. In addition, fetal hepatosteatosis and delayed fetal lung maturation induced by HFD was significantly ameliorated in HFD-TRF compared to HFD-AL. Collectively, our results suggest that reducing placental inflammation via TRF could prevent adverse fetal metabolic outcomes in pregnancies complicated by maternal obesity.","container-title":"Biochemical and Biophysical Research Communications","DOI":"10.1016/j.bbrc.2019.04.154","ISSN":"0006-291X","issue":"2","journalAbbreviation":"Biochemical and Biophysical Research Communications","page":"415-421","source":"ScienceDirect","title":"Time-restricted feeding reduces high-fat diet associated placental inflammation and limits adverse effects on fetal organ development","volume":"514","author":[{"family":"Upadhyay","given":"Aditya"},{"family":"Anjum","given":"B."},{"family":"Godbole","given":"Nachiket M."},{"family":"Rajak","given":"Sangam"},{"family":"Shukla","given":"Pooja"},{"family":"Tiwari","given":"Swasti"},{"family":"Sinha","given":"Rohit A."},{"family":"Godbole","given":"Madan M."}],"issued":{"date-parts":[["2019",6,25]]}}},{"id":561,"uris":["http://zotero.org/users/5073745/items/47W52XS2"],"itemData":{"id":561,"type":"article-journal","abstract":"Maternal inﬂammation ensuing from high-fat diet (HFD) intake during pregnancy is related to spontaneous preterm birth and respiratory impairment among premature infants. Recently, a circadian aligned dietary intervention referred to as Time-restricted feeding (TRF) has been reported to have beneﬁcial metabolic eﬀects. This study aimed to assess the eﬀects of maternal TRF on fetal lung injury caused by maternal HFD intake. Female Wistar rats were kept on following three dietary regimens; Ad libitum normal chow diet (NCD-AL), Ad libitum HFD (HFD-AL) and Time-restricted fed HFD (HFD-TRF) from 5 months before mating and continued through pregnancy. Fetal lung samples were collected on the embryonic day 18.5, and apoptotic and inﬂammatory markers were assessed using TUNEL assay, western blotting, and qRT-PCR. Our results showed that TRF considerably prevented maternal HFD-induced apoptosis in fetal lung tissue that corroborated with a reduction in caspase activation and increased levels of anti-apoptotic BCL2 family proteins together with a lower level of ER-stress and autophagy markers including ATF6, CHOP and LC3-II. Besides, fetal lungs from HFD-TRF dams exhibited reduced expression of inﬂammatory genes that correlated with reduction and apoptotic injury throughout fetal development. Our results thus put forth TRF as a unique non-pharmacological approach to boost perinatal health beneath metabolic stress.","container-title":"Experimental and Molecular Pathology","DOI":"10.1016/j.yexmp.2020.104413","ISSN":"00144800","journalAbbreviation":"Experimental and Molecular Pathology","language":"en","page":"104413","source":"DOI.org (Crossref)","title":"Time-restricted feeding ameliorates maternal high-fat diet-induced fetal lung injury","volume":"114","author":[{"family":"Upadhyay","given":"Aditya"},{"family":"Sinha","given":"Rohit A."},{"family":"Kumar","given":"Alok"},{"family":"Godbole","given":"Madan M."}],"issued":{"date-parts":[["2020",6]]}}}],"schema":"https://github.com/citation-style-language/schema/raw/master/csl-citation.json"} </w:instrText>
      </w:r>
      <w:r w:rsidR="00DA4E50">
        <w:rPr>
          <w:rFonts w:ascii="Times New Roman" w:hAnsi="Times New Roman" w:cs="Times New Roman"/>
        </w:rPr>
        <w:fldChar w:fldCharType="separate"/>
      </w:r>
      <w:r w:rsidR="00696CC4">
        <w:rPr>
          <w:rFonts w:ascii="Times New Roman" w:hAnsi="Times New Roman" w:cs="Times New Roman"/>
          <w:noProof/>
        </w:rPr>
        <w:t>(Upadhyay et al., 2019, 2020)</w:t>
      </w:r>
      <w:r w:rsidR="00DA4E50">
        <w:rPr>
          <w:rFonts w:ascii="Times New Roman" w:hAnsi="Times New Roman" w:cs="Times New Roman"/>
        </w:rPr>
        <w:fldChar w:fldCharType="end"/>
      </w:r>
      <w:r w:rsidR="00E06B69">
        <w:rPr>
          <w:rFonts w:ascii="Times New Roman" w:hAnsi="Times New Roman" w:cs="Times New Roman"/>
        </w:rPr>
        <w:t xml:space="preserve"> or find </w:t>
      </w:r>
      <w:r w:rsidR="00DA4E50">
        <w:rPr>
          <w:rFonts w:ascii="Times New Roman" w:hAnsi="Times New Roman" w:cs="Times New Roman"/>
        </w:rPr>
        <w:t xml:space="preserve">significant </w:t>
      </w:r>
      <w:r w:rsidR="00E06B69">
        <w:rPr>
          <w:rFonts w:ascii="Times New Roman" w:hAnsi="Times New Roman" w:cs="Times New Roman"/>
        </w:rPr>
        <w:t xml:space="preserve">reduction in food intake and </w:t>
      </w:r>
      <w:r w:rsidR="00DA4E50">
        <w:rPr>
          <w:rFonts w:ascii="Times New Roman" w:hAnsi="Times New Roman" w:cs="Times New Roman"/>
        </w:rPr>
        <w:t xml:space="preserve">more </w:t>
      </w:r>
      <w:r w:rsidR="00E06B69">
        <w:rPr>
          <w:rFonts w:ascii="Times New Roman" w:hAnsi="Times New Roman" w:cs="Times New Roman"/>
        </w:rPr>
        <w:t>modest gains in body weight during pregnancy</w:t>
      </w:r>
      <w:r w:rsidR="00DA4E50">
        <w:rPr>
          <w:rFonts w:ascii="Times New Roman" w:hAnsi="Times New Roman" w:cs="Times New Roman"/>
        </w:rPr>
        <w:t xml:space="preserve"> </w:t>
      </w:r>
      <w:r w:rsidR="00DA4E50">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{"citationID":"Gu7p8Yxw","properties":{"formattedCitation":"(Alkhalefah et al., 2021)","plainCitation":"(Alkhalefah et al., 2021)","noteIndex":0},"citationItems":[{"id":834,"uris":["http://zotero.org/users/5073745/items/8GDECLSP","http://zotero.org/users/5073745/items/F8X796TF"],"itemData":{"id":834,"type":"article-journal","abstract":"During Ramadan, many pregnant Muslim women fast between dawn and sunset. Although the impacts of prolonged maternal intermittent fasting (IF) on fetal growth and  placental function are under-researched, reported effects include reduced  placental weight and birth weight. In the present study, pregnant Wistar rats  were used to model repeated cycles of IF on fetal development and placental  function and to examine sex-specific effects. In the IF group, food was withdrawn  daily from 17:00 to 09:00 over 21 days of gestation, while the control group  received food ad libitum. Both groups had free water access. IF dams consumed  less food, had significantly reduced weight compared with controls, with reduced  plasma glucose and amino acids. Both fetal sexes were significantly lighter in  the IF group with reduced fetal plasma amino acids. Placental weights and  morphology were unchanged. The profile of placental metabolites was altered in  the IF group with sex-specific responses evident. Transplacental flux of  14C-methylaminoisobutyric acid (14C-MeAIB), a system A amino acid transporter  substrate, was significantly reduced in both fetal sexes in the IF group.  Sodium-dependent 14C-MeAIB uptake into isolated placental plasma membrane  vesicles was unchanged. The gene expression of system A transporter Slc38a1,  Slc38a2 and Slc38a4 was up-regulated in IF male placentas only. No changes were  observed in placental SNAT1 and SNAT2 protein expression. Maternal IF results in  detrimental impacts on maternal physiology and fetal development with changes in  the placental and fetal metabolite profiles. Reduced placental system A  transporter activity may be responsible for fetal growth restriction in both  sexes.","container-title":"Clinical science (London, England : 1979)","DOI":"10.1042/CS20210137","ISSN":"1470-8736 0143-5221","issue":"11","journalAbbreviation":"Clin Sci (Lond)","language":"eng","license":"© 2021 The Author(s). Published by Portland Press Limited on behalf of the Biochemical Society.","note":"publisher-place: England\nPMID: 34008846","page":"1445-1466","title":"Maternal intermittent fasting during pregnancy induces fetal growth restriction and down-regulated placental system A amino acid transport in the rat.","volume":"135","author":[{"family":"Alkhalefah","given":"Alaa"},{"family":"Dunn","given":"Warwick B."},{"family":"Allwood","given":"James W."},{"family":"Parry","given":"Kate L."},{"family":"Houghton","given":"Franchesca D."},{"family":"Ashton","given":"Nick"},{"family":"Glazier","given":"Jocelyn D."}],"issued":{"date-parts":[["2021",6,11]]}}}],"schema":"https://github.com/citation-style-language/schema/raw/master/csl-citation.json"} </w:instrText>
      </w:r>
      <w:r w:rsidR="00DA4E50">
        <w:rPr>
          <w:rFonts w:ascii="Times New Roman" w:hAnsi="Times New Roman" w:cs="Times New Roman"/>
        </w:rPr>
        <w:fldChar w:fldCharType="separate"/>
      </w:r>
      <w:r w:rsidR="00D20629">
        <w:rPr>
          <w:rFonts w:ascii="Times New Roman" w:hAnsi="Times New Roman" w:cs="Times New Roman"/>
          <w:noProof/>
        </w:rPr>
        <w:t>(Alkhalefah et al., 2021)</w:t>
      </w:r>
      <w:r w:rsidR="00DA4E50">
        <w:rPr>
          <w:rFonts w:ascii="Times New Roman" w:hAnsi="Times New Roman" w:cs="Times New Roman"/>
        </w:rPr>
        <w:fldChar w:fldCharType="end"/>
      </w:r>
      <w:r w:rsidR="00DA4E50">
        <w:rPr>
          <w:rFonts w:ascii="Times New Roman" w:hAnsi="Times New Roman" w:cs="Times New Roman"/>
        </w:rPr>
        <w:t>.</w:t>
      </w:r>
      <w:r w:rsidR="00E06B69">
        <w:rPr>
          <w:rFonts w:ascii="Times New Roman" w:hAnsi="Times New Roman" w:cs="Times New Roman"/>
        </w:rPr>
        <w:t xml:space="preserve"> However, the latter work was meant to model Ramadan fasting, and as such, </w:t>
      </w:r>
      <w:r w:rsidR="00DA4E50">
        <w:rPr>
          <w:rFonts w:ascii="Times New Roman" w:hAnsi="Times New Roman" w:cs="Times New Roman"/>
        </w:rPr>
        <w:t>food intake</w:t>
      </w:r>
      <w:r w:rsidR="00E06B69">
        <w:rPr>
          <w:rFonts w:ascii="Times New Roman" w:hAnsi="Times New Roman" w:cs="Times New Roman"/>
        </w:rPr>
        <w:t xml:space="preserve"> was outside of the nocturnal eating window in rodents. </w:t>
      </w:r>
      <w:ins w:id="398" w:author="Molly C. Mulcahy" w:date="2025-08-01T10:41:00Z" w16du:dateUtc="2025-08-01T15:41:00Z">
        <w:r w:rsidR="00721746">
          <w:rPr>
            <w:rFonts w:ascii="Times New Roman" w:hAnsi="Times New Roman" w:cs="Times New Roman"/>
          </w:rPr>
          <w:t>R</w:t>
        </w:r>
      </w:ins>
      <w:del w:id="399" w:author="Molly C. Mulcahy" w:date="2025-08-01T10:41:00Z" w16du:dateUtc="2025-08-01T15:41:00Z">
        <w:r w:rsidR="00E06B69" w:rsidDel="00721746">
          <w:rPr>
            <w:rFonts w:ascii="Times New Roman" w:hAnsi="Times New Roman" w:cs="Times New Roman"/>
          </w:rPr>
          <w:delText>So r</w:delText>
        </w:r>
      </w:del>
      <w:r w:rsidR="00E06B69">
        <w:rPr>
          <w:rFonts w:ascii="Times New Roman" w:hAnsi="Times New Roman" w:cs="Times New Roman"/>
        </w:rPr>
        <w:t xml:space="preserve">esults must be interpreted carefully, as they are also in the presence of </w:t>
      </w:r>
      <w:proofErr w:type="spellStart"/>
      <w:r w:rsidR="00AA2490">
        <w:rPr>
          <w:rFonts w:ascii="Times New Roman" w:hAnsi="Times New Roman" w:cs="Times New Roman"/>
        </w:rPr>
        <w:t>chronodisruption</w:t>
      </w:r>
      <w:proofErr w:type="spellEnd"/>
      <w:del w:id="400" w:author="Molly C. Mulcahy" w:date="2025-08-01T10:41:00Z" w16du:dateUtc="2025-08-01T15:41:00Z">
        <w:r w:rsidR="00E06B69" w:rsidDel="00721746">
          <w:rPr>
            <w:rFonts w:ascii="Times New Roman" w:hAnsi="Times New Roman" w:cs="Times New Roman"/>
          </w:rPr>
          <w:delText xml:space="preserve"> during </w:delText>
        </w:r>
        <w:r w:rsidR="00AA2490" w:rsidDel="00721746">
          <w:rPr>
            <w:rFonts w:ascii="Times New Roman" w:hAnsi="Times New Roman" w:cs="Times New Roman"/>
          </w:rPr>
          <w:delText>pregnancy</w:delText>
        </w:r>
      </w:del>
      <w:r w:rsidR="00E06B69">
        <w:rPr>
          <w:rFonts w:ascii="Times New Roman" w:hAnsi="Times New Roman" w:cs="Times New Roman"/>
        </w:rPr>
        <w:t xml:space="preserve">, which </w:t>
      </w:r>
      <w:del w:id="401" w:author="Molly C. Mulcahy" w:date="2025-08-01T10:41:00Z" w16du:dateUtc="2025-08-01T15:41:00Z">
        <w:r w:rsidR="00E06B69" w:rsidDel="00721746">
          <w:rPr>
            <w:rFonts w:ascii="Times New Roman" w:hAnsi="Times New Roman" w:cs="Times New Roman"/>
          </w:rPr>
          <w:delText xml:space="preserve">is </w:delText>
        </w:r>
        <w:r w:rsidR="007A4AA7" w:rsidDel="00721746">
          <w:rPr>
            <w:rFonts w:ascii="Times New Roman" w:hAnsi="Times New Roman" w:cs="Times New Roman"/>
          </w:rPr>
          <w:delText>thought</w:delText>
        </w:r>
        <w:r w:rsidR="00E06B69" w:rsidDel="00721746">
          <w:rPr>
            <w:rFonts w:ascii="Times New Roman" w:hAnsi="Times New Roman" w:cs="Times New Roman"/>
          </w:rPr>
          <w:delText xml:space="preserve"> to cause</w:delText>
        </w:r>
      </w:del>
      <w:ins w:id="402" w:author="Molly C. Mulcahy" w:date="2025-08-01T10:41:00Z" w16du:dateUtc="2025-08-01T15:41:00Z">
        <w:r w:rsidR="00721746">
          <w:rPr>
            <w:rFonts w:ascii="Times New Roman" w:hAnsi="Times New Roman" w:cs="Times New Roman"/>
          </w:rPr>
          <w:t>independently associated with</w:t>
        </w:r>
      </w:ins>
      <w:r w:rsidR="00E06B69">
        <w:rPr>
          <w:rFonts w:ascii="Times New Roman" w:hAnsi="Times New Roman" w:cs="Times New Roman"/>
        </w:rPr>
        <w:t xml:space="preserve"> adverse fetal </w:t>
      </w:r>
      <w:ins w:id="403" w:author="Molly C. Mulcahy" w:date="2025-08-01T10:41:00Z" w16du:dateUtc="2025-08-01T15:41:00Z">
        <w:r w:rsidR="00721746">
          <w:rPr>
            <w:rFonts w:ascii="Times New Roman" w:hAnsi="Times New Roman" w:cs="Times New Roman"/>
          </w:rPr>
          <w:t xml:space="preserve">health </w:t>
        </w:r>
      </w:ins>
      <w:r w:rsidR="00E06B69">
        <w:rPr>
          <w:rFonts w:ascii="Times New Roman" w:hAnsi="Times New Roman" w:cs="Times New Roman"/>
        </w:rPr>
        <w:t xml:space="preserve">outcomes </w:t>
      </w:r>
      <w:r w:rsidR="007A4AA7">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{"citationID":"ba73UZrV","properties":{"formattedCitation":"(Salazar et al., 2018)","plainCitation":"(Salazar et al., 2018)","noteIndex":0},"citationItems":[{"id":237,"uris":["http://zotero.org/users/5073745/items/B23S64CV"],"itemData":{"id":237,"type":"article-journal","abstract":"KEY POINTS: Light at night is essential to a 24/7 society, but it has negative consequences on health. Basically, light at night induces an alteration of our biological clocks, known as chronodisruption, with effects even when this occurs during pregnancy. Here we explored the developmental impact of gestational chronodisruption (chronic photoperiod shift, CPS) on adult and fetal adrenal biorhythms and function. We found that gestational chronodisruption altered fetal and adult adrenal function, at the molecular, morphological and physiological levels. The differences between control and CPS offspring suggest desynchronization of the adrenal circadian clock and steroidogenic pathway, leading to abnormal stress responses and metabolic adaptation, potentially increasing the risk of developing chronic diseases.\nABSTRACT: Light at night is essential to a 24/7 society, but it has negative consequences on health. Basically, light at night induces an alteration of our biological clocks, known as chronodisruption, with effects even when this occurs during pregnancy. Indeed, an abnormal photoperiod during gestation alters fetal development, inducing long-term effects on the offspring. Accordingly, we carried out a longitudinal study in rats, exploring the impact of gestational chronodisruption on the adrenal biorhythms and function of the offspring. Adult rats (90 days old) gestated under chronic photoperiod shift (CPS) decrease the time spent in the open arm zone of an elevated plus maze to 62% and increase the rearing time to 170%. CPS adults maintained individual daily changes in corticosterone, but their acrophases were distributed from 12.00 h to 06.00 h. CPS offspring maintained clock gene expression and oscillation, nevertheless no daily rhythm was observed in genes involved in the regulation and synthesis of steroids. Consistent with adult adrenal gland being programmed during fetal life, blunted daily rhythms of corticosterone, core clock gene machinery, and steroidogenic genes were observed in CPS fetal adrenal glands. Comparisons of the global transcriptome of CPS versus control fetal adrenal gland revealed that 1078 genes were differentially expressed (641 down-regulated and 437 up-regulated). In silico analysis revealed significant changes in Lipid Metabolism, Small Molecule Biochemistry, Cellular Development and the Inflammatory Response pathway (z score: 48-20). Altogether, the present results demonstrate that gestational chronodisruption changed fetal and adult adrenal function. This could translate to long-term abnormal stress responses and metabolic adaptation, increasing the risk of developing chronic diseases.","container-title":"The Journal of Physiology","DOI":"10.1113/JP276083","ISSN":"1469-7793","issue":"23","journalAbbreviation":"J. Physiol. (Lond.)","language":"eng","note":"PMID: 30118176\nPMCID: PMC6265531","page":"5839-5857","source":"PubMed","title":"Gestational chronodisruption leads to persistent changes in the rat fetal and adult adrenal clock and function","volume":"596","author":[{"family":"Salazar","given":"E. R."},{"family":"Richter","given":"H. G."},{"family":"Spichiger","given":"C."},{"family":"Mendez","given":"N."},{"family":"Halabi","given":"D."},{"family":"Vergara","given":"K."},{"family":"Alonso","given":"I. P."},{"family":"Corvalán","given":"F. A."},{"family":"Azpeleta","given":"C."},{"family":"Seron-Ferre","given":"M."},{"family":"Torres-Farfan","given":"C."}],"issued":{"date-parts":[["2018",12]]}}}],"schema":"https://github.com/citation-style-language/schema/raw/master/csl-citation.json"} </w:instrText>
      </w:r>
      <w:r w:rsidR="007A4AA7">
        <w:rPr>
          <w:rFonts w:ascii="Times New Roman" w:hAnsi="Times New Roman" w:cs="Times New Roman"/>
        </w:rPr>
        <w:fldChar w:fldCharType="separate"/>
      </w:r>
      <w:r w:rsidR="007A4AA7">
        <w:rPr>
          <w:rFonts w:ascii="Times New Roman" w:hAnsi="Times New Roman" w:cs="Times New Roman"/>
          <w:noProof/>
        </w:rPr>
        <w:t>(Salazar et al., 2018)</w:t>
      </w:r>
      <w:r w:rsidR="007A4AA7">
        <w:rPr>
          <w:rFonts w:ascii="Times New Roman" w:hAnsi="Times New Roman" w:cs="Times New Roman"/>
        </w:rPr>
        <w:fldChar w:fldCharType="end"/>
      </w:r>
      <w:r w:rsidR="007A4AA7">
        <w:rPr>
          <w:rFonts w:ascii="Times New Roman" w:hAnsi="Times New Roman" w:cs="Times New Roman"/>
        </w:rPr>
        <w:t xml:space="preserve"> including increased risk of miscarriage </w:t>
      </w:r>
      <w:r w:rsidR="007A4AA7">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{"citationID":"whQBKkMa","properties":{"formattedCitation":"(Begtrup et al., 2019)","plainCitation":"(Begtrup et al., 2019)","noteIndex":0},"citationItems":[{"id":863,"uris":["http://zotero.org/users/5073745/items/I7V9QSZL"],"itemData":{"id":863,"type":"article-journal","abstract":"OBJECTIVE: Observational studies indicate an association between working nights and miscarriage, but inaccurate exposure assessment precludes causal inference. Using payroll data with exact and prospective measurement of night work, the objective was to investigate whether working night shifts during pregnancy increases the risk of miscarriage.\nMETHODS: A cohort of 22 744 pregnant women was identified by linking the Danish Working Hour Database (DWHD), which holds payroll data on all Danish public hospital employees, with Danish national registers on births and admissions to hospitals (miscarriage). The risk of miscarriage during pregnancy weeks 4-22 according to measures of night work was analysed using Cox regression with time-varying exposure adjusted for a fixed set of potential confounders.\nRESULTS: In total 377 896 pregnancy weeks (average 19.7) were available for follow-up. Women who had two or more night shifts the previous week had an increased risk of miscarriage after pregnancy week 8 (HR 1.32 (95% CI 1.07 to 1.62) compared with women, who did not work night shifts. The cumulated number of night shifts during pregnancy weeks 3-21 increased the risk of miscarriages in a dose-dependent pattern.\nCONCLUSIONS: The study corroborates earlier findings that night work during pregnancy may confer an increased risk of miscarriage and indicates a lowest observed threshold level of two night shifts per week.","container-title":"Occupational and Environmental Medicine","DOI":"10.1136/oemed-2018-105592","ISSN":"1470-7926","issue":"5","journalAbbreviation":"Occup Environ Med","language":"eng","note":"PMID: 30910992","page":"302-308","source":"PubMed","title":"Night work and miscarriage: a Danish nationwide register-based cohort study","title-short":"Night work and miscarriage","volume":"76","author":[{"family":"Begtrup","given":"Luise Moelenberg"},{"family":"Specht","given":"Ina Olmer"},{"family":"Hammer","given":"Paula Edeusa Cristina"},{"family":"Flachs","given":"Esben Meulengracht"},{"family":"Garde","given":"Anne Helene"},{"family":"Hansen","given":"Johnni"},{"family":"Hansen","given":"Åse Marie"},{"family":"Kolstad","given":"Henrik Albert"},{"family":"Larsen","given":"Ann Dyreborg"},{"family":"Bonde","given":"Jens Peter"}],"issued":{"date-parts":[["2019",5]]}}}],"schema":"https://github.com/citation-style-language/schema/raw/master/csl-citation.json"} </w:instrText>
      </w:r>
      <w:r w:rsidR="007A4AA7">
        <w:rPr>
          <w:rFonts w:ascii="Times New Roman" w:hAnsi="Times New Roman" w:cs="Times New Roman"/>
        </w:rPr>
        <w:fldChar w:fldCharType="separate"/>
      </w:r>
      <w:r w:rsidR="007A4AA7">
        <w:rPr>
          <w:rFonts w:ascii="Times New Roman" w:hAnsi="Times New Roman" w:cs="Times New Roman"/>
          <w:noProof/>
        </w:rPr>
        <w:t>(Begtrup et al., 2019)</w:t>
      </w:r>
      <w:r w:rsidR="007A4AA7">
        <w:rPr>
          <w:rFonts w:ascii="Times New Roman" w:hAnsi="Times New Roman" w:cs="Times New Roman"/>
        </w:rPr>
        <w:fldChar w:fldCharType="end"/>
      </w:r>
      <w:r w:rsidR="00E06B69">
        <w:rPr>
          <w:rFonts w:ascii="Times New Roman" w:hAnsi="Times New Roman" w:cs="Times New Roman"/>
        </w:rPr>
        <w:t xml:space="preserve">. </w:t>
      </w:r>
      <w:r w:rsidR="00DA4E50">
        <w:rPr>
          <w:rFonts w:ascii="Times New Roman" w:hAnsi="Times New Roman" w:cs="Times New Roman"/>
        </w:rPr>
        <w:t>Despite insulin resistance of pregnancy being present</w:t>
      </w:r>
      <w:ins w:id="404" w:author="Molly C. Mulcahy" w:date="2025-08-01T10:42:00Z" w16du:dateUtc="2025-08-01T15:42:00Z">
        <w:r w:rsidR="00721746">
          <w:rPr>
            <w:rFonts w:ascii="Times New Roman" w:hAnsi="Times New Roman" w:cs="Times New Roman"/>
          </w:rPr>
          <w:t xml:space="preserve"> in both groups</w:t>
        </w:r>
      </w:ins>
      <w:r w:rsidR="00DA4E50">
        <w:rPr>
          <w:rFonts w:ascii="Times New Roman" w:hAnsi="Times New Roman" w:cs="Times New Roman"/>
        </w:rPr>
        <w:t xml:space="preserve">, we found that </w:t>
      </w:r>
      <w:proofErr w:type="spellStart"/>
      <w:r w:rsidR="00DA4E50">
        <w:rPr>
          <w:rFonts w:ascii="Times New Roman" w:hAnsi="Times New Roman" w:cs="Times New Roman"/>
        </w:rPr>
        <w:t>eTRF</w:t>
      </w:r>
      <w:proofErr w:type="spellEnd"/>
      <w:r w:rsidR="00DA4E50">
        <w:rPr>
          <w:rFonts w:ascii="Times New Roman" w:hAnsi="Times New Roman" w:cs="Times New Roman"/>
        </w:rPr>
        <w:t xml:space="preserve"> during the perinatal period in dams resulted </w:t>
      </w:r>
      <w:del w:id="405" w:author="Molly C. Mulcahy" w:date="2025-08-01T10:42:00Z" w16du:dateUtc="2025-08-01T15:42:00Z">
        <w:r w:rsidR="00DA4E50" w:rsidDel="00721746">
          <w:rPr>
            <w:rFonts w:ascii="Times New Roman" w:hAnsi="Times New Roman" w:cs="Times New Roman"/>
          </w:rPr>
          <w:delText>in no improvements</w:delText>
        </w:r>
      </w:del>
      <w:ins w:id="406" w:author="Molly C. Mulcahy" w:date="2025-08-01T10:42:00Z" w16du:dateUtc="2025-08-01T15:42:00Z">
        <w:r w:rsidR="00721746">
          <w:rPr>
            <w:rFonts w:ascii="Times New Roman" w:hAnsi="Times New Roman" w:cs="Times New Roman"/>
          </w:rPr>
          <w:t>worsening</w:t>
        </w:r>
      </w:ins>
      <w:r w:rsidR="00DA4E50">
        <w:rPr>
          <w:rFonts w:ascii="Times New Roman" w:hAnsi="Times New Roman" w:cs="Times New Roman"/>
        </w:rPr>
        <w:t xml:space="preserve"> </w:t>
      </w:r>
      <w:ins w:id="407" w:author="Molly C. Mulcahy" w:date="2025-08-01T10:42:00Z" w16du:dateUtc="2025-08-01T15:42:00Z">
        <w:r w:rsidR="00721746">
          <w:rPr>
            <w:rFonts w:ascii="Times New Roman" w:hAnsi="Times New Roman" w:cs="Times New Roman"/>
          </w:rPr>
          <w:t>of</w:t>
        </w:r>
      </w:ins>
      <w:del w:id="408" w:author="Molly C. Mulcahy" w:date="2025-08-01T10:42:00Z" w16du:dateUtc="2025-08-01T15:42:00Z">
        <w:r w:rsidR="00DA4E50" w:rsidDel="00721746">
          <w:rPr>
            <w:rFonts w:ascii="Times New Roman" w:hAnsi="Times New Roman" w:cs="Times New Roman"/>
          </w:rPr>
          <w:delText>in</w:delText>
        </w:r>
      </w:del>
      <w:r w:rsidR="00DA4E50">
        <w:rPr>
          <w:rFonts w:ascii="Times New Roman" w:hAnsi="Times New Roman" w:cs="Times New Roman"/>
        </w:rPr>
        <w:t xml:space="preserve"> insulin sensitivity. </w:t>
      </w:r>
      <w:del w:id="409" w:author="Molly C. Mulcahy" w:date="2025-08-01T10:42:00Z" w16du:dateUtc="2025-08-01T15:42:00Z">
        <w:r w:rsidR="00DA4E50" w:rsidDel="00721746">
          <w:rPr>
            <w:rFonts w:ascii="Times New Roman" w:hAnsi="Times New Roman" w:cs="Times New Roman"/>
          </w:rPr>
          <w:delText>We did find that there was more</w:delText>
        </w:r>
      </w:del>
      <w:ins w:id="410" w:author="Molly C. Mulcahy" w:date="2025-08-01T10:42:00Z" w16du:dateUtc="2025-08-01T15:42:00Z">
        <w:r w:rsidR="00721746">
          <w:rPr>
            <w:rFonts w:ascii="Times New Roman" w:hAnsi="Times New Roman" w:cs="Times New Roman"/>
          </w:rPr>
          <w:t>This was largely related to a</w:t>
        </w:r>
      </w:ins>
      <w:r w:rsidR="00DA4E50">
        <w:rPr>
          <w:rFonts w:ascii="Times New Roman" w:hAnsi="Times New Roman" w:cs="Times New Roman"/>
        </w:rPr>
        <w:t xml:space="preserve"> robust recovery</w:t>
      </w:r>
      <w:r w:rsidR="007A4AA7">
        <w:rPr>
          <w:rFonts w:ascii="Times New Roman" w:hAnsi="Times New Roman" w:cs="Times New Roman"/>
        </w:rPr>
        <w:t xml:space="preserve"> in blood</w:t>
      </w:r>
      <w:r w:rsidR="00DA4E50">
        <w:rPr>
          <w:rFonts w:ascii="Times New Roman" w:hAnsi="Times New Roman" w:cs="Times New Roman"/>
        </w:rPr>
        <w:t xml:space="preserve"> glucose after hyperglycemia in </w:t>
      </w:r>
      <w:proofErr w:type="spellStart"/>
      <w:r w:rsidR="00DA4E50">
        <w:rPr>
          <w:rFonts w:ascii="Times New Roman" w:hAnsi="Times New Roman" w:cs="Times New Roman"/>
        </w:rPr>
        <w:t>eTRF</w:t>
      </w:r>
      <w:proofErr w:type="spellEnd"/>
      <w:r w:rsidR="00DA4E50">
        <w:rPr>
          <w:rFonts w:ascii="Times New Roman" w:hAnsi="Times New Roman" w:cs="Times New Roman"/>
        </w:rPr>
        <w:t xml:space="preserve"> dams, which may suggest that there </w:t>
      </w:r>
      <w:r w:rsidR="0097389E">
        <w:rPr>
          <w:rFonts w:ascii="Times New Roman" w:hAnsi="Times New Roman" w:cs="Times New Roman"/>
        </w:rPr>
        <w:t xml:space="preserve">could be more gluconeogenesis and glycogenolysis </w:t>
      </w:r>
      <w:del w:id="411" w:author="Molly C. Mulcahy" w:date="2025-08-01T10:43:00Z" w16du:dateUtc="2025-08-01T15:43:00Z">
        <w:r w:rsidR="0097389E" w:rsidDel="00721746">
          <w:rPr>
            <w:rFonts w:ascii="Times New Roman" w:hAnsi="Times New Roman" w:cs="Times New Roman"/>
          </w:rPr>
          <w:delText>in these dams</w:delText>
        </w:r>
      </w:del>
      <w:ins w:id="412" w:author="Molly C. Mulcahy" w:date="2025-08-01T10:43:00Z" w16du:dateUtc="2025-08-01T15:43:00Z">
        <w:r w:rsidR="00721746">
          <w:rPr>
            <w:rFonts w:ascii="Times New Roman" w:hAnsi="Times New Roman" w:cs="Times New Roman"/>
          </w:rPr>
          <w:t>responses triggered from low glucose</w:t>
        </w:r>
      </w:ins>
      <w:r w:rsidR="0097389E">
        <w:rPr>
          <w:rFonts w:ascii="Times New Roman" w:hAnsi="Times New Roman" w:cs="Times New Roman"/>
        </w:rPr>
        <w:t xml:space="preserve">. However, we </w:t>
      </w:r>
      <w:del w:id="413" w:author="Molly C. Mulcahy" w:date="2025-08-01T10:43:00Z" w16du:dateUtc="2025-08-01T15:43:00Z">
        <w:r w:rsidR="0097389E" w:rsidDel="00721746">
          <w:rPr>
            <w:rFonts w:ascii="Times New Roman" w:hAnsi="Times New Roman" w:cs="Times New Roman"/>
          </w:rPr>
          <w:delText>were not able to</w:delText>
        </w:r>
      </w:del>
      <w:ins w:id="414" w:author="Molly C. Mulcahy" w:date="2025-08-01T10:43:00Z" w16du:dateUtc="2025-08-01T15:43:00Z">
        <w:r w:rsidR="00721746">
          <w:rPr>
            <w:rFonts w:ascii="Times New Roman" w:hAnsi="Times New Roman" w:cs="Times New Roman"/>
          </w:rPr>
          <w:t>did not have the appropriate samples to</w:t>
        </w:r>
      </w:ins>
      <w:r w:rsidR="0097389E">
        <w:rPr>
          <w:rFonts w:ascii="Times New Roman" w:hAnsi="Times New Roman" w:cs="Times New Roman"/>
        </w:rPr>
        <w:t xml:space="preserve"> </w:t>
      </w:r>
      <w:r w:rsidR="0097389E">
        <w:rPr>
          <w:rFonts w:ascii="Times New Roman" w:hAnsi="Times New Roman" w:cs="Times New Roman"/>
        </w:rPr>
        <w:lastRenderedPageBreak/>
        <w:t xml:space="preserve">evaluate </w:t>
      </w:r>
      <w:del w:id="415" w:author="Molly C. Mulcahy" w:date="2025-08-01T10:44:00Z" w16du:dateUtc="2025-08-01T15:44:00Z">
        <w:r w:rsidR="0097389E" w:rsidDel="00721746">
          <w:rPr>
            <w:rFonts w:ascii="Times New Roman" w:hAnsi="Times New Roman" w:cs="Times New Roman"/>
          </w:rPr>
          <w:delText xml:space="preserve">this </w:delText>
        </w:r>
      </w:del>
      <w:ins w:id="416" w:author="Molly C. Mulcahy" w:date="2025-08-01T10:44:00Z" w16du:dateUtc="2025-08-01T15:44:00Z">
        <w:r w:rsidR="00721746">
          <w:rPr>
            <w:rFonts w:ascii="Times New Roman" w:hAnsi="Times New Roman" w:cs="Times New Roman"/>
          </w:rPr>
          <w:t>th</w:t>
        </w:r>
        <w:r w:rsidR="00721746">
          <w:rPr>
            <w:rFonts w:ascii="Times New Roman" w:hAnsi="Times New Roman" w:cs="Times New Roman"/>
          </w:rPr>
          <w:t>ese mechanisms further</w:t>
        </w:r>
        <w:r w:rsidR="00721746">
          <w:rPr>
            <w:rFonts w:ascii="Times New Roman" w:hAnsi="Times New Roman" w:cs="Times New Roman"/>
          </w:rPr>
          <w:t xml:space="preserve"> </w:t>
        </w:r>
      </w:ins>
      <w:r w:rsidR="0097389E">
        <w:rPr>
          <w:rFonts w:ascii="Times New Roman" w:hAnsi="Times New Roman" w:cs="Times New Roman"/>
        </w:rPr>
        <w:t xml:space="preserve">in the current study. </w:t>
      </w:r>
      <w:del w:id="417" w:author="Molly C. Mulcahy" w:date="2025-08-01T10:44:00Z" w16du:dateUtc="2025-08-01T15:44:00Z">
        <w:r w:rsidR="00D14AE7" w:rsidDel="00721746">
          <w:rPr>
            <w:rFonts w:ascii="Times New Roman" w:hAnsi="Times New Roman" w:cs="Times New Roman"/>
          </w:rPr>
          <w:delText>We did not find evidence of reduced</w:delText>
        </w:r>
      </w:del>
      <w:ins w:id="418" w:author="Molly C. Mulcahy" w:date="2025-08-01T10:44:00Z" w16du:dateUtc="2025-08-01T15:44:00Z">
        <w:r w:rsidR="00721746">
          <w:rPr>
            <w:rFonts w:ascii="Times New Roman" w:hAnsi="Times New Roman" w:cs="Times New Roman"/>
          </w:rPr>
          <w:t>In agreement with human models of TRF, there were no changes in</w:t>
        </w:r>
      </w:ins>
      <w:r w:rsidR="00D14AE7">
        <w:rPr>
          <w:rFonts w:ascii="Times New Roman" w:hAnsi="Times New Roman" w:cs="Times New Roman"/>
        </w:rPr>
        <w:t xml:space="preserve"> fasting blood glucose from gestational </w:t>
      </w:r>
      <w:proofErr w:type="spellStart"/>
      <w:r w:rsidR="00D14AE7">
        <w:rPr>
          <w:rFonts w:ascii="Times New Roman" w:hAnsi="Times New Roman" w:cs="Times New Roman"/>
        </w:rPr>
        <w:t>eTRF</w:t>
      </w:r>
      <w:proofErr w:type="spellEnd"/>
      <w:del w:id="419" w:author="Molly C. Mulcahy" w:date="2025-08-01T10:44:00Z" w16du:dateUtc="2025-08-01T15:44:00Z">
        <w:r w:rsidR="00D14AE7" w:rsidDel="00721746">
          <w:rPr>
            <w:rFonts w:ascii="Times New Roman" w:hAnsi="Times New Roman" w:cs="Times New Roman"/>
          </w:rPr>
          <w:delText>, which is in line with studies in humans that find</w:delText>
        </w:r>
        <w:r w:rsidR="00696CC4" w:rsidDel="00721746">
          <w:rPr>
            <w:rFonts w:ascii="Times New Roman" w:hAnsi="Times New Roman" w:cs="Times New Roman"/>
          </w:rPr>
          <w:delText xml:space="preserve"> no differences in glycemia</w:delText>
        </w:r>
      </w:del>
      <w:r w:rsidR="00696CC4">
        <w:rPr>
          <w:rFonts w:ascii="Times New Roman" w:hAnsi="Times New Roman" w:cs="Times New Roman"/>
        </w:rPr>
        <w:t xml:space="preserve"> </w:t>
      </w:r>
      <w:r w:rsidR="00696CC4">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{"citationID":"bZF3tCaD","properties":{"formattedCitation":"(Hutchison et al., 2019; Jamshed et al., 2019; Sutton et al., 2018)","plainCitation":"(Hutchison et al., 2019; Jamshed et al., 2019; Sutton et al., 2018)","noteIndex":0},"citationItems":[{"id":584,"uris":["http://zotero.org/users/5073745/items/E89CVTH5"],"itemData":{"id":584,"type":"article-journal","abstract":"Objective This study aimed to assess the effects of 9-hour time-restricted feeding (TRF), early (TRFe) or delayed (TRFd), on glucose tolerance in men at risk for type 2 diabetes. Methods Fifteen men (age 55 ± 3 years, BMI 33.9 ± 0.8 kg/m2) wore a continuous glucose monitor for 7 days of baseline assessment and during two 7-day TRF conditions. Participants were randomized to TRFe (8 am to 5 pm) or TRFd (12 pm to 9 pm), separated by a 2-week washout phase. Glucose, insulin, triglycerides, nonesterified fatty acids, and gastrointestinal hormone incremental areas under the curve were calculated following a standard meal on days 0 and 7 at 8 am (TRFe) or 12 pm (TRFd). Results TRF improved glucose tolerance as assessed by a reduction in glucose incremental area under the curve (P = 0.001) and fasting triglycerides (P = 0.003) on day 7 versus day 0. However, there were no mealtime by TRF interactions in any of the variables examined. There was also no effect of TRF on fasting and postprandial insulin, nonesterified fatty acids, or gastrointestinal hormones. Mean fasting glucose by continuous glucose monitor was lower in TRFe (P = 0.02) but not TRFd (P = 0.17) versus baseline, but there was no difference between TRF conditions. Conclusions While only TRFe lowered mean fasting glucose, TRF improved glycemic responses to a test meal in men at risk for type 2 diabetes regardless of the clock time that TRF was initiated.","container-title":"Obesity","DOI":"10.1002/oby.22449","ISSN":"1930-739X","issue":"5","language":"en","license":"© 2019 The Obesity Society","page":"724-732","source":"Wiley Online Library","title":"Time-Restricted Feeding Improves Glucose Tolerance in Men at Risk for Type 2 Diabetes: A Randomized Crossover Trial","title-short":"Time-Restricted Feeding Improves Glucose Tolerance in Men at Risk for Type 2 Diabetes","volume":"27","author":[{"family":"Hutchison","given":"Amy T."},{"family":"Regmi","given":"Prashant"},{"family":"Manoogian","given":"Emily N. C."},{"family":"Fleischer","given":"Jason G."},{"family":"Wittert","given":"Gary A."},{"family":"Panda","given":"Satchidananda"},{"family":"Heilbronn","given":"Leonie K."}],"issued":{"date-parts":[["2019"]]}}},{"id":343,"uris":["http://zotero.org/users/5073745/items/VZMS82L6"],"itemData":{"id":343,"type":"article-journal","abstract":"Time-restricted feeding (TRF) is a form of intermittent fasting that involves having a longer daily fasting period. Preliminary studies report that TRF improves cardiometabolic health in rodents and humans. Here, we performed the first study to determine how TRF affects gene expression, circulating hormones, and diurnal patterns in cardiometabolic risk factors in humans. Eleven overweight adults participated in a 4-day randomized crossover study where they ate between 8 am and 2 pm (early TRF (eTRF)) and between 8 am and 8 pm (control schedule). Participants underwent continuous glucose monitoring, and blood was drawn to assess cardiometabolic risk factors, hormones, and gene expression in whole blood cells. Relative to the control schedule, eTRF decreased mean 24-hour glucose levels by 4 &amp;plusmn; 1 mg/dl (p = 0.0003) and glycemic excursions by 12 &amp;plusmn; 3 mg/dl (p = 0.001). In the morning before breakfast, eTRF increased ketones, cholesterol, and the expression of the stress response and aging gene SIRT1 and the autophagy gene LC3A (all p &amp;lt; 0.04), while in the evening, it tended to increase brain-derived neurotropic factor (BNDF; p = 0.10) and also increased the expression of MTOR (p = 0.007), a major nutrient-sensing protein that regulates cell growth. eTRF also altered the diurnal patterns in cortisol and the expression of several circadian clock genes (p &amp;lt; 0.05). eTRF improves 24-hour glucose levels, alters lipid metabolism and circadian clock gene expression, and may also increase autophagy and have anti-aging effects in humans.","container-title":"Nutrients","DOI":"10.3390/nu11061234","issue":"6","language":"en","license":"http://creativecommons.org/licenses/by/3.0/","page":"1234","source":"www.mdpi.com","title":"Early Time-Restricted Feeding Improves 24-Hour Glucose Levels and Affects Markers of the Circadian Clock, Aging, and Autophagy in Humans","volume":"11","author":[{"family":"Jamshed","given":"Humaira"},{"family":"Beyl","given":"Robbie A."},{"family":"Della Manna","given":"Deborah L."},{"family":"Yang","given":"Eddy S."},{"family":"Ravussin","given":"Eric"},{"family":"Peterson","given":"Courtney M."}],"issued":{"date-parts":[["2019",6]]}}},{"id":238,"uris":["http://zotero.org/users/5073745/items/XT9WYD3C"],"itemData":{"id":238,"type":"article-journal","abstract":"Intermittent fasting (IF) improves cardiometabolic health; however, it is unknown whether these effects are due solely to weight loss. We conducted the first supervised controlled feeding trial to test whether IF has benefits independent of weight loss by feeding participants enough food to maintain their weight. Our proof-of-concept study also constitutes the first trial of early time-restricted feeding (eTRF), a form of IF that involves eating early in the day to be in alignment with circadian rhythms in metabolism. Men with prediabetes were randomized to eTRF (6-hr feeding period, with dinner before 3 p.m.) or a control schedule (12-hr feeding period) for 5 weeks and later crossed over to the other schedule. eTRF improved insulin sensitivity, β cell responsiveness, blood pressure, oxidative stress, and appetite. We demonstrate for the first time in humans that eTRF improves some aspects of cardiometabolic health and that IF's effects are not solely due to weight loss.","container-title":"Cell Metabolism","DOI":"10.1016/j.cmet.2018.04.010","ISSN":"1932-7420","issue":"6","journalAbbreviation":"Cell Metab.","language":"eng","note":"PMID: 29754952\nPMCID: PMC5990470","page":"1212-1221.e3","source":"PubMed","title":"Early Time-Restricted Feeding Improves Insulin Sensitivity, Blood Pressure, and Oxidative Stress Even without Weight Loss in Men with Prediabetes","volume":"27","author":[{"family":"Sutton","given":"Elizabeth F."},{"family":"Beyl","given":"Robbie"},{"family":"Early","given":"Kate S."},{"family":"Cefalu","given":"William T."},{"family":"Ravussin","given":"Eric"},{"family":"Peterson","given":"Courtney M."}],"issued":{"date-parts":[["2018",6,5]]}}}],"schema":"https://github.com/citation-style-language/schema/raw/master/csl-citation.json"} </w:instrText>
      </w:r>
      <w:r w:rsidR="00696CC4">
        <w:rPr>
          <w:rFonts w:ascii="Times New Roman" w:hAnsi="Times New Roman" w:cs="Times New Roman"/>
        </w:rPr>
        <w:fldChar w:fldCharType="separate"/>
      </w:r>
      <w:r w:rsidR="00696CC4">
        <w:rPr>
          <w:rFonts w:ascii="Times New Roman" w:hAnsi="Times New Roman" w:cs="Times New Roman"/>
          <w:noProof/>
        </w:rPr>
        <w:t>(Hutchison et al., 2019; Jamshed et al., 2019; Sutton et al., 2018)</w:t>
      </w:r>
      <w:r w:rsidR="00696CC4">
        <w:rPr>
          <w:rFonts w:ascii="Times New Roman" w:hAnsi="Times New Roman" w:cs="Times New Roman"/>
        </w:rPr>
        <w:fldChar w:fldCharType="end"/>
      </w:r>
      <w:r w:rsidR="00770974">
        <w:rPr>
          <w:rFonts w:ascii="Times New Roman" w:hAnsi="Times New Roman" w:cs="Times New Roman"/>
        </w:rPr>
        <w:t xml:space="preserve">. </w:t>
      </w:r>
    </w:p>
    <w:p w14:paraId="67D802DA" w14:textId="3919A56B" w:rsidR="0097389E" w:rsidRDefault="0097389E" w:rsidP="00D14AE7">
      <w:pPr>
        <w:spacing w:line="360" w:lineRule="auto"/>
        <w:ind w:firstLine="720"/>
        <w:rPr>
          <w:rFonts w:ascii="Times New Roman" w:hAnsi="Times New Roman" w:cs="Times New Roman"/>
        </w:rPr>
      </w:pPr>
      <w:r>
        <w:rPr>
          <w:rFonts w:ascii="Times New Roman" w:hAnsi="Times New Roman" w:cs="Times New Roman"/>
        </w:rPr>
        <w:t xml:space="preserve">The </w:t>
      </w:r>
      <w:del w:id="420" w:author="Molly C. Mulcahy" w:date="2025-08-01T10:45:00Z" w16du:dateUtc="2025-08-01T15:45:00Z">
        <w:r w:rsidDel="00E474AC">
          <w:rPr>
            <w:rFonts w:ascii="Times New Roman" w:hAnsi="Times New Roman" w:cs="Times New Roman"/>
          </w:rPr>
          <w:delText xml:space="preserve">similar </w:delText>
        </w:r>
      </w:del>
      <w:ins w:id="421" w:author="Molly C. Mulcahy" w:date="2025-08-01T10:45:00Z" w16du:dateUtc="2025-08-01T15:45:00Z">
        <w:r w:rsidR="00E474AC">
          <w:rPr>
            <w:rFonts w:ascii="Times New Roman" w:hAnsi="Times New Roman" w:cs="Times New Roman"/>
          </w:rPr>
          <w:t>lack</w:t>
        </w:r>
      </w:ins>
      <w:ins w:id="422" w:author="Molly C. Mulcahy" w:date="2025-08-01T10:46:00Z" w16du:dateUtc="2025-08-01T15:46:00Z">
        <w:r w:rsidR="00E474AC">
          <w:rPr>
            <w:rFonts w:ascii="Times New Roman" w:hAnsi="Times New Roman" w:cs="Times New Roman"/>
          </w:rPr>
          <w:t xml:space="preserve"> of weight reduction in</w:t>
        </w:r>
      </w:ins>
      <w:ins w:id="423" w:author="Molly C. Mulcahy" w:date="2025-08-01T10:45:00Z" w16du:dateUtc="2025-08-01T15:45:00Z">
        <w:r w:rsidR="00E474AC">
          <w:rPr>
            <w:rFonts w:ascii="Times New Roman" w:hAnsi="Times New Roman" w:cs="Times New Roman"/>
          </w:rPr>
          <w:t xml:space="preserve"> </w:t>
        </w:r>
      </w:ins>
      <w:r>
        <w:rPr>
          <w:rFonts w:ascii="Times New Roman" w:hAnsi="Times New Roman" w:cs="Times New Roman"/>
        </w:rPr>
        <w:t>pup</w:t>
      </w:r>
      <w:ins w:id="424" w:author="Molly C. Mulcahy" w:date="2025-08-01T10:46:00Z" w16du:dateUtc="2025-08-01T15:46:00Z">
        <w:r w:rsidR="00E474AC">
          <w:rPr>
            <w:rFonts w:ascii="Times New Roman" w:hAnsi="Times New Roman" w:cs="Times New Roman"/>
          </w:rPr>
          <w:t>s</w:t>
        </w:r>
      </w:ins>
      <w:r>
        <w:rPr>
          <w:rFonts w:ascii="Times New Roman" w:hAnsi="Times New Roman" w:cs="Times New Roman"/>
        </w:rPr>
        <w:t xml:space="preserve"> </w:t>
      </w:r>
      <w:del w:id="425" w:author="Molly C. Mulcahy" w:date="2025-08-01T10:46:00Z" w16du:dateUtc="2025-08-01T15:46:00Z">
        <w:r w:rsidDel="00E474AC">
          <w:rPr>
            <w:rFonts w:ascii="Times New Roman" w:hAnsi="Times New Roman" w:cs="Times New Roman"/>
          </w:rPr>
          <w:delText xml:space="preserve">weights </w:delText>
        </w:r>
      </w:del>
      <w:ins w:id="426" w:author="Molly C. Mulcahy" w:date="2025-08-01T10:46:00Z" w16du:dateUtc="2025-08-01T15:46:00Z">
        <w:r w:rsidR="00E474AC">
          <w:rPr>
            <w:rFonts w:ascii="Times New Roman" w:hAnsi="Times New Roman" w:cs="Times New Roman"/>
          </w:rPr>
          <w:t xml:space="preserve">from </w:t>
        </w:r>
      </w:ins>
      <w:del w:id="427" w:author="Molly C. Mulcahy" w:date="2025-08-01T10:46:00Z" w16du:dateUtc="2025-08-01T15:46:00Z">
        <w:r w:rsidDel="00E474AC">
          <w:rPr>
            <w:rFonts w:ascii="Times New Roman" w:hAnsi="Times New Roman" w:cs="Times New Roman"/>
          </w:rPr>
          <w:delText xml:space="preserve">in </w:delText>
        </w:r>
      </w:del>
      <w:proofErr w:type="spellStart"/>
      <w:r>
        <w:rPr>
          <w:rFonts w:ascii="Times New Roman" w:hAnsi="Times New Roman" w:cs="Times New Roman"/>
        </w:rPr>
        <w:t>eTRF</w:t>
      </w:r>
      <w:proofErr w:type="spellEnd"/>
      <w:r>
        <w:rPr>
          <w:rFonts w:ascii="Times New Roman" w:hAnsi="Times New Roman" w:cs="Times New Roman"/>
        </w:rPr>
        <w:t xml:space="preserve"> </w:t>
      </w:r>
      <w:del w:id="428" w:author="Molly C. Mulcahy" w:date="2025-08-01T10:46:00Z" w16du:dateUtc="2025-08-01T15:46:00Z">
        <w:r w:rsidDel="00E474AC">
          <w:rPr>
            <w:rFonts w:ascii="Times New Roman" w:hAnsi="Times New Roman" w:cs="Times New Roman"/>
          </w:rPr>
          <w:delText xml:space="preserve">dams </w:delText>
        </w:r>
      </w:del>
      <w:ins w:id="429" w:author="Molly C. Mulcahy" w:date="2025-08-01T10:46:00Z" w16du:dateUtc="2025-08-01T15:46:00Z">
        <w:r w:rsidR="00E474AC">
          <w:rPr>
            <w:rFonts w:ascii="Times New Roman" w:hAnsi="Times New Roman" w:cs="Times New Roman"/>
          </w:rPr>
          <w:t>litters from birth</w:t>
        </w:r>
      </w:ins>
      <w:ins w:id="430" w:author="Molly C. Mulcahy" w:date="2025-08-01T10:47:00Z" w16du:dateUtc="2025-08-01T15:47:00Z">
        <w:r w:rsidR="00E474AC">
          <w:rPr>
            <w:rFonts w:ascii="Times New Roman" w:hAnsi="Times New Roman" w:cs="Times New Roman"/>
          </w:rPr>
          <w:t xml:space="preserve"> to early postnatal life</w:t>
        </w:r>
      </w:ins>
      <w:del w:id="431" w:author="Molly C. Mulcahy" w:date="2025-08-01T10:47:00Z" w16du:dateUtc="2025-08-01T15:47:00Z">
        <w:r w:rsidDel="00E474AC">
          <w:rPr>
            <w:rFonts w:ascii="Times New Roman" w:hAnsi="Times New Roman" w:cs="Times New Roman"/>
          </w:rPr>
          <w:delText>and continued normal body weights in both sexes after birth</w:delText>
        </w:r>
      </w:del>
      <w:r>
        <w:rPr>
          <w:rFonts w:ascii="Times New Roman" w:hAnsi="Times New Roman" w:cs="Times New Roman"/>
        </w:rPr>
        <w:t xml:space="preserve"> is in opposition to other studies where either male offspring of TRF dams weights at birth are reduced</w:t>
      </w:r>
      <w:r w:rsidR="00584F3C">
        <w:rPr>
          <w:rFonts w:ascii="Times New Roman" w:hAnsi="Times New Roman" w:cs="Times New Roman"/>
        </w:rPr>
        <w:t xml:space="preserve"> </w:t>
      </w:r>
      <w:r w:rsidR="007A4AA7">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{"citationID":"B8v8S1Uk","properties":{"formattedCitation":"(Prates et al., 2022)","plainCitation":"(Prates et al., 2022)","noteIndex":0},"citationItems":[{"id":285,"uris":["http://zotero.org/users/5073745/items/H2SF844K"],"itemData":{"id":285,"type":"article-journal","abstract":"Maternal circadian eating time and frequency were associated with altered glucose metabolism during pregnancy in humans. Research about long maternal fasting intervals is inconclusive, and little is known about the effect of maternal time-feeding on the offspring health. Therefore, the aim of the present study was to determine whether maternal time feeding influences the metabolic status of both male and female offspring. Pregnant rats were provided ad libitum (AD) access to chow diet or fed during either the light phase (LP) or dark phase (DP) during the embryonic development. At the age of 150 days, glucose tolerance, lipid concentrations, and insulin secretion were determined in adult male and female offspring. Both male and female offspring of LP and DP dams exhibited alterations in the lipid profile and female offspring were glucose intolerant. Glucose-stimulated insulin secretion decreased in male and female offspring of LP and DP dams. Acetylcholine increased insulin secretion in male and female offspring. Islets from male and female offspring of DP dams exhibited less pronounced inhibition of insulin secretion by epinephrine, suggesting alterations in cholinergic and adrenergic pathways in these animals. Our data suggest that TRF regimen during embryonic development could program rat offspring for metabolic dysfunction in adulthood.","container-title":"Nutrition","DOI":"10.1016/j.nut.2022.111776","ISSN":"0899-9007","journalAbbreviation":"Nutrition","language":"en","page":"111776","source":"ScienceDirect","title":"Time-restricted feeding during embryonic development leads to metabolic dysfunction in adult rat offspring","author":[{"family":"Prates","given":"Kelly Valério"},{"family":"Pavanello","given":"Audrei"},{"family":"Gongora","given":"Adriane Barreto"},{"family":"Moreira","given":"Veridiana Mota"},{"family":"Moraes","given":"Ana Maria Praxedes","non-dropping-particle":"de"},{"family":"Rigo","given":"Kesia Palma"},{"family":"Vieira","given":"Elaine"},{"family":"Mathias","given":"Paulo Cezar de Freitas"}],"issued":{"date-parts":[["2022",6,17]]}}}],"schema":"https://github.com/citation-style-language/schema/raw/master/csl-citation.json"} </w:instrText>
      </w:r>
      <w:r w:rsidR="007A4AA7">
        <w:rPr>
          <w:rFonts w:ascii="Times New Roman" w:hAnsi="Times New Roman" w:cs="Times New Roman"/>
        </w:rPr>
        <w:fldChar w:fldCharType="separate"/>
      </w:r>
      <w:r w:rsidR="007A4AA7">
        <w:rPr>
          <w:rFonts w:ascii="Times New Roman" w:hAnsi="Times New Roman" w:cs="Times New Roman"/>
          <w:noProof/>
        </w:rPr>
        <w:t>(Prates et al., 2022)</w:t>
      </w:r>
      <w:r w:rsidR="007A4AA7">
        <w:rPr>
          <w:rFonts w:ascii="Times New Roman" w:hAnsi="Times New Roman" w:cs="Times New Roman"/>
        </w:rPr>
        <w:fldChar w:fldCharType="end"/>
      </w:r>
      <w:r>
        <w:rPr>
          <w:rFonts w:ascii="Times New Roman" w:hAnsi="Times New Roman" w:cs="Times New Roman"/>
        </w:rPr>
        <w:t xml:space="preserve">, or male and female fetal weights are smaller than AL counterparts </w:t>
      </w:r>
      <w:r>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{"citationID":"6ANdC8w9","properties":{"formattedCitation":"(Alkhalefah et al., 2021)","plainCitation":"(Alkhalefah et al., 2021)","noteIndex":0},"citationItems":[{"id":834,"uris":["http://zotero.org/users/5073745/items/8GDECLSP","http://zotero.org/users/5073745/items/F8X796TF"],"itemData":{"id":834,"type":"article-journal","abstract":"During Ramadan, many pregnant Muslim women fast between dawn and sunset. Although the impacts of prolonged maternal intermittent fasting (IF) on fetal growth and  placental function are under-researched, reported effects include reduced  placental weight and birth weight. In the present study, pregnant Wistar rats  were used to model repeated cycles of IF on fetal development and placental  function and to examine sex-specific effects. In the IF group, food was withdrawn  daily from 17:00 to 09:00 over 21 days of gestation, while the control group  received food ad libitum. Both groups had free water access. IF dams consumed  less food, had significantly reduced weight compared with controls, with reduced  plasma glucose and amino acids. Both fetal sexes were significantly lighter in  the IF group with reduced fetal plasma amino acids. Placental weights and  morphology were unchanged. The profile of placental metabolites was altered in  the IF group with sex-specific responses evident. Transplacental flux of  14C-methylaminoisobutyric acid (14C-MeAIB), a system A amino acid transporter  substrate, was significantly reduced in both fetal sexes in the IF group.  Sodium-dependent 14C-MeAIB uptake into isolated placental plasma membrane  vesicles was unchanged. The gene expression of system A transporter Slc38a1,  Slc38a2 and Slc38a4 was up-regulated in IF male placentas only. No changes were  observed in placental SNAT1 and SNAT2 protein expression. Maternal IF results in  detrimental impacts on maternal physiology and fetal development with changes in  the placental and fetal metabolite profiles. Reduced placental system A  transporter activity may be responsible for fetal growth restriction in both  sexes.","container-title":"Clinical science (London, England : 1979)","DOI":"10.1042/CS20210137","ISSN":"1470-8736 0143-5221","issue":"11","journalAbbreviation":"Clin Sci (Lond)","language":"eng","license":"© 2021 The Author(s). Published by Portland Press Limited on behalf of the Biochemical Society.","note":"publisher-place: England\nPMID: 34008846","page":"1445-1466","title":"Maternal intermittent fasting during pregnancy induces fetal growth restriction and down-regulated placental system A amino acid transport in the rat.","volume":"135","author":[{"family":"Alkhalefah","given":"Alaa"},{"family":"Dunn","given":"Warwick B."},{"family":"Allwood","given":"James W."},{"family":"Parry","given":"Kate L."},{"family":"Houghton","given":"Franchesca D."},{"family":"Ashton","given":"Nick"},{"family":"Glazier","given":"Jocelyn D."}],"issued":{"date-parts":[["2021",6,11]]}}}],"schema":"https://github.com/citation-style-language/schema/raw/master/csl-citation.json"} </w:instrText>
      </w:r>
      <w:r>
        <w:rPr>
          <w:rFonts w:ascii="Times New Roman" w:hAnsi="Times New Roman" w:cs="Times New Roman"/>
        </w:rPr>
        <w:fldChar w:fldCharType="separate"/>
      </w:r>
      <w:r w:rsidR="00D20629">
        <w:rPr>
          <w:rFonts w:ascii="Times New Roman" w:hAnsi="Times New Roman" w:cs="Times New Roman"/>
          <w:noProof/>
        </w:rPr>
        <w:t>(Alkhalefah et al., 2021)</w:t>
      </w:r>
      <w:r>
        <w:rPr>
          <w:rFonts w:ascii="Times New Roman" w:hAnsi="Times New Roman" w:cs="Times New Roman"/>
        </w:rPr>
        <w:fldChar w:fldCharType="end"/>
      </w:r>
      <w:r>
        <w:rPr>
          <w:rFonts w:ascii="Times New Roman" w:hAnsi="Times New Roman" w:cs="Times New Roman"/>
        </w:rPr>
        <w:t>.</w:t>
      </w:r>
      <w:r w:rsidR="009441D2">
        <w:rPr>
          <w:rFonts w:ascii="Times New Roman" w:hAnsi="Times New Roman" w:cs="Times New Roman"/>
        </w:rPr>
        <w:t xml:space="preserve"> </w:t>
      </w:r>
      <w:ins w:id="432" w:author="Molly C. Mulcahy" w:date="2025-08-01T10:47:00Z" w16du:dateUtc="2025-08-01T15:47:00Z">
        <w:r w:rsidR="00B11DA4">
          <w:rPr>
            <w:rFonts w:ascii="Times New Roman" w:hAnsi="Times New Roman" w:cs="Times New Roman"/>
          </w:rPr>
          <w:t>How</w:t>
        </w:r>
      </w:ins>
      <w:ins w:id="433" w:author="Molly C. Mulcahy" w:date="2025-08-01T10:48:00Z" w16du:dateUtc="2025-08-01T15:48:00Z">
        <w:r w:rsidR="00B11DA4">
          <w:rPr>
            <w:rFonts w:ascii="Times New Roman" w:hAnsi="Times New Roman" w:cs="Times New Roman"/>
          </w:rPr>
          <w:t xml:space="preserve">ever, when there </w:t>
        </w:r>
        <w:r w:rsidR="00C10F38">
          <w:rPr>
            <w:rFonts w:ascii="Times New Roman" w:hAnsi="Times New Roman" w:cs="Times New Roman"/>
          </w:rPr>
          <w:t>wa</w:t>
        </w:r>
        <w:r w:rsidR="00B11DA4">
          <w:rPr>
            <w:rFonts w:ascii="Times New Roman" w:hAnsi="Times New Roman" w:cs="Times New Roman"/>
          </w:rPr>
          <w:t xml:space="preserve">s a </w:t>
        </w:r>
      </w:ins>
      <w:del w:id="434" w:author="Molly C. Mulcahy" w:date="2025-08-01T10:47:00Z" w16du:dateUtc="2025-08-01T15:47:00Z">
        <w:r w:rsidR="009441D2" w:rsidDel="00B11DA4">
          <w:rPr>
            <w:rFonts w:ascii="Times New Roman" w:hAnsi="Times New Roman" w:cs="Times New Roman"/>
          </w:rPr>
          <w:delText>S</w:delText>
        </w:r>
      </w:del>
      <w:del w:id="435" w:author="Molly C. Mulcahy" w:date="2025-08-01T10:48:00Z" w16du:dateUtc="2025-08-01T15:48:00Z">
        <w:r w:rsidR="009441D2" w:rsidDel="00B11DA4">
          <w:rPr>
            <w:rFonts w:ascii="Times New Roman" w:hAnsi="Times New Roman" w:cs="Times New Roman"/>
          </w:rPr>
          <w:delText xml:space="preserve">tudies that find </w:delText>
        </w:r>
      </w:del>
      <w:r w:rsidR="009441D2">
        <w:rPr>
          <w:rFonts w:ascii="Times New Roman" w:hAnsi="Times New Roman" w:cs="Times New Roman"/>
        </w:rPr>
        <w:t xml:space="preserve">reduction in birth weights </w:t>
      </w:r>
      <w:ins w:id="436" w:author="Molly C. Mulcahy" w:date="2025-08-01T10:48:00Z" w16du:dateUtc="2025-08-01T15:48:00Z">
        <w:r w:rsidR="00B11DA4">
          <w:rPr>
            <w:rFonts w:ascii="Times New Roman" w:hAnsi="Times New Roman" w:cs="Times New Roman"/>
          </w:rPr>
          <w:t xml:space="preserve">there </w:t>
        </w:r>
      </w:ins>
      <w:ins w:id="437" w:author="Molly C. Mulcahy" w:date="2025-08-01T10:49:00Z" w16du:dateUtc="2025-08-01T15:49:00Z">
        <w:r w:rsidR="00C10F38">
          <w:rPr>
            <w:rFonts w:ascii="Times New Roman" w:hAnsi="Times New Roman" w:cs="Times New Roman"/>
          </w:rPr>
          <w:t xml:space="preserve">was </w:t>
        </w:r>
      </w:ins>
      <w:r w:rsidR="009441D2">
        <w:rPr>
          <w:rFonts w:ascii="Times New Roman" w:hAnsi="Times New Roman" w:cs="Times New Roman"/>
        </w:rPr>
        <w:t xml:space="preserve">also </w:t>
      </w:r>
      <w:del w:id="438" w:author="Molly C. Mulcahy" w:date="2025-08-01T10:48:00Z" w16du:dateUtc="2025-08-01T15:48:00Z">
        <w:r w:rsidR="009441D2" w:rsidDel="00B11DA4">
          <w:rPr>
            <w:rFonts w:ascii="Times New Roman" w:hAnsi="Times New Roman" w:cs="Times New Roman"/>
          </w:rPr>
          <w:delText xml:space="preserve">find that dams are </w:delText>
        </w:r>
      </w:del>
      <w:r w:rsidR="007A4AA7">
        <w:rPr>
          <w:rFonts w:ascii="Times New Roman" w:hAnsi="Times New Roman" w:cs="Times New Roman"/>
        </w:rPr>
        <w:t>calori</w:t>
      </w:r>
      <w:ins w:id="439" w:author="Molly C. Mulcahy" w:date="2025-08-01T10:48:00Z" w16du:dateUtc="2025-08-01T15:48:00Z">
        <w:r w:rsidR="00B11DA4">
          <w:rPr>
            <w:rFonts w:ascii="Times New Roman" w:hAnsi="Times New Roman" w:cs="Times New Roman"/>
          </w:rPr>
          <w:t>c</w:t>
        </w:r>
      </w:ins>
      <w:del w:id="440" w:author="Molly C. Mulcahy" w:date="2025-08-01T10:48:00Z" w16du:dateUtc="2025-08-01T15:48:00Z">
        <w:r w:rsidR="007A4AA7" w:rsidDel="00B11DA4">
          <w:rPr>
            <w:rFonts w:ascii="Times New Roman" w:hAnsi="Times New Roman" w:cs="Times New Roman"/>
          </w:rPr>
          <w:delText>e</w:delText>
        </w:r>
      </w:del>
      <w:r w:rsidR="007A4AA7">
        <w:rPr>
          <w:rFonts w:ascii="Times New Roman" w:hAnsi="Times New Roman" w:cs="Times New Roman"/>
        </w:rPr>
        <w:t xml:space="preserve"> </w:t>
      </w:r>
      <w:del w:id="441" w:author="Molly C. Mulcahy" w:date="2025-08-01T10:48:00Z" w16du:dateUtc="2025-08-01T15:48:00Z">
        <w:r w:rsidR="007A4AA7" w:rsidDel="00B11DA4">
          <w:rPr>
            <w:rFonts w:ascii="Times New Roman" w:hAnsi="Times New Roman" w:cs="Times New Roman"/>
          </w:rPr>
          <w:delText>restricted</w:delText>
        </w:r>
        <w:r w:rsidR="009441D2" w:rsidDel="00B11DA4">
          <w:rPr>
            <w:rFonts w:ascii="Times New Roman" w:hAnsi="Times New Roman" w:cs="Times New Roman"/>
          </w:rPr>
          <w:delText xml:space="preserve"> </w:delText>
        </w:r>
      </w:del>
      <w:ins w:id="442" w:author="Molly C. Mulcahy" w:date="2025-08-01T10:48:00Z" w16du:dateUtc="2025-08-01T15:48:00Z">
        <w:r w:rsidR="00B11DA4">
          <w:rPr>
            <w:rFonts w:ascii="Times New Roman" w:hAnsi="Times New Roman" w:cs="Times New Roman"/>
          </w:rPr>
          <w:t>restrict</w:t>
        </w:r>
        <w:r w:rsidR="00B11DA4">
          <w:rPr>
            <w:rFonts w:ascii="Times New Roman" w:hAnsi="Times New Roman" w:cs="Times New Roman"/>
          </w:rPr>
          <w:t>ion</w:t>
        </w:r>
        <w:r w:rsidR="00B11DA4">
          <w:rPr>
            <w:rFonts w:ascii="Times New Roman" w:hAnsi="Times New Roman" w:cs="Times New Roman"/>
          </w:rPr>
          <w:t xml:space="preserve"> </w:t>
        </w:r>
      </w:ins>
      <w:r w:rsidR="009441D2">
        <w:rPr>
          <w:rFonts w:ascii="Times New Roman" w:hAnsi="Times New Roman" w:cs="Times New Roman"/>
        </w:rPr>
        <w:t>during pregnancy</w:t>
      </w:r>
      <w:del w:id="443" w:author="Molly C. Mulcahy" w:date="2025-08-01T10:49:00Z" w16du:dateUtc="2025-08-01T15:49:00Z">
        <w:r w:rsidR="009441D2" w:rsidDel="00C10F38">
          <w:rPr>
            <w:rFonts w:ascii="Times New Roman" w:hAnsi="Times New Roman" w:cs="Times New Roman"/>
          </w:rPr>
          <w:delText>, resulting in</w:delText>
        </w:r>
      </w:del>
      <w:ins w:id="444" w:author="Molly C. Mulcahy" w:date="2025-08-01T10:49:00Z" w16du:dateUtc="2025-08-01T15:49:00Z">
        <w:r w:rsidR="00C10F38">
          <w:rPr>
            <w:rFonts w:ascii="Times New Roman" w:hAnsi="Times New Roman" w:cs="Times New Roman"/>
          </w:rPr>
          <w:t xml:space="preserve"> and</w:t>
        </w:r>
      </w:ins>
      <w:r w:rsidR="009441D2">
        <w:rPr>
          <w:rFonts w:ascii="Times New Roman" w:hAnsi="Times New Roman" w:cs="Times New Roman"/>
        </w:rPr>
        <w:t xml:space="preserve"> reduced maternal weight gain, which could explain the lack of this phenotype in our current work. </w:t>
      </w:r>
    </w:p>
    <w:p w14:paraId="21A9AA5F" w14:textId="6831404D" w:rsidR="00270452" w:rsidRDefault="00270452" w:rsidP="00D14AE7">
      <w:pPr>
        <w:spacing w:line="360" w:lineRule="auto"/>
        <w:ind w:firstLine="720"/>
        <w:rPr>
          <w:rFonts w:ascii="Times New Roman" w:hAnsi="Times New Roman" w:cs="Times New Roman"/>
        </w:rPr>
      </w:pPr>
      <w:r>
        <w:rPr>
          <w:rFonts w:ascii="Times New Roman" w:hAnsi="Times New Roman" w:cs="Times New Roman"/>
        </w:rPr>
        <w:t xml:space="preserve">Although the sample size for our estrus data is limited to </w:t>
      </w:r>
      <w:r w:rsidR="00D14AE7">
        <w:rPr>
          <w:rFonts w:ascii="Times New Roman" w:hAnsi="Times New Roman" w:cs="Times New Roman"/>
        </w:rPr>
        <w:t>one cohort</w:t>
      </w:r>
      <w:r>
        <w:rPr>
          <w:rFonts w:ascii="Times New Roman" w:hAnsi="Times New Roman" w:cs="Times New Roman"/>
        </w:rPr>
        <w:t xml:space="preserve">, we </w:t>
      </w:r>
      <w:del w:id="445" w:author="Molly C. Mulcahy" w:date="2025-08-01T10:49:00Z" w16du:dateUtc="2025-08-01T15:49:00Z">
        <w:r w:rsidDel="007C577A">
          <w:rPr>
            <w:rFonts w:ascii="Times New Roman" w:hAnsi="Times New Roman" w:cs="Times New Roman"/>
          </w:rPr>
          <w:delText>did find that</w:delText>
        </w:r>
      </w:del>
      <w:ins w:id="446" w:author="Molly C. Mulcahy" w:date="2025-08-01T10:49:00Z" w16du:dateUtc="2025-08-01T15:49:00Z">
        <w:r w:rsidR="007C577A">
          <w:rPr>
            <w:rFonts w:ascii="Times New Roman" w:hAnsi="Times New Roman" w:cs="Times New Roman"/>
          </w:rPr>
          <w:t>found no disruption to</w:t>
        </w:r>
      </w:ins>
      <w:r>
        <w:rPr>
          <w:rFonts w:ascii="Times New Roman" w:hAnsi="Times New Roman" w:cs="Times New Roman"/>
        </w:rPr>
        <w:t xml:space="preserve"> </w:t>
      </w:r>
      <w:del w:id="447" w:author="Molly C. Mulcahy" w:date="2025-08-01T10:49:00Z" w16du:dateUtc="2025-08-01T15:49:00Z">
        <w:r w:rsidDel="007C577A">
          <w:rPr>
            <w:rFonts w:ascii="Times New Roman" w:hAnsi="Times New Roman" w:cs="Times New Roman"/>
          </w:rPr>
          <w:delText xml:space="preserve">there were no impacts on </w:delText>
        </w:r>
      </w:del>
      <w:r>
        <w:rPr>
          <w:rFonts w:ascii="Times New Roman" w:hAnsi="Times New Roman" w:cs="Times New Roman"/>
        </w:rPr>
        <w:t xml:space="preserve">estrus </w:t>
      </w:r>
      <w:del w:id="448" w:author="Molly C. Mulcahy" w:date="2025-08-01T10:49:00Z" w16du:dateUtc="2025-08-01T15:49:00Z">
        <w:r w:rsidDel="007C577A">
          <w:rPr>
            <w:rFonts w:ascii="Times New Roman" w:hAnsi="Times New Roman" w:cs="Times New Roman"/>
          </w:rPr>
          <w:delText>cyclicity</w:delText>
        </w:r>
      </w:del>
      <w:ins w:id="449" w:author="Molly C. Mulcahy" w:date="2025-08-01T10:49:00Z" w16du:dateUtc="2025-08-01T15:49:00Z">
        <w:r w:rsidR="007C577A">
          <w:rPr>
            <w:rFonts w:ascii="Times New Roman" w:hAnsi="Times New Roman" w:cs="Times New Roman"/>
          </w:rPr>
          <w:t>cycles</w:t>
        </w:r>
      </w:ins>
      <w:r>
        <w:rPr>
          <w:rFonts w:ascii="Times New Roman" w:hAnsi="Times New Roman" w:cs="Times New Roman"/>
        </w:rPr>
        <w:t xml:space="preserve">. </w:t>
      </w:r>
      <w:r w:rsidR="00D14AE7">
        <w:rPr>
          <w:rFonts w:ascii="Times New Roman" w:hAnsi="Times New Roman" w:cs="Times New Roman"/>
        </w:rPr>
        <w:t xml:space="preserve">One study that more rigorously evaluated fertility in response to TRF </w:t>
      </w:r>
      <w:ins w:id="450" w:author="Molly C. Mulcahy" w:date="2025-08-01T10:49:00Z" w16du:dateUtc="2025-08-01T15:49:00Z">
        <w:r w:rsidR="007C577A">
          <w:rPr>
            <w:rFonts w:ascii="Times New Roman" w:hAnsi="Times New Roman" w:cs="Times New Roman"/>
          </w:rPr>
          <w:t xml:space="preserve">identified </w:t>
        </w:r>
      </w:ins>
      <w:del w:id="451" w:author="Molly C. Mulcahy" w:date="2025-08-01T10:49:00Z" w16du:dateUtc="2025-08-01T15:49:00Z">
        <w:r w:rsidR="00D14AE7" w:rsidDel="007C577A">
          <w:rPr>
            <w:rFonts w:ascii="Times New Roman" w:hAnsi="Times New Roman" w:cs="Times New Roman"/>
          </w:rPr>
          <w:delText xml:space="preserve">found it resulted in </w:delText>
        </w:r>
      </w:del>
      <w:r w:rsidR="00D14AE7">
        <w:rPr>
          <w:rFonts w:ascii="Times New Roman" w:hAnsi="Times New Roman" w:cs="Times New Roman"/>
        </w:rPr>
        <w:t>greater follicle counts, and increased number of estrus cycles compared to AL, in both chow and HFD females</w:t>
      </w:r>
      <w:ins w:id="452" w:author="Molly C. Mulcahy" w:date="2025-08-01T10:50:00Z" w16du:dateUtc="2025-08-01T15:50:00Z">
        <w:r w:rsidR="007C577A">
          <w:rPr>
            <w:rFonts w:ascii="Times New Roman" w:hAnsi="Times New Roman" w:cs="Times New Roman"/>
          </w:rPr>
          <w:t xml:space="preserve"> </w:t>
        </w:r>
      </w:ins>
      <w:r w:rsidR="00D14AE7">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{"citationID":"lbF45Qi4","properties":{"formattedCitation":"(Hua et al., 2020)","plainCitation":"(Hua et al., 2020)","noteIndex":0},"citationItems":[{"id":522,"uris":["http://zotero.org/users/5073745/items/B6JXGYLT"],"itemData":{"id":522,"type":"article-journal","abstract":"BACKGROUND: There has been a significant increase, to epidemic levels, of obese and overweight women of reproductive age, causing impairments to reproductive health. Time-restricted feeding (TRF) including isocaloric intake has shown to be preventive of obesity-related disorders. However, its therapeutic ability to improve the reproductive function of female remains largely unknown.\nMETHODS: Here, we investigated the ability of TRF to improve the reproductive function in wild-type and liver-specific FGF21 knockout female mice. To study fertility, a continuous and a short-term fertility test, gonadotropin releasing-hormone (GnRH), and Kisspeptin test were performed. Immortalized GnRH neuron was used to examine the direct role of liver fibroblast growth factor 21 (FGF21) on GnRH secretion.\nRESULTS: We found that TRF rescues female mice from bodyweight gain and glucose intolerance, as well as ovarian follicle loss and dysfunction of estrus cyclicity induced by high-fat diet. Furthermore, the beneficial effects of the TRF regimen on the reproductive performance were also observed in mice fed both chow and high-fat diet. However, those beneficial effects of TRF on metabolism and reproduction were absent in liver-specific FGF21 knockout mice. In vitro, FGF21 directly acted on GnRH neurons to modulate GnRH secretion via extracellular regulated protein kinases (ERK1/2 ) pathway.\nCONCLUSIONS: Overall, time-restricted feeding improves the reproductive function of female mice and liver FGF21 signaling plays a key role in GnRH neuron activity in female mice.","container-title":"Clinical and Translational Medicine","DOI":"10.1002/ctm2.195","ISSN":"2001-1326","issue":"6","journalAbbreviation":"Clin Transl Med","language":"eng","note":"PMID: 33135359\nPMCID: PMC7533054","page":"e195","source":"PubMed","title":"Time-restricted feeding improves the reproductive function of female mice via liver fibroblast growth factor 21","volume":"10","author":[{"family":"Hua","given":"Lun"},{"family":"Feng","given":"Bin"},{"family":"Huang","given":"Liansu"},{"family":"Li","given":"Jing"},{"family":"Luo","given":"Ting"},{"family":"Jiang","given":"Xuemei"},{"family":"Han","given":"Xingfa"},{"family":"Che","given":"Lianqiang"},{"family":"Xu","given":"Shengyu"},{"family":"Lin","given":"Yan"},{"family":"Fang","given":"Zhengfeng"},{"family":"Wu","given":"De"},{"family":"Zhuo","given":"Yong"}],"issued":{"date-parts":[["2020",10]]}}}],"schema":"https://github.com/citation-style-language/schema/raw/master/csl-citation.json"} </w:instrText>
      </w:r>
      <w:r w:rsidR="00D14AE7">
        <w:rPr>
          <w:rFonts w:ascii="Times New Roman" w:hAnsi="Times New Roman" w:cs="Times New Roman"/>
        </w:rPr>
        <w:fldChar w:fldCharType="separate"/>
      </w:r>
      <w:r w:rsidR="004E5420">
        <w:rPr>
          <w:rFonts w:ascii="Times New Roman" w:hAnsi="Times New Roman" w:cs="Times New Roman"/>
          <w:noProof/>
        </w:rPr>
        <w:t>(Hua et al., 2020)</w:t>
      </w:r>
      <w:r w:rsidR="00D14AE7">
        <w:rPr>
          <w:rFonts w:ascii="Times New Roman" w:hAnsi="Times New Roman" w:cs="Times New Roman"/>
        </w:rPr>
        <w:fldChar w:fldCharType="end"/>
      </w:r>
      <w:r w:rsidR="00D14AE7">
        <w:rPr>
          <w:rFonts w:ascii="Times New Roman" w:hAnsi="Times New Roman" w:cs="Times New Roman"/>
        </w:rPr>
        <w:t>.</w:t>
      </w:r>
      <w:r w:rsidR="00AC5614">
        <w:rPr>
          <w:rFonts w:ascii="Times New Roman" w:hAnsi="Times New Roman" w:cs="Times New Roman"/>
        </w:rPr>
        <w:t xml:space="preserve"> </w:t>
      </w:r>
      <w:del w:id="453" w:author="Molly C. Mulcahy" w:date="2025-08-01T10:50:00Z" w16du:dateUtc="2025-08-01T15:50:00Z">
        <w:r w:rsidR="004E5420" w:rsidDel="007C577A">
          <w:rPr>
            <w:rFonts w:ascii="Times New Roman" w:hAnsi="Times New Roman" w:cs="Times New Roman"/>
          </w:rPr>
          <w:delText>A</w:delText>
        </w:r>
        <w:r w:rsidR="00AC5614" w:rsidDel="007C577A">
          <w:rPr>
            <w:rFonts w:ascii="Times New Roman" w:hAnsi="Times New Roman" w:cs="Times New Roman"/>
          </w:rPr>
          <w:delText xml:space="preserve">lthough </w:delText>
        </w:r>
        <w:r w:rsidR="004E5420" w:rsidDel="007C577A">
          <w:rPr>
            <w:rFonts w:ascii="Times New Roman" w:hAnsi="Times New Roman" w:cs="Times New Roman"/>
          </w:rPr>
          <w:delText>this was</w:delText>
        </w:r>
        <w:r w:rsidR="00AC5614" w:rsidDel="007C577A">
          <w:rPr>
            <w:rFonts w:ascii="Times New Roman" w:hAnsi="Times New Roman" w:cs="Times New Roman"/>
          </w:rPr>
          <w:delText xml:space="preserve"> this in the context of pre-conceptional dietary changes </w:delText>
        </w:r>
        <w:r w:rsidR="00474743" w:rsidDel="007C577A">
          <w:rPr>
            <w:rFonts w:ascii="Times New Roman" w:hAnsi="Times New Roman" w:cs="Times New Roman"/>
          </w:rPr>
          <w:fldChar w:fldCharType="begin"/>
        </w:r>
        <w:r w:rsidR="00D20629" w:rsidDel="007C577A">
          <w:rPr>
            <w:rFonts w:ascii="Times New Roman" w:hAnsi="Times New Roman" w:cs="Times New Roman"/>
          </w:rPr>
          <w:delInstrText xml:space="preserve"> ADDIN ZOTERO_ITEM CSL_CITATION {"citationID":"36pj9U6k","properties":{"formattedCitation":"(Hua et al., 2020)","plainCitation":"(Hua et al., 2020)","noteIndex":0},"citationItems":[{"id":522,"uris":["http://zotero.org/users/5073745/items/B6JXGYLT"],"itemData":{"id":522,"type":"article-journal","abstract":"BACKGROUND: There has been a significant increase, to epidemic levels, of obese and overweight women of reproductive age, causing impairments to reproductive health. Time-restricted feeding (TRF) including isocaloric intake has shown to be preventive of obesity-related disorders. However, its therapeutic ability to improve the reproductive function of female remains largely unknown.\nMETHODS: Here, we investigated the ability of TRF to improve the reproductive function in wild-type and liver-specific FGF21 knockout female mice. To study fertility, a continuous and a short-term fertility test, gonadotropin releasing-hormone (GnRH), and Kisspeptin test were performed. Immortalized GnRH neuron was used to examine the direct role of liver fibroblast growth factor 21 (FGF21) on GnRH secretion.\nRESULTS: We found that TRF rescues female mice from bodyweight gain and glucose intolerance, as well as ovarian follicle loss and dysfunction of estrus cyclicity induced by high-fat diet. Furthermore, the beneficial effects of the TRF regimen on the reproductive performance were also observed in mice fed both chow and high-fat diet. However, those beneficial effects of TRF on metabolism and reproduction were absent in liver-specific FGF21 knockout mice. In vitro, FGF21 directly acted on GnRH neurons to modulate GnRH secretion via extracellular regulated protein kinases (ERK1/2 ) pathway.\nCONCLUSIONS: Overall, time-restricted feeding improves the reproductive function of female mice and liver FGF21 signaling plays a key role in GnRH neuron activity in female mice.","container-title":"Clinical and Translational Medicine","DOI":"10.1002/ctm2.195","ISSN":"2001-1326","issue":"6","journalAbbreviation":"Clin Transl Med","language":"eng","note":"PMID: 33135359\nPMCID: PMC7533054","page":"e195","source":"PubMed","title":"Time-restricted feeding improves the reproductive function of female mice via liver fibroblast growth factor 21","volume":"10","author":[{"family":"Hua","given":"Lun"},{"family":"Feng","given":"Bin"},{"family":"Huang","given":"Liansu"},{"family":"Li","given":"Jing"},{"family":"Luo","given":"Ting"},{"family":"Jiang","given":"Xuemei"},{"family":"Han","given":"Xingfa"},{"family":"Che","given":"Lianqiang"},{"family":"Xu","given":"Shengyu"},{"family":"Lin","given":"Yan"},{"family":"Fang","given":"Zhengfeng"},{"family":"Wu","given":"De"},{"family":"Zhuo","given":"Yong"}],"issued":{"date-parts":[["2020",10]]}}}],"schema":"https://github.com/citation-style-language/schema/raw/master/csl-citation.json"} </w:delInstrText>
        </w:r>
        <w:r w:rsidR="00474743" w:rsidDel="007C577A">
          <w:rPr>
            <w:rFonts w:ascii="Times New Roman" w:hAnsi="Times New Roman" w:cs="Times New Roman"/>
          </w:rPr>
          <w:fldChar w:fldCharType="separate"/>
        </w:r>
        <w:r w:rsidR="00696CC4" w:rsidDel="007C577A">
          <w:rPr>
            <w:rFonts w:ascii="Times New Roman" w:hAnsi="Times New Roman" w:cs="Times New Roman"/>
            <w:noProof/>
          </w:rPr>
          <w:delText>(Hua et al., 2020)</w:delText>
        </w:r>
        <w:r w:rsidR="00474743" w:rsidDel="007C577A">
          <w:rPr>
            <w:rFonts w:ascii="Times New Roman" w:hAnsi="Times New Roman" w:cs="Times New Roman"/>
          </w:rPr>
          <w:fldChar w:fldCharType="end"/>
        </w:r>
        <w:r w:rsidR="00AC5614" w:rsidDel="007C577A">
          <w:rPr>
            <w:rFonts w:ascii="Times New Roman" w:hAnsi="Times New Roman" w:cs="Times New Roman"/>
          </w:rPr>
          <w:delText xml:space="preserve">. </w:delText>
        </w:r>
      </w:del>
      <w:r w:rsidR="004E5420">
        <w:rPr>
          <w:rFonts w:ascii="Times New Roman" w:hAnsi="Times New Roman" w:cs="Times New Roman"/>
        </w:rPr>
        <w:t>Where we found reductions in</w:t>
      </w:r>
      <w:r w:rsidR="00474743">
        <w:rPr>
          <w:rFonts w:ascii="Times New Roman" w:hAnsi="Times New Roman" w:cs="Times New Roman"/>
        </w:rPr>
        <w:t xml:space="preserve"> litter sizes </w:t>
      </w:r>
      <w:r w:rsidR="004E5420">
        <w:rPr>
          <w:rFonts w:ascii="Times New Roman" w:hAnsi="Times New Roman" w:cs="Times New Roman"/>
        </w:rPr>
        <w:t>Hua and colleagues</w:t>
      </w:r>
      <w:r w:rsidR="00474743">
        <w:rPr>
          <w:rFonts w:ascii="Times New Roman" w:hAnsi="Times New Roman" w:cs="Times New Roman"/>
        </w:rPr>
        <w:t xml:space="preserve"> litter sizes</w:t>
      </w:r>
      <w:r w:rsidR="004E5420">
        <w:rPr>
          <w:rFonts w:ascii="Times New Roman" w:hAnsi="Times New Roman" w:cs="Times New Roman"/>
        </w:rPr>
        <w:t xml:space="preserve"> were increased in</w:t>
      </w:r>
      <w:r w:rsidR="00474743">
        <w:rPr>
          <w:rFonts w:ascii="Times New Roman" w:hAnsi="Times New Roman" w:cs="Times New Roman"/>
        </w:rPr>
        <w:t xml:space="preserve"> high-fat diet fed dams who had previously been pregnant </w:t>
      </w:r>
      <w:r w:rsidR="00474743">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{"citationID":"s4qDK6tz","properties":{"formattedCitation":"(Hua et al., 2020)","plainCitation":"(Hua et al., 2020)","noteIndex":0},"citationItems":[{"id":522,"uris":["http://zotero.org/users/5073745/items/B6JXGYLT"],"itemData":{"id":522,"type":"article-journal","abstract":"BACKGROUND: There has been a significant increase, to epidemic levels, of obese and overweight women of reproductive age, causing impairments to reproductive health. Time-restricted feeding (TRF) including isocaloric intake has shown to be preventive of obesity-related disorders. However, its therapeutic ability to improve the reproductive function of female remains largely unknown.\nMETHODS: Here, we investigated the ability of TRF to improve the reproductive function in wild-type and liver-specific FGF21 knockout female mice. To study fertility, a continuous and a short-term fertility test, gonadotropin releasing-hormone (GnRH), and Kisspeptin test were performed. Immortalized GnRH neuron was used to examine the direct role of liver fibroblast growth factor 21 (FGF21) on GnRH secretion.\nRESULTS: We found that TRF rescues female mice from bodyweight gain and glucose intolerance, as well as ovarian follicle loss and dysfunction of estrus cyclicity induced by high-fat diet. Furthermore, the beneficial effects of the TRF regimen on the reproductive performance were also observed in mice fed both chow and high-fat diet. However, those beneficial effects of TRF on metabolism and reproduction were absent in liver-specific FGF21 knockout mice. In vitro, FGF21 directly acted on GnRH neurons to modulate GnRH secretion via extracellular regulated protein kinases (ERK1/2 ) pathway.\nCONCLUSIONS: Overall, time-restricted feeding improves the reproductive function of female mice and liver FGF21 signaling plays a key role in GnRH neuron activity in female mice.","container-title":"Clinical and Translational Medicine","DOI":"10.1002/ctm2.195","ISSN":"2001-1326","issue":"6","journalAbbreviation":"Clin Transl Med","language":"eng","note":"PMID: 33135359\nPMCID: PMC7533054","page":"e195","source":"PubMed","title":"Time-restricted feeding improves the reproductive function of female mice via liver fibroblast growth factor 21","volume":"10","author":[{"family":"Hua","given":"Lun"},{"family":"Feng","given":"Bin"},{"family":"Huang","given":"Liansu"},{"family":"Li","given":"Jing"},{"family":"Luo","given":"Ting"},{"family":"Jiang","given":"Xuemei"},{"family":"Han","given":"Xingfa"},{"family":"Che","given":"Lianqiang"},{"family":"Xu","given":"Shengyu"},{"family":"Lin","given":"Yan"},{"family":"Fang","given":"Zhengfeng"},{"family":"Wu","given":"De"},{"family":"Zhuo","given":"Yong"}],"issued":{"date-parts":[["2020",10]]}}}],"schema":"https://github.com/citation-style-language/schema/raw/master/csl-citation.json"} </w:instrText>
      </w:r>
      <w:r w:rsidR="00474743">
        <w:rPr>
          <w:rFonts w:ascii="Times New Roman" w:hAnsi="Times New Roman" w:cs="Times New Roman"/>
        </w:rPr>
        <w:fldChar w:fldCharType="separate"/>
      </w:r>
      <w:r w:rsidR="00696CC4">
        <w:rPr>
          <w:rFonts w:ascii="Times New Roman" w:hAnsi="Times New Roman" w:cs="Times New Roman"/>
          <w:noProof/>
        </w:rPr>
        <w:t>(Hua et al., 2020)</w:t>
      </w:r>
      <w:r w:rsidR="00474743">
        <w:rPr>
          <w:rFonts w:ascii="Times New Roman" w:hAnsi="Times New Roman" w:cs="Times New Roman"/>
        </w:rPr>
        <w:fldChar w:fldCharType="end"/>
      </w:r>
      <w:r w:rsidR="00474743">
        <w:rPr>
          <w:rFonts w:ascii="Times New Roman" w:hAnsi="Times New Roman" w:cs="Times New Roman"/>
        </w:rPr>
        <w:t xml:space="preserve">. </w:t>
      </w:r>
      <w:r w:rsidR="005603F3">
        <w:rPr>
          <w:rFonts w:ascii="Times New Roman" w:hAnsi="Times New Roman" w:cs="Times New Roman"/>
        </w:rPr>
        <w:t>Results</w:t>
      </w:r>
      <w:r w:rsidR="001045D9">
        <w:rPr>
          <w:rFonts w:ascii="Times New Roman" w:hAnsi="Times New Roman" w:cs="Times New Roman"/>
        </w:rPr>
        <w:t xml:space="preserve"> from the current study must be interpreted with caution, as latency to plug and estrus staging are less </w:t>
      </w:r>
      <w:del w:id="454" w:author="Molly C. Mulcahy" w:date="2025-08-01T10:50:00Z" w16du:dateUtc="2025-08-01T15:50:00Z">
        <w:r w:rsidR="001045D9" w:rsidDel="007C577A">
          <w:rPr>
            <w:rFonts w:ascii="Times New Roman" w:hAnsi="Times New Roman" w:cs="Times New Roman"/>
          </w:rPr>
          <w:delText xml:space="preserve">robust </w:delText>
        </w:r>
      </w:del>
      <w:ins w:id="455" w:author="Molly C. Mulcahy" w:date="2025-08-01T10:50:00Z" w16du:dateUtc="2025-08-01T15:50:00Z">
        <w:r w:rsidR="007C577A">
          <w:rPr>
            <w:rFonts w:ascii="Times New Roman" w:hAnsi="Times New Roman" w:cs="Times New Roman"/>
          </w:rPr>
          <w:t>direct</w:t>
        </w:r>
        <w:r w:rsidR="007C577A">
          <w:rPr>
            <w:rFonts w:ascii="Times New Roman" w:hAnsi="Times New Roman" w:cs="Times New Roman"/>
          </w:rPr>
          <w:t xml:space="preserve"> </w:t>
        </w:r>
      </w:ins>
      <w:r w:rsidR="001045D9">
        <w:rPr>
          <w:rFonts w:ascii="Times New Roman" w:hAnsi="Times New Roman" w:cs="Times New Roman"/>
        </w:rPr>
        <w:t xml:space="preserve">assessments of fertility than is ovarian sectioning, continued monitoring of breeding success rates, and </w:t>
      </w:r>
      <w:del w:id="456" w:author="Molly C. Mulcahy" w:date="2025-08-01T10:50:00Z" w16du:dateUtc="2025-08-01T15:50:00Z">
        <w:r w:rsidR="001045D9" w:rsidDel="007C577A">
          <w:rPr>
            <w:rFonts w:ascii="Times New Roman" w:hAnsi="Times New Roman" w:cs="Times New Roman"/>
          </w:rPr>
          <w:delText xml:space="preserve">counting </w:delText>
        </w:r>
      </w:del>
      <w:ins w:id="457" w:author="Molly C. Mulcahy" w:date="2025-08-01T10:50:00Z" w16du:dateUtc="2025-08-01T15:50:00Z">
        <w:r w:rsidR="007C577A">
          <w:rPr>
            <w:rFonts w:ascii="Times New Roman" w:hAnsi="Times New Roman" w:cs="Times New Roman"/>
          </w:rPr>
          <w:t>quantification</w:t>
        </w:r>
        <w:r w:rsidR="007C577A">
          <w:rPr>
            <w:rFonts w:ascii="Times New Roman" w:hAnsi="Times New Roman" w:cs="Times New Roman"/>
          </w:rPr>
          <w:t xml:space="preserve"> </w:t>
        </w:r>
      </w:ins>
      <w:r w:rsidR="001045D9">
        <w:rPr>
          <w:rFonts w:ascii="Times New Roman" w:hAnsi="Times New Roman" w:cs="Times New Roman"/>
        </w:rPr>
        <w:t>of</w:t>
      </w:r>
      <w:r w:rsidR="004E5420">
        <w:rPr>
          <w:rFonts w:ascii="Times New Roman" w:hAnsi="Times New Roman" w:cs="Times New Roman"/>
        </w:rPr>
        <w:t xml:space="preserve"> ovarian</w:t>
      </w:r>
      <w:r w:rsidR="001045D9">
        <w:rPr>
          <w:rFonts w:ascii="Times New Roman" w:hAnsi="Times New Roman" w:cs="Times New Roman"/>
        </w:rPr>
        <w:t xml:space="preserve"> follicles</w:t>
      </w:r>
      <w:r w:rsidR="004E5420">
        <w:rPr>
          <w:rFonts w:ascii="Times New Roman" w:hAnsi="Times New Roman" w:cs="Times New Roman"/>
        </w:rPr>
        <w:t xml:space="preserve"> or corpus lutea</w:t>
      </w:r>
      <w:r w:rsidR="001045D9">
        <w:rPr>
          <w:rFonts w:ascii="Times New Roman" w:hAnsi="Times New Roman" w:cs="Times New Roman"/>
        </w:rPr>
        <w:t xml:space="preserve">. Of note, we are the first to report reduced survival rates in </w:t>
      </w:r>
      <w:proofErr w:type="spellStart"/>
      <w:r w:rsidR="001045D9">
        <w:rPr>
          <w:rFonts w:ascii="Times New Roman" w:hAnsi="Times New Roman" w:cs="Times New Roman"/>
        </w:rPr>
        <w:t>eTRF</w:t>
      </w:r>
      <w:proofErr w:type="spellEnd"/>
      <w:r w:rsidR="001045D9">
        <w:rPr>
          <w:rFonts w:ascii="Times New Roman" w:hAnsi="Times New Roman" w:cs="Times New Roman"/>
        </w:rPr>
        <w:t xml:space="preserve"> offspring. We suspect this may be related to cannibalization, which is common in </w:t>
      </w:r>
      <w:ins w:id="458" w:author="Molly C. Mulcahy" w:date="2025-08-01T10:51:00Z" w16du:dateUtc="2025-08-01T15:51:00Z">
        <w:r w:rsidR="005D555C">
          <w:rPr>
            <w:rFonts w:ascii="Times New Roman" w:hAnsi="Times New Roman" w:cs="Times New Roman"/>
          </w:rPr>
          <w:t xml:space="preserve">C57bl6/J mice </w:t>
        </w:r>
      </w:ins>
      <w:del w:id="459" w:author="Molly C. Mulcahy" w:date="2025-08-01T10:51:00Z" w16du:dateUtc="2025-08-01T15:51:00Z">
        <w:r w:rsidR="001045D9" w:rsidDel="005D555C">
          <w:rPr>
            <w:rFonts w:ascii="Times New Roman" w:hAnsi="Times New Roman" w:cs="Times New Roman"/>
          </w:rPr>
          <w:delText xml:space="preserve">the strain we </w:delText>
        </w:r>
      </w:del>
      <w:r w:rsidR="001045D9">
        <w:rPr>
          <w:rFonts w:ascii="Times New Roman" w:hAnsi="Times New Roman" w:cs="Times New Roman"/>
        </w:rPr>
        <w:t xml:space="preserve">used in the study </w:t>
      </w:r>
      <w:r w:rsidR="001045D9">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{"citationID":"GlryvU55","properties":{"formattedCitation":"(Brajon et al., 2021)","plainCitation":"(Brajon et al., 2021)","noteIndex":0},"citationItems":[{"id":867,"uris":["http://zotero.org/users/5073745/items/E8YHZ8RA"],"itemData":{"id":867,"type":"article-journal","abstract":"Perinatal mortality is a major issue in laboratory mouse breeding. We compared a counting method using daily checks (DAILY_CHECK) with a method combining daily checks with detailed video analyses to detect cannibalisms (VIDEO_TRACK) for estimating the number of C57BL/6 pups that were born, that died and that were weaned in 193 litters from trios with (TRIO-OVERLAP) or without (TRIO-NO_OVERLAP) the presence of another litter. Linear mixed models were used at litter level. To understand whether cannibalism was associated with active killing (infanticide), we analysed VIDEO_TRACK recordings of 109 litters from TRIO-OVERLAP, TRIO-NO_OVERLAP or SOLO (single dams). We used Kaplan-Meier method and logistic regression at pup level. For DAILY_CHECK, the mean litter size was 35% smaller than for VIDEO_TRACK (p &lt; 0.0001) and the number of dead pups was twice lower (p &lt; 0.0001). The risk of pup loss was higher for TRIO-OVERLAP than TRIO-NO_OVERLAP (p &lt; 0.0001). A high number of pup losses occurred between birth and the first cage check. Analyses of VIDEO_TRACK data indicated that pups were clearly dead at the start of most of the cannibalism events and infanticide was rare. As most pups die and disappear before the first cage check, many breeding facilities are likely to be unaware of their real rates of mouse pup mortality.","container-title":"Animals","DOI":"10.3390/ani11082327","ISSN":"2076-2615","issue":"8","language":"en","license":"http://creativecommons.org/licenses/by/3.0/","note":"number: 8\npublisher: Multidisciplinary Digital Publishing Institute","page":"2327","source":"www-mdpi-com.proxy.lib.umich.edu","title":"All the Pups We Cannot See: Cannibalism Masks Perinatal Death in Laboratory Mouse Breeding but Infanticide Is Rare","title-short":"All the Pups We Cannot See","volume":"11","author":[{"family":"Brajon","given":"Sophie"},{"family":"Morello","given":"Gabriela Munhoz"},{"family":"Capas-Peneda","given":"Sara"},{"family":"Hultgren","given":"Jan"},{"family":"Gilbert","given":"Colin"},{"family":"Olsson","given":"Anna"}],"issued":{"date-parts":[["2021",8]]}}}],"schema":"https://github.com/citation-style-language/schema/raw/master/csl-citation.json"} </w:instrText>
      </w:r>
      <w:r w:rsidR="001045D9">
        <w:rPr>
          <w:rFonts w:ascii="Times New Roman" w:hAnsi="Times New Roman" w:cs="Times New Roman"/>
        </w:rPr>
        <w:fldChar w:fldCharType="separate"/>
      </w:r>
      <w:r w:rsidR="00696CC4">
        <w:rPr>
          <w:rFonts w:ascii="Times New Roman" w:hAnsi="Times New Roman" w:cs="Times New Roman"/>
          <w:noProof/>
        </w:rPr>
        <w:t>(Brajon et al., 2021)</w:t>
      </w:r>
      <w:r w:rsidR="001045D9">
        <w:rPr>
          <w:rFonts w:ascii="Times New Roman" w:hAnsi="Times New Roman" w:cs="Times New Roman"/>
        </w:rPr>
        <w:fldChar w:fldCharType="end"/>
      </w:r>
      <w:r w:rsidR="001045D9">
        <w:rPr>
          <w:rFonts w:ascii="Times New Roman" w:hAnsi="Times New Roman" w:cs="Times New Roman"/>
        </w:rPr>
        <w:t xml:space="preserve">. Dams who were fed </w:t>
      </w:r>
      <w:proofErr w:type="spellStart"/>
      <w:r w:rsidR="001045D9">
        <w:rPr>
          <w:rFonts w:ascii="Times New Roman" w:hAnsi="Times New Roman" w:cs="Times New Roman"/>
        </w:rPr>
        <w:t>eTRF</w:t>
      </w:r>
      <w:proofErr w:type="spellEnd"/>
      <w:r w:rsidR="001045D9">
        <w:rPr>
          <w:rFonts w:ascii="Times New Roman" w:hAnsi="Times New Roman" w:cs="Times New Roman"/>
        </w:rPr>
        <w:t xml:space="preserve"> were likely anticipating continued food restriction after birth, as is evident about the adaptation period stated previously. Moreover, the reduction of survival in pups born in large litters </w:t>
      </w:r>
      <w:del w:id="460" w:author="Molly C. Mulcahy" w:date="2025-08-01T10:51:00Z" w16du:dateUtc="2025-08-01T15:51:00Z">
        <w:r w:rsidR="001045D9" w:rsidDel="005D555C">
          <w:rPr>
            <w:rFonts w:ascii="Times New Roman" w:hAnsi="Times New Roman" w:cs="Times New Roman"/>
          </w:rPr>
          <w:delText>is difficult to</w:delText>
        </w:r>
      </w:del>
      <w:ins w:id="461" w:author="Molly C. Mulcahy" w:date="2025-08-01T10:51:00Z" w16du:dateUtc="2025-08-01T15:51:00Z">
        <w:r w:rsidR="005D555C">
          <w:rPr>
            <w:rFonts w:ascii="Times New Roman" w:hAnsi="Times New Roman" w:cs="Times New Roman"/>
          </w:rPr>
          <w:t>not clearly</w:t>
        </w:r>
      </w:ins>
      <w:r w:rsidR="001045D9">
        <w:rPr>
          <w:rFonts w:ascii="Times New Roman" w:hAnsi="Times New Roman" w:cs="Times New Roman"/>
        </w:rPr>
        <w:t xml:space="preserve"> translat</w:t>
      </w:r>
      <w:ins w:id="462" w:author="Molly C. Mulcahy" w:date="2025-08-01T10:51:00Z" w16du:dateUtc="2025-08-01T15:51:00Z">
        <w:r w:rsidR="005D555C">
          <w:rPr>
            <w:rFonts w:ascii="Times New Roman" w:hAnsi="Times New Roman" w:cs="Times New Roman"/>
          </w:rPr>
          <w:t>able</w:t>
        </w:r>
      </w:ins>
      <w:del w:id="463" w:author="Molly C. Mulcahy" w:date="2025-08-01T10:51:00Z" w16du:dateUtc="2025-08-01T15:51:00Z">
        <w:r w:rsidR="001045D9" w:rsidDel="005D555C">
          <w:rPr>
            <w:rFonts w:ascii="Times New Roman" w:hAnsi="Times New Roman" w:cs="Times New Roman"/>
          </w:rPr>
          <w:delText>e</w:delText>
        </w:r>
      </w:del>
      <w:r w:rsidR="001045D9">
        <w:rPr>
          <w:rFonts w:ascii="Times New Roman" w:hAnsi="Times New Roman" w:cs="Times New Roman"/>
        </w:rPr>
        <w:t xml:space="preserve"> to human pregnancy. </w:t>
      </w:r>
    </w:p>
    <w:p w14:paraId="49F8E46C" w14:textId="3E0DCD67" w:rsidR="00691A0B" w:rsidRPr="00584F3C" w:rsidRDefault="00584F3C" w:rsidP="00584F3C">
      <w:pPr>
        <w:spacing w:line="360" w:lineRule="auto"/>
        <w:ind w:firstLine="720"/>
        <w:rPr>
          <w:rFonts w:ascii="Times New Roman" w:hAnsi="Times New Roman" w:cs="Times New Roman"/>
        </w:rPr>
      </w:pPr>
      <w:r>
        <w:rPr>
          <w:rFonts w:ascii="Times New Roman" w:hAnsi="Times New Roman" w:cs="Times New Roman"/>
        </w:rPr>
        <w:t>Preclinical</w:t>
      </w:r>
      <w:r w:rsidR="00691A0B" w:rsidRPr="00584F3C">
        <w:rPr>
          <w:rFonts w:ascii="Times New Roman" w:hAnsi="Times New Roman" w:cs="Times New Roman"/>
        </w:rPr>
        <w:t xml:space="preserve"> models are an imperfect proxy for human pregnancy</w:t>
      </w:r>
      <w:r>
        <w:rPr>
          <w:rFonts w:ascii="Times New Roman" w:hAnsi="Times New Roman" w:cs="Times New Roman"/>
        </w:rPr>
        <w:t xml:space="preserve"> for many reasons, but</w:t>
      </w:r>
      <w:r w:rsidR="00691A0B" w:rsidRPr="00584F3C">
        <w:rPr>
          <w:rFonts w:ascii="Times New Roman" w:hAnsi="Times New Roman" w:cs="Times New Roman"/>
        </w:rPr>
        <w:t xml:space="preserve"> </w:t>
      </w:r>
      <w:del w:id="464" w:author="Molly C. Mulcahy" w:date="2025-08-01T10:52:00Z" w16du:dateUtc="2025-08-01T15:52:00Z">
        <w:r w:rsidR="00691A0B" w:rsidRPr="00584F3C" w:rsidDel="005D555C">
          <w:rPr>
            <w:rFonts w:ascii="Times New Roman" w:hAnsi="Times New Roman" w:cs="Times New Roman"/>
          </w:rPr>
          <w:delText xml:space="preserve">the </w:delText>
        </w:r>
      </w:del>
      <w:r w:rsidR="00691A0B" w:rsidRPr="00584F3C">
        <w:rPr>
          <w:rFonts w:ascii="Times New Roman" w:hAnsi="Times New Roman" w:cs="Times New Roman"/>
        </w:rPr>
        <w:t xml:space="preserve">evidence from this study </w:t>
      </w:r>
      <w:del w:id="465" w:author="Molly C. Mulcahy" w:date="2025-08-01T10:52:00Z" w16du:dateUtc="2025-08-01T15:52:00Z">
        <w:r w:rsidR="00691A0B" w:rsidRPr="00584F3C" w:rsidDel="005D555C">
          <w:rPr>
            <w:rFonts w:ascii="Times New Roman" w:hAnsi="Times New Roman" w:cs="Times New Roman"/>
          </w:rPr>
          <w:delText>may have</w:delText>
        </w:r>
      </w:del>
      <w:ins w:id="466" w:author="Molly C. Mulcahy" w:date="2025-08-01T10:52:00Z" w16du:dateUtc="2025-08-01T15:52:00Z">
        <w:r w:rsidR="005D555C">
          <w:rPr>
            <w:rFonts w:ascii="Times New Roman" w:hAnsi="Times New Roman" w:cs="Times New Roman"/>
          </w:rPr>
          <w:t>has</w:t>
        </w:r>
      </w:ins>
      <w:r w:rsidR="00691A0B" w:rsidRPr="00584F3C">
        <w:rPr>
          <w:rFonts w:ascii="Times New Roman" w:hAnsi="Times New Roman" w:cs="Times New Roman"/>
        </w:rPr>
        <w:t xml:space="preserve"> translational value in pregnant human populations. Given the lack of growth restriction in offspring</w:t>
      </w:r>
      <w:r w:rsidRPr="00584F3C">
        <w:rPr>
          <w:rFonts w:ascii="Times New Roman" w:hAnsi="Times New Roman" w:cs="Times New Roman"/>
        </w:rPr>
        <w:t xml:space="preserve"> in early life</w:t>
      </w:r>
      <w:r w:rsidR="00691A0B" w:rsidRPr="00584F3C">
        <w:rPr>
          <w:rFonts w:ascii="Times New Roman" w:hAnsi="Times New Roman" w:cs="Times New Roman"/>
        </w:rPr>
        <w:t xml:space="preserve"> and absent </w:t>
      </w:r>
      <w:r w:rsidRPr="00584F3C">
        <w:rPr>
          <w:rFonts w:ascii="Times New Roman" w:hAnsi="Times New Roman" w:cs="Times New Roman"/>
        </w:rPr>
        <w:t xml:space="preserve">maternal </w:t>
      </w:r>
      <w:r w:rsidR="00691A0B" w:rsidRPr="00584F3C">
        <w:rPr>
          <w:rFonts w:ascii="Times New Roman" w:hAnsi="Times New Roman" w:cs="Times New Roman"/>
        </w:rPr>
        <w:t xml:space="preserve">weight loss, nutrient restriction, </w:t>
      </w:r>
      <w:del w:id="467" w:author="Molly C. Mulcahy" w:date="2025-08-01T10:52:00Z" w16du:dateUtc="2025-08-01T15:52:00Z">
        <w:r w:rsidR="00691A0B" w:rsidRPr="00584F3C" w:rsidDel="005D555C">
          <w:rPr>
            <w:rFonts w:ascii="Times New Roman" w:hAnsi="Times New Roman" w:cs="Times New Roman"/>
          </w:rPr>
          <w:delText xml:space="preserve">and insulin dysmetabolism, </w:delText>
        </w:r>
      </w:del>
      <w:r w:rsidR="00691A0B" w:rsidRPr="00584F3C">
        <w:rPr>
          <w:rFonts w:ascii="Times New Roman" w:hAnsi="Times New Roman" w:cs="Times New Roman"/>
        </w:rPr>
        <w:t xml:space="preserve">this may warrant further evaluation in pregnant humans in </w:t>
      </w:r>
      <w:ins w:id="468" w:author="Molly C. Mulcahy" w:date="2025-08-01T10:52:00Z" w16du:dateUtc="2025-08-01T15:52:00Z">
        <w:r w:rsidR="005D555C">
          <w:rPr>
            <w:rFonts w:ascii="Times New Roman" w:hAnsi="Times New Roman" w:cs="Times New Roman"/>
          </w:rPr>
          <w:t xml:space="preserve">clinically </w:t>
        </w:r>
      </w:ins>
      <w:r w:rsidR="00691A0B" w:rsidRPr="00584F3C">
        <w:rPr>
          <w:rFonts w:ascii="Times New Roman" w:hAnsi="Times New Roman" w:cs="Times New Roman"/>
        </w:rPr>
        <w:t>controlled spaces.</w:t>
      </w:r>
      <w:r>
        <w:rPr>
          <w:rFonts w:ascii="Times New Roman" w:hAnsi="Times New Roman" w:cs="Times New Roman"/>
        </w:rPr>
        <w:t xml:space="preserve"> Other outcomes such as latency to plug, </w:t>
      </w:r>
      <w:r w:rsidR="005603F3">
        <w:rPr>
          <w:rFonts w:ascii="Times New Roman" w:hAnsi="Times New Roman" w:cs="Times New Roman"/>
        </w:rPr>
        <w:t>3-day</w:t>
      </w:r>
      <w:r>
        <w:rPr>
          <w:rFonts w:ascii="Times New Roman" w:hAnsi="Times New Roman" w:cs="Times New Roman"/>
        </w:rPr>
        <w:t xml:space="preserve"> pup survival, and litter sizes are not as easily translated to human populations</w:t>
      </w:r>
      <w:r w:rsidR="00691A0B" w:rsidRPr="00584F3C">
        <w:rPr>
          <w:rFonts w:ascii="Times New Roman" w:hAnsi="Times New Roman" w:cs="Times New Roman"/>
        </w:rPr>
        <w:t xml:space="preserve">. </w:t>
      </w:r>
      <w:ins w:id="469" w:author="Molly C. Mulcahy" w:date="2025-08-01T10:53:00Z" w16du:dateUtc="2025-08-01T15:53:00Z">
        <w:r w:rsidR="005D555C">
          <w:rPr>
            <w:rFonts w:ascii="Times New Roman" w:hAnsi="Times New Roman" w:cs="Times New Roman"/>
          </w:rPr>
          <w:t xml:space="preserve">The modest impairment in insulin sensitivity; </w:t>
        </w:r>
        <w:proofErr w:type="gramStart"/>
        <w:r w:rsidR="005D555C">
          <w:rPr>
            <w:rFonts w:ascii="Times New Roman" w:hAnsi="Times New Roman" w:cs="Times New Roman"/>
          </w:rPr>
          <w:t>however</w:t>
        </w:r>
        <w:proofErr w:type="gramEnd"/>
        <w:r w:rsidR="005D555C">
          <w:rPr>
            <w:rFonts w:ascii="Times New Roman" w:hAnsi="Times New Roman" w:cs="Times New Roman"/>
          </w:rPr>
          <w:t xml:space="preserve"> suggests that the practice may not be totally be</w:t>
        </w:r>
      </w:ins>
      <w:ins w:id="470" w:author="Molly C. Mulcahy" w:date="2025-08-01T10:54:00Z" w16du:dateUtc="2025-08-01T15:54:00Z">
        <w:r w:rsidR="005D555C">
          <w:rPr>
            <w:rFonts w:ascii="Times New Roman" w:hAnsi="Times New Roman" w:cs="Times New Roman"/>
          </w:rPr>
          <w:t xml:space="preserve">nign. </w:t>
        </w:r>
      </w:ins>
      <w:del w:id="471" w:author="Molly C. Mulcahy" w:date="2025-08-01T10:53:00Z" w16du:dateUtc="2025-08-01T15:53:00Z">
        <w:r w:rsidDel="005D555C">
          <w:rPr>
            <w:rFonts w:ascii="Times New Roman" w:hAnsi="Times New Roman" w:cs="Times New Roman"/>
          </w:rPr>
          <w:delText xml:space="preserve">However, as the majority of the deleterious effects that arise from this dietary treatment in the current study are difficult to translate, it would be presumptuous to say that negative effects are unlikely in human pregnancy. </w:delText>
        </w:r>
      </w:del>
    </w:p>
    <w:p w14:paraId="1C06D6C5" w14:textId="5CF076A4" w:rsidR="007C49DE" w:rsidRPr="00584F3C" w:rsidRDefault="00584F3C" w:rsidP="00584F3C">
      <w:pPr>
        <w:spacing w:line="360" w:lineRule="auto"/>
        <w:ind w:firstLine="720"/>
        <w:rPr>
          <w:rFonts w:ascii="Times New Roman" w:hAnsi="Times New Roman" w:cs="Times New Roman"/>
        </w:rPr>
      </w:pPr>
      <w:del w:id="472" w:author="Molly C. Mulcahy" w:date="2025-08-01T10:54:00Z" w16du:dateUtc="2025-08-01T15:54:00Z">
        <w:r w:rsidDel="00A92590">
          <w:rPr>
            <w:rFonts w:ascii="Times New Roman" w:hAnsi="Times New Roman" w:cs="Times New Roman"/>
          </w:rPr>
          <w:delText>As with any experimental model, this</w:delText>
        </w:r>
      </w:del>
      <w:ins w:id="473" w:author="Molly C. Mulcahy" w:date="2025-08-01T10:54:00Z" w16du:dateUtc="2025-08-01T15:54:00Z">
        <w:r w:rsidR="00A92590">
          <w:rPr>
            <w:rFonts w:ascii="Times New Roman" w:hAnsi="Times New Roman" w:cs="Times New Roman"/>
          </w:rPr>
          <w:t>This</w:t>
        </w:r>
      </w:ins>
      <w:r>
        <w:rPr>
          <w:rFonts w:ascii="Times New Roman" w:hAnsi="Times New Roman" w:cs="Times New Roman"/>
        </w:rPr>
        <w:t xml:space="preserve"> work has </w:t>
      </w:r>
      <w:ins w:id="474" w:author="Molly C. Mulcahy" w:date="2025-08-01T10:54:00Z" w16du:dateUtc="2025-08-01T15:54:00Z">
        <w:r w:rsidR="00A92590">
          <w:rPr>
            <w:rFonts w:ascii="Times New Roman" w:hAnsi="Times New Roman" w:cs="Times New Roman"/>
          </w:rPr>
          <w:t xml:space="preserve">a few key </w:t>
        </w:r>
      </w:ins>
      <w:del w:id="475" w:author="Molly C. Mulcahy" w:date="2025-08-01T10:54:00Z" w16du:dateUtc="2025-08-01T15:54:00Z">
        <w:r w:rsidDel="00A92590">
          <w:rPr>
            <w:rFonts w:ascii="Times New Roman" w:hAnsi="Times New Roman" w:cs="Times New Roman"/>
          </w:rPr>
          <w:delText xml:space="preserve">some </w:delText>
        </w:r>
      </w:del>
      <w:r>
        <w:rPr>
          <w:rFonts w:ascii="Times New Roman" w:hAnsi="Times New Roman" w:cs="Times New Roman"/>
        </w:rPr>
        <w:t xml:space="preserve">limitations. One </w:t>
      </w:r>
      <w:del w:id="476" w:author="Molly C. Mulcahy" w:date="2025-08-01T10:54:00Z" w16du:dateUtc="2025-08-01T15:54:00Z">
        <w:r w:rsidDel="00A92590">
          <w:rPr>
            <w:rFonts w:ascii="Times New Roman" w:hAnsi="Times New Roman" w:cs="Times New Roman"/>
          </w:rPr>
          <w:delText xml:space="preserve">such limitation </w:delText>
        </w:r>
      </w:del>
      <w:r>
        <w:rPr>
          <w:rFonts w:ascii="Times New Roman" w:hAnsi="Times New Roman" w:cs="Times New Roman"/>
        </w:rPr>
        <w:t>is</w:t>
      </w:r>
      <w:r w:rsidR="007C49DE" w:rsidRPr="00584F3C">
        <w:rPr>
          <w:rFonts w:ascii="Times New Roman" w:hAnsi="Times New Roman" w:cs="Times New Roman"/>
        </w:rPr>
        <w:t xml:space="preserve"> the lack of molecular mechanisms investigated at the level of both dam and pup. </w:t>
      </w:r>
      <w:r>
        <w:rPr>
          <w:rFonts w:ascii="Times New Roman" w:hAnsi="Times New Roman" w:cs="Times New Roman"/>
        </w:rPr>
        <w:t xml:space="preserve">We sought to evaluate the </w:t>
      </w:r>
      <w:proofErr w:type="gramStart"/>
      <w:ins w:id="477" w:author="Molly C. Mulcahy" w:date="2025-08-01T10:54:00Z" w16du:dateUtc="2025-08-01T15:54:00Z">
        <w:r w:rsidR="00A92590">
          <w:rPr>
            <w:rFonts w:ascii="Times New Roman" w:hAnsi="Times New Roman" w:cs="Times New Roman"/>
          </w:rPr>
          <w:t>whole body</w:t>
        </w:r>
        <w:proofErr w:type="gramEnd"/>
        <w:r w:rsidR="00A92590">
          <w:rPr>
            <w:rFonts w:ascii="Times New Roman" w:hAnsi="Times New Roman" w:cs="Times New Roman"/>
          </w:rPr>
          <w:t xml:space="preserve"> physiology</w:t>
        </w:r>
      </w:ins>
      <w:del w:id="478" w:author="Molly C. Mulcahy" w:date="2025-08-01T10:54:00Z" w16du:dateUtc="2025-08-01T15:54:00Z">
        <w:r w:rsidDel="00A92590">
          <w:rPr>
            <w:rFonts w:ascii="Times New Roman" w:hAnsi="Times New Roman" w:cs="Times New Roman"/>
          </w:rPr>
          <w:delText>phenotype</w:delText>
        </w:r>
      </w:del>
      <w:r>
        <w:rPr>
          <w:rFonts w:ascii="Times New Roman" w:hAnsi="Times New Roman" w:cs="Times New Roman"/>
        </w:rPr>
        <w:t xml:space="preserve"> </w:t>
      </w:r>
      <w:del w:id="479" w:author="Molly C. Mulcahy" w:date="2025-08-01T10:54:00Z" w16du:dateUtc="2025-08-01T15:54:00Z">
        <w:r w:rsidR="0034589A" w:rsidDel="00A92590">
          <w:rPr>
            <w:rFonts w:ascii="Times New Roman" w:hAnsi="Times New Roman" w:cs="Times New Roman"/>
          </w:rPr>
          <w:lastRenderedPageBreak/>
          <w:delText>at a basic level</w:delText>
        </w:r>
        <w:r w:rsidDel="00A92590">
          <w:rPr>
            <w:rFonts w:ascii="Times New Roman" w:hAnsi="Times New Roman" w:cs="Times New Roman"/>
          </w:rPr>
          <w:delText xml:space="preserve"> </w:delText>
        </w:r>
      </w:del>
      <w:r>
        <w:rPr>
          <w:rFonts w:ascii="Times New Roman" w:hAnsi="Times New Roman" w:cs="Times New Roman"/>
        </w:rPr>
        <w:t xml:space="preserve">in this study and as such </w:t>
      </w:r>
      <w:proofErr w:type="gramStart"/>
      <w:r>
        <w:rPr>
          <w:rFonts w:ascii="Times New Roman" w:hAnsi="Times New Roman" w:cs="Times New Roman"/>
        </w:rPr>
        <w:t>were not able to</w:t>
      </w:r>
      <w:proofErr w:type="gramEnd"/>
      <w:r>
        <w:rPr>
          <w:rFonts w:ascii="Times New Roman" w:hAnsi="Times New Roman" w:cs="Times New Roman"/>
        </w:rPr>
        <w:t xml:space="preserve"> investigate </w:t>
      </w:r>
      <w:ins w:id="480" w:author="Molly C. Mulcahy" w:date="2025-08-01T10:55:00Z" w16du:dateUtc="2025-08-01T15:55:00Z">
        <w:r w:rsidR="00A92590">
          <w:rPr>
            <w:rFonts w:ascii="Times New Roman" w:hAnsi="Times New Roman" w:cs="Times New Roman"/>
          </w:rPr>
          <w:t xml:space="preserve">signaling or metabolism </w:t>
        </w:r>
      </w:ins>
      <w:r w:rsidR="0004108D">
        <w:rPr>
          <w:rFonts w:ascii="Times New Roman" w:hAnsi="Times New Roman" w:cs="Times New Roman"/>
        </w:rPr>
        <w:t xml:space="preserve">changes at the tissue level in either dams or pups. It is possible that despite the lack of overt metabolic differences in dams and body weights in pups that there were more nuanced differences in metabolically active tissues or even within the central circadian clock. Future work should </w:t>
      </w:r>
      <w:r w:rsidR="0034589A">
        <w:rPr>
          <w:rFonts w:ascii="Times New Roman" w:hAnsi="Times New Roman" w:cs="Times New Roman"/>
        </w:rPr>
        <w:t>devote attention to</w:t>
      </w:r>
      <w:ins w:id="481" w:author="Molly C. Mulcahy" w:date="2025-08-01T10:55:00Z" w16du:dateUtc="2025-08-01T15:55:00Z">
        <w:r w:rsidR="00A92590">
          <w:rPr>
            <w:rFonts w:ascii="Times New Roman" w:hAnsi="Times New Roman" w:cs="Times New Roman"/>
          </w:rPr>
          <w:t xml:space="preserve"> such</w:t>
        </w:r>
      </w:ins>
      <w:r w:rsidR="0034589A">
        <w:rPr>
          <w:rFonts w:ascii="Times New Roman" w:hAnsi="Times New Roman" w:cs="Times New Roman"/>
        </w:rPr>
        <w:t xml:space="preserve"> analyses. Another limitation is that </w:t>
      </w:r>
      <w:r w:rsidR="007C49DE" w:rsidRPr="00584F3C">
        <w:rPr>
          <w:rFonts w:ascii="Times New Roman" w:hAnsi="Times New Roman" w:cs="Times New Roman"/>
        </w:rPr>
        <w:t>fertility outcomes</w:t>
      </w:r>
      <w:r w:rsidR="0034589A">
        <w:rPr>
          <w:rFonts w:ascii="Times New Roman" w:hAnsi="Times New Roman" w:cs="Times New Roman"/>
        </w:rPr>
        <w:t xml:space="preserve"> were only cursory in assessment, and in a reduced number of dams.</w:t>
      </w:r>
      <w:r w:rsidR="007C49DE" w:rsidRPr="00584F3C">
        <w:rPr>
          <w:rFonts w:ascii="Times New Roman" w:hAnsi="Times New Roman" w:cs="Times New Roman"/>
        </w:rPr>
        <w:t xml:space="preserve"> </w:t>
      </w:r>
      <w:r w:rsidR="0034589A">
        <w:rPr>
          <w:rFonts w:ascii="Times New Roman" w:hAnsi="Times New Roman" w:cs="Times New Roman"/>
        </w:rPr>
        <w:t xml:space="preserve">As the effect of intermittent energy restriction on fertility and reproductive health is a concern in non-pregnant females, more stringent study and in greater numbers should be devoted to this question. </w:t>
      </w:r>
    </w:p>
    <w:p w14:paraId="60384A52" w14:textId="29F15282" w:rsidR="007C49DE" w:rsidRPr="00584F3C" w:rsidRDefault="0034589A" w:rsidP="00C0300F">
      <w:pPr>
        <w:spacing w:line="360" w:lineRule="auto"/>
        <w:ind w:firstLine="720"/>
        <w:rPr>
          <w:rFonts w:ascii="Times New Roman" w:hAnsi="Times New Roman" w:cs="Times New Roman"/>
        </w:rPr>
      </w:pPr>
      <w:r>
        <w:rPr>
          <w:rFonts w:ascii="Times New Roman" w:hAnsi="Times New Roman" w:cs="Times New Roman"/>
        </w:rPr>
        <w:t xml:space="preserve">The </w:t>
      </w:r>
      <w:r w:rsidR="007C49DE" w:rsidRPr="00584F3C">
        <w:rPr>
          <w:rFonts w:ascii="Times New Roman" w:hAnsi="Times New Roman" w:cs="Times New Roman"/>
        </w:rPr>
        <w:t xml:space="preserve">current study </w:t>
      </w:r>
      <w:del w:id="482" w:author="Molly C. Mulcahy" w:date="2025-08-01T10:55:00Z" w16du:dateUtc="2025-08-01T15:55:00Z">
        <w:r w:rsidDel="00A92590">
          <w:rPr>
            <w:rFonts w:ascii="Times New Roman" w:hAnsi="Times New Roman" w:cs="Times New Roman"/>
          </w:rPr>
          <w:delText>has many strengths</w:delText>
        </w:r>
        <w:r w:rsidR="007C49DE" w:rsidRPr="00584F3C" w:rsidDel="00A92590">
          <w:rPr>
            <w:rFonts w:ascii="Times New Roman" w:hAnsi="Times New Roman" w:cs="Times New Roman"/>
          </w:rPr>
          <w:delText>. First, t</w:delText>
        </w:r>
        <w:r w:rsidDel="00A92590">
          <w:rPr>
            <w:rFonts w:ascii="Times New Roman" w:hAnsi="Times New Roman" w:cs="Times New Roman"/>
          </w:rPr>
          <w:delText>he</w:delText>
        </w:r>
      </w:del>
      <w:ins w:id="483" w:author="Molly C. Mulcahy" w:date="2025-08-01T10:55:00Z" w16du:dateUtc="2025-08-01T15:55:00Z">
        <w:r w:rsidR="00A92590">
          <w:rPr>
            <w:rFonts w:ascii="Times New Roman" w:hAnsi="Times New Roman" w:cs="Times New Roman"/>
          </w:rPr>
          <w:t>was</w:t>
        </w:r>
      </w:ins>
      <w:r>
        <w:rPr>
          <w:rFonts w:ascii="Times New Roman" w:hAnsi="Times New Roman" w:cs="Times New Roman"/>
        </w:rPr>
        <w:t xml:space="preserve"> design</w:t>
      </w:r>
      <w:ins w:id="484" w:author="Molly C. Mulcahy" w:date="2025-08-01T10:55:00Z" w16du:dateUtc="2025-08-01T15:55:00Z">
        <w:r w:rsidR="00A92590">
          <w:rPr>
            <w:rFonts w:ascii="Times New Roman" w:hAnsi="Times New Roman" w:cs="Times New Roman"/>
          </w:rPr>
          <w:t xml:space="preserve">ed </w:t>
        </w:r>
      </w:ins>
      <w:del w:id="485" w:author="Molly C. Mulcahy" w:date="2025-08-01T10:55:00Z" w16du:dateUtc="2025-08-01T15:55:00Z">
        <w:r w:rsidDel="00A92590">
          <w:rPr>
            <w:rFonts w:ascii="Times New Roman" w:hAnsi="Times New Roman" w:cs="Times New Roman"/>
          </w:rPr>
          <w:delText xml:space="preserve"> was </w:delText>
        </w:r>
      </w:del>
      <w:r>
        <w:rPr>
          <w:rFonts w:ascii="Times New Roman" w:hAnsi="Times New Roman" w:cs="Times New Roman"/>
        </w:rPr>
        <w:t xml:space="preserve">carefully </w:t>
      </w:r>
      <w:ins w:id="486" w:author="Molly C. Mulcahy" w:date="2025-08-01T10:55:00Z" w16du:dateUtc="2025-08-01T15:55:00Z">
        <w:r w:rsidR="00A92590">
          <w:rPr>
            <w:rFonts w:ascii="Times New Roman" w:hAnsi="Times New Roman" w:cs="Times New Roman"/>
          </w:rPr>
          <w:t>to</w:t>
        </w:r>
      </w:ins>
      <w:ins w:id="487" w:author="Molly C. Mulcahy" w:date="2025-08-01T10:56:00Z" w16du:dateUtc="2025-08-01T15:56:00Z">
        <w:r w:rsidR="00A92590">
          <w:rPr>
            <w:rFonts w:ascii="Times New Roman" w:hAnsi="Times New Roman" w:cs="Times New Roman"/>
          </w:rPr>
          <w:t xml:space="preserve"> </w:t>
        </w:r>
      </w:ins>
      <w:del w:id="488" w:author="Molly C. Mulcahy" w:date="2025-08-01T10:56:00Z" w16du:dateUtc="2025-08-01T15:56:00Z">
        <w:r w:rsidDel="00A92590">
          <w:rPr>
            <w:rFonts w:ascii="Times New Roman" w:hAnsi="Times New Roman" w:cs="Times New Roman"/>
          </w:rPr>
          <w:delText xml:space="preserve">considered to </w:delText>
        </w:r>
      </w:del>
      <w:r>
        <w:rPr>
          <w:rFonts w:ascii="Times New Roman" w:hAnsi="Times New Roman" w:cs="Times New Roman"/>
        </w:rPr>
        <w:t>ensure handling stress was minimized</w:t>
      </w:r>
      <w:r w:rsidR="003B1333">
        <w:rPr>
          <w:rFonts w:ascii="Times New Roman" w:hAnsi="Times New Roman" w:cs="Times New Roman"/>
        </w:rPr>
        <w:t xml:space="preserve"> and t</w:t>
      </w:r>
      <w:r>
        <w:rPr>
          <w:rFonts w:ascii="Times New Roman" w:hAnsi="Times New Roman" w:cs="Times New Roman"/>
        </w:rPr>
        <w:t>he timing of eating was in line with natural mouse rhythms</w:t>
      </w:r>
      <w:ins w:id="489" w:author="Molly C. Mulcahy" w:date="2025-08-01T10:56:00Z" w16du:dateUtc="2025-08-01T15:56:00Z">
        <w:r w:rsidR="00A92590">
          <w:rPr>
            <w:rFonts w:ascii="Times New Roman" w:hAnsi="Times New Roman" w:cs="Times New Roman"/>
          </w:rPr>
          <w:t>, which is a strength</w:t>
        </w:r>
      </w:ins>
      <w:r w:rsidR="003B1333">
        <w:rPr>
          <w:rFonts w:ascii="Times New Roman" w:hAnsi="Times New Roman" w:cs="Times New Roman"/>
        </w:rPr>
        <w:t xml:space="preserve">. As such, results can be separated from effects from </w:t>
      </w:r>
      <w:proofErr w:type="spellStart"/>
      <w:r w:rsidR="003B1333">
        <w:rPr>
          <w:rFonts w:ascii="Times New Roman" w:hAnsi="Times New Roman" w:cs="Times New Roman"/>
        </w:rPr>
        <w:t>chronodisruption</w:t>
      </w:r>
      <w:proofErr w:type="spellEnd"/>
      <w:r w:rsidR="003B1333">
        <w:rPr>
          <w:rFonts w:ascii="Times New Roman" w:hAnsi="Times New Roman" w:cs="Times New Roman"/>
        </w:rPr>
        <w:t xml:space="preserve">. This </w:t>
      </w:r>
      <w:r w:rsidR="007C49DE" w:rsidRPr="00584F3C">
        <w:rPr>
          <w:rFonts w:ascii="Times New Roman" w:hAnsi="Times New Roman" w:cs="Times New Roman"/>
        </w:rPr>
        <w:t>was re</w:t>
      </w:r>
      <w:r w:rsidR="003B1333">
        <w:rPr>
          <w:rFonts w:ascii="Times New Roman" w:hAnsi="Times New Roman" w:cs="Times New Roman"/>
        </w:rPr>
        <w:t>peated in 3 separate</w:t>
      </w:r>
      <w:r w:rsidR="007C49DE" w:rsidRPr="00584F3C">
        <w:rPr>
          <w:rFonts w:ascii="Times New Roman" w:hAnsi="Times New Roman" w:cs="Times New Roman"/>
        </w:rPr>
        <w:t xml:space="preserve"> cohorts </w:t>
      </w:r>
      <w:r w:rsidR="003B1333">
        <w:rPr>
          <w:rFonts w:ascii="Times New Roman" w:hAnsi="Times New Roman" w:cs="Times New Roman"/>
        </w:rPr>
        <w:t xml:space="preserve">resulting </w:t>
      </w:r>
      <w:r w:rsidR="007C49DE" w:rsidRPr="00584F3C">
        <w:rPr>
          <w:rFonts w:ascii="Times New Roman" w:hAnsi="Times New Roman" w:cs="Times New Roman"/>
        </w:rPr>
        <w:t xml:space="preserve">in </w:t>
      </w:r>
      <w:r w:rsidR="003B1333">
        <w:rPr>
          <w:rFonts w:ascii="Times New Roman" w:hAnsi="Times New Roman" w:cs="Times New Roman"/>
        </w:rPr>
        <w:t>large samples sizes for both dams and pups. This suggests</w:t>
      </w:r>
      <w:r w:rsidR="007C49DE" w:rsidRPr="00584F3C">
        <w:rPr>
          <w:rFonts w:ascii="Times New Roman" w:hAnsi="Times New Roman" w:cs="Times New Roman"/>
        </w:rPr>
        <w:t xml:space="preserve">, </w:t>
      </w:r>
      <w:r w:rsidR="003B1333">
        <w:rPr>
          <w:rFonts w:ascii="Times New Roman" w:hAnsi="Times New Roman" w:cs="Times New Roman"/>
        </w:rPr>
        <w:t>the observed</w:t>
      </w:r>
      <w:r w:rsidR="007C49DE" w:rsidRPr="00584F3C">
        <w:rPr>
          <w:rFonts w:ascii="Times New Roman" w:hAnsi="Times New Roman" w:cs="Times New Roman"/>
        </w:rPr>
        <w:t xml:space="preserve"> phenotype </w:t>
      </w:r>
      <w:r w:rsidR="003B1333">
        <w:rPr>
          <w:rFonts w:ascii="Times New Roman" w:hAnsi="Times New Roman" w:cs="Times New Roman"/>
        </w:rPr>
        <w:t>is likely to be</w:t>
      </w:r>
      <w:r w:rsidR="007C49DE" w:rsidRPr="00584F3C">
        <w:rPr>
          <w:rFonts w:ascii="Times New Roman" w:hAnsi="Times New Roman" w:cs="Times New Roman"/>
        </w:rPr>
        <w:t xml:space="preserve"> reproducible</w:t>
      </w:r>
      <w:del w:id="490" w:author="Molly C. Mulcahy" w:date="2025-08-01T10:56:00Z" w16du:dateUtc="2025-08-01T15:56:00Z">
        <w:r w:rsidR="007C49DE" w:rsidRPr="00584F3C" w:rsidDel="00A92590">
          <w:rPr>
            <w:rFonts w:ascii="Times New Roman" w:hAnsi="Times New Roman" w:cs="Times New Roman"/>
          </w:rPr>
          <w:delText xml:space="preserve"> with other groups using a similar paradigm</w:delText>
        </w:r>
      </w:del>
      <w:r w:rsidR="007C49DE" w:rsidRPr="00584F3C">
        <w:rPr>
          <w:rFonts w:ascii="Times New Roman" w:hAnsi="Times New Roman" w:cs="Times New Roman"/>
        </w:rPr>
        <w:t xml:space="preserve">. </w:t>
      </w:r>
    </w:p>
    <w:p w14:paraId="027FFE4E" w14:textId="61E2C4D9" w:rsidR="007C49DE" w:rsidRPr="00584F3C" w:rsidRDefault="007C49DE" w:rsidP="007C49DE">
      <w:pPr>
        <w:pStyle w:val="Heading1"/>
        <w:rPr>
          <w:rFonts w:cs="Times New Roman"/>
        </w:rPr>
      </w:pPr>
      <w:r w:rsidRPr="00584F3C">
        <w:rPr>
          <w:rFonts w:cs="Times New Roman"/>
        </w:rPr>
        <w:t>Conclusion</w:t>
      </w:r>
    </w:p>
    <w:p w14:paraId="53A6B4D6" w14:textId="7E8C9F08" w:rsidR="007C49DE" w:rsidRPr="00584F3C" w:rsidRDefault="007C49DE" w:rsidP="0034589A">
      <w:pPr>
        <w:spacing w:line="360" w:lineRule="auto"/>
        <w:ind w:firstLine="720"/>
        <w:rPr>
          <w:rFonts w:ascii="Times New Roman" w:hAnsi="Times New Roman" w:cs="Times New Roman"/>
        </w:rPr>
      </w:pPr>
      <w:r w:rsidRPr="00584F3C">
        <w:rPr>
          <w:rFonts w:ascii="Times New Roman" w:hAnsi="Times New Roman" w:cs="Times New Roman"/>
        </w:rPr>
        <w:t xml:space="preserve">In summary, we find that </w:t>
      </w:r>
      <w:proofErr w:type="spellStart"/>
      <w:r w:rsidRPr="00584F3C">
        <w:rPr>
          <w:rFonts w:ascii="Times New Roman" w:hAnsi="Times New Roman" w:cs="Times New Roman"/>
        </w:rPr>
        <w:t>eTRF</w:t>
      </w:r>
      <w:proofErr w:type="spellEnd"/>
      <w:r w:rsidRPr="00584F3C">
        <w:rPr>
          <w:rFonts w:ascii="Times New Roman" w:hAnsi="Times New Roman" w:cs="Times New Roman"/>
        </w:rPr>
        <w:t xml:space="preserve"> feeding of dams during the perinatal period results</w:t>
      </w:r>
      <w:del w:id="491" w:author="Molly C. Mulcahy" w:date="2025-08-01T10:57:00Z" w16du:dateUtc="2025-08-01T15:57:00Z">
        <w:r w:rsidRPr="00584F3C" w:rsidDel="00D3213E">
          <w:rPr>
            <w:rFonts w:ascii="Times New Roman" w:hAnsi="Times New Roman" w:cs="Times New Roman"/>
          </w:rPr>
          <w:delText xml:space="preserve"> in very few changes in the physiology of the dam, only a</w:delText>
        </w:r>
      </w:del>
      <w:r w:rsidRPr="00584F3C">
        <w:rPr>
          <w:rFonts w:ascii="Times New Roman" w:hAnsi="Times New Roman" w:cs="Times New Roman"/>
        </w:rPr>
        <w:t xml:space="preserve"> </w:t>
      </w:r>
      <w:ins w:id="492" w:author="Molly C. Mulcahy" w:date="2025-08-01T10:57:00Z" w16du:dateUtc="2025-08-01T15:57:00Z">
        <w:r w:rsidR="00D3213E">
          <w:rPr>
            <w:rFonts w:ascii="Times New Roman" w:hAnsi="Times New Roman" w:cs="Times New Roman"/>
          </w:rPr>
          <w:t xml:space="preserve">in no calorie restriction or weight loss during pregnancy. However, </w:t>
        </w:r>
        <w:proofErr w:type="spellStart"/>
        <w:r w:rsidR="00D3213E">
          <w:rPr>
            <w:rFonts w:ascii="Times New Roman" w:hAnsi="Times New Roman" w:cs="Times New Roman"/>
          </w:rPr>
          <w:t>eTRF</w:t>
        </w:r>
        <w:proofErr w:type="spellEnd"/>
        <w:r w:rsidR="00D3213E">
          <w:rPr>
            <w:rFonts w:ascii="Times New Roman" w:hAnsi="Times New Roman" w:cs="Times New Roman"/>
          </w:rPr>
          <w:t xml:space="preserve"> results in </w:t>
        </w:r>
      </w:ins>
      <w:r w:rsidRPr="00584F3C">
        <w:rPr>
          <w:rFonts w:ascii="Times New Roman" w:hAnsi="Times New Roman" w:cs="Times New Roman"/>
        </w:rPr>
        <w:t>greater rebound in glucose after insulin challenge</w:t>
      </w:r>
      <w:ins w:id="493" w:author="Molly C. Mulcahy" w:date="2025-08-01T10:58:00Z" w16du:dateUtc="2025-08-01T15:58:00Z">
        <w:r w:rsidR="00D3213E">
          <w:rPr>
            <w:rFonts w:ascii="Times New Roman" w:hAnsi="Times New Roman" w:cs="Times New Roman"/>
          </w:rPr>
          <w:t xml:space="preserve"> and</w:t>
        </w:r>
      </w:ins>
      <w:ins w:id="494" w:author="Molly C. Mulcahy" w:date="2025-08-01T10:57:00Z" w16du:dateUtc="2025-08-01T15:57:00Z">
        <w:r w:rsidR="00D3213E">
          <w:rPr>
            <w:rFonts w:ascii="Times New Roman" w:hAnsi="Times New Roman" w:cs="Times New Roman"/>
          </w:rPr>
          <w:t xml:space="preserve"> worse</w:t>
        </w:r>
      </w:ins>
      <w:ins w:id="495" w:author="Molly C. Mulcahy" w:date="2025-08-01T10:58:00Z" w16du:dateUtc="2025-08-01T15:58:00Z">
        <w:r w:rsidR="00D3213E">
          <w:rPr>
            <w:rFonts w:ascii="Times New Roman" w:hAnsi="Times New Roman" w:cs="Times New Roman"/>
          </w:rPr>
          <w:t>ned</w:t>
        </w:r>
      </w:ins>
      <w:ins w:id="496" w:author="Molly C. Mulcahy" w:date="2025-08-01T10:57:00Z" w16du:dateUtc="2025-08-01T15:57:00Z">
        <w:r w:rsidR="00D3213E">
          <w:rPr>
            <w:rFonts w:ascii="Times New Roman" w:hAnsi="Times New Roman" w:cs="Times New Roman"/>
          </w:rPr>
          <w:t xml:space="preserve"> insulin sensitivity</w:t>
        </w:r>
      </w:ins>
      <w:r w:rsidRPr="00584F3C">
        <w:rPr>
          <w:rFonts w:ascii="Times New Roman" w:hAnsi="Times New Roman" w:cs="Times New Roman"/>
        </w:rPr>
        <w:t xml:space="preserve">. </w:t>
      </w:r>
      <w:del w:id="497" w:author="Molly C. Mulcahy" w:date="2025-08-01T10:58:00Z" w16du:dateUtc="2025-08-01T15:58:00Z">
        <w:r w:rsidRPr="00584F3C" w:rsidDel="00D3213E">
          <w:rPr>
            <w:rFonts w:ascii="Times New Roman" w:hAnsi="Times New Roman" w:cs="Times New Roman"/>
          </w:rPr>
          <w:delText xml:space="preserve">There is similar rates of pregnancy </w:delText>
        </w:r>
        <w:r w:rsidR="00D70F14" w:rsidRPr="00584F3C" w:rsidDel="00D3213E">
          <w:rPr>
            <w:rFonts w:ascii="Times New Roman" w:hAnsi="Times New Roman" w:cs="Times New Roman"/>
          </w:rPr>
          <w:delText xml:space="preserve">and </w:delText>
        </w:r>
      </w:del>
      <w:ins w:id="498" w:author="Molly C. Mulcahy" w:date="2025-08-01T10:58:00Z" w16du:dateUtc="2025-08-01T15:58:00Z">
        <w:r w:rsidR="00D3213E">
          <w:rPr>
            <w:rFonts w:ascii="Times New Roman" w:hAnsi="Times New Roman" w:cs="Times New Roman"/>
          </w:rPr>
          <w:t>F</w:t>
        </w:r>
      </w:ins>
      <w:del w:id="499" w:author="Molly C. Mulcahy" w:date="2025-08-01T10:58:00Z" w16du:dateUtc="2025-08-01T15:58:00Z">
        <w:r w:rsidR="00D70F14" w:rsidRPr="00584F3C" w:rsidDel="00D3213E">
          <w:rPr>
            <w:rFonts w:ascii="Times New Roman" w:hAnsi="Times New Roman" w:cs="Times New Roman"/>
          </w:rPr>
          <w:delText>f</w:delText>
        </w:r>
      </w:del>
      <w:r w:rsidR="00D70F14" w:rsidRPr="00584F3C">
        <w:rPr>
          <w:rFonts w:ascii="Times New Roman" w:hAnsi="Times New Roman" w:cs="Times New Roman"/>
        </w:rPr>
        <w:t xml:space="preserve">ecundity in dams fed </w:t>
      </w:r>
      <w:proofErr w:type="spellStart"/>
      <w:r w:rsidR="00D70F14" w:rsidRPr="00584F3C">
        <w:rPr>
          <w:rFonts w:ascii="Times New Roman" w:hAnsi="Times New Roman" w:cs="Times New Roman"/>
        </w:rPr>
        <w:t>eTRF</w:t>
      </w:r>
      <w:proofErr w:type="spellEnd"/>
      <w:ins w:id="500" w:author="Molly C. Mulcahy" w:date="2025-08-01T10:58:00Z" w16du:dateUtc="2025-08-01T15:58:00Z">
        <w:r w:rsidR="00D3213E">
          <w:rPr>
            <w:rFonts w:ascii="Times New Roman" w:hAnsi="Times New Roman" w:cs="Times New Roman"/>
          </w:rPr>
          <w:t xml:space="preserve"> was not reduced</w:t>
        </w:r>
      </w:ins>
      <w:r w:rsidR="00D70F14" w:rsidRPr="00584F3C">
        <w:rPr>
          <w:rFonts w:ascii="Times New Roman" w:hAnsi="Times New Roman" w:cs="Times New Roman"/>
        </w:rPr>
        <w:t xml:space="preserve">. </w:t>
      </w:r>
      <w:del w:id="501" w:author="Molly C. Mulcahy" w:date="2025-08-01T10:58:00Z" w16du:dateUtc="2025-08-01T15:58:00Z">
        <w:r w:rsidRPr="00584F3C" w:rsidDel="00D3213E">
          <w:rPr>
            <w:rFonts w:ascii="Times New Roman" w:hAnsi="Times New Roman" w:cs="Times New Roman"/>
          </w:rPr>
          <w:delText>We find that pups</w:delText>
        </w:r>
      </w:del>
      <w:ins w:id="502" w:author="Molly C. Mulcahy" w:date="2025-08-01T10:58:00Z" w16du:dateUtc="2025-08-01T15:58:00Z">
        <w:r w:rsidR="00D3213E">
          <w:rPr>
            <w:rFonts w:ascii="Times New Roman" w:hAnsi="Times New Roman" w:cs="Times New Roman"/>
          </w:rPr>
          <w:t>Pups</w:t>
        </w:r>
      </w:ins>
      <w:r w:rsidRPr="00584F3C">
        <w:rPr>
          <w:rFonts w:ascii="Times New Roman" w:hAnsi="Times New Roman" w:cs="Times New Roman"/>
        </w:rPr>
        <w:t xml:space="preserve"> born to </w:t>
      </w:r>
      <w:proofErr w:type="spellStart"/>
      <w:r w:rsidRPr="00584F3C">
        <w:rPr>
          <w:rFonts w:ascii="Times New Roman" w:hAnsi="Times New Roman" w:cs="Times New Roman"/>
        </w:rPr>
        <w:t>eTRF</w:t>
      </w:r>
      <w:proofErr w:type="spellEnd"/>
      <w:r w:rsidRPr="00584F3C">
        <w:rPr>
          <w:rFonts w:ascii="Times New Roman" w:hAnsi="Times New Roman" w:cs="Times New Roman"/>
        </w:rPr>
        <w:t xml:space="preserve"> dams are of similar </w:t>
      </w:r>
      <w:ins w:id="503" w:author="Molly C. Mulcahy" w:date="2025-08-01T10:58:00Z" w16du:dateUtc="2025-08-01T15:58:00Z">
        <w:r w:rsidR="00D3213E">
          <w:rPr>
            <w:rFonts w:ascii="Times New Roman" w:hAnsi="Times New Roman" w:cs="Times New Roman"/>
          </w:rPr>
          <w:t xml:space="preserve">body </w:t>
        </w:r>
      </w:ins>
      <w:r w:rsidRPr="00584F3C">
        <w:rPr>
          <w:rFonts w:ascii="Times New Roman" w:hAnsi="Times New Roman" w:cs="Times New Roman"/>
        </w:rPr>
        <w:t>size and grow in comparable ways to AL offspring. The deleterious effects noted are a reduction in litter size and in pup survival to postnatal day 3</w:t>
      </w:r>
      <w:r w:rsidR="00D70F14" w:rsidRPr="00584F3C">
        <w:rPr>
          <w:rFonts w:ascii="Times New Roman" w:hAnsi="Times New Roman" w:cs="Times New Roman"/>
        </w:rPr>
        <w:t>, although the reason for these reductions in not clear</w:t>
      </w:r>
      <w:r w:rsidRPr="00584F3C">
        <w:rPr>
          <w:rFonts w:ascii="Times New Roman" w:hAnsi="Times New Roman" w:cs="Times New Roman"/>
        </w:rPr>
        <w:t xml:space="preserve">. </w:t>
      </w:r>
      <w:r w:rsidR="00D70F14" w:rsidRPr="00584F3C">
        <w:rPr>
          <w:rFonts w:ascii="Times New Roman" w:hAnsi="Times New Roman" w:cs="Times New Roman"/>
        </w:rPr>
        <w:t xml:space="preserve">Further work must be done to scrutinize the safety of this practice and efficacy for </w:t>
      </w:r>
      <w:ins w:id="504" w:author="Molly C. Mulcahy" w:date="2025-08-01T10:59:00Z" w16du:dateUtc="2025-08-01T15:59:00Z">
        <w:r w:rsidR="00D3213E">
          <w:rPr>
            <w:rFonts w:ascii="Times New Roman" w:hAnsi="Times New Roman" w:cs="Times New Roman"/>
          </w:rPr>
          <w:t xml:space="preserve">before suggesting its use to </w:t>
        </w:r>
      </w:ins>
      <w:del w:id="505" w:author="Molly C. Mulcahy" w:date="2025-08-01T10:59:00Z" w16du:dateUtc="2025-08-01T15:59:00Z">
        <w:r w:rsidR="00D70F14" w:rsidRPr="00584F3C" w:rsidDel="00D3213E">
          <w:rPr>
            <w:rFonts w:ascii="Times New Roman" w:hAnsi="Times New Roman" w:cs="Times New Roman"/>
          </w:rPr>
          <w:delText xml:space="preserve">ameliorating </w:delText>
        </w:r>
      </w:del>
      <w:ins w:id="506" w:author="Molly C. Mulcahy" w:date="2025-08-01T10:59:00Z" w16du:dateUtc="2025-08-01T15:59:00Z">
        <w:r w:rsidR="00D3213E">
          <w:rPr>
            <w:rFonts w:ascii="Times New Roman" w:hAnsi="Times New Roman" w:cs="Times New Roman"/>
          </w:rPr>
          <w:t xml:space="preserve">modulate </w:t>
        </w:r>
      </w:ins>
      <w:r w:rsidR="00D70F14" w:rsidRPr="00584F3C">
        <w:rPr>
          <w:rFonts w:ascii="Times New Roman" w:hAnsi="Times New Roman" w:cs="Times New Roman"/>
        </w:rPr>
        <w:t xml:space="preserve">metabolic </w:t>
      </w:r>
      <w:del w:id="507" w:author="Molly C. Mulcahy" w:date="2025-08-01T10:59:00Z" w16du:dateUtc="2025-08-01T15:59:00Z">
        <w:r w:rsidR="00D70F14" w:rsidRPr="00584F3C" w:rsidDel="00D3213E">
          <w:rPr>
            <w:rFonts w:ascii="Times New Roman" w:hAnsi="Times New Roman" w:cs="Times New Roman"/>
          </w:rPr>
          <w:delText xml:space="preserve">illness </w:delText>
        </w:r>
      </w:del>
      <w:ins w:id="508" w:author="Molly C. Mulcahy" w:date="2025-08-01T10:59:00Z" w16du:dateUtc="2025-08-01T15:59:00Z">
        <w:r w:rsidR="00D3213E">
          <w:rPr>
            <w:rFonts w:ascii="Times New Roman" w:hAnsi="Times New Roman" w:cs="Times New Roman"/>
          </w:rPr>
          <w:t>complications</w:t>
        </w:r>
        <w:r w:rsidR="00D3213E" w:rsidRPr="00584F3C">
          <w:rPr>
            <w:rFonts w:ascii="Times New Roman" w:hAnsi="Times New Roman" w:cs="Times New Roman"/>
          </w:rPr>
          <w:t xml:space="preserve"> </w:t>
        </w:r>
      </w:ins>
      <w:r w:rsidR="00D70F14" w:rsidRPr="00584F3C">
        <w:rPr>
          <w:rFonts w:ascii="Times New Roman" w:hAnsi="Times New Roman" w:cs="Times New Roman"/>
        </w:rPr>
        <w:t xml:space="preserve">during pregnancy in higher risk populations. </w:t>
      </w:r>
    </w:p>
    <w:p w14:paraId="7208EC26" w14:textId="61965F9D" w:rsidR="00317152" w:rsidRDefault="00317152" w:rsidP="00317152">
      <w:pPr>
        <w:pStyle w:val="Heading1"/>
      </w:pPr>
      <w:r>
        <w:t>Figure Legends</w:t>
      </w:r>
    </w:p>
    <w:p w14:paraId="60DF0537" w14:textId="491E187D" w:rsidR="00317152" w:rsidRPr="006D00CE" w:rsidRDefault="00317152" w:rsidP="00317152">
      <w:pPr>
        <w:rPr>
          <w:rFonts w:ascii="Times New Roman" w:hAnsi="Times New Roman" w:cs="Times New Roman"/>
          <w:i/>
          <w:iCs/>
        </w:rPr>
      </w:pPr>
      <w:r w:rsidRPr="006D00CE">
        <w:rPr>
          <w:rFonts w:ascii="Times New Roman" w:hAnsi="Times New Roman" w:cs="Times New Roman"/>
          <w:i/>
          <w:iCs/>
        </w:rPr>
        <w:t xml:space="preserve">Figure </w:t>
      </w:r>
      <w:proofErr w:type="gramStart"/>
      <w:r w:rsidRPr="006D00CE">
        <w:rPr>
          <w:rFonts w:ascii="Times New Roman" w:hAnsi="Times New Roman" w:cs="Times New Roman"/>
          <w:i/>
          <w:iCs/>
        </w:rPr>
        <w:t>1:</w:t>
      </w:r>
      <w:r w:rsidR="0064629A" w:rsidRPr="006D00CE">
        <w:rPr>
          <w:rFonts w:ascii="Times New Roman" w:hAnsi="Times New Roman" w:cs="Times New Roman"/>
          <w:i/>
          <w:iCs/>
        </w:rPr>
        <w:t>Early</w:t>
      </w:r>
      <w:proofErr w:type="gramEnd"/>
      <w:r w:rsidRPr="006D00CE">
        <w:rPr>
          <w:rFonts w:ascii="Times New Roman" w:hAnsi="Times New Roman" w:cs="Times New Roman"/>
          <w:i/>
          <w:iCs/>
        </w:rPr>
        <w:t xml:space="preserve"> </w:t>
      </w:r>
      <w:r w:rsidR="0064629A" w:rsidRPr="006D00CE">
        <w:rPr>
          <w:rFonts w:ascii="Times New Roman" w:hAnsi="Times New Roman" w:cs="Times New Roman"/>
          <w:i/>
          <w:iCs/>
        </w:rPr>
        <w:t>Time-Restricted Feeding in a Mouse Pregnancy Model</w:t>
      </w:r>
    </w:p>
    <w:p w14:paraId="58EBA380" w14:textId="1C641F33" w:rsidR="00317152" w:rsidRDefault="00317152" w:rsidP="00317152">
      <w:pPr>
        <w:rPr>
          <w:rFonts w:ascii="Times New Roman" w:hAnsi="Times New Roman" w:cs="Times New Roman"/>
        </w:rPr>
      </w:pPr>
      <w:r w:rsidRPr="00954683">
        <w:rPr>
          <w:rFonts w:ascii="Times New Roman" w:hAnsi="Times New Roman" w:cs="Times New Roman"/>
        </w:rPr>
        <w:t xml:space="preserve">A) </w:t>
      </w:r>
      <w:r w:rsidR="00653896" w:rsidRPr="00954683">
        <w:rPr>
          <w:rFonts w:ascii="Times New Roman" w:hAnsi="Times New Roman" w:cs="Times New Roman"/>
        </w:rPr>
        <w:t xml:space="preserve">Food availability and </w:t>
      </w:r>
      <w:proofErr w:type="spellStart"/>
      <w:proofErr w:type="gramStart"/>
      <w:r w:rsidRPr="00954683">
        <w:rPr>
          <w:rFonts w:ascii="Times New Roman" w:hAnsi="Times New Roman" w:cs="Times New Roman"/>
        </w:rPr>
        <w:t>light:dark</w:t>
      </w:r>
      <w:proofErr w:type="spellEnd"/>
      <w:proofErr w:type="gramEnd"/>
      <w:r w:rsidRPr="00954683">
        <w:rPr>
          <w:rFonts w:ascii="Times New Roman" w:hAnsi="Times New Roman" w:cs="Times New Roman"/>
        </w:rPr>
        <w:t xml:space="preserve"> cycle for </w:t>
      </w:r>
      <w:r w:rsidR="00954683" w:rsidRPr="00954683">
        <w:rPr>
          <w:rFonts w:ascii="Times New Roman" w:hAnsi="Times New Roman" w:cs="Times New Roman"/>
        </w:rPr>
        <w:t>early time restricted (</w:t>
      </w:r>
      <w:proofErr w:type="spellStart"/>
      <w:r w:rsidRPr="00954683">
        <w:rPr>
          <w:rFonts w:ascii="Times New Roman" w:hAnsi="Times New Roman" w:cs="Times New Roman"/>
        </w:rPr>
        <w:t>eTRF</w:t>
      </w:r>
      <w:proofErr w:type="spellEnd"/>
      <w:r w:rsidR="00954683" w:rsidRPr="00954683">
        <w:rPr>
          <w:rFonts w:ascii="Times New Roman" w:hAnsi="Times New Roman" w:cs="Times New Roman"/>
        </w:rPr>
        <w:t>)</w:t>
      </w:r>
      <w:r w:rsidRPr="00954683">
        <w:rPr>
          <w:rFonts w:ascii="Times New Roman" w:hAnsi="Times New Roman" w:cs="Times New Roman"/>
        </w:rPr>
        <w:t xml:space="preserve"> </w:t>
      </w:r>
      <w:proofErr w:type="gramStart"/>
      <w:r w:rsidRPr="00954683">
        <w:rPr>
          <w:rFonts w:ascii="Times New Roman" w:hAnsi="Times New Roman" w:cs="Times New Roman"/>
        </w:rPr>
        <w:t xml:space="preserve">and </w:t>
      </w:r>
      <w:r w:rsidR="00954683" w:rsidRPr="00954683">
        <w:rPr>
          <w:rFonts w:ascii="Times New Roman" w:hAnsi="Times New Roman" w:cs="Times New Roman"/>
        </w:rPr>
        <w:t xml:space="preserve"> </w:t>
      </w:r>
      <w:r w:rsidR="00954683" w:rsidRPr="00954683">
        <w:rPr>
          <w:rFonts w:ascii="Times New Roman" w:hAnsi="Times New Roman" w:cs="Times New Roman"/>
          <w:i/>
          <w:iCs/>
        </w:rPr>
        <w:t>Ad</w:t>
      </w:r>
      <w:proofErr w:type="gramEnd"/>
      <w:r w:rsidR="00954683" w:rsidRPr="00954683">
        <w:rPr>
          <w:rFonts w:ascii="Times New Roman" w:hAnsi="Times New Roman" w:cs="Times New Roman"/>
          <w:i/>
          <w:iCs/>
        </w:rPr>
        <w:t xml:space="preserve"> Libitum</w:t>
      </w:r>
      <w:r w:rsidR="00954683" w:rsidRPr="00954683">
        <w:rPr>
          <w:rFonts w:ascii="Times New Roman" w:hAnsi="Times New Roman" w:cs="Times New Roman"/>
        </w:rPr>
        <w:t xml:space="preserve"> (</w:t>
      </w:r>
      <w:r w:rsidRPr="00954683">
        <w:rPr>
          <w:rFonts w:ascii="Times New Roman" w:hAnsi="Times New Roman" w:cs="Times New Roman"/>
        </w:rPr>
        <w:t>AL</w:t>
      </w:r>
      <w:r w:rsidR="00954683" w:rsidRPr="00954683">
        <w:rPr>
          <w:rFonts w:ascii="Times New Roman" w:hAnsi="Times New Roman" w:cs="Times New Roman"/>
        </w:rPr>
        <w:t>)</w:t>
      </w:r>
      <w:r w:rsidRPr="00954683">
        <w:rPr>
          <w:rFonts w:ascii="Times New Roman" w:hAnsi="Times New Roman" w:cs="Times New Roman"/>
        </w:rPr>
        <w:t xml:space="preserve"> dams</w:t>
      </w:r>
      <w:r w:rsidR="00954683" w:rsidRPr="00954683">
        <w:rPr>
          <w:rFonts w:ascii="Times New Roman" w:hAnsi="Times New Roman" w:cs="Times New Roman"/>
        </w:rPr>
        <w:t xml:space="preserve">. </w:t>
      </w:r>
      <w:r w:rsidR="00E00E0E">
        <w:rPr>
          <w:rFonts w:ascii="Times New Roman" w:hAnsi="Times New Roman" w:cs="Times New Roman"/>
        </w:rPr>
        <w:t>B</w:t>
      </w:r>
      <w:r w:rsidR="00653896" w:rsidRPr="00954683">
        <w:rPr>
          <w:rFonts w:ascii="Times New Roman" w:hAnsi="Times New Roman" w:cs="Times New Roman"/>
        </w:rPr>
        <w:t>eginning one week before mating and lasting through parturition (</w:t>
      </w:r>
      <w:proofErr w:type="spellStart"/>
      <w:r w:rsidR="00653896" w:rsidRPr="00954683">
        <w:rPr>
          <w:rFonts w:ascii="Times New Roman" w:hAnsi="Times New Roman" w:cs="Times New Roman"/>
        </w:rPr>
        <w:t>eTRF</w:t>
      </w:r>
      <w:proofErr w:type="spellEnd"/>
      <w:r w:rsidR="00653896" w:rsidRPr="00954683">
        <w:rPr>
          <w:rFonts w:ascii="Times New Roman" w:hAnsi="Times New Roman" w:cs="Times New Roman"/>
        </w:rPr>
        <w:t xml:space="preserve"> </w:t>
      </w:r>
      <w:r w:rsidR="00954683" w:rsidRPr="00954683">
        <w:rPr>
          <w:rFonts w:ascii="Times New Roman" w:hAnsi="Times New Roman" w:cs="Times New Roman"/>
        </w:rPr>
        <w:t>n=16, AL n=14)</w:t>
      </w:r>
      <w:r w:rsidR="00E00E0E">
        <w:rPr>
          <w:rFonts w:ascii="Times New Roman" w:hAnsi="Times New Roman" w:cs="Times New Roman"/>
        </w:rPr>
        <w:t xml:space="preserve">, </w:t>
      </w:r>
      <w:proofErr w:type="spellStart"/>
      <w:r w:rsidR="00E00E0E" w:rsidRPr="00954683">
        <w:rPr>
          <w:rFonts w:ascii="Times New Roman" w:hAnsi="Times New Roman" w:cs="Times New Roman"/>
        </w:rPr>
        <w:t>eTRF</w:t>
      </w:r>
      <w:proofErr w:type="spellEnd"/>
      <w:r w:rsidR="00E00E0E" w:rsidRPr="00954683">
        <w:rPr>
          <w:rFonts w:ascii="Times New Roman" w:hAnsi="Times New Roman" w:cs="Times New Roman"/>
        </w:rPr>
        <w:t xml:space="preserve"> dams had </w:t>
      </w:r>
      <w:del w:id="509" w:author="Molly C. Mulcahy" w:date="2025-08-01T10:59:00Z" w16du:dateUtc="2025-08-01T15:59:00Z">
        <w:r w:rsidR="00E00E0E" w:rsidRPr="00954683" w:rsidDel="00746111">
          <w:rPr>
            <w:rFonts w:ascii="Times New Roman" w:hAnsi="Times New Roman" w:cs="Times New Roman"/>
          </w:rPr>
          <w:delText xml:space="preserve">food access from  </w:delText>
        </w:r>
      </w:del>
      <w:del w:id="510" w:author="Molly C. Mulcahy" w:date="2025-08-01T11:00:00Z" w16du:dateUtc="2025-08-01T16:00:00Z">
        <w:r w:rsidR="00E00E0E" w:rsidDel="00746111">
          <w:rPr>
            <w:rFonts w:ascii="Times New Roman" w:hAnsi="Times New Roman" w:cs="Times New Roman"/>
          </w:rPr>
          <w:delText xml:space="preserve">chow </w:delText>
        </w:r>
      </w:del>
      <w:r w:rsidR="00E00E0E">
        <w:rPr>
          <w:rFonts w:ascii="Times New Roman" w:hAnsi="Times New Roman" w:cs="Times New Roman"/>
        </w:rPr>
        <w:t xml:space="preserve">access </w:t>
      </w:r>
      <w:ins w:id="511" w:author="Molly C. Mulcahy" w:date="2025-08-01T10:59:00Z" w16du:dateUtc="2025-08-01T15:59:00Z">
        <w:r w:rsidR="00746111">
          <w:rPr>
            <w:rFonts w:ascii="Times New Roman" w:hAnsi="Times New Roman" w:cs="Times New Roman"/>
          </w:rPr>
          <w:t>t</w:t>
        </w:r>
      </w:ins>
      <w:ins w:id="512" w:author="Molly C. Mulcahy" w:date="2025-08-01T11:00:00Z" w16du:dateUtc="2025-08-01T16:00:00Z">
        <w:r w:rsidR="00746111">
          <w:rPr>
            <w:rFonts w:ascii="Times New Roman" w:hAnsi="Times New Roman" w:cs="Times New Roman"/>
          </w:rPr>
          <w:t xml:space="preserve">o chow </w:t>
        </w:r>
      </w:ins>
      <w:r w:rsidR="00E00E0E">
        <w:rPr>
          <w:rFonts w:ascii="Times New Roman" w:hAnsi="Times New Roman" w:cs="Times New Roman"/>
        </w:rPr>
        <w:t>between ZT14-ZT20</w:t>
      </w:r>
      <w:ins w:id="513" w:author="Molly C. Mulcahy" w:date="2025-08-01T11:00:00Z" w16du:dateUtc="2025-08-01T16:00:00Z">
        <w:r w:rsidR="00746111">
          <w:rPr>
            <w:rFonts w:ascii="Times New Roman" w:hAnsi="Times New Roman" w:cs="Times New Roman"/>
          </w:rPr>
          <w:t xml:space="preserve"> (8pm to 2am)</w:t>
        </w:r>
      </w:ins>
      <w:r w:rsidR="00E00E0E">
        <w:rPr>
          <w:rFonts w:ascii="Times New Roman" w:hAnsi="Times New Roman" w:cs="Times New Roman"/>
        </w:rPr>
        <w:t>, AL dams had 24-hour chow access</w:t>
      </w:r>
      <w:r w:rsidR="00954683" w:rsidRPr="00954683">
        <w:rPr>
          <w:rFonts w:ascii="Times New Roman" w:hAnsi="Times New Roman" w:cs="Times New Roman"/>
        </w:rPr>
        <w:t>.</w:t>
      </w:r>
      <w:r w:rsidRPr="00954683">
        <w:rPr>
          <w:rFonts w:ascii="Times New Roman" w:hAnsi="Times New Roman" w:cs="Times New Roman"/>
        </w:rPr>
        <w:t xml:space="preserve"> B)</w:t>
      </w:r>
      <w:r w:rsidR="00E00E0E">
        <w:rPr>
          <w:rFonts w:ascii="Times New Roman" w:hAnsi="Times New Roman" w:cs="Times New Roman"/>
        </w:rPr>
        <w:t xml:space="preserve"> Maternal dietary treatment differed in the perinatal period</w:t>
      </w:r>
      <w:ins w:id="514" w:author="Molly C. Mulcahy" w:date="2025-08-01T11:00:00Z" w16du:dateUtc="2025-08-01T16:00:00Z">
        <w:r w:rsidR="00746111">
          <w:rPr>
            <w:rFonts w:ascii="Times New Roman" w:hAnsi="Times New Roman" w:cs="Times New Roman"/>
          </w:rPr>
          <w:t xml:space="preserve"> exclusively</w:t>
        </w:r>
      </w:ins>
      <w:r w:rsidR="00E00E0E">
        <w:rPr>
          <w:rFonts w:ascii="Times New Roman" w:hAnsi="Times New Roman" w:cs="Times New Roman"/>
        </w:rPr>
        <w:t xml:space="preserve">. On E16.5, an intraperitoneal insulin tolerance test </w:t>
      </w:r>
      <w:ins w:id="515" w:author="Molly C. Mulcahy" w:date="2025-08-01T11:00:00Z" w16du:dateUtc="2025-08-01T16:00:00Z">
        <w:r w:rsidR="00746111">
          <w:rPr>
            <w:rFonts w:ascii="Times New Roman" w:hAnsi="Times New Roman" w:cs="Times New Roman"/>
          </w:rPr>
          <w:t xml:space="preserve">(ITT) </w:t>
        </w:r>
      </w:ins>
      <w:r w:rsidR="00E00E0E">
        <w:rPr>
          <w:rFonts w:ascii="Times New Roman" w:hAnsi="Times New Roman" w:cs="Times New Roman"/>
        </w:rPr>
        <w:t>was conducted.</w:t>
      </w:r>
      <w:r w:rsidR="00954683" w:rsidRPr="00954683">
        <w:rPr>
          <w:rFonts w:ascii="Times New Roman" w:hAnsi="Times New Roman" w:cs="Times New Roman"/>
        </w:rPr>
        <w:t xml:space="preserve"> </w:t>
      </w:r>
      <w:r w:rsidR="00E00E0E">
        <w:rPr>
          <w:rFonts w:ascii="Times New Roman" w:hAnsi="Times New Roman" w:cs="Times New Roman"/>
        </w:rPr>
        <w:t xml:space="preserve">Blood samples were collected at ZT1 and ZT13 the day after ITT under normal feeding conditions for each dietary regimen. </w:t>
      </w:r>
      <w:r w:rsidR="00954683" w:rsidRPr="00954683">
        <w:rPr>
          <w:rFonts w:ascii="Times New Roman" w:hAnsi="Times New Roman" w:cs="Times New Roman"/>
        </w:rPr>
        <w:t xml:space="preserve">All dams were maintained on </w:t>
      </w:r>
      <w:r w:rsidR="00E00E0E">
        <w:rPr>
          <w:rFonts w:ascii="Times New Roman" w:hAnsi="Times New Roman" w:cs="Times New Roman"/>
        </w:rPr>
        <w:t xml:space="preserve">chow </w:t>
      </w:r>
      <w:r w:rsidR="00954683" w:rsidRPr="00954683">
        <w:rPr>
          <w:rFonts w:ascii="Times New Roman" w:hAnsi="Times New Roman" w:cs="Times New Roman"/>
        </w:rPr>
        <w:t>AL</w:t>
      </w:r>
      <w:r w:rsidR="00E00E0E">
        <w:rPr>
          <w:rFonts w:ascii="Times New Roman" w:hAnsi="Times New Roman" w:cs="Times New Roman"/>
        </w:rPr>
        <w:t xml:space="preserve"> after birth. Pups were reduced to 4 per dam on PND 3. Pups were weighed at birth, PND 3, 7, 14, and 21.</w:t>
      </w:r>
      <w:ins w:id="516" w:author="Molly C. Mulcahy" w:date="2025-08-01T11:01:00Z" w16du:dateUtc="2025-08-01T16:01:00Z">
        <w:r w:rsidR="00746111">
          <w:rPr>
            <w:rFonts w:ascii="Times New Roman" w:hAnsi="Times New Roman" w:cs="Times New Roman"/>
          </w:rPr>
          <w:t xml:space="preserve"> </w:t>
        </w:r>
      </w:ins>
    </w:p>
    <w:p w14:paraId="7E55AC23" w14:textId="37B9A530" w:rsidR="00E00E0E" w:rsidRDefault="00E00E0E" w:rsidP="00317152">
      <w:pPr>
        <w:rPr>
          <w:rFonts w:ascii="Times New Roman" w:hAnsi="Times New Roman" w:cs="Times New Roman"/>
        </w:rPr>
      </w:pPr>
    </w:p>
    <w:p w14:paraId="6803009F" w14:textId="5685B8AC" w:rsidR="00E00E0E" w:rsidRPr="006D00CE" w:rsidRDefault="00E00E0E" w:rsidP="00317152">
      <w:pPr>
        <w:rPr>
          <w:rFonts w:ascii="Times New Roman" w:hAnsi="Times New Roman" w:cs="Times New Roman"/>
          <w:i/>
          <w:iCs/>
        </w:rPr>
      </w:pPr>
      <w:r w:rsidRPr="006D00CE">
        <w:rPr>
          <w:rFonts w:ascii="Times New Roman" w:hAnsi="Times New Roman" w:cs="Times New Roman"/>
          <w:i/>
          <w:iCs/>
        </w:rPr>
        <w:t xml:space="preserve">Figure 2: </w:t>
      </w:r>
      <w:proofErr w:type="spellStart"/>
      <w:r w:rsidR="0064629A" w:rsidRPr="006D00CE">
        <w:rPr>
          <w:rFonts w:ascii="Times New Roman" w:hAnsi="Times New Roman" w:cs="Times New Roman"/>
          <w:i/>
          <w:iCs/>
        </w:rPr>
        <w:t>eTRF</w:t>
      </w:r>
      <w:proofErr w:type="spellEnd"/>
      <w:r w:rsidR="0064629A" w:rsidRPr="006D00CE">
        <w:rPr>
          <w:rFonts w:ascii="Times New Roman" w:hAnsi="Times New Roman" w:cs="Times New Roman"/>
          <w:i/>
          <w:iCs/>
        </w:rPr>
        <w:t xml:space="preserve"> in Dams does not affect 24-hour</w:t>
      </w:r>
      <w:r w:rsidRPr="006D00CE">
        <w:rPr>
          <w:rFonts w:ascii="Times New Roman" w:hAnsi="Times New Roman" w:cs="Times New Roman"/>
          <w:i/>
          <w:iCs/>
        </w:rPr>
        <w:t xml:space="preserve"> Food Intake </w:t>
      </w:r>
      <w:r w:rsidR="0064629A" w:rsidRPr="006D00CE">
        <w:rPr>
          <w:rFonts w:ascii="Times New Roman" w:hAnsi="Times New Roman" w:cs="Times New Roman"/>
          <w:i/>
          <w:iCs/>
        </w:rPr>
        <w:t xml:space="preserve">or </w:t>
      </w:r>
      <w:r w:rsidRPr="006D00CE">
        <w:rPr>
          <w:rFonts w:ascii="Times New Roman" w:hAnsi="Times New Roman" w:cs="Times New Roman"/>
          <w:i/>
          <w:iCs/>
        </w:rPr>
        <w:t>Body Weight</w:t>
      </w:r>
      <w:r w:rsidR="0064629A" w:rsidRPr="006D00CE">
        <w:rPr>
          <w:rFonts w:ascii="Times New Roman" w:hAnsi="Times New Roman" w:cs="Times New Roman"/>
          <w:i/>
          <w:iCs/>
        </w:rPr>
        <w:t xml:space="preserve"> During Pregnancy</w:t>
      </w:r>
    </w:p>
    <w:p w14:paraId="19402A6A" w14:textId="5768C293" w:rsidR="00E00E0E" w:rsidRDefault="00E00E0E" w:rsidP="00317152">
      <w:pPr>
        <w:rPr>
          <w:rFonts w:ascii="Times New Roman" w:hAnsi="Times New Roman" w:cs="Times New Roman"/>
        </w:rPr>
      </w:pPr>
      <w:r>
        <w:rPr>
          <w:rFonts w:ascii="Times New Roman" w:hAnsi="Times New Roman" w:cs="Times New Roman"/>
        </w:rPr>
        <w:lastRenderedPageBreak/>
        <w:t xml:space="preserve">A) The adaptation period to </w:t>
      </w:r>
      <w:proofErr w:type="spellStart"/>
      <w:r>
        <w:rPr>
          <w:rFonts w:ascii="Times New Roman" w:hAnsi="Times New Roman" w:cs="Times New Roman"/>
        </w:rPr>
        <w:t>eTRF</w:t>
      </w:r>
      <w:proofErr w:type="spellEnd"/>
      <w:r>
        <w:rPr>
          <w:rFonts w:ascii="Times New Roman" w:hAnsi="Times New Roman" w:cs="Times New Roman"/>
        </w:rPr>
        <w:t xml:space="preserve"> from first day of exposure until day 7 of experiment. Dams randomized to </w:t>
      </w:r>
      <w:proofErr w:type="spellStart"/>
      <w:r>
        <w:rPr>
          <w:rFonts w:ascii="Times New Roman" w:hAnsi="Times New Roman" w:cs="Times New Roman"/>
        </w:rPr>
        <w:t>eTRF</w:t>
      </w:r>
      <w:proofErr w:type="spellEnd"/>
      <w:r>
        <w:rPr>
          <w:rFonts w:ascii="Times New Roman" w:hAnsi="Times New Roman" w:cs="Times New Roman"/>
        </w:rPr>
        <w:t xml:space="preserve"> slow</w:t>
      </w:r>
      <w:ins w:id="517" w:author="Molly C. Mulcahy" w:date="2025-08-01T11:01:00Z" w16du:dateUtc="2025-08-01T16:01:00Z">
        <w:r w:rsidR="00235DCB">
          <w:rPr>
            <w:rFonts w:ascii="Times New Roman" w:hAnsi="Times New Roman" w:cs="Times New Roman"/>
          </w:rPr>
          <w:t>ly</w:t>
        </w:r>
      </w:ins>
      <w:del w:id="518" w:author="Molly C. Mulcahy" w:date="2025-08-01T11:01:00Z" w16du:dateUtc="2025-08-01T16:01:00Z">
        <w:r w:rsidDel="00235DCB">
          <w:rPr>
            <w:rFonts w:ascii="Times New Roman" w:hAnsi="Times New Roman" w:cs="Times New Roman"/>
          </w:rPr>
          <w:delText>er</w:delText>
        </w:r>
      </w:del>
      <w:r>
        <w:rPr>
          <w:rFonts w:ascii="Times New Roman" w:hAnsi="Times New Roman" w:cs="Times New Roman"/>
        </w:rPr>
        <w:t xml:space="preserve"> increased food intake in the </w:t>
      </w:r>
      <w:r w:rsidR="005603F3">
        <w:rPr>
          <w:rFonts w:ascii="Times New Roman" w:hAnsi="Times New Roman" w:cs="Times New Roman"/>
        </w:rPr>
        <w:t>6-hour</w:t>
      </w:r>
      <w:r>
        <w:rPr>
          <w:rFonts w:ascii="Times New Roman" w:hAnsi="Times New Roman" w:cs="Times New Roman"/>
        </w:rPr>
        <w:t xml:space="preserve"> window from AL levels. B) Six-hour food intake (between ZT14-ZT20) in the week before copulatory plug appeared. </w:t>
      </w:r>
      <w:del w:id="519" w:author="Molly C. Mulcahy" w:date="2025-08-01T11:02:00Z" w16du:dateUtc="2025-08-01T16:02:00Z">
        <w:r w:rsidR="0064629A" w:rsidDel="00235DCB">
          <w:rPr>
            <w:rFonts w:ascii="Times New Roman" w:hAnsi="Times New Roman" w:cs="Times New Roman"/>
          </w:rPr>
          <w:delText xml:space="preserve">C) Food intake from ZT14-ZT20 one week before copulatory plug appeared. </w:delText>
        </w:r>
      </w:del>
      <w:r w:rsidR="0064629A">
        <w:rPr>
          <w:rFonts w:ascii="Times New Roman" w:hAnsi="Times New Roman" w:cs="Times New Roman"/>
        </w:rPr>
        <w:t>C) Food intake from ZT14-ZT20 from gestational day 0</w:t>
      </w:r>
      <w:ins w:id="520" w:author="Molly C. Mulcahy" w:date="2025-08-01T11:02:00Z" w16du:dateUtc="2025-08-01T16:02:00Z">
        <w:r w:rsidR="00235DCB">
          <w:rPr>
            <w:rFonts w:ascii="Times New Roman" w:hAnsi="Times New Roman" w:cs="Times New Roman"/>
          </w:rPr>
          <w:t>.5 (</w:t>
        </w:r>
      </w:ins>
      <w:ins w:id="521" w:author="Molly C. Mulcahy" w:date="2025-08-01T11:03:00Z" w16du:dateUtc="2025-08-01T16:03:00Z">
        <w:r w:rsidR="00235DCB">
          <w:rPr>
            <w:rFonts w:ascii="Times New Roman" w:hAnsi="Times New Roman" w:cs="Times New Roman"/>
          </w:rPr>
          <w:t xml:space="preserve">E0.5, </w:t>
        </w:r>
      </w:ins>
      <w:ins w:id="522" w:author="Molly C. Mulcahy" w:date="2025-08-01T11:02:00Z" w16du:dateUtc="2025-08-01T16:02:00Z">
        <w:r w:rsidR="00235DCB">
          <w:rPr>
            <w:rFonts w:ascii="Times New Roman" w:hAnsi="Times New Roman" w:cs="Times New Roman"/>
          </w:rPr>
          <w:t>appearance of plug)</w:t>
        </w:r>
      </w:ins>
      <w:r w:rsidR="0064629A">
        <w:rPr>
          <w:rFonts w:ascii="Times New Roman" w:hAnsi="Times New Roman" w:cs="Times New Roman"/>
        </w:rPr>
        <w:t xml:space="preserve"> until birth. D) Food intake over 24 hours (ZT14-ZT14) one week before copulatory plug appeared. E) Food intake over 24 hours (ZT14-ZT14) during pregnancy (E0</w:t>
      </w:r>
      <w:ins w:id="523" w:author="Molly C. Mulcahy" w:date="2025-08-01T11:03:00Z" w16du:dateUtc="2025-08-01T16:03:00Z">
        <w:r w:rsidR="00235DCB">
          <w:rPr>
            <w:rFonts w:ascii="Times New Roman" w:hAnsi="Times New Roman" w:cs="Times New Roman"/>
          </w:rPr>
          <w:t>.5</w:t>
        </w:r>
      </w:ins>
      <w:r w:rsidR="0064629A">
        <w:rPr>
          <w:rFonts w:ascii="Times New Roman" w:hAnsi="Times New Roman" w:cs="Times New Roman"/>
        </w:rPr>
        <w:t>-birth). F) Body weights (grams) in dams one week before copulatory plug appeared. G) Body weight in dams (grams) from E0</w:t>
      </w:r>
      <w:ins w:id="524" w:author="Molly C. Mulcahy" w:date="2025-08-01T11:03:00Z" w16du:dateUtc="2025-08-01T16:03:00Z">
        <w:r w:rsidR="00235DCB">
          <w:rPr>
            <w:rFonts w:ascii="Times New Roman" w:hAnsi="Times New Roman" w:cs="Times New Roman"/>
          </w:rPr>
          <w:t>.5</w:t>
        </w:r>
      </w:ins>
      <w:r w:rsidR="0064629A">
        <w:rPr>
          <w:rFonts w:ascii="Times New Roman" w:hAnsi="Times New Roman" w:cs="Times New Roman"/>
        </w:rPr>
        <w:t xml:space="preserve">-birth. </w:t>
      </w:r>
      <w:r w:rsidR="00842FD1">
        <w:rPr>
          <w:rFonts w:ascii="Times New Roman" w:hAnsi="Times New Roman" w:cs="Times New Roman"/>
        </w:rPr>
        <w:t>*Indicates p-value of diet &lt;0.05. If p-value is not for diet alone, it is labeled with interaction</w:t>
      </w:r>
      <w:ins w:id="525" w:author="Molly C. Mulcahy" w:date="2025-08-01T11:04:00Z" w16du:dateUtc="2025-08-01T16:04:00Z">
        <w:r w:rsidR="00235DCB">
          <w:rPr>
            <w:rFonts w:ascii="Times New Roman" w:hAnsi="Times New Roman" w:cs="Times New Roman"/>
          </w:rPr>
          <w:t xml:space="preserve"> term</w:t>
        </w:r>
      </w:ins>
      <w:r w:rsidR="00842FD1">
        <w:rPr>
          <w:rFonts w:ascii="Times New Roman" w:hAnsi="Times New Roman" w:cs="Times New Roman"/>
        </w:rPr>
        <w:t>.</w:t>
      </w:r>
      <w:r w:rsidR="00C40F28">
        <w:rPr>
          <w:rFonts w:ascii="Times New Roman" w:hAnsi="Times New Roman" w:cs="Times New Roman"/>
        </w:rPr>
        <w:t xml:space="preserve"> </w:t>
      </w:r>
      <w:r w:rsidR="00C40F28" w:rsidRPr="00954683">
        <w:rPr>
          <w:rFonts w:ascii="Times New Roman" w:hAnsi="Times New Roman" w:cs="Times New Roman"/>
        </w:rPr>
        <w:t>(</w:t>
      </w:r>
      <w:proofErr w:type="spellStart"/>
      <w:r w:rsidR="00C40F28" w:rsidRPr="00954683">
        <w:rPr>
          <w:rFonts w:ascii="Times New Roman" w:hAnsi="Times New Roman" w:cs="Times New Roman"/>
        </w:rPr>
        <w:t>eTRF</w:t>
      </w:r>
      <w:proofErr w:type="spellEnd"/>
      <w:r w:rsidR="00C40F28" w:rsidRPr="00954683">
        <w:rPr>
          <w:rFonts w:ascii="Times New Roman" w:hAnsi="Times New Roman" w:cs="Times New Roman"/>
        </w:rPr>
        <w:t xml:space="preserve"> n=16, AL n=14)</w:t>
      </w:r>
    </w:p>
    <w:p w14:paraId="0C3C2FA1" w14:textId="7BFBF593" w:rsidR="0064629A" w:rsidRDefault="0064629A" w:rsidP="00317152">
      <w:pPr>
        <w:rPr>
          <w:rFonts w:ascii="Times New Roman" w:hAnsi="Times New Roman" w:cs="Times New Roman"/>
        </w:rPr>
      </w:pPr>
    </w:p>
    <w:p w14:paraId="0C09012E" w14:textId="15661130" w:rsidR="0064629A" w:rsidRPr="006D00CE" w:rsidRDefault="0064629A" w:rsidP="00317152">
      <w:pPr>
        <w:rPr>
          <w:rFonts w:ascii="Times New Roman" w:hAnsi="Times New Roman" w:cs="Times New Roman"/>
          <w:i/>
          <w:iCs/>
        </w:rPr>
      </w:pPr>
      <w:r w:rsidRPr="006D00CE">
        <w:rPr>
          <w:rFonts w:ascii="Times New Roman" w:hAnsi="Times New Roman" w:cs="Times New Roman"/>
          <w:i/>
          <w:iCs/>
        </w:rPr>
        <w:t xml:space="preserve">Figure 3: Rebound </w:t>
      </w:r>
      <w:ins w:id="526" w:author="Molly C. Mulcahy" w:date="2025-08-01T11:04:00Z" w16du:dateUtc="2025-08-01T16:04:00Z">
        <w:r w:rsidR="008C014F">
          <w:rPr>
            <w:rFonts w:ascii="Times New Roman" w:hAnsi="Times New Roman" w:cs="Times New Roman"/>
            <w:i/>
            <w:iCs/>
          </w:rPr>
          <w:t>A</w:t>
        </w:r>
      </w:ins>
      <w:del w:id="527" w:author="Molly C. Mulcahy" w:date="2025-08-01T11:04:00Z" w16du:dateUtc="2025-08-01T16:04:00Z">
        <w:r w:rsidRPr="006D00CE" w:rsidDel="008C014F">
          <w:rPr>
            <w:rFonts w:ascii="Times New Roman" w:hAnsi="Times New Roman" w:cs="Times New Roman"/>
            <w:i/>
            <w:iCs/>
          </w:rPr>
          <w:delText>a</w:delText>
        </w:r>
      </w:del>
      <w:r w:rsidRPr="006D00CE">
        <w:rPr>
          <w:rFonts w:ascii="Times New Roman" w:hAnsi="Times New Roman" w:cs="Times New Roman"/>
          <w:i/>
          <w:iCs/>
        </w:rPr>
        <w:t xml:space="preserve">fter Hypoglycemia is </w:t>
      </w:r>
      <w:ins w:id="528" w:author="Molly C. Mulcahy" w:date="2025-08-01T11:04:00Z" w16du:dateUtc="2025-08-01T16:04:00Z">
        <w:r w:rsidR="008C014F">
          <w:rPr>
            <w:rFonts w:ascii="Times New Roman" w:hAnsi="Times New Roman" w:cs="Times New Roman"/>
            <w:i/>
            <w:iCs/>
          </w:rPr>
          <w:t>I</w:t>
        </w:r>
      </w:ins>
      <w:del w:id="529" w:author="Molly C. Mulcahy" w:date="2025-08-01T11:04:00Z" w16du:dateUtc="2025-08-01T16:04:00Z">
        <w:r w:rsidRPr="006D00CE" w:rsidDel="008C014F">
          <w:rPr>
            <w:rFonts w:ascii="Times New Roman" w:hAnsi="Times New Roman" w:cs="Times New Roman"/>
            <w:i/>
            <w:iCs/>
          </w:rPr>
          <w:delText>i</w:delText>
        </w:r>
      </w:del>
      <w:r w:rsidRPr="006D00CE">
        <w:rPr>
          <w:rFonts w:ascii="Times New Roman" w:hAnsi="Times New Roman" w:cs="Times New Roman"/>
          <w:i/>
          <w:iCs/>
        </w:rPr>
        <w:t xml:space="preserve">ncreased in </w:t>
      </w:r>
      <w:proofErr w:type="spellStart"/>
      <w:r w:rsidRPr="006D00CE">
        <w:rPr>
          <w:rFonts w:ascii="Times New Roman" w:hAnsi="Times New Roman" w:cs="Times New Roman"/>
          <w:i/>
          <w:iCs/>
        </w:rPr>
        <w:t>eTRF</w:t>
      </w:r>
      <w:proofErr w:type="spellEnd"/>
      <w:r w:rsidRPr="006D00CE">
        <w:rPr>
          <w:rFonts w:ascii="Times New Roman" w:hAnsi="Times New Roman" w:cs="Times New Roman"/>
          <w:i/>
          <w:iCs/>
        </w:rPr>
        <w:t xml:space="preserve"> Fed Dams During Late Gestation</w:t>
      </w:r>
    </w:p>
    <w:p w14:paraId="6D960E0B" w14:textId="7F4EC070" w:rsidR="0064629A" w:rsidRDefault="0064629A" w:rsidP="0064629A">
      <w:pPr>
        <w:rPr>
          <w:rFonts w:ascii="Times New Roman" w:hAnsi="Times New Roman" w:cs="Times New Roman"/>
        </w:rPr>
      </w:pPr>
      <w:r>
        <w:rPr>
          <w:rFonts w:ascii="Times New Roman" w:hAnsi="Times New Roman" w:cs="Times New Roman"/>
        </w:rPr>
        <w:t>A) Intraperitoneal Insulin Tolerance Test (ITT) in dams on E16.5 after fasting 6 hours (ZT2-ZT8). B) Fasting blood glucose (mg/dL) before insulin administration. C) Area Under the Curve of ITT. D)</w:t>
      </w:r>
      <w:ins w:id="530" w:author="Molly C. Mulcahy" w:date="2025-08-01T11:05:00Z" w16du:dateUtc="2025-08-01T16:05:00Z">
        <w:r w:rsidR="008C014F">
          <w:rPr>
            <w:rFonts w:ascii="Times New Roman" w:hAnsi="Times New Roman" w:cs="Times New Roman"/>
          </w:rPr>
          <w:t xml:space="preserve"> </w:t>
        </w:r>
      </w:ins>
      <w:r>
        <w:rPr>
          <w:rFonts w:ascii="Times New Roman" w:hAnsi="Times New Roman" w:cs="Times New Roman"/>
        </w:rPr>
        <w:t xml:space="preserve">Rate of glucose decline from modeling exponential rate of drop in glucose from time 0 to </w:t>
      </w:r>
      <w:r w:rsidR="00FF4649">
        <w:rPr>
          <w:rFonts w:ascii="Times New Roman" w:hAnsi="Times New Roman" w:cs="Times New Roman"/>
        </w:rPr>
        <w:t>45</w:t>
      </w:r>
      <w:r>
        <w:rPr>
          <w:rFonts w:ascii="Times New Roman" w:hAnsi="Times New Roman" w:cs="Times New Roman"/>
        </w:rPr>
        <w:t xml:space="preserve"> </w:t>
      </w:r>
      <w:r w:rsidR="00FF4649">
        <w:rPr>
          <w:rFonts w:ascii="Times New Roman" w:hAnsi="Times New Roman" w:cs="Times New Roman"/>
        </w:rPr>
        <w:t>minutes</w:t>
      </w:r>
      <w:r>
        <w:rPr>
          <w:rFonts w:ascii="Times New Roman" w:hAnsi="Times New Roman" w:cs="Times New Roman"/>
        </w:rPr>
        <w:t>.</w:t>
      </w:r>
      <w:r w:rsidR="00FF4649">
        <w:rPr>
          <w:rFonts w:ascii="Times New Roman" w:hAnsi="Times New Roman" w:cs="Times New Roman"/>
        </w:rPr>
        <w:t xml:space="preserve"> E) Rate of linear increase in glucose from 60-120 minutes during ITT. F) Serum insulin concentration at ZT1 and ZT13 in dams the day after ITT.</w:t>
      </w:r>
      <w:r>
        <w:rPr>
          <w:rFonts w:ascii="Times New Roman" w:hAnsi="Times New Roman" w:cs="Times New Roman"/>
        </w:rPr>
        <w:t xml:space="preserve"> *Indicates p-value of diet &lt;0.05. If p-value is not for diet alone, it is labeled with interaction.</w:t>
      </w:r>
      <w:r w:rsidR="00C40F28" w:rsidRPr="00C40F28">
        <w:rPr>
          <w:rFonts w:ascii="Times New Roman" w:hAnsi="Times New Roman" w:cs="Times New Roman"/>
        </w:rPr>
        <w:t xml:space="preserve"> </w:t>
      </w:r>
      <w:r w:rsidR="00C40F28" w:rsidRPr="00954683">
        <w:rPr>
          <w:rFonts w:ascii="Times New Roman" w:hAnsi="Times New Roman" w:cs="Times New Roman"/>
        </w:rPr>
        <w:t>(</w:t>
      </w:r>
      <w:proofErr w:type="spellStart"/>
      <w:r w:rsidR="00C40F28" w:rsidRPr="00954683">
        <w:rPr>
          <w:rFonts w:ascii="Times New Roman" w:hAnsi="Times New Roman" w:cs="Times New Roman"/>
        </w:rPr>
        <w:t>eTRF</w:t>
      </w:r>
      <w:proofErr w:type="spellEnd"/>
      <w:r w:rsidR="00C40F28" w:rsidRPr="00954683">
        <w:rPr>
          <w:rFonts w:ascii="Times New Roman" w:hAnsi="Times New Roman" w:cs="Times New Roman"/>
        </w:rPr>
        <w:t xml:space="preserve"> n=1</w:t>
      </w:r>
      <w:r w:rsidR="00C40F28">
        <w:rPr>
          <w:rFonts w:ascii="Times New Roman" w:hAnsi="Times New Roman" w:cs="Times New Roman"/>
        </w:rPr>
        <w:t>1,</w:t>
      </w:r>
      <w:r w:rsidR="00C40F28" w:rsidRPr="00954683">
        <w:rPr>
          <w:rFonts w:ascii="Times New Roman" w:hAnsi="Times New Roman" w:cs="Times New Roman"/>
        </w:rPr>
        <w:t xml:space="preserve"> AL n=1</w:t>
      </w:r>
      <w:r w:rsidR="00C40F28">
        <w:rPr>
          <w:rFonts w:ascii="Times New Roman" w:hAnsi="Times New Roman" w:cs="Times New Roman"/>
        </w:rPr>
        <w:t>1</w:t>
      </w:r>
      <w:r w:rsidR="00C40F28" w:rsidRPr="00954683">
        <w:rPr>
          <w:rFonts w:ascii="Times New Roman" w:hAnsi="Times New Roman" w:cs="Times New Roman"/>
        </w:rPr>
        <w:t>)</w:t>
      </w:r>
    </w:p>
    <w:p w14:paraId="17F54072" w14:textId="36B6200B" w:rsidR="00C40F28" w:rsidRDefault="00C40F28" w:rsidP="0064629A">
      <w:pPr>
        <w:rPr>
          <w:rFonts w:ascii="Times New Roman" w:hAnsi="Times New Roman" w:cs="Times New Roman"/>
        </w:rPr>
      </w:pPr>
    </w:p>
    <w:p w14:paraId="03F81C8B" w14:textId="3BAB03CA" w:rsidR="00C40F28" w:rsidRPr="006D00CE" w:rsidRDefault="00C40F28" w:rsidP="0064629A">
      <w:pPr>
        <w:rPr>
          <w:rFonts w:ascii="Times New Roman" w:hAnsi="Times New Roman" w:cs="Times New Roman"/>
          <w:i/>
          <w:iCs/>
        </w:rPr>
      </w:pPr>
      <w:r w:rsidRPr="006D00CE">
        <w:rPr>
          <w:rFonts w:ascii="Times New Roman" w:hAnsi="Times New Roman" w:cs="Times New Roman"/>
          <w:i/>
          <w:iCs/>
        </w:rPr>
        <w:t xml:space="preserve">Figure 4: </w:t>
      </w:r>
      <w:proofErr w:type="spellStart"/>
      <w:r w:rsidRPr="006D00CE">
        <w:rPr>
          <w:rFonts w:ascii="Times New Roman" w:hAnsi="Times New Roman" w:cs="Times New Roman"/>
          <w:i/>
          <w:iCs/>
        </w:rPr>
        <w:t>eTRF</w:t>
      </w:r>
      <w:proofErr w:type="spellEnd"/>
      <w:r w:rsidRPr="006D00CE">
        <w:rPr>
          <w:rFonts w:ascii="Times New Roman" w:hAnsi="Times New Roman" w:cs="Times New Roman"/>
          <w:i/>
          <w:iCs/>
        </w:rPr>
        <w:t xml:space="preserve"> Does not Affect Fertility, but Reduces Pup Postnatal Survival and Litter Size</w:t>
      </w:r>
    </w:p>
    <w:p w14:paraId="11C4BB3A" w14:textId="0ACCAE0E" w:rsidR="001A0D10" w:rsidRPr="00E33D89" w:rsidRDefault="00C40F28" w:rsidP="002A6F0F">
      <w:pPr>
        <w:rPr>
          <w:rFonts w:ascii="Times New Roman" w:hAnsi="Times New Roman" w:cs="Times New Roman"/>
        </w:rPr>
      </w:pPr>
      <w:r>
        <w:rPr>
          <w:rFonts w:ascii="Times New Roman" w:hAnsi="Times New Roman" w:cs="Times New Roman"/>
        </w:rPr>
        <w:t>A) Total days spent in each stage of the estrus cycle before initiation of mating in dams (</w:t>
      </w:r>
      <w:proofErr w:type="spellStart"/>
      <w:r>
        <w:rPr>
          <w:rFonts w:ascii="Times New Roman" w:hAnsi="Times New Roman" w:cs="Times New Roman"/>
        </w:rPr>
        <w:t>eTRF</w:t>
      </w:r>
      <w:proofErr w:type="spellEnd"/>
      <w:r>
        <w:rPr>
          <w:rFonts w:ascii="Times New Roman" w:hAnsi="Times New Roman" w:cs="Times New Roman"/>
        </w:rPr>
        <w:t xml:space="preserve"> n=7, AL = 6). B) Time in days from pairing of male and female to copulatory plug appearance. C) Total days from copulatory plug appearance to birth of litter </w:t>
      </w:r>
      <w:del w:id="531" w:author="Molly C. Mulcahy" w:date="2025-08-01T11:05:00Z" w16du:dateUtc="2025-08-01T16:05:00Z">
        <w:r w:rsidDel="008C014F">
          <w:rPr>
            <w:rFonts w:ascii="Times New Roman" w:hAnsi="Times New Roman" w:cs="Times New Roman"/>
          </w:rPr>
          <w:delText xml:space="preserve"> </w:delText>
        </w:r>
      </w:del>
      <w:r>
        <w:rPr>
          <w:rFonts w:ascii="Times New Roman" w:hAnsi="Times New Roman" w:cs="Times New Roman"/>
        </w:rPr>
        <w:t xml:space="preserve">D) Percent of pups per litter </w:t>
      </w:r>
      <w:del w:id="532" w:author="Molly C. Mulcahy" w:date="2025-08-01T11:05:00Z" w16du:dateUtc="2025-08-01T16:05:00Z">
        <w:r w:rsidDel="008C014F">
          <w:rPr>
            <w:rFonts w:ascii="Times New Roman" w:hAnsi="Times New Roman" w:cs="Times New Roman"/>
          </w:rPr>
          <w:delText xml:space="preserve">who survived from birth until </w:delText>
        </w:r>
      </w:del>
      <w:ins w:id="533" w:author="Molly C. Mulcahy" w:date="2025-08-01T11:05:00Z" w16du:dateUtc="2025-08-01T16:05:00Z">
        <w:r w:rsidR="008C014F">
          <w:rPr>
            <w:rFonts w:ascii="Times New Roman" w:hAnsi="Times New Roman" w:cs="Times New Roman"/>
          </w:rPr>
          <w:t xml:space="preserve"> surviving to </w:t>
        </w:r>
      </w:ins>
      <w:r>
        <w:rPr>
          <w:rFonts w:ascii="Times New Roman" w:hAnsi="Times New Roman" w:cs="Times New Roman"/>
        </w:rPr>
        <w:t>postnatal day 3</w:t>
      </w:r>
      <w:ins w:id="534" w:author="Molly C. Mulcahy" w:date="2025-08-01T11:06:00Z" w16du:dateUtc="2025-08-01T16:06:00Z">
        <w:r w:rsidR="008C014F">
          <w:rPr>
            <w:rFonts w:ascii="Times New Roman" w:hAnsi="Times New Roman" w:cs="Times New Roman"/>
          </w:rPr>
          <w:t xml:space="preserve"> (PND 3)</w:t>
        </w:r>
      </w:ins>
      <w:r>
        <w:rPr>
          <w:rFonts w:ascii="Times New Roman" w:hAnsi="Times New Roman" w:cs="Times New Roman"/>
        </w:rPr>
        <w:t xml:space="preserve">. E) Number of pups </w:t>
      </w:r>
      <w:ins w:id="535" w:author="Molly C. Mulcahy" w:date="2025-08-01T11:06:00Z" w16du:dateUtc="2025-08-01T16:06:00Z">
        <w:r w:rsidR="008C014F">
          <w:rPr>
            <w:rFonts w:ascii="Times New Roman" w:hAnsi="Times New Roman" w:cs="Times New Roman"/>
          </w:rPr>
          <w:t xml:space="preserve">born </w:t>
        </w:r>
      </w:ins>
      <w:r>
        <w:rPr>
          <w:rFonts w:ascii="Times New Roman" w:hAnsi="Times New Roman" w:cs="Times New Roman"/>
        </w:rPr>
        <w:t xml:space="preserve">per dam. F) Average weight of pup per litter on </w:t>
      </w:r>
      <w:r w:rsidR="00357D58">
        <w:rPr>
          <w:rFonts w:ascii="Times New Roman" w:hAnsi="Times New Roman" w:cs="Times New Roman"/>
        </w:rPr>
        <w:t>PND 0</w:t>
      </w:r>
      <w:r>
        <w:rPr>
          <w:rFonts w:ascii="Times New Roman" w:hAnsi="Times New Roman" w:cs="Times New Roman"/>
        </w:rPr>
        <w:t xml:space="preserve"> (grams)</w:t>
      </w:r>
      <w:r w:rsidR="00357D58">
        <w:rPr>
          <w:rFonts w:ascii="Times New Roman" w:hAnsi="Times New Roman" w:cs="Times New Roman"/>
        </w:rPr>
        <w:t>. G) Body weight of pups by maternal dietary treatment and pup sex (</w:t>
      </w:r>
      <w:r w:rsidR="005E70B7">
        <w:rPr>
          <w:rFonts w:ascii="Times New Roman" w:hAnsi="Times New Roman" w:cs="Times New Roman"/>
        </w:rPr>
        <w:t xml:space="preserve">Male </w:t>
      </w:r>
      <w:proofErr w:type="spellStart"/>
      <w:r w:rsidR="005E70B7">
        <w:rPr>
          <w:rFonts w:ascii="Times New Roman" w:hAnsi="Times New Roman" w:cs="Times New Roman"/>
        </w:rPr>
        <w:t>eTRF</w:t>
      </w:r>
      <w:proofErr w:type="spellEnd"/>
      <w:r w:rsidR="005E70B7">
        <w:rPr>
          <w:rFonts w:ascii="Times New Roman" w:hAnsi="Times New Roman" w:cs="Times New Roman"/>
        </w:rPr>
        <w:t xml:space="preserve"> n=23, Male AL n= 33, Female </w:t>
      </w:r>
      <w:proofErr w:type="spellStart"/>
      <w:r w:rsidR="005E70B7">
        <w:rPr>
          <w:rFonts w:ascii="Times New Roman" w:hAnsi="Times New Roman" w:cs="Times New Roman"/>
        </w:rPr>
        <w:t>eTRF</w:t>
      </w:r>
      <w:proofErr w:type="spellEnd"/>
      <w:r w:rsidR="005E70B7">
        <w:rPr>
          <w:rFonts w:ascii="Times New Roman" w:hAnsi="Times New Roman" w:cs="Times New Roman"/>
        </w:rPr>
        <w:t xml:space="preserve"> n= 34, Female AL n= 27, </w:t>
      </w:r>
      <w:proofErr w:type="spellStart"/>
      <w:r w:rsidR="005E70B7">
        <w:rPr>
          <w:rFonts w:ascii="Times New Roman" w:hAnsi="Times New Roman" w:cs="Times New Roman"/>
        </w:rPr>
        <w:t>eTRF</w:t>
      </w:r>
      <w:proofErr w:type="spellEnd"/>
      <w:r w:rsidR="005E70B7">
        <w:rPr>
          <w:rFonts w:ascii="Times New Roman" w:hAnsi="Times New Roman" w:cs="Times New Roman"/>
        </w:rPr>
        <w:t xml:space="preserve"> pups culled </w:t>
      </w:r>
      <w:del w:id="536" w:author="Molly C. Mulcahy" w:date="2025-08-01T11:06:00Z" w16du:dateUtc="2025-08-01T16:06:00Z">
        <w:r w:rsidR="005E70B7" w:rsidDel="008C014F">
          <w:rPr>
            <w:rFonts w:ascii="Times New Roman" w:hAnsi="Times New Roman" w:cs="Times New Roman"/>
          </w:rPr>
          <w:delText xml:space="preserve">before sexing </w:delText>
        </w:r>
      </w:del>
      <w:r w:rsidR="005E70B7">
        <w:rPr>
          <w:rFonts w:ascii="Times New Roman" w:hAnsi="Times New Roman" w:cs="Times New Roman"/>
        </w:rPr>
        <w:t>at PND 3 n=53, AL pups culled before sexing at PND 3 n=40</w:t>
      </w:r>
      <w:r w:rsidR="00357D58">
        <w:rPr>
          <w:rFonts w:ascii="Times New Roman" w:hAnsi="Times New Roman" w:cs="Times New Roman"/>
        </w:rPr>
        <w:t>). Sample numbers for latency</w:t>
      </w:r>
      <w:r>
        <w:rPr>
          <w:rFonts w:ascii="Times New Roman" w:hAnsi="Times New Roman" w:cs="Times New Roman"/>
        </w:rPr>
        <w:t xml:space="preserve"> to plug, gestational age, </w:t>
      </w:r>
      <w:r w:rsidR="00357D58">
        <w:rPr>
          <w:rFonts w:ascii="Times New Roman" w:hAnsi="Times New Roman" w:cs="Times New Roman"/>
        </w:rPr>
        <w:t>3</w:t>
      </w:r>
      <w:r w:rsidR="00345FE6">
        <w:rPr>
          <w:rFonts w:ascii="Times New Roman" w:hAnsi="Times New Roman" w:cs="Times New Roman"/>
        </w:rPr>
        <w:t>-</w:t>
      </w:r>
      <w:r w:rsidR="00357D58">
        <w:rPr>
          <w:rFonts w:ascii="Times New Roman" w:hAnsi="Times New Roman" w:cs="Times New Roman"/>
        </w:rPr>
        <w:t xml:space="preserve">day </w:t>
      </w:r>
      <w:r>
        <w:rPr>
          <w:rFonts w:ascii="Times New Roman" w:hAnsi="Times New Roman" w:cs="Times New Roman"/>
        </w:rPr>
        <w:t>survival, litter size</w:t>
      </w:r>
      <w:r w:rsidR="00357D58">
        <w:rPr>
          <w:rFonts w:ascii="Times New Roman" w:hAnsi="Times New Roman" w:cs="Times New Roman"/>
        </w:rPr>
        <w:t>,</w:t>
      </w:r>
      <w:r>
        <w:rPr>
          <w:rFonts w:ascii="Times New Roman" w:hAnsi="Times New Roman" w:cs="Times New Roman"/>
        </w:rPr>
        <w:t xml:space="preserve"> and birthweight </w:t>
      </w:r>
      <w:del w:id="537" w:author="Molly C. Mulcahy" w:date="2025-08-01T11:07:00Z" w16du:dateUtc="2025-08-01T16:07:00Z">
        <w:r w:rsidR="00357D58" w:rsidDel="008C014F">
          <w:rPr>
            <w:rFonts w:ascii="Times New Roman" w:hAnsi="Times New Roman" w:cs="Times New Roman"/>
          </w:rPr>
          <w:delText xml:space="preserve">are the same </w:delText>
        </w:r>
      </w:del>
      <w:r w:rsidRPr="00954683">
        <w:rPr>
          <w:rFonts w:ascii="Times New Roman" w:hAnsi="Times New Roman" w:cs="Times New Roman"/>
        </w:rPr>
        <w:t>(</w:t>
      </w:r>
      <w:proofErr w:type="spellStart"/>
      <w:del w:id="538" w:author="Molly C. Mulcahy" w:date="2025-08-01T11:07:00Z" w16du:dateUtc="2025-08-01T16:07:00Z">
        <w:r w:rsidDel="008C014F">
          <w:rPr>
            <w:rFonts w:ascii="Times New Roman" w:hAnsi="Times New Roman" w:cs="Times New Roman"/>
          </w:rPr>
          <w:delText xml:space="preserve"> </w:delText>
        </w:r>
      </w:del>
      <w:r w:rsidRPr="00954683">
        <w:rPr>
          <w:rFonts w:ascii="Times New Roman" w:hAnsi="Times New Roman" w:cs="Times New Roman"/>
        </w:rPr>
        <w:t>eTRF</w:t>
      </w:r>
      <w:proofErr w:type="spellEnd"/>
      <w:r w:rsidRPr="00954683">
        <w:rPr>
          <w:rFonts w:ascii="Times New Roman" w:hAnsi="Times New Roman" w:cs="Times New Roman"/>
        </w:rPr>
        <w:t xml:space="preserve"> n=16, AL n=14)</w:t>
      </w:r>
      <w:r>
        <w:rPr>
          <w:rFonts w:ascii="Times New Roman" w:hAnsi="Times New Roman" w:cs="Times New Roman"/>
        </w:rPr>
        <w:t>.</w:t>
      </w:r>
    </w:p>
    <w:p w14:paraId="64777685" w14:textId="057FD487" w:rsidR="00F54BB0" w:rsidRDefault="00F54BB0" w:rsidP="00F54BB0">
      <w:pPr>
        <w:pStyle w:val="Heading1"/>
      </w:pPr>
      <w:r>
        <w:t>References</w:t>
      </w:r>
    </w:p>
    <w:p w14:paraId="64F1E0EC" w14:textId="77777777" w:rsidR="00293CE6" w:rsidRPr="00293CE6" w:rsidRDefault="00545584" w:rsidP="00293CE6">
      <w:pPr>
        <w:pStyle w:val="Bibliography"/>
        <w:rPr>
          <w:rFonts w:ascii="Calibri" w:cs="Calibri"/>
        </w:rPr>
      </w:pPr>
      <w:r>
        <w:fldChar w:fldCharType="begin"/>
      </w:r>
      <w:r w:rsidR="00BC26A1">
        <w:instrText xml:space="preserve"> ADDIN ZOTERO_BIBL {"uncited":[],"omitted":[],"custom":[]} CSL_BIBLIOGRAPHY </w:instrText>
      </w:r>
      <w:r>
        <w:fldChar w:fldCharType="separate"/>
      </w:r>
      <w:r w:rsidR="00293CE6" w:rsidRPr="00293CE6">
        <w:rPr>
          <w:rFonts w:ascii="Calibri" w:cs="Calibri"/>
        </w:rPr>
        <w:t xml:space="preserve">Ali, A. M., &amp; Kunugi, H. (2020). Intermittent Fasting, Dietary Modifications, and Exercise for the Control of Gestational Diabetes and Maternal Mood Dysregulation: A Review and a Case Report. </w:t>
      </w:r>
      <w:r w:rsidR="00293CE6" w:rsidRPr="00293CE6">
        <w:rPr>
          <w:rFonts w:ascii="Calibri" w:cs="Calibri"/>
          <w:i/>
          <w:iCs/>
        </w:rPr>
        <w:t>International Journal of Environmental Research and Public Health</w:t>
      </w:r>
      <w:r w:rsidR="00293CE6" w:rsidRPr="00293CE6">
        <w:rPr>
          <w:rFonts w:ascii="Calibri" w:cs="Calibri"/>
        </w:rPr>
        <w:t xml:space="preserve">, </w:t>
      </w:r>
      <w:r w:rsidR="00293CE6" w:rsidRPr="00293CE6">
        <w:rPr>
          <w:rFonts w:ascii="Calibri" w:cs="Calibri"/>
          <w:i/>
          <w:iCs/>
        </w:rPr>
        <w:t>17</w:t>
      </w:r>
      <w:r w:rsidR="00293CE6" w:rsidRPr="00293CE6">
        <w:rPr>
          <w:rFonts w:ascii="Calibri" w:cs="Calibri"/>
        </w:rPr>
        <w:t>(24), 9379. https://doi.org/10.3390/ijerph17249379</w:t>
      </w:r>
    </w:p>
    <w:p w14:paraId="2E4EA476" w14:textId="77777777" w:rsidR="00293CE6" w:rsidRPr="00293CE6" w:rsidRDefault="00293CE6" w:rsidP="00293CE6">
      <w:pPr>
        <w:pStyle w:val="Bibliography"/>
        <w:rPr>
          <w:rFonts w:ascii="Calibri" w:cs="Calibri"/>
        </w:rPr>
      </w:pPr>
      <w:proofErr w:type="spellStart"/>
      <w:r w:rsidRPr="00293CE6">
        <w:rPr>
          <w:rFonts w:ascii="Calibri" w:cs="Calibri"/>
        </w:rPr>
        <w:t>Alkhalefah</w:t>
      </w:r>
      <w:proofErr w:type="spellEnd"/>
      <w:r w:rsidRPr="00293CE6">
        <w:rPr>
          <w:rFonts w:ascii="Calibri" w:cs="Calibri"/>
        </w:rPr>
        <w:t xml:space="preserve">, A., Dunn, W. B., Allwood, J. W., Parry, K. L., Houghton, F. D., Ashton, N., &amp; Glazier, J. D. (2021). Maternal intermittent fasting during pregnancy induces fetal growth restriction and down-regulated placental system </w:t>
      </w:r>
      <w:proofErr w:type="spellStart"/>
      <w:r w:rsidRPr="00293CE6">
        <w:rPr>
          <w:rFonts w:ascii="Calibri" w:cs="Calibri"/>
        </w:rPr>
        <w:t>A</w:t>
      </w:r>
      <w:proofErr w:type="spellEnd"/>
      <w:r w:rsidRPr="00293CE6">
        <w:rPr>
          <w:rFonts w:ascii="Calibri" w:cs="Calibri"/>
        </w:rPr>
        <w:t xml:space="preserve"> amino acid transport in the rat. </w:t>
      </w:r>
      <w:r w:rsidRPr="00293CE6">
        <w:rPr>
          <w:rFonts w:ascii="Calibri" w:cs="Calibri"/>
          <w:i/>
          <w:iCs/>
        </w:rPr>
        <w:lastRenderedPageBreak/>
        <w:t xml:space="preserve">Clinical Science (London, </w:t>
      </w:r>
      <w:proofErr w:type="gramStart"/>
      <w:r w:rsidRPr="00293CE6">
        <w:rPr>
          <w:rFonts w:ascii="Calibri" w:cs="Calibri"/>
          <w:i/>
          <w:iCs/>
        </w:rPr>
        <w:t>England :</w:t>
      </w:r>
      <w:proofErr w:type="gramEnd"/>
      <w:r w:rsidRPr="00293CE6">
        <w:rPr>
          <w:rFonts w:ascii="Calibri" w:cs="Calibri"/>
          <w:i/>
          <w:iCs/>
        </w:rPr>
        <w:t xml:space="preserve"> 1979)</w:t>
      </w:r>
      <w:r w:rsidRPr="00293CE6">
        <w:rPr>
          <w:rFonts w:ascii="Calibri" w:cs="Calibri"/>
        </w:rPr>
        <w:t xml:space="preserve">, </w:t>
      </w:r>
      <w:r w:rsidRPr="00293CE6">
        <w:rPr>
          <w:rFonts w:ascii="Calibri" w:cs="Calibri"/>
          <w:i/>
          <w:iCs/>
        </w:rPr>
        <w:t>135</w:t>
      </w:r>
      <w:r w:rsidRPr="00293CE6">
        <w:rPr>
          <w:rFonts w:ascii="Calibri" w:cs="Calibri"/>
        </w:rPr>
        <w:t>(11), 1445–1466. https://doi.org/10.1042/CS20210137</w:t>
      </w:r>
    </w:p>
    <w:p w14:paraId="1A081DD5" w14:textId="77777777" w:rsidR="00293CE6" w:rsidRPr="00293CE6" w:rsidRDefault="00293CE6" w:rsidP="00293CE6">
      <w:pPr>
        <w:pStyle w:val="Bibliography"/>
        <w:rPr>
          <w:rFonts w:ascii="Calibri" w:cs="Calibri"/>
        </w:rPr>
      </w:pPr>
      <w:r w:rsidRPr="00293CE6">
        <w:rPr>
          <w:rFonts w:ascii="Calibri" w:cs="Calibri"/>
        </w:rPr>
        <w:t xml:space="preserve">Awwad, J., Usta, I. M., Succar, J., Musallam, K. M., </w:t>
      </w:r>
      <w:proofErr w:type="spellStart"/>
      <w:r w:rsidRPr="00293CE6">
        <w:rPr>
          <w:rFonts w:ascii="Calibri" w:cs="Calibri"/>
        </w:rPr>
        <w:t>Ghazeeri</w:t>
      </w:r>
      <w:proofErr w:type="spellEnd"/>
      <w:r w:rsidRPr="00293CE6">
        <w:rPr>
          <w:rFonts w:ascii="Calibri" w:cs="Calibri"/>
        </w:rPr>
        <w:t xml:space="preserve">, G., &amp; Nassar, A. H. (2012). The effect of maternal fasting during Ramadan on preterm delivery: A prospective cohort study. </w:t>
      </w:r>
      <w:r w:rsidRPr="00293CE6">
        <w:rPr>
          <w:rFonts w:ascii="Calibri" w:cs="Calibri"/>
          <w:i/>
          <w:iCs/>
        </w:rPr>
        <w:t xml:space="preserve">BJOG: An International Journal of Obstetrics and </w:t>
      </w:r>
      <w:proofErr w:type="spellStart"/>
      <w:r w:rsidRPr="00293CE6">
        <w:rPr>
          <w:rFonts w:ascii="Calibri" w:cs="Calibri"/>
          <w:i/>
          <w:iCs/>
        </w:rPr>
        <w:t>Gynaecology</w:t>
      </w:r>
      <w:proofErr w:type="spellEnd"/>
      <w:r w:rsidRPr="00293CE6">
        <w:rPr>
          <w:rFonts w:ascii="Calibri" w:cs="Calibri"/>
        </w:rPr>
        <w:t xml:space="preserve">, </w:t>
      </w:r>
      <w:r w:rsidRPr="00293CE6">
        <w:rPr>
          <w:rFonts w:ascii="Calibri" w:cs="Calibri"/>
          <w:i/>
          <w:iCs/>
        </w:rPr>
        <w:t>119</w:t>
      </w:r>
      <w:r w:rsidRPr="00293CE6">
        <w:rPr>
          <w:rFonts w:ascii="Calibri" w:cs="Calibri"/>
        </w:rPr>
        <w:t>(11), 1379–1386. https://doi.org/10.1111/j.1471-0528.2012.03438.x</w:t>
      </w:r>
    </w:p>
    <w:p w14:paraId="446D3B7C" w14:textId="77777777" w:rsidR="00293CE6" w:rsidRPr="00293CE6" w:rsidRDefault="00293CE6" w:rsidP="00293CE6">
      <w:pPr>
        <w:pStyle w:val="Bibliography"/>
        <w:rPr>
          <w:rFonts w:ascii="Calibri" w:cs="Calibri"/>
        </w:rPr>
      </w:pPr>
      <w:r w:rsidRPr="00293CE6">
        <w:rPr>
          <w:rFonts w:ascii="Calibri" w:cs="Calibri"/>
        </w:rPr>
        <w:t xml:space="preserve">Barker, D. J., &amp; Osmond, C. (1986). Infant mortality, childhood nutrition, and </w:t>
      </w:r>
      <w:proofErr w:type="spellStart"/>
      <w:r w:rsidRPr="00293CE6">
        <w:rPr>
          <w:rFonts w:ascii="Calibri" w:cs="Calibri"/>
        </w:rPr>
        <w:t>ischaemic</w:t>
      </w:r>
      <w:proofErr w:type="spellEnd"/>
      <w:r w:rsidRPr="00293CE6">
        <w:rPr>
          <w:rFonts w:ascii="Calibri" w:cs="Calibri"/>
        </w:rPr>
        <w:t xml:space="preserve"> heart disease in England and Wales. </w:t>
      </w:r>
      <w:r w:rsidRPr="00293CE6">
        <w:rPr>
          <w:rFonts w:ascii="Calibri" w:cs="Calibri"/>
          <w:i/>
          <w:iCs/>
        </w:rPr>
        <w:t>Lancet (London, England)</w:t>
      </w:r>
      <w:r w:rsidRPr="00293CE6">
        <w:rPr>
          <w:rFonts w:ascii="Calibri" w:cs="Calibri"/>
        </w:rPr>
        <w:t xml:space="preserve">, </w:t>
      </w:r>
      <w:r w:rsidRPr="00293CE6">
        <w:rPr>
          <w:rFonts w:ascii="Calibri" w:cs="Calibri"/>
          <w:i/>
          <w:iCs/>
        </w:rPr>
        <w:t>1</w:t>
      </w:r>
      <w:r w:rsidRPr="00293CE6">
        <w:rPr>
          <w:rFonts w:ascii="Calibri" w:cs="Calibri"/>
        </w:rPr>
        <w:t>(8489), 1077–1081. https://doi.org/10.1016/s0140-6736(86)91340-1</w:t>
      </w:r>
    </w:p>
    <w:p w14:paraId="2D8FEC59" w14:textId="77777777" w:rsidR="00293CE6" w:rsidRPr="00293CE6" w:rsidRDefault="00293CE6" w:rsidP="00293CE6">
      <w:pPr>
        <w:pStyle w:val="Bibliography"/>
        <w:rPr>
          <w:rFonts w:ascii="Calibri" w:cs="Calibri"/>
        </w:rPr>
      </w:pPr>
      <w:r w:rsidRPr="00293CE6">
        <w:rPr>
          <w:rFonts w:ascii="Calibri" w:cs="Calibri"/>
        </w:rPr>
        <w:t xml:space="preserve">Bates, D., </w:t>
      </w:r>
      <w:proofErr w:type="spellStart"/>
      <w:r w:rsidRPr="00293CE6">
        <w:rPr>
          <w:rFonts w:ascii="Calibri" w:cs="Calibri"/>
        </w:rPr>
        <w:t>Mächler</w:t>
      </w:r>
      <w:proofErr w:type="spellEnd"/>
      <w:r w:rsidRPr="00293CE6">
        <w:rPr>
          <w:rFonts w:ascii="Calibri" w:cs="Calibri"/>
        </w:rPr>
        <w:t xml:space="preserve">, M., Bolker, B., &amp; Walker, S. (2015). Fitting Linear Mixed-Effects Models Using lme4. </w:t>
      </w:r>
      <w:r w:rsidRPr="00293CE6">
        <w:rPr>
          <w:rFonts w:ascii="Calibri" w:cs="Calibri"/>
          <w:i/>
          <w:iCs/>
        </w:rPr>
        <w:t>Journal of Statistical Software</w:t>
      </w:r>
      <w:r w:rsidRPr="00293CE6">
        <w:rPr>
          <w:rFonts w:ascii="Calibri" w:cs="Calibri"/>
        </w:rPr>
        <w:t xml:space="preserve">, </w:t>
      </w:r>
      <w:r w:rsidRPr="00293CE6">
        <w:rPr>
          <w:rFonts w:ascii="Calibri" w:cs="Calibri"/>
          <w:i/>
          <w:iCs/>
        </w:rPr>
        <w:t>67</w:t>
      </w:r>
      <w:r w:rsidRPr="00293CE6">
        <w:rPr>
          <w:rFonts w:ascii="Calibri" w:cs="Calibri"/>
        </w:rPr>
        <w:t>, 1–48. https://doi.org/10.18637/jss.v067.i01</w:t>
      </w:r>
    </w:p>
    <w:p w14:paraId="056AE62E" w14:textId="77777777" w:rsidR="00293CE6" w:rsidRPr="00293CE6" w:rsidRDefault="00293CE6" w:rsidP="00293CE6">
      <w:pPr>
        <w:pStyle w:val="Bibliography"/>
        <w:rPr>
          <w:rFonts w:ascii="Calibri" w:cs="Calibri"/>
        </w:rPr>
      </w:pPr>
      <w:r w:rsidRPr="00293CE6">
        <w:rPr>
          <w:rFonts w:ascii="Calibri" w:cs="Calibri"/>
        </w:rPr>
        <w:t xml:space="preserve">Begtrup, L. M., Specht, I. O., Hammer, P. E. C., Flachs, E. M., Garde, A. H., Hansen, J., Hansen, Å. M., Kolstad, H. A., Larsen, A. D., &amp; Bonde, J. P. (2019). Night work and miscarriage: A Danish nationwide register-based cohort study. </w:t>
      </w:r>
      <w:r w:rsidRPr="00293CE6">
        <w:rPr>
          <w:rFonts w:ascii="Calibri" w:cs="Calibri"/>
          <w:i/>
          <w:iCs/>
        </w:rPr>
        <w:t>Occupational and Environmental Medicine</w:t>
      </w:r>
      <w:r w:rsidRPr="00293CE6">
        <w:rPr>
          <w:rFonts w:ascii="Calibri" w:cs="Calibri"/>
        </w:rPr>
        <w:t xml:space="preserve">, </w:t>
      </w:r>
      <w:r w:rsidRPr="00293CE6">
        <w:rPr>
          <w:rFonts w:ascii="Calibri" w:cs="Calibri"/>
          <w:i/>
          <w:iCs/>
        </w:rPr>
        <w:t>76</w:t>
      </w:r>
      <w:r w:rsidRPr="00293CE6">
        <w:rPr>
          <w:rFonts w:ascii="Calibri" w:cs="Calibri"/>
        </w:rPr>
        <w:t>(5), 302–308. https://doi.org/10.1136/oemed-2018-105592</w:t>
      </w:r>
    </w:p>
    <w:p w14:paraId="710D3000" w14:textId="77777777" w:rsidR="00293CE6" w:rsidRPr="00293CE6" w:rsidRDefault="00293CE6" w:rsidP="00293CE6">
      <w:pPr>
        <w:pStyle w:val="Bibliography"/>
        <w:rPr>
          <w:rFonts w:ascii="Calibri" w:cs="Calibri"/>
        </w:rPr>
      </w:pPr>
      <w:proofErr w:type="spellStart"/>
      <w:r w:rsidRPr="00293CE6">
        <w:rPr>
          <w:rFonts w:ascii="Calibri" w:cs="Calibri"/>
        </w:rPr>
        <w:t>Boucsein</w:t>
      </w:r>
      <w:proofErr w:type="spellEnd"/>
      <w:r w:rsidRPr="00293CE6">
        <w:rPr>
          <w:rFonts w:ascii="Calibri" w:cs="Calibri"/>
        </w:rPr>
        <w:t xml:space="preserve">, A., Rizwan, M. Z., &amp; Tups, A. (2019). Hypothalamic leptin sensitivity and health benefits of time-restricted feeding are dependent on the time of day in male mice. </w:t>
      </w:r>
      <w:r w:rsidRPr="00293CE6">
        <w:rPr>
          <w:rFonts w:ascii="Calibri" w:cs="Calibri"/>
          <w:i/>
          <w:iCs/>
        </w:rPr>
        <w:t>FASEB Journal: Official Publication of the Federation of American Societies for Experimental Biology</w:t>
      </w:r>
      <w:r w:rsidRPr="00293CE6">
        <w:rPr>
          <w:rFonts w:ascii="Calibri" w:cs="Calibri"/>
        </w:rPr>
        <w:t xml:space="preserve">, </w:t>
      </w:r>
      <w:r w:rsidRPr="00293CE6">
        <w:rPr>
          <w:rFonts w:ascii="Calibri" w:cs="Calibri"/>
          <w:i/>
          <w:iCs/>
        </w:rPr>
        <w:t>33</w:t>
      </w:r>
      <w:r w:rsidRPr="00293CE6">
        <w:rPr>
          <w:rFonts w:ascii="Calibri" w:cs="Calibri"/>
        </w:rPr>
        <w:t>(11), 12175–12187. https://doi.org/10.1096/fj.201901004R</w:t>
      </w:r>
    </w:p>
    <w:p w14:paraId="21F7602B" w14:textId="77777777" w:rsidR="00293CE6" w:rsidRPr="00293CE6" w:rsidRDefault="00293CE6" w:rsidP="00293CE6">
      <w:pPr>
        <w:pStyle w:val="Bibliography"/>
        <w:rPr>
          <w:rFonts w:ascii="Calibri" w:cs="Calibri"/>
        </w:rPr>
      </w:pPr>
      <w:r w:rsidRPr="00293CE6">
        <w:rPr>
          <w:rFonts w:ascii="Calibri" w:cs="Calibri"/>
        </w:rPr>
        <w:lastRenderedPageBreak/>
        <w:t xml:space="preserve">Brajon, S., Morello, G. M., </w:t>
      </w:r>
      <w:proofErr w:type="spellStart"/>
      <w:r w:rsidRPr="00293CE6">
        <w:rPr>
          <w:rFonts w:ascii="Calibri" w:cs="Calibri"/>
        </w:rPr>
        <w:t>Capas</w:t>
      </w:r>
      <w:proofErr w:type="spellEnd"/>
      <w:r w:rsidRPr="00293CE6">
        <w:rPr>
          <w:rFonts w:ascii="Calibri" w:cs="Calibri"/>
        </w:rPr>
        <w:t xml:space="preserve">-Peneda, S., Hultgren, J., Gilbert, C., &amp; Olsson, A. (2021). All the Pups We Cannot See: Cannibalism Masks Perinatal Death in Laboratory Mouse Breeding but Infanticide Is Rare. </w:t>
      </w:r>
      <w:r w:rsidRPr="00293CE6">
        <w:rPr>
          <w:rFonts w:ascii="Calibri" w:cs="Calibri"/>
          <w:i/>
          <w:iCs/>
        </w:rPr>
        <w:t>Animals</w:t>
      </w:r>
      <w:r w:rsidRPr="00293CE6">
        <w:rPr>
          <w:rFonts w:ascii="Calibri" w:cs="Calibri"/>
        </w:rPr>
        <w:t xml:space="preserve">, </w:t>
      </w:r>
      <w:r w:rsidRPr="00293CE6">
        <w:rPr>
          <w:rFonts w:ascii="Calibri" w:cs="Calibri"/>
          <w:i/>
          <w:iCs/>
        </w:rPr>
        <w:t>11</w:t>
      </w:r>
      <w:r w:rsidRPr="00293CE6">
        <w:rPr>
          <w:rFonts w:ascii="Calibri" w:cs="Calibri"/>
        </w:rPr>
        <w:t>(8), Article 8. https://doi.org/10.3390/ani11082327</w:t>
      </w:r>
    </w:p>
    <w:p w14:paraId="2A312851" w14:textId="77777777" w:rsidR="00293CE6" w:rsidRPr="00293CE6" w:rsidRDefault="00293CE6" w:rsidP="00293CE6">
      <w:pPr>
        <w:pStyle w:val="Bibliography"/>
        <w:rPr>
          <w:rFonts w:ascii="Calibri" w:cs="Calibri"/>
        </w:rPr>
      </w:pPr>
      <w:proofErr w:type="spellStart"/>
      <w:r w:rsidRPr="00293CE6">
        <w:rPr>
          <w:rFonts w:ascii="Calibri" w:cs="Calibri"/>
        </w:rPr>
        <w:t>Caligioni</w:t>
      </w:r>
      <w:proofErr w:type="spellEnd"/>
      <w:r w:rsidRPr="00293CE6">
        <w:rPr>
          <w:rFonts w:ascii="Calibri" w:cs="Calibri"/>
        </w:rPr>
        <w:t xml:space="preserve">, C. S. (2009). Assessing reproductive status/stages in mice. </w:t>
      </w:r>
      <w:r w:rsidRPr="00293CE6">
        <w:rPr>
          <w:rFonts w:ascii="Calibri" w:cs="Calibri"/>
          <w:i/>
          <w:iCs/>
        </w:rPr>
        <w:t>Current Protocols in Neuroscience</w:t>
      </w:r>
      <w:r w:rsidRPr="00293CE6">
        <w:rPr>
          <w:rFonts w:ascii="Calibri" w:cs="Calibri"/>
        </w:rPr>
        <w:t xml:space="preserve">, </w:t>
      </w:r>
      <w:r w:rsidRPr="00293CE6">
        <w:rPr>
          <w:rFonts w:ascii="Calibri" w:cs="Calibri"/>
          <w:i/>
          <w:iCs/>
        </w:rPr>
        <w:t>Appendix 4</w:t>
      </w:r>
      <w:r w:rsidRPr="00293CE6">
        <w:rPr>
          <w:rFonts w:ascii="Calibri" w:cs="Calibri"/>
        </w:rPr>
        <w:t>, Appendix 4I. https://doi.org/10.1002/0471142301.nsa04is48</w:t>
      </w:r>
    </w:p>
    <w:p w14:paraId="3AE464F9" w14:textId="77777777" w:rsidR="00293CE6" w:rsidRPr="00293CE6" w:rsidRDefault="00293CE6" w:rsidP="00293CE6">
      <w:pPr>
        <w:pStyle w:val="Bibliography"/>
        <w:rPr>
          <w:rFonts w:ascii="Calibri" w:cs="Calibri"/>
        </w:rPr>
      </w:pPr>
      <w:r w:rsidRPr="00293CE6">
        <w:rPr>
          <w:rFonts w:ascii="Calibri" w:cs="Calibri"/>
        </w:rPr>
        <w:t xml:space="preserve">Chaix, A., Lin, T., Le, H. D., Chang, M. W., &amp; Panda, S. (2019). Time-Restricted Feeding Prevents Obesity and Metabolic Syndrome in Mice Lacking a Circadian Clock. </w:t>
      </w:r>
      <w:r w:rsidRPr="00293CE6">
        <w:rPr>
          <w:rFonts w:ascii="Calibri" w:cs="Calibri"/>
          <w:i/>
          <w:iCs/>
        </w:rPr>
        <w:t>Cell Metabolism</w:t>
      </w:r>
      <w:r w:rsidRPr="00293CE6">
        <w:rPr>
          <w:rFonts w:ascii="Calibri" w:cs="Calibri"/>
        </w:rPr>
        <w:t xml:space="preserve">, </w:t>
      </w:r>
      <w:r w:rsidRPr="00293CE6">
        <w:rPr>
          <w:rFonts w:ascii="Calibri" w:cs="Calibri"/>
          <w:i/>
          <w:iCs/>
        </w:rPr>
        <w:t>29</w:t>
      </w:r>
      <w:r w:rsidRPr="00293CE6">
        <w:rPr>
          <w:rFonts w:ascii="Calibri" w:cs="Calibri"/>
        </w:rPr>
        <w:t>(2), 303-319.e4. https://doi.org/10.1016/j.cmet.2018.08.004</w:t>
      </w:r>
    </w:p>
    <w:p w14:paraId="67026B1D" w14:textId="77777777" w:rsidR="00293CE6" w:rsidRPr="00293CE6" w:rsidRDefault="00293CE6" w:rsidP="00293CE6">
      <w:pPr>
        <w:pStyle w:val="Bibliography"/>
        <w:rPr>
          <w:rFonts w:ascii="Calibri" w:cs="Calibri"/>
        </w:rPr>
      </w:pPr>
      <w:r w:rsidRPr="00293CE6">
        <w:rPr>
          <w:rFonts w:ascii="Calibri" w:cs="Calibri"/>
        </w:rPr>
        <w:t xml:space="preserve">Chung, H., Chou, W., Sears, D. D., Patterson, R. E., Webster, N. J. G., &amp; Ellies, L. G. (2016). Time-restricted feeding improves insulin resistance and hepatic steatosis in a mouse model of postmenopausal obesity. </w:t>
      </w:r>
      <w:r w:rsidRPr="00293CE6">
        <w:rPr>
          <w:rFonts w:ascii="Calibri" w:cs="Calibri"/>
          <w:i/>
          <w:iCs/>
        </w:rPr>
        <w:t>Metabolism</w:t>
      </w:r>
      <w:r w:rsidRPr="00293CE6">
        <w:rPr>
          <w:rFonts w:ascii="Calibri" w:cs="Calibri"/>
        </w:rPr>
        <w:t xml:space="preserve">, </w:t>
      </w:r>
      <w:r w:rsidRPr="00293CE6">
        <w:rPr>
          <w:rFonts w:ascii="Calibri" w:cs="Calibri"/>
          <w:i/>
          <w:iCs/>
        </w:rPr>
        <w:t>65</w:t>
      </w:r>
      <w:r w:rsidRPr="00293CE6">
        <w:rPr>
          <w:rFonts w:ascii="Calibri" w:cs="Calibri"/>
        </w:rPr>
        <w:t>(12), 1743–1754. https://doi.org/10.1016/j.metabol.2016.09.006</w:t>
      </w:r>
    </w:p>
    <w:p w14:paraId="62D41C63" w14:textId="77777777" w:rsidR="00293CE6" w:rsidRPr="00293CE6" w:rsidRDefault="00293CE6" w:rsidP="00293CE6">
      <w:pPr>
        <w:pStyle w:val="Bibliography"/>
        <w:rPr>
          <w:rFonts w:ascii="Calibri" w:cs="Calibri"/>
        </w:rPr>
      </w:pPr>
      <w:r w:rsidRPr="00293CE6">
        <w:rPr>
          <w:rFonts w:ascii="Calibri" w:cs="Calibri"/>
        </w:rPr>
        <w:t xml:space="preserve">Daley, A., Pallan, M., Clifford, S., Jolly, K., Bryant, M., Adab, P., Cheng, K. K., &amp; </w:t>
      </w:r>
      <w:proofErr w:type="spellStart"/>
      <w:r w:rsidRPr="00293CE6">
        <w:rPr>
          <w:rFonts w:ascii="Calibri" w:cs="Calibri"/>
        </w:rPr>
        <w:t>Roalfe</w:t>
      </w:r>
      <w:proofErr w:type="spellEnd"/>
      <w:r w:rsidRPr="00293CE6">
        <w:rPr>
          <w:rFonts w:ascii="Calibri" w:cs="Calibri"/>
        </w:rPr>
        <w:t xml:space="preserve">, A. (2017). Are babies conceived during Ramadan born smaller and sooner than babies conceived at other times of the year? A Born in Bradford Cohort Study. </w:t>
      </w:r>
      <w:r w:rsidRPr="00293CE6">
        <w:rPr>
          <w:rFonts w:ascii="Calibri" w:cs="Calibri"/>
          <w:i/>
          <w:iCs/>
        </w:rPr>
        <w:t>J Epidemiol Community Health</w:t>
      </w:r>
      <w:r w:rsidRPr="00293CE6">
        <w:rPr>
          <w:rFonts w:ascii="Calibri" w:cs="Calibri"/>
        </w:rPr>
        <w:t xml:space="preserve">, </w:t>
      </w:r>
      <w:r w:rsidRPr="00293CE6">
        <w:rPr>
          <w:rFonts w:ascii="Calibri" w:cs="Calibri"/>
          <w:i/>
          <w:iCs/>
        </w:rPr>
        <w:t>71</w:t>
      </w:r>
      <w:r w:rsidRPr="00293CE6">
        <w:rPr>
          <w:rFonts w:ascii="Calibri" w:cs="Calibri"/>
        </w:rPr>
        <w:t>(7), 722–728. https://doi.org/10.1136/jech-2016-208800</w:t>
      </w:r>
    </w:p>
    <w:p w14:paraId="7E51EE88" w14:textId="77777777" w:rsidR="00293CE6" w:rsidRPr="00293CE6" w:rsidRDefault="00293CE6" w:rsidP="00293CE6">
      <w:pPr>
        <w:pStyle w:val="Bibliography"/>
        <w:rPr>
          <w:rFonts w:ascii="Calibri" w:cs="Calibri"/>
        </w:rPr>
      </w:pPr>
      <w:r w:rsidRPr="00293CE6">
        <w:rPr>
          <w:rFonts w:ascii="Calibri" w:cs="Calibri"/>
        </w:rPr>
        <w:t xml:space="preserve">Das, M., Ellies, L. G., Kumar, D., Sauceda, C., Oberg, A., Gross, E., Mandt, T., Newton, I. G., Kaur, M., Sears, D. D., &amp; Webster, N. J. G. (2021). Time-restricted feeding normalizes hyperinsulinemia to inhibit breast cancer in obese postmenopausal mouse models. </w:t>
      </w:r>
      <w:r w:rsidRPr="00293CE6">
        <w:rPr>
          <w:rFonts w:ascii="Calibri" w:cs="Calibri"/>
          <w:i/>
          <w:iCs/>
        </w:rPr>
        <w:t>Nature Communications</w:t>
      </w:r>
      <w:r w:rsidRPr="00293CE6">
        <w:rPr>
          <w:rFonts w:ascii="Calibri" w:cs="Calibri"/>
        </w:rPr>
        <w:t xml:space="preserve">, </w:t>
      </w:r>
      <w:r w:rsidRPr="00293CE6">
        <w:rPr>
          <w:rFonts w:ascii="Calibri" w:cs="Calibri"/>
          <w:i/>
          <w:iCs/>
        </w:rPr>
        <w:t>12</w:t>
      </w:r>
      <w:r w:rsidRPr="00293CE6">
        <w:rPr>
          <w:rFonts w:ascii="Calibri" w:cs="Calibri"/>
        </w:rPr>
        <w:t>(1), 565. https://doi.org/10.1038/s41467-020-20743-7</w:t>
      </w:r>
    </w:p>
    <w:p w14:paraId="2838DF2E" w14:textId="77777777" w:rsidR="00293CE6" w:rsidRPr="00293CE6" w:rsidRDefault="00293CE6" w:rsidP="00293CE6">
      <w:pPr>
        <w:pStyle w:val="Bibliography"/>
        <w:rPr>
          <w:rFonts w:ascii="Calibri" w:cs="Calibri"/>
        </w:rPr>
      </w:pPr>
      <w:r w:rsidRPr="00293CE6">
        <w:rPr>
          <w:rFonts w:ascii="Calibri" w:cs="Calibri"/>
        </w:rPr>
        <w:lastRenderedPageBreak/>
        <w:t xml:space="preserve">Flanagan, E. W., </w:t>
      </w:r>
      <w:proofErr w:type="spellStart"/>
      <w:r w:rsidRPr="00293CE6">
        <w:rPr>
          <w:rFonts w:ascii="Calibri" w:cs="Calibri"/>
        </w:rPr>
        <w:t>Kebbe</w:t>
      </w:r>
      <w:proofErr w:type="spellEnd"/>
      <w:r w:rsidRPr="00293CE6">
        <w:rPr>
          <w:rFonts w:ascii="Calibri" w:cs="Calibri"/>
        </w:rPr>
        <w:t xml:space="preserve">, M., Sparks, J. R., &amp; Redman, L. M. (2022). Assessment of Eating Behaviors and Perceptions of Time-Restricted Eating During Pregnancy. </w:t>
      </w:r>
      <w:r w:rsidRPr="00293CE6">
        <w:rPr>
          <w:rFonts w:ascii="Calibri" w:cs="Calibri"/>
          <w:i/>
          <w:iCs/>
        </w:rPr>
        <w:t>The Journal of Nutrition</w:t>
      </w:r>
      <w:r w:rsidRPr="00293CE6">
        <w:rPr>
          <w:rFonts w:ascii="Calibri" w:cs="Calibri"/>
        </w:rPr>
        <w:t xml:space="preserve">, </w:t>
      </w:r>
      <w:r w:rsidRPr="00293CE6">
        <w:rPr>
          <w:rFonts w:ascii="Calibri" w:cs="Calibri"/>
          <w:i/>
          <w:iCs/>
        </w:rPr>
        <w:t>152</w:t>
      </w:r>
      <w:r w:rsidRPr="00293CE6">
        <w:rPr>
          <w:rFonts w:ascii="Calibri" w:cs="Calibri"/>
        </w:rPr>
        <w:t>(2), 475–483. https://doi.org/10.1093/jn/nxab397</w:t>
      </w:r>
    </w:p>
    <w:p w14:paraId="28D6A049" w14:textId="77777777" w:rsidR="00293CE6" w:rsidRPr="00293CE6" w:rsidRDefault="00293CE6" w:rsidP="00293CE6">
      <w:pPr>
        <w:pStyle w:val="Bibliography"/>
        <w:rPr>
          <w:rFonts w:ascii="Calibri" w:cs="Calibri"/>
        </w:rPr>
      </w:pPr>
      <w:r w:rsidRPr="00293CE6">
        <w:rPr>
          <w:rFonts w:ascii="Calibri" w:cs="Calibri"/>
        </w:rPr>
        <w:t xml:space="preserve">Gabel, K., Hoddy, K. K., Haggerty, N., Song, J., Kroeger, C. M., </w:t>
      </w:r>
      <w:proofErr w:type="spellStart"/>
      <w:r w:rsidRPr="00293CE6">
        <w:rPr>
          <w:rFonts w:ascii="Calibri" w:cs="Calibri"/>
        </w:rPr>
        <w:t>Trepanowski</w:t>
      </w:r>
      <w:proofErr w:type="spellEnd"/>
      <w:r w:rsidRPr="00293CE6">
        <w:rPr>
          <w:rFonts w:ascii="Calibri" w:cs="Calibri"/>
        </w:rPr>
        <w:t xml:space="preserve">, J. F., Panda, S., &amp; Varady, K. A. (2018). Effects of 8-hour time restricted feeding on body weight and metabolic disease risk factors in obese adults: A pilot study. </w:t>
      </w:r>
      <w:r w:rsidRPr="00293CE6">
        <w:rPr>
          <w:rFonts w:ascii="Calibri" w:cs="Calibri"/>
          <w:i/>
          <w:iCs/>
        </w:rPr>
        <w:t>Nutrition and Healthy Aging</w:t>
      </w:r>
      <w:r w:rsidRPr="00293CE6">
        <w:rPr>
          <w:rFonts w:ascii="Calibri" w:cs="Calibri"/>
        </w:rPr>
        <w:t xml:space="preserve">, </w:t>
      </w:r>
      <w:r w:rsidRPr="00293CE6">
        <w:rPr>
          <w:rFonts w:ascii="Calibri" w:cs="Calibri"/>
          <w:i/>
          <w:iCs/>
        </w:rPr>
        <w:t>4</w:t>
      </w:r>
      <w:r w:rsidRPr="00293CE6">
        <w:rPr>
          <w:rFonts w:ascii="Calibri" w:cs="Calibri"/>
        </w:rPr>
        <w:t>(4), 345–353. https://doi.org/10.3233/NHA-170036</w:t>
      </w:r>
    </w:p>
    <w:p w14:paraId="4CCFC951" w14:textId="77777777" w:rsidR="00293CE6" w:rsidRPr="00293CE6" w:rsidRDefault="00293CE6" w:rsidP="00293CE6">
      <w:pPr>
        <w:pStyle w:val="Bibliography"/>
        <w:rPr>
          <w:rFonts w:ascii="Calibri" w:cs="Calibri"/>
        </w:rPr>
      </w:pPr>
      <w:r w:rsidRPr="00293CE6">
        <w:rPr>
          <w:rFonts w:ascii="Calibri" w:cs="Calibri"/>
        </w:rPr>
        <w:t>García-</w:t>
      </w:r>
      <w:proofErr w:type="spellStart"/>
      <w:r w:rsidRPr="00293CE6">
        <w:rPr>
          <w:rFonts w:ascii="Calibri" w:cs="Calibri"/>
        </w:rPr>
        <w:t>Gaytán</w:t>
      </w:r>
      <w:proofErr w:type="spellEnd"/>
      <w:r w:rsidRPr="00293CE6">
        <w:rPr>
          <w:rFonts w:ascii="Calibri" w:cs="Calibri"/>
        </w:rPr>
        <w:t xml:space="preserve">, A. C., Miranda-Anaya, M., Turrubiate, I., López-De Portugal, L., Bocanegra-Botello, G. N., López-Islas, A., Díaz-Muñoz, M., &amp; Méndez, I. (2020). Synchronization of the circadian clock by time-restricted feeding with progressive increasing calorie intake. Resemblances and differences regarding a sustained hypocaloric restriction. </w:t>
      </w:r>
      <w:r w:rsidRPr="00293CE6">
        <w:rPr>
          <w:rFonts w:ascii="Calibri" w:cs="Calibri"/>
          <w:i/>
          <w:iCs/>
        </w:rPr>
        <w:t>Scientific Reports</w:t>
      </w:r>
      <w:r w:rsidRPr="00293CE6">
        <w:rPr>
          <w:rFonts w:ascii="Calibri" w:cs="Calibri"/>
        </w:rPr>
        <w:t xml:space="preserve">, </w:t>
      </w:r>
      <w:r w:rsidRPr="00293CE6">
        <w:rPr>
          <w:rFonts w:ascii="Calibri" w:cs="Calibri"/>
          <w:i/>
          <w:iCs/>
        </w:rPr>
        <w:t>10</w:t>
      </w:r>
      <w:r w:rsidRPr="00293CE6">
        <w:rPr>
          <w:rFonts w:ascii="Calibri" w:cs="Calibri"/>
        </w:rPr>
        <w:t>. https://doi.org/10.1038/s41598-020-66538-0</w:t>
      </w:r>
    </w:p>
    <w:p w14:paraId="5A6AF620" w14:textId="77777777" w:rsidR="00293CE6" w:rsidRPr="00293CE6" w:rsidRDefault="00293CE6" w:rsidP="00293CE6">
      <w:pPr>
        <w:pStyle w:val="Bibliography"/>
        <w:rPr>
          <w:rFonts w:ascii="Calibri" w:cs="Calibri"/>
        </w:rPr>
      </w:pPr>
      <w:r w:rsidRPr="00293CE6">
        <w:rPr>
          <w:rFonts w:ascii="Calibri" w:cs="Calibri"/>
        </w:rPr>
        <w:t xml:space="preserve">Glazier, J. D., Hayes, D. J. L., Hussain, S., D’Souza, S. W., Whitcombe, J., </w:t>
      </w:r>
      <w:proofErr w:type="spellStart"/>
      <w:r w:rsidRPr="00293CE6">
        <w:rPr>
          <w:rFonts w:ascii="Calibri" w:cs="Calibri"/>
        </w:rPr>
        <w:t>Heazell</w:t>
      </w:r>
      <w:proofErr w:type="spellEnd"/>
      <w:r w:rsidRPr="00293CE6">
        <w:rPr>
          <w:rFonts w:ascii="Calibri" w:cs="Calibri"/>
        </w:rPr>
        <w:t xml:space="preserve">, A. E. P., &amp; Ashton, N. (2018). The effect of Ramadan fasting during pregnancy on perinatal outcomes: A systematic review and meta-analysis. </w:t>
      </w:r>
      <w:r w:rsidRPr="00293CE6">
        <w:rPr>
          <w:rFonts w:ascii="Calibri" w:cs="Calibri"/>
          <w:i/>
          <w:iCs/>
        </w:rPr>
        <w:t>BMC Pregnancy and Childbirth</w:t>
      </w:r>
      <w:r w:rsidRPr="00293CE6">
        <w:rPr>
          <w:rFonts w:ascii="Calibri" w:cs="Calibri"/>
        </w:rPr>
        <w:t xml:space="preserve">, </w:t>
      </w:r>
      <w:r w:rsidRPr="00293CE6">
        <w:rPr>
          <w:rFonts w:ascii="Calibri" w:cs="Calibri"/>
          <w:i/>
          <w:iCs/>
        </w:rPr>
        <w:t>18</w:t>
      </w:r>
      <w:r w:rsidRPr="00293CE6">
        <w:rPr>
          <w:rFonts w:ascii="Calibri" w:cs="Calibri"/>
        </w:rPr>
        <w:t>(1), 421. https://doi.org/10.1186/s12884-018-2048-y</w:t>
      </w:r>
    </w:p>
    <w:p w14:paraId="54711153" w14:textId="77777777" w:rsidR="00293CE6" w:rsidRPr="00293CE6" w:rsidRDefault="00293CE6" w:rsidP="00293CE6">
      <w:pPr>
        <w:pStyle w:val="Bibliography"/>
        <w:rPr>
          <w:rFonts w:ascii="Calibri" w:cs="Calibri"/>
        </w:rPr>
      </w:pPr>
      <w:r w:rsidRPr="00293CE6">
        <w:rPr>
          <w:rFonts w:ascii="Calibri" w:cs="Calibri"/>
        </w:rPr>
        <w:t xml:space="preserve">Hatori, M., Vollmers, C., </w:t>
      </w:r>
      <w:proofErr w:type="spellStart"/>
      <w:r w:rsidRPr="00293CE6">
        <w:rPr>
          <w:rFonts w:ascii="Calibri" w:cs="Calibri"/>
        </w:rPr>
        <w:t>Zarrinpar</w:t>
      </w:r>
      <w:proofErr w:type="spellEnd"/>
      <w:r w:rsidRPr="00293CE6">
        <w:rPr>
          <w:rFonts w:ascii="Calibri" w:cs="Calibri"/>
        </w:rPr>
        <w:t xml:space="preserve">, A., </w:t>
      </w:r>
      <w:proofErr w:type="spellStart"/>
      <w:r w:rsidRPr="00293CE6">
        <w:rPr>
          <w:rFonts w:ascii="Calibri" w:cs="Calibri"/>
        </w:rPr>
        <w:t>DiTacchio</w:t>
      </w:r>
      <w:proofErr w:type="spellEnd"/>
      <w:r w:rsidRPr="00293CE6">
        <w:rPr>
          <w:rFonts w:ascii="Calibri" w:cs="Calibri"/>
        </w:rPr>
        <w:t xml:space="preserve">, L., Bushong, E. A., Gill, S., Leblanc, M., Chaix, A., Joens, M., Fitzpatrick, J. A. J., </w:t>
      </w:r>
      <w:proofErr w:type="spellStart"/>
      <w:r w:rsidRPr="00293CE6">
        <w:rPr>
          <w:rFonts w:ascii="Calibri" w:cs="Calibri"/>
        </w:rPr>
        <w:t>Ellisman</w:t>
      </w:r>
      <w:proofErr w:type="spellEnd"/>
      <w:r w:rsidRPr="00293CE6">
        <w:rPr>
          <w:rFonts w:ascii="Calibri" w:cs="Calibri"/>
        </w:rPr>
        <w:t xml:space="preserve">, M. H., &amp; Panda, S. (2012). Time-Restricted Feeding without Reducing Caloric Intake Prevents Metabolic Diseases in Mice Fed a High-Fat Diet. </w:t>
      </w:r>
      <w:r w:rsidRPr="00293CE6">
        <w:rPr>
          <w:rFonts w:ascii="Calibri" w:cs="Calibri"/>
          <w:i/>
          <w:iCs/>
        </w:rPr>
        <w:t>Cell Metabolism</w:t>
      </w:r>
      <w:r w:rsidRPr="00293CE6">
        <w:rPr>
          <w:rFonts w:ascii="Calibri" w:cs="Calibri"/>
        </w:rPr>
        <w:t xml:space="preserve">, </w:t>
      </w:r>
      <w:r w:rsidRPr="00293CE6">
        <w:rPr>
          <w:rFonts w:ascii="Calibri" w:cs="Calibri"/>
          <w:i/>
          <w:iCs/>
        </w:rPr>
        <w:t>15</w:t>
      </w:r>
      <w:r w:rsidRPr="00293CE6">
        <w:rPr>
          <w:rFonts w:ascii="Calibri" w:cs="Calibri"/>
        </w:rPr>
        <w:t>(6), 848–860. https://doi.org/10.1016/j.cmet.2012.04.019</w:t>
      </w:r>
    </w:p>
    <w:p w14:paraId="10B285FB" w14:textId="77777777" w:rsidR="00293CE6" w:rsidRPr="00293CE6" w:rsidRDefault="00293CE6" w:rsidP="00293CE6">
      <w:pPr>
        <w:pStyle w:val="Bibliography"/>
        <w:rPr>
          <w:rFonts w:ascii="Calibri" w:cs="Calibri"/>
        </w:rPr>
      </w:pPr>
      <w:proofErr w:type="spellStart"/>
      <w:r w:rsidRPr="00293CE6">
        <w:rPr>
          <w:rFonts w:ascii="Calibri" w:cs="Calibri"/>
        </w:rPr>
        <w:lastRenderedPageBreak/>
        <w:t>Heijmans</w:t>
      </w:r>
      <w:proofErr w:type="spellEnd"/>
      <w:r w:rsidRPr="00293CE6">
        <w:rPr>
          <w:rFonts w:ascii="Calibri" w:cs="Calibri"/>
        </w:rPr>
        <w:t xml:space="preserve">, B. T., Tobi, E. W., Stein, A. D., Putter, H., Blauw, G. J., Susser, E. S., </w:t>
      </w:r>
      <w:proofErr w:type="spellStart"/>
      <w:r w:rsidRPr="00293CE6">
        <w:rPr>
          <w:rFonts w:ascii="Calibri" w:cs="Calibri"/>
        </w:rPr>
        <w:t>Slagboom</w:t>
      </w:r>
      <w:proofErr w:type="spellEnd"/>
      <w:r w:rsidRPr="00293CE6">
        <w:rPr>
          <w:rFonts w:ascii="Calibri" w:cs="Calibri"/>
        </w:rPr>
        <w:t xml:space="preserve">, P. E., &amp; </w:t>
      </w:r>
      <w:proofErr w:type="spellStart"/>
      <w:r w:rsidRPr="00293CE6">
        <w:rPr>
          <w:rFonts w:ascii="Calibri" w:cs="Calibri"/>
        </w:rPr>
        <w:t>Lumey</w:t>
      </w:r>
      <w:proofErr w:type="spellEnd"/>
      <w:r w:rsidRPr="00293CE6">
        <w:rPr>
          <w:rFonts w:ascii="Calibri" w:cs="Calibri"/>
        </w:rPr>
        <w:t xml:space="preserve">, L. H. (2008). Persistent epigenetic differences associated with prenatal exposure to famine in humans. </w:t>
      </w:r>
      <w:r w:rsidRPr="00293CE6">
        <w:rPr>
          <w:rFonts w:ascii="Calibri" w:cs="Calibri"/>
          <w:i/>
          <w:iCs/>
        </w:rPr>
        <w:t>Proceedings of the National Academy of Sciences of the United States of America</w:t>
      </w:r>
      <w:r w:rsidRPr="00293CE6">
        <w:rPr>
          <w:rFonts w:ascii="Calibri" w:cs="Calibri"/>
        </w:rPr>
        <w:t xml:space="preserve">, </w:t>
      </w:r>
      <w:r w:rsidRPr="00293CE6">
        <w:rPr>
          <w:rFonts w:ascii="Calibri" w:cs="Calibri"/>
          <w:i/>
          <w:iCs/>
        </w:rPr>
        <w:t>105</w:t>
      </w:r>
      <w:r w:rsidRPr="00293CE6">
        <w:rPr>
          <w:rFonts w:ascii="Calibri" w:cs="Calibri"/>
        </w:rPr>
        <w:t>(44), 17046–17049. https://doi.org/10.1073/pnas.0806560105</w:t>
      </w:r>
    </w:p>
    <w:p w14:paraId="2BCAA615" w14:textId="77777777" w:rsidR="00293CE6" w:rsidRPr="00293CE6" w:rsidRDefault="00293CE6" w:rsidP="00293CE6">
      <w:pPr>
        <w:pStyle w:val="Bibliography"/>
        <w:rPr>
          <w:rFonts w:ascii="Calibri" w:cs="Calibri"/>
        </w:rPr>
      </w:pPr>
      <w:r w:rsidRPr="00293CE6">
        <w:rPr>
          <w:rFonts w:ascii="Calibri" w:cs="Calibri"/>
        </w:rPr>
        <w:t xml:space="preserve">Hua, L., Feng, B., Huang, L., Li, J., Luo, T., Jiang, X., Han, X., Che, L., Xu, S., Lin, Y., Fang, Z., Wu, D., &amp; Zhuo, Y. (2020). Time-restricted feeding improves the reproductive function of female mice via liver fibroblast growth factor 21. </w:t>
      </w:r>
      <w:r w:rsidRPr="00293CE6">
        <w:rPr>
          <w:rFonts w:ascii="Calibri" w:cs="Calibri"/>
          <w:i/>
          <w:iCs/>
        </w:rPr>
        <w:t>Clinical and Translational Medicine</w:t>
      </w:r>
      <w:r w:rsidRPr="00293CE6">
        <w:rPr>
          <w:rFonts w:ascii="Calibri" w:cs="Calibri"/>
        </w:rPr>
        <w:t xml:space="preserve">, </w:t>
      </w:r>
      <w:r w:rsidRPr="00293CE6">
        <w:rPr>
          <w:rFonts w:ascii="Calibri" w:cs="Calibri"/>
          <w:i/>
          <w:iCs/>
        </w:rPr>
        <w:t>10</w:t>
      </w:r>
      <w:r w:rsidRPr="00293CE6">
        <w:rPr>
          <w:rFonts w:ascii="Calibri" w:cs="Calibri"/>
        </w:rPr>
        <w:t>(6), e195. https://doi.org/10.1002/ctm2.195</w:t>
      </w:r>
    </w:p>
    <w:p w14:paraId="18523A70" w14:textId="77777777" w:rsidR="00293CE6" w:rsidRPr="00293CE6" w:rsidRDefault="00293CE6" w:rsidP="00293CE6">
      <w:pPr>
        <w:pStyle w:val="Bibliography"/>
        <w:rPr>
          <w:rFonts w:ascii="Calibri" w:cs="Calibri"/>
        </w:rPr>
      </w:pPr>
      <w:r w:rsidRPr="00293CE6">
        <w:rPr>
          <w:rFonts w:ascii="Calibri" w:cs="Calibri"/>
        </w:rPr>
        <w:t xml:space="preserve">Hutchison, A. T., Regmi, P., Manoogian, E. N. C., Fleischer, J. G., </w:t>
      </w:r>
      <w:proofErr w:type="spellStart"/>
      <w:r w:rsidRPr="00293CE6">
        <w:rPr>
          <w:rFonts w:ascii="Calibri" w:cs="Calibri"/>
        </w:rPr>
        <w:t>Wittert</w:t>
      </w:r>
      <w:proofErr w:type="spellEnd"/>
      <w:r w:rsidRPr="00293CE6">
        <w:rPr>
          <w:rFonts w:ascii="Calibri" w:cs="Calibri"/>
        </w:rPr>
        <w:t xml:space="preserve">, G. A., Panda, S., &amp; Heilbronn, L. K. (2019). Time-Restricted Feeding Improves Glucose Tolerance in Men at Risk for Type 2 Diabetes: A Randomized Crossover Trial. </w:t>
      </w:r>
      <w:r w:rsidRPr="00293CE6">
        <w:rPr>
          <w:rFonts w:ascii="Calibri" w:cs="Calibri"/>
          <w:i/>
          <w:iCs/>
        </w:rPr>
        <w:t>Obesity</w:t>
      </w:r>
      <w:r w:rsidRPr="00293CE6">
        <w:rPr>
          <w:rFonts w:ascii="Calibri" w:cs="Calibri"/>
        </w:rPr>
        <w:t xml:space="preserve">, </w:t>
      </w:r>
      <w:r w:rsidRPr="00293CE6">
        <w:rPr>
          <w:rFonts w:ascii="Calibri" w:cs="Calibri"/>
          <w:i/>
          <w:iCs/>
        </w:rPr>
        <w:t>27</w:t>
      </w:r>
      <w:r w:rsidRPr="00293CE6">
        <w:rPr>
          <w:rFonts w:ascii="Calibri" w:cs="Calibri"/>
        </w:rPr>
        <w:t>(5), 724–732. https://doi.org/10.1002/oby.22449</w:t>
      </w:r>
    </w:p>
    <w:p w14:paraId="2598A71E" w14:textId="77777777" w:rsidR="00293CE6" w:rsidRPr="00293CE6" w:rsidRDefault="00293CE6" w:rsidP="00293CE6">
      <w:pPr>
        <w:pStyle w:val="Bibliography"/>
        <w:rPr>
          <w:rFonts w:ascii="Calibri" w:cs="Calibri"/>
        </w:rPr>
      </w:pPr>
      <w:r w:rsidRPr="00293CE6">
        <w:rPr>
          <w:rFonts w:ascii="Calibri" w:cs="Calibri"/>
        </w:rPr>
        <w:t xml:space="preserve">Jamshed, H., Beyl, R. A., Della Manna, D. L., Yang, E. S., </w:t>
      </w:r>
      <w:proofErr w:type="spellStart"/>
      <w:r w:rsidRPr="00293CE6">
        <w:rPr>
          <w:rFonts w:ascii="Calibri" w:cs="Calibri"/>
        </w:rPr>
        <w:t>Ravussin</w:t>
      </w:r>
      <w:proofErr w:type="spellEnd"/>
      <w:r w:rsidRPr="00293CE6">
        <w:rPr>
          <w:rFonts w:ascii="Calibri" w:cs="Calibri"/>
        </w:rPr>
        <w:t xml:space="preserve">, E., &amp; Peterson, C. M. (2019). Early Time-Restricted Feeding Improves 24-Hour Glucose Levels and Affects Markers of the Circadian Clock, Aging, and Autophagy in Humans. </w:t>
      </w:r>
      <w:r w:rsidRPr="00293CE6">
        <w:rPr>
          <w:rFonts w:ascii="Calibri" w:cs="Calibri"/>
          <w:i/>
          <w:iCs/>
        </w:rPr>
        <w:t>Nutrients</w:t>
      </w:r>
      <w:r w:rsidRPr="00293CE6">
        <w:rPr>
          <w:rFonts w:ascii="Calibri" w:cs="Calibri"/>
        </w:rPr>
        <w:t xml:space="preserve">, </w:t>
      </w:r>
      <w:r w:rsidRPr="00293CE6">
        <w:rPr>
          <w:rFonts w:ascii="Calibri" w:cs="Calibri"/>
          <w:i/>
          <w:iCs/>
        </w:rPr>
        <w:t>11</w:t>
      </w:r>
      <w:r w:rsidRPr="00293CE6">
        <w:rPr>
          <w:rFonts w:ascii="Calibri" w:cs="Calibri"/>
        </w:rPr>
        <w:t>(6), 1234. https://doi.org/10.3390/nu11061234</w:t>
      </w:r>
    </w:p>
    <w:p w14:paraId="6C4FE7DD" w14:textId="77777777" w:rsidR="00293CE6" w:rsidRPr="00293CE6" w:rsidRDefault="00293CE6" w:rsidP="00293CE6">
      <w:pPr>
        <w:pStyle w:val="Bibliography"/>
        <w:rPr>
          <w:rFonts w:ascii="Calibri" w:cs="Calibri"/>
        </w:rPr>
      </w:pPr>
      <w:r w:rsidRPr="00293CE6">
        <w:rPr>
          <w:rFonts w:ascii="Calibri" w:cs="Calibri"/>
        </w:rPr>
        <w:t xml:space="preserve">Lowe, D. A., Wu, N., </w:t>
      </w:r>
      <w:proofErr w:type="spellStart"/>
      <w:r w:rsidRPr="00293CE6">
        <w:rPr>
          <w:rFonts w:ascii="Calibri" w:cs="Calibri"/>
        </w:rPr>
        <w:t>Rohdin</w:t>
      </w:r>
      <w:proofErr w:type="spellEnd"/>
      <w:r w:rsidRPr="00293CE6">
        <w:rPr>
          <w:rFonts w:ascii="Calibri" w:cs="Calibri"/>
        </w:rPr>
        <w:t xml:space="preserve">-Bibby, L., Moore, A. H., Kelly, N., Liu, Y. E., Philip, E., Vittinghoff, E., </w:t>
      </w:r>
      <w:proofErr w:type="spellStart"/>
      <w:r w:rsidRPr="00293CE6">
        <w:rPr>
          <w:rFonts w:ascii="Calibri" w:cs="Calibri"/>
        </w:rPr>
        <w:t>Heymsfield</w:t>
      </w:r>
      <w:proofErr w:type="spellEnd"/>
      <w:r w:rsidRPr="00293CE6">
        <w:rPr>
          <w:rFonts w:ascii="Calibri" w:cs="Calibri"/>
        </w:rPr>
        <w:t xml:space="preserve">, S. B., Olgin, J. E., Shepherd, J. A., &amp; Weiss, E. J. (2020). Effects of Time-Restricted Eating on Weight Loss and Other Metabolic Parameters in Women and Men </w:t>
      </w:r>
      <w:proofErr w:type="gramStart"/>
      <w:r w:rsidRPr="00293CE6">
        <w:rPr>
          <w:rFonts w:ascii="Calibri" w:cs="Calibri"/>
        </w:rPr>
        <w:t>With</w:t>
      </w:r>
      <w:proofErr w:type="gramEnd"/>
      <w:r w:rsidRPr="00293CE6">
        <w:rPr>
          <w:rFonts w:ascii="Calibri" w:cs="Calibri"/>
        </w:rPr>
        <w:t xml:space="preserve"> Overweight and Obesity: The TREAT Randomized Clinical Trial. </w:t>
      </w:r>
      <w:r w:rsidRPr="00293CE6">
        <w:rPr>
          <w:rFonts w:ascii="Calibri" w:cs="Calibri"/>
          <w:i/>
          <w:iCs/>
        </w:rPr>
        <w:t>JAMA Internal Medicine</w:t>
      </w:r>
      <w:r w:rsidRPr="00293CE6">
        <w:rPr>
          <w:rFonts w:ascii="Calibri" w:cs="Calibri"/>
        </w:rPr>
        <w:t>. https://doi.org/10.1001/jamainternmed.2020.4153</w:t>
      </w:r>
    </w:p>
    <w:p w14:paraId="507EEB71" w14:textId="77777777" w:rsidR="00293CE6" w:rsidRPr="00293CE6" w:rsidRDefault="00293CE6" w:rsidP="00293CE6">
      <w:pPr>
        <w:pStyle w:val="Bibliography"/>
        <w:rPr>
          <w:rFonts w:ascii="Calibri" w:cs="Calibri"/>
        </w:rPr>
      </w:pPr>
      <w:r w:rsidRPr="00293CE6">
        <w:rPr>
          <w:rFonts w:ascii="Calibri" w:cs="Calibri"/>
        </w:rPr>
        <w:lastRenderedPageBreak/>
        <w:t xml:space="preserve">Loy, S. L., Chan, J. K. Y., Wee, P. H., </w:t>
      </w:r>
      <w:proofErr w:type="spellStart"/>
      <w:r w:rsidRPr="00293CE6">
        <w:rPr>
          <w:rFonts w:ascii="Calibri" w:cs="Calibri"/>
        </w:rPr>
        <w:t>Colega</w:t>
      </w:r>
      <w:proofErr w:type="spellEnd"/>
      <w:r w:rsidRPr="00293CE6">
        <w:rPr>
          <w:rFonts w:ascii="Calibri" w:cs="Calibri"/>
        </w:rPr>
        <w:t xml:space="preserve">, M. T., Cheung, Y. B., Godfrey, K. M., Kwek, K., Saw, S. M., Chong, Y.-S., Natarajan, P., Müller-Riemenschneider, F., Lek, N., Chong, M. F.-F., &amp; Yap, F. (2017). Maternal Circadian Eating Time and Frequency Are Associated with Blood Glucose Concentrations during Pregnancy. </w:t>
      </w:r>
      <w:r w:rsidRPr="00293CE6">
        <w:rPr>
          <w:rFonts w:ascii="Calibri" w:cs="Calibri"/>
          <w:i/>
          <w:iCs/>
        </w:rPr>
        <w:t>The Journal of Nutrition</w:t>
      </w:r>
      <w:r w:rsidRPr="00293CE6">
        <w:rPr>
          <w:rFonts w:ascii="Calibri" w:cs="Calibri"/>
        </w:rPr>
        <w:t xml:space="preserve">, </w:t>
      </w:r>
      <w:r w:rsidRPr="00293CE6">
        <w:rPr>
          <w:rFonts w:ascii="Calibri" w:cs="Calibri"/>
          <w:i/>
          <w:iCs/>
        </w:rPr>
        <w:t>147</w:t>
      </w:r>
      <w:r w:rsidRPr="00293CE6">
        <w:rPr>
          <w:rFonts w:ascii="Calibri" w:cs="Calibri"/>
        </w:rPr>
        <w:t>(1), 70–77. https://doi.org/10.3945/jn.116.239392</w:t>
      </w:r>
    </w:p>
    <w:p w14:paraId="301B25F1" w14:textId="77777777" w:rsidR="00293CE6" w:rsidRPr="00293CE6" w:rsidRDefault="00293CE6" w:rsidP="00293CE6">
      <w:pPr>
        <w:pStyle w:val="Bibliography"/>
        <w:rPr>
          <w:rFonts w:ascii="Calibri" w:cs="Calibri"/>
        </w:rPr>
      </w:pPr>
      <w:r w:rsidRPr="00293CE6">
        <w:rPr>
          <w:rFonts w:ascii="Calibri" w:cs="Calibri"/>
        </w:rPr>
        <w:t xml:space="preserve">Loy, S. L., Loo, R. S. X., Godfrey, K. M., Chong, Y.-S., Shek, L. P.-C., Tan, K. H., Chong, M. F.-F., Chan, J. K. Y., &amp; Yap, F. (2020). </w:t>
      </w:r>
      <w:proofErr w:type="spellStart"/>
      <w:r w:rsidRPr="00293CE6">
        <w:rPr>
          <w:rFonts w:ascii="Calibri" w:cs="Calibri"/>
        </w:rPr>
        <w:t>Chrononutrition</w:t>
      </w:r>
      <w:proofErr w:type="spellEnd"/>
      <w:r w:rsidRPr="00293CE6">
        <w:rPr>
          <w:rFonts w:ascii="Calibri" w:cs="Calibri"/>
        </w:rPr>
        <w:t xml:space="preserve"> during Pregnancy: A Review on Maternal Night-Time Eating. </w:t>
      </w:r>
      <w:r w:rsidRPr="00293CE6">
        <w:rPr>
          <w:rFonts w:ascii="Calibri" w:cs="Calibri"/>
          <w:i/>
          <w:iCs/>
        </w:rPr>
        <w:t>Nutrients</w:t>
      </w:r>
      <w:r w:rsidRPr="00293CE6">
        <w:rPr>
          <w:rFonts w:ascii="Calibri" w:cs="Calibri"/>
        </w:rPr>
        <w:t xml:space="preserve">, </w:t>
      </w:r>
      <w:r w:rsidRPr="00293CE6">
        <w:rPr>
          <w:rFonts w:ascii="Calibri" w:cs="Calibri"/>
          <w:i/>
          <w:iCs/>
        </w:rPr>
        <w:t>12</w:t>
      </w:r>
      <w:r w:rsidRPr="00293CE6">
        <w:rPr>
          <w:rFonts w:ascii="Calibri" w:cs="Calibri"/>
        </w:rPr>
        <w:t>(9), 2783. https://doi.org/10.3390/nu12092783</w:t>
      </w:r>
    </w:p>
    <w:p w14:paraId="1C8B6ADD" w14:textId="77777777" w:rsidR="00293CE6" w:rsidRPr="00293CE6" w:rsidRDefault="00293CE6" w:rsidP="00293CE6">
      <w:pPr>
        <w:pStyle w:val="Bibliography"/>
        <w:rPr>
          <w:rFonts w:ascii="Calibri" w:cs="Calibri"/>
        </w:rPr>
      </w:pPr>
      <w:r w:rsidRPr="00293CE6">
        <w:rPr>
          <w:rFonts w:ascii="Calibri" w:cs="Calibri"/>
        </w:rPr>
        <w:t xml:space="preserve">McLean, A. C., Valenzuela, N., Fai, S., &amp; Bennett, S. A. L. (2012). Performing Vaginal Lavage, Crystal Violet Staining, and Vaginal Cytological Evaluation for Mouse Estrous Cycle Staging Identification. </w:t>
      </w:r>
      <w:r w:rsidRPr="00293CE6">
        <w:rPr>
          <w:rFonts w:ascii="Calibri" w:cs="Calibri"/>
          <w:i/>
          <w:iCs/>
        </w:rPr>
        <w:t xml:space="preserve">Journal of Visualized </w:t>
      </w:r>
      <w:proofErr w:type="gramStart"/>
      <w:r w:rsidRPr="00293CE6">
        <w:rPr>
          <w:rFonts w:ascii="Calibri" w:cs="Calibri"/>
          <w:i/>
          <w:iCs/>
        </w:rPr>
        <w:t>Experiments :</w:t>
      </w:r>
      <w:proofErr w:type="gramEnd"/>
      <w:r w:rsidRPr="00293CE6">
        <w:rPr>
          <w:rFonts w:ascii="Calibri" w:cs="Calibri"/>
          <w:i/>
          <w:iCs/>
        </w:rPr>
        <w:t xml:space="preserve"> </w:t>
      </w:r>
      <w:proofErr w:type="spellStart"/>
      <w:r w:rsidRPr="00293CE6">
        <w:rPr>
          <w:rFonts w:ascii="Calibri" w:cs="Calibri"/>
          <w:i/>
          <w:iCs/>
        </w:rPr>
        <w:t>JoVE</w:t>
      </w:r>
      <w:proofErr w:type="spellEnd"/>
      <w:r w:rsidRPr="00293CE6">
        <w:rPr>
          <w:rFonts w:ascii="Calibri" w:cs="Calibri"/>
        </w:rPr>
        <w:t xml:space="preserve">, </w:t>
      </w:r>
      <w:r w:rsidRPr="00293CE6">
        <w:rPr>
          <w:rFonts w:ascii="Calibri" w:cs="Calibri"/>
          <w:i/>
          <w:iCs/>
        </w:rPr>
        <w:t>67</w:t>
      </w:r>
      <w:r w:rsidRPr="00293CE6">
        <w:rPr>
          <w:rFonts w:ascii="Calibri" w:cs="Calibri"/>
        </w:rPr>
        <w:t>. https://doi.org/10.3791/4389</w:t>
      </w:r>
    </w:p>
    <w:p w14:paraId="2B8F71BC" w14:textId="77777777" w:rsidR="00293CE6" w:rsidRPr="00293CE6" w:rsidRDefault="00293CE6" w:rsidP="00293CE6">
      <w:pPr>
        <w:pStyle w:val="Bibliography"/>
        <w:rPr>
          <w:rFonts w:ascii="Calibri" w:cs="Calibri"/>
        </w:rPr>
      </w:pPr>
      <w:r w:rsidRPr="00293CE6">
        <w:rPr>
          <w:rFonts w:ascii="Calibri" w:cs="Calibri"/>
        </w:rPr>
        <w:t xml:space="preserve">Moro, T., Tinsley, G., Bianco, A., </w:t>
      </w:r>
      <w:proofErr w:type="spellStart"/>
      <w:r w:rsidRPr="00293CE6">
        <w:rPr>
          <w:rFonts w:ascii="Calibri" w:cs="Calibri"/>
        </w:rPr>
        <w:t>Marcolin</w:t>
      </w:r>
      <w:proofErr w:type="spellEnd"/>
      <w:r w:rsidRPr="00293CE6">
        <w:rPr>
          <w:rFonts w:ascii="Calibri" w:cs="Calibri"/>
        </w:rPr>
        <w:t xml:space="preserve">, G., Pacelli, Q. F., Battaglia, G., Palma, A., Gentil, P., Neri, M., &amp; Paoli, A. (2016). Effects of eight weeks of time-restricted feeding (16/8) on basal metabolism, maximal strength, body composition, inflammation, and cardiovascular risk factors in resistance-trained males. </w:t>
      </w:r>
      <w:r w:rsidRPr="00293CE6">
        <w:rPr>
          <w:rFonts w:ascii="Calibri" w:cs="Calibri"/>
          <w:i/>
          <w:iCs/>
        </w:rPr>
        <w:t>Journal of Translational Medicine</w:t>
      </w:r>
      <w:r w:rsidRPr="00293CE6">
        <w:rPr>
          <w:rFonts w:ascii="Calibri" w:cs="Calibri"/>
        </w:rPr>
        <w:t xml:space="preserve">, </w:t>
      </w:r>
      <w:r w:rsidRPr="00293CE6">
        <w:rPr>
          <w:rFonts w:ascii="Calibri" w:cs="Calibri"/>
          <w:i/>
          <w:iCs/>
        </w:rPr>
        <w:t>14</w:t>
      </w:r>
      <w:r w:rsidRPr="00293CE6">
        <w:rPr>
          <w:rFonts w:ascii="Calibri" w:cs="Calibri"/>
        </w:rPr>
        <w:t>(1), 290. https://doi.org/10.1186/s12967-016-1044-0</w:t>
      </w:r>
    </w:p>
    <w:p w14:paraId="390AFDC8" w14:textId="77777777" w:rsidR="00293CE6" w:rsidRPr="00293CE6" w:rsidRDefault="00293CE6" w:rsidP="00293CE6">
      <w:pPr>
        <w:pStyle w:val="Bibliography"/>
        <w:rPr>
          <w:rFonts w:ascii="Calibri" w:cs="Calibri"/>
        </w:rPr>
      </w:pPr>
      <w:r w:rsidRPr="00293CE6">
        <w:rPr>
          <w:rFonts w:ascii="Calibri" w:cs="Calibri"/>
        </w:rPr>
        <w:t xml:space="preserve">Mulcahy, M. C., El Habbal, N., Snyder, D., Redd, J. R., Sun, H., Gregg, B. E., &amp; Bridges, D. (2023). Gestational Early-Time Restricted Feeding Results in Sex-Specific Glucose Intolerance in Adult Male Mice. </w:t>
      </w:r>
      <w:r w:rsidRPr="00293CE6">
        <w:rPr>
          <w:rFonts w:ascii="Calibri" w:cs="Calibri"/>
          <w:i/>
          <w:iCs/>
        </w:rPr>
        <w:t>Journal of Obesity</w:t>
      </w:r>
      <w:r w:rsidRPr="00293CE6">
        <w:rPr>
          <w:rFonts w:ascii="Calibri" w:cs="Calibri"/>
        </w:rPr>
        <w:t xml:space="preserve">, </w:t>
      </w:r>
      <w:r w:rsidRPr="00293CE6">
        <w:rPr>
          <w:rFonts w:ascii="Calibri" w:cs="Calibri"/>
          <w:i/>
          <w:iCs/>
        </w:rPr>
        <w:t>2023</w:t>
      </w:r>
      <w:r w:rsidRPr="00293CE6">
        <w:rPr>
          <w:rFonts w:ascii="Calibri" w:cs="Calibri"/>
        </w:rPr>
        <w:t>, e6666613. https://doi.org/10.1155/2023/6666613</w:t>
      </w:r>
    </w:p>
    <w:p w14:paraId="75B6BC3E" w14:textId="77777777" w:rsidR="00293CE6" w:rsidRPr="00293CE6" w:rsidRDefault="00293CE6" w:rsidP="00293CE6">
      <w:pPr>
        <w:pStyle w:val="Bibliography"/>
        <w:rPr>
          <w:rFonts w:ascii="Calibri" w:cs="Calibri"/>
        </w:rPr>
      </w:pPr>
      <w:r w:rsidRPr="00293CE6">
        <w:rPr>
          <w:rFonts w:ascii="Calibri" w:cs="Calibri"/>
        </w:rPr>
        <w:lastRenderedPageBreak/>
        <w:t xml:space="preserve">Mulcahy, M. C., Habbal, N. E., Snyder, D., Redd, J. R., Sun, H., Gregg, B. E., &amp; Bridges, D. (2022). </w:t>
      </w:r>
      <w:r w:rsidRPr="00293CE6">
        <w:rPr>
          <w:rFonts w:ascii="Calibri" w:cs="Calibri"/>
          <w:i/>
          <w:iCs/>
        </w:rPr>
        <w:t>Gestational Early-Time Restricted Feeding Results in Sex-Specific Glucose Intolerance in Adult Male Mice</w:t>
      </w:r>
      <w:r w:rsidRPr="00293CE6">
        <w:rPr>
          <w:rFonts w:ascii="Calibri" w:cs="Calibri"/>
        </w:rPr>
        <w:t xml:space="preserve"> (p. 2022.04.27.489576). </w:t>
      </w:r>
      <w:proofErr w:type="spellStart"/>
      <w:r w:rsidRPr="00293CE6">
        <w:rPr>
          <w:rFonts w:ascii="Calibri" w:cs="Calibri"/>
        </w:rPr>
        <w:t>bioRxiv</w:t>
      </w:r>
      <w:proofErr w:type="spellEnd"/>
      <w:r w:rsidRPr="00293CE6">
        <w:rPr>
          <w:rFonts w:ascii="Calibri" w:cs="Calibri"/>
        </w:rPr>
        <w:t>. https://doi.org/10.1101/2022.04.27.489576</w:t>
      </w:r>
    </w:p>
    <w:p w14:paraId="7E608783" w14:textId="77777777" w:rsidR="00293CE6" w:rsidRPr="00293CE6" w:rsidRDefault="00293CE6" w:rsidP="00293CE6">
      <w:pPr>
        <w:pStyle w:val="Bibliography"/>
        <w:rPr>
          <w:rFonts w:ascii="Calibri" w:cs="Calibri"/>
        </w:rPr>
      </w:pPr>
      <w:r w:rsidRPr="00293CE6">
        <w:rPr>
          <w:rFonts w:ascii="Calibri" w:cs="Calibri"/>
        </w:rPr>
        <w:t xml:space="preserve">Prates, K. V., </w:t>
      </w:r>
      <w:proofErr w:type="spellStart"/>
      <w:r w:rsidRPr="00293CE6">
        <w:rPr>
          <w:rFonts w:ascii="Calibri" w:cs="Calibri"/>
        </w:rPr>
        <w:t>Pavanello</w:t>
      </w:r>
      <w:proofErr w:type="spellEnd"/>
      <w:r w:rsidRPr="00293CE6">
        <w:rPr>
          <w:rFonts w:ascii="Calibri" w:cs="Calibri"/>
        </w:rPr>
        <w:t xml:space="preserve">, A., Gongora, A. B., Moreira, V. M., de Moraes, A. M. P., Rigo, K. P., Vieira, E., &amp; Mathias, P. C. de F. (2022). Time-restricted feeding during embryonic development leads to metabolic dysfunction in adult rat offspring. </w:t>
      </w:r>
      <w:r w:rsidRPr="00293CE6">
        <w:rPr>
          <w:rFonts w:ascii="Calibri" w:cs="Calibri"/>
          <w:i/>
          <w:iCs/>
        </w:rPr>
        <w:t>Nutrition</w:t>
      </w:r>
      <w:r w:rsidRPr="00293CE6">
        <w:rPr>
          <w:rFonts w:ascii="Calibri" w:cs="Calibri"/>
        </w:rPr>
        <w:t>, 111776. https://doi.org/10.1016/j.nut.2022.111776</w:t>
      </w:r>
    </w:p>
    <w:p w14:paraId="583BA97F" w14:textId="77777777" w:rsidR="00293CE6" w:rsidRPr="00293CE6" w:rsidRDefault="00293CE6" w:rsidP="00293CE6">
      <w:pPr>
        <w:pStyle w:val="Bibliography"/>
        <w:rPr>
          <w:rFonts w:ascii="Calibri" w:cs="Calibri"/>
        </w:rPr>
      </w:pPr>
      <w:r w:rsidRPr="00293CE6">
        <w:rPr>
          <w:rFonts w:ascii="Calibri" w:cs="Calibri"/>
        </w:rPr>
        <w:t xml:space="preserve">R Core Team. (2021). </w:t>
      </w:r>
      <w:r w:rsidRPr="00293CE6">
        <w:rPr>
          <w:rFonts w:ascii="Calibri" w:cs="Calibri"/>
          <w:i/>
          <w:iCs/>
        </w:rPr>
        <w:t>R: A Language and Environment for Statistical Computing</w:t>
      </w:r>
      <w:r w:rsidRPr="00293CE6">
        <w:rPr>
          <w:rFonts w:ascii="Calibri" w:cs="Calibri"/>
        </w:rPr>
        <w:t>. R Foundation for Statistical Computing. https://www.R-project.org/</w:t>
      </w:r>
    </w:p>
    <w:p w14:paraId="03E23F30" w14:textId="77777777" w:rsidR="00293CE6" w:rsidRPr="00293CE6" w:rsidRDefault="00293CE6" w:rsidP="00293CE6">
      <w:pPr>
        <w:pStyle w:val="Bibliography"/>
        <w:rPr>
          <w:rFonts w:ascii="Calibri" w:cs="Calibri"/>
        </w:rPr>
      </w:pPr>
      <w:proofErr w:type="spellStart"/>
      <w:r w:rsidRPr="00293CE6">
        <w:rPr>
          <w:rFonts w:ascii="Calibri" w:cs="Calibri"/>
        </w:rPr>
        <w:t>Rooij</w:t>
      </w:r>
      <w:proofErr w:type="spellEnd"/>
      <w:r w:rsidRPr="00293CE6">
        <w:rPr>
          <w:rFonts w:ascii="Calibri" w:cs="Calibri"/>
        </w:rPr>
        <w:t xml:space="preserve">, S. R. de, Painter, R. C., Phillips, D. I. W., Osmond, C., Michels, R. P. J., </w:t>
      </w:r>
      <w:proofErr w:type="spellStart"/>
      <w:r w:rsidRPr="00293CE6">
        <w:rPr>
          <w:rFonts w:ascii="Calibri" w:cs="Calibri"/>
        </w:rPr>
        <w:t>Godsland</w:t>
      </w:r>
      <w:proofErr w:type="spellEnd"/>
      <w:r w:rsidRPr="00293CE6">
        <w:rPr>
          <w:rFonts w:ascii="Calibri" w:cs="Calibri"/>
        </w:rPr>
        <w:t xml:space="preserve">, I. F., Bossuyt, P. M. M., Bleker, O. P., &amp; Roseboom, T. J. (2006). Impaired Insulin Secretion After Prenatal Exposure to the Dutch Famine. </w:t>
      </w:r>
      <w:r w:rsidRPr="00293CE6">
        <w:rPr>
          <w:rFonts w:ascii="Calibri" w:cs="Calibri"/>
          <w:i/>
          <w:iCs/>
        </w:rPr>
        <w:t>Diabetes Care</w:t>
      </w:r>
      <w:r w:rsidRPr="00293CE6">
        <w:rPr>
          <w:rFonts w:ascii="Calibri" w:cs="Calibri"/>
        </w:rPr>
        <w:t xml:space="preserve">, </w:t>
      </w:r>
      <w:r w:rsidRPr="00293CE6">
        <w:rPr>
          <w:rFonts w:ascii="Calibri" w:cs="Calibri"/>
          <w:i/>
          <w:iCs/>
        </w:rPr>
        <w:t>29</w:t>
      </w:r>
      <w:r w:rsidRPr="00293CE6">
        <w:rPr>
          <w:rFonts w:ascii="Calibri" w:cs="Calibri"/>
        </w:rPr>
        <w:t>(8), 1897–1901. https://doi.org/10.2337/dc06-0460</w:t>
      </w:r>
    </w:p>
    <w:p w14:paraId="199EC3F2" w14:textId="77777777" w:rsidR="00293CE6" w:rsidRPr="00293CE6" w:rsidRDefault="00293CE6" w:rsidP="00293CE6">
      <w:pPr>
        <w:pStyle w:val="Bibliography"/>
        <w:rPr>
          <w:rFonts w:ascii="Calibri" w:cs="Calibri"/>
        </w:rPr>
      </w:pPr>
      <w:r w:rsidRPr="00293CE6">
        <w:rPr>
          <w:rFonts w:ascii="Calibri" w:cs="Calibri"/>
        </w:rPr>
        <w:t xml:space="preserve">Roseboom, T. J., </w:t>
      </w:r>
      <w:proofErr w:type="spellStart"/>
      <w:r w:rsidRPr="00293CE6">
        <w:rPr>
          <w:rFonts w:ascii="Calibri" w:cs="Calibri"/>
        </w:rPr>
        <w:t>Meulen</w:t>
      </w:r>
      <w:proofErr w:type="spellEnd"/>
      <w:r w:rsidRPr="00293CE6">
        <w:rPr>
          <w:rFonts w:ascii="Calibri" w:cs="Calibri"/>
        </w:rPr>
        <w:t xml:space="preserve">, J. H. P. van der, Osmond, C., Barker, D. J. P., Ravelli, A. C. J., Schroeder-Tanka, J. M., </w:t>
      </w:r>
      <w:proofErr w:type="spellStart"/>
      <w:r w:rsidRPr="00293CE6">
        <w:rPr>
          <w:rFonts w:ascii="Calibri" w:cs="Calibri"/>
        </w:rPr>
        <w:t>Montfrans</w:t>
      </w:r>
      <w:proofErr w:type="spellEnd"/>
      <w:r w:rsidRPr="00293CE6">
        <w:rPr>
          <w:rFonts w:ascii="Calibri" w:cs="Calibri"/>
        </w:rPr>
        <w:t xml:space="preserve">, G. A. van, Michels, R. P. J., &amp; Bleker, O. P. (2000). Coronary heart disease after prenatal exposure to the Dutch famine, 1944–45. </w:t>
      </w:r>
      <w:r w:rsidRPr="00293CE6">
        <w:rPr>
          <w:rFonts w:ascii="Calibri" w:cs="Calibri"/>
          <w:i/>
          <w:iCs/>
        </w:rPr>
        <w:t>Heart</w:t>
      </w:r>
      <w:r w:rsidRPr="00293CE6">
        <w:rPr>
          <w:rFonts w:ascii="Calibri" w:cs="Calibri"/>
        </w:rPr>
        <w:t xml:space="preserve">, </w:t>
      </w:r>
      <w:r w:rsidRPr="00293CE6">
        <w:rPr>
          <w:rFonts w:ascii="Calibri" w:cs="Calibri"/>
          <w:i/>
          <w:iCs/>
        </w:rPr>
        <w:t>84</w:t>
      </w:r>
      <w:r w:rsidRPr="00293CE6">
        <w:rPr>
          <w:rFonts w:ascii="Calibri" w:cs="Calibri"/>
        </w:rPr>
        <w:t>(6), 595–598. https://doi.org/10.1136/heart.84.6.595</w:t>
      </w:r>
    </w:p>
    <w:p w14:paraId="7ACFD488" w14:textId="77777777" w:rsidR="00293CE6" w:rsidRPr="00293CE6" w:rsidRDefault="00293CE6" w:rsidP="00293CE6">
      <w:pPr>
        <w:pStyle w:val="Bibliography"/>
        <w:rPr>
          <w:rFonts w:ascii="Calibri" w:cs="Calibri"/>
        </w:rPr>
      </w:pPr>
      <w:r w:rsidRPr="00293CE6">
        <w:rPr>
          <w:rFonts w:ascii="Calibri" w:cs="Calibri"/>
        </w:rPr>
        <w:t xml:space="preserve">Safari, K., Piro, T. J., &amp; Ahmad, H. M. (2019). Perspectives and pregnancy outcomes of maternal Ramadan fasting in the second trimester of pregnancy. </w:t>
      </w:r>
      <w:r w:rsidRPr="00293CE6">
        <w:rPr>
          <w:rFonts w:ascii="Calibri" w:cs="Calibri"/>
          <w:i/>
          <w:iCs/>
        </w:rPr>
        <w:t>BMC Pregnancy and Childbirth</w:t>
      </w:r>
      <w:r w:rsidRPr="00293CE6">
        <w:rPr>
          <w:rFonts w:ascii="Calibri" w:cs="Calibri"/>
        </w:rPr>
        <w:t xml:space="preserve">, </w:t>
      </w:r>
      <w:r w:rsidRPr="00293CE6">
        <w:rPr>
          <w:rFonts w:ascii="Calibri" w:cs="Calibri"/>
          <w:i/>
          <w:iCs/>
        </w:rPr>
        <w:t>19</w:t>
      </w:r>
      <w:r w:rsidRPr="00293CE6">
        <w:rPr>
          <w:rFonts w:ascii="Calibri" w:cs="Calibri"/>
        </w:rPr>
        <w:t>. https://doi.org/10.1186/s12884-019-2275-x</w:t>
      </w:r>
    </w:p>
    <w:p w14:paraId="12195966" w14:textId="77777777" w:rsidR="00293CE6" w:rsidRPr="00293CE6" w:rsidRDefault="00293CE6" w:rsidP="00293CE6">
      <w:pPr>
        <w:pStyle w:val="Bibliography"/>
        <w:rPr>
          <w:rFonts w:ascii="Calibri" w:cs="Calibri"/>
        </w:rPr>
      </w:pPr>
      <w:r w:rsidRPr="00293CE6">
        <w:rPr>
          <w:rFonts w:ascii="Calibri" w:cs="Calibri"/>
        </w:rPr>
        <w:lastRenderedPageBreak/>
        <w:t xml:space="preserve">Salazar, E. R., Richter, H. G., Spichiger, C., Mendez, N., Halabi, D., Vergara, K., Alonso, I. P., Corvalán, F. A., </w:t>
      </w:r>
      <w:proofErr w:type="spellStart"/>
      <w:r w:rsidRPr="00293CE6">
        <w:rPr>
          <w:rFonts w:ascii="Calibri" w:cs="Calibri"/>
        </w:rPr>
        <w:t>Azpeleta</w:t>
      </w:r>
      <w:proofErr w:type="spellEnd"/>
      <w:r w:rsidRPr="00293CE6">
        <w:rPr>
          <w:rFonts w:ascii="Calibri" w:cs="Calibri"/>
        </w:rPr>
        <w:t xml:space="preserve">, C., Seron-Ferre, M., &amp; Torres-Farfan, C. (2018). Gestational </w:t>
      </w:r>
      <w:proofErr w:type="spellStart"/>
      <w:r w:rsidRPr="00293CE6">
        <w:rPr>
          <w:rFonts w:ascii="Calibri" w:cs="Calibri"/>
        </w:rPr>
        <w:t>chronodisruption</w:t>
      </w:r>
      <w:proofErr w:type="spellEnd"/>
      <w:r w:rsidRPr="00293CE6">
        <w:rPr>
          <w:rFonts w:ascii="Calibri" w:cs="Calibri"/>
        </w:rPr>
        <w:t xml:space="preserve"> leads to persistent changes in the rat fetal and adult adrenal clock and function. </w:t>
      </w:r>
      <w:r w:rsidRPr="00293CE6">
        <w:rPr>
          <w:rFonts w:ascii="Calibri" w:cs="Calibri"/>
          <w:i/>
          <w:iCs/>
        </w:rPr>
        <w:t>The Journal of Physiology</w:t>
      </w:r>
      <w:r w:rsidRPr="00293CE6">
        <w:rPr>
          <w:rFonts w:ascii="Calibri" w:cs="Calibri"/>
        </w:rPr>
        <w:t xml:space="preserve">, </w:t>
      </w:r>
      <w:r w:rsidRPr="00293CE6">
        <w:rPr>
          <w:rFonts w:ascii="Calibri" w:cs="Calibri"/>
          <w:i/>
          <w:iCs/>
        </w:rPr>
        <w:t>596</w:t>
      </w:r>
      <w:r w:rsidRPr="00293CE6">
        <w:rPr>
          <w:rFonts w:ascii="Calibri" w:cs="Calibri"/>
        </w:rPr>
        <w:t>(23), 5839–5857. https://doi.org/10.1113/JP276083</w:t>
      </w:r>
    </w:p>
    <w:p w14:paraId="7187586C" w14:textId="77777777" w:rsidR="00293CE6" w:rsidRPr="00293CE6" w:rsidRDefault="00293CE6" w:rsidP="00293CE6">
      <w:pPr>
        <w:pStyle w:val="Bibliography"/>
        <w:rPr>
          <w:rFonts w:ascii="Calibri" w:cs="Calibri"/>
        </w:rPr>
      </w:pPr>
      <w:r w:rsidRPr="00293CE6">
        <w:rPr>
          <w:rFonts w:ascii="Calibri" w:cs="Calibri"/>
        </w:rPr>
        <w:t xml:space="preserve">She, Y., Sun, J., Hou, P., Fang, P., &amp; Zhang, Z. (2021). Time-restricted feeding attenuates gluconeogenic activity through inhibition of PGC-1α expression and activity. </w:t>
      </w:r>
      <w:r w:rsidRPr="00293CE6">
        <w:rPr>
          <w:rFonts w:ascii="Calibri" w:cs="Calibri"/>
          <w:i/>
          <w:iCs/>
        </w:rPr>
        <w:t>Physiology &amp; Behavior</w:t>
      </w:r>
      <w:r w:rsidRPr="00293CE6">
        <w:rPr>
          <w:rFonts w:ascii="Calibri" w:cs="Calibri"/>
        </w:rPr>
        <w:t xml:space="preserve">, </w:t>
      </w:r>
      <w:r w:rsidRPr="00293CE6">
        <w:rPr>
          <w:rFonts w:ascii="Calibri" w:cs="Calibri"/>
          <w:i/>
          <w:iCs/>
        </w:rPr>
        <w:t>231</w:t>
      </w:r>
      <w:r w:rsidRPr="00293CE6">
        <w:rPr>
          <w:rFonts w:ascii="Calibri" w:cs="Calibri"/>
        </w:rPr>
        <w:t>, 113313. https://doi.org/10.1016/j.physbeh.2021.113313</w:t>
      </w:r>
    </w:p>
    <w:p w14:paraId="7058142D" w14:textId="77777777" w:rsidR="00293CE6" w:rsidRPr="00293CE6" w:rsidRDefault="00293CE6" w:rsidP="00293CE6">
      <w:pPr>
        <w:pStyle w:val="Bibliography"/>
        <w:rPr>
          <w:rFonts w:ascii="Calibri" w:cs="Calibri"/>
        </w:rPr>
      </w:pPr>
      <w:r w:rsidRPr="00293CE6">
        <w:rPr>
          <w:rFonts w:ascii="Calibri" w:cs="Calibri"/>
        </w:rPr>
        <w:t xml:space="preserve">Sherman, H., Genzer, Y., Cohen, R., </w:t>
      </w:r>
      <w:proofErr w:type="spellStart"/>
      <w:r w:rsidRPr="00293CE6">
        <w:rPr>
          <w:rFonts w:ascii="Calibri" w:cs="Calibri"/>
        </w:rPr>
        <w:t>Chapnik</w:t>
      </w:r>
      <w:proofErr w:type="spellEnd"/>
      <w:r w:rsidRPr="00293CE6">
        <w:rPr>
          <w:rFonts w:ascii="Calibri" w:cs="Calibri"/>
        </w:rPr>
        <w:t xml:space="preserve">, N., Madar, Z., &amp; Froy, O. (2012). Timed high-fat diet resets circadian metabolism and prevents obesity. </w:t>
      </w:r>
      <w:r w:rsidRPr="00293CE6">
        <w:rPr>
          <w:rFonts w:ascii="Calibri" w:cs="Calibri"/>
          <w:i/>
          <w:iCs/>
        </w:rPr>
        <w:t>FASEB Journal: Official Publication of the Federation of American Societies for Experimental Biology</w:t>
      </w:r>
      <w:r w:rsidRPr="00293CE6">
        <w:rPr>
          <w:rFonts w:ascii="Calibri" w:cs="Calibri"/>
        </w:rPr>
        <w:t xml:space="preserve">, </w:t>
      </w:r>
      <w:r w:rsidRPr="00293CE6">
        <w:rPr>
          <w:rFonts w:ascii="Calibri" w:cs="Calibri"/>
          <w:i/>
          <w:iCs/>
        </w:rPr>
        <w:t>26</w:t>
      </w:r>
      <w:r w:rsidRPr="00293CE6">
        <w:rPr>
          <w:rFonts w:ascii="Calibri" w:cs="Calibri"/>
        </w:rPr>
        <w:t>(8), 3493–3502. https://doi.org/10.1096/fj.12-208868</w:t>
      </w:r>
    </w:p>
    <w:p w14:paraId="7E0B0698" w14:textId="77777777" w:rsidR="00293CE6" w:rsidRPr="00293CE6" w:rsidRDefault="00293CE6" w:rsidP="00293CE6">
      <w:pPr>
        <w:pStyle w:val="Bibliography"/>
        <w:rPr>
          <w:rFonts w:ascii="Calibri" w:cs="Calibri"/>
        </w:rPr>
      </w:pPr>
      <w:proofErr w:type="spellStart"/>
      <w:r w:rsidRPr="00293CE6">
        <w:rPr>
          <w:rFonts w:ascii="Calibri" w:cs="Calibri"/>
        </w:rPr>
        <w:t>Stote</w:t>
      </w:r>
      <w:proofErr w:type="spellEnd"/>
      <w:r w:rsidRPr="00293CE6">
        <w:rPr>
          <w:rFonts w:ascii="Calibri" w:cs="Calibri"/>
        </w:rPr>
        <w:t xml:space="preserve">, K. S., Baer, D. J., Spears, K., Paul, D. R., Harris, G. K., Rumpler, W. V., </w:t>
      </w:r>
      <w:proofErr w:type="spellStart"/>
      <w:r w:rsidRPr="00293CE6">
        <w:rPr>
          <w:rFonts w:ascii="Calibri" w:cs="Calibri"/>
        </w:rPr>
        <w:t>Strycula</w:t>
      </w:r>
      <w:proofErr w:type="spellEnd"/>
      <w:r w:rsidRPr="00293CE6">
        <w:rPr>
          <w:rFonts w:ascii="Calibri" w:cs="Calibri"/>
        </w:rPr>
        <w:t xml:space="preserve">, P., Najjar, S. S., Ferrucci, L., Ingram, D. K., Longo, D. L., &amp; Mattson, M. P. (2007). A controlled trial of reduced meal frequency without caloric restriction in healthy, normal-weight, middle-aged adults. </w:t>
      </w:r>
      <w:r w:rsidRPr="00293CE6">
        <w:rPr>
          <w:rFonts w:ascii="Calibri" w:cs="Calibri"/>
          <w:i/>
          <w:iCs/>
        </w:rPr>
        <w:t>The American Journal of Clinical Nutrition</w:t>
      </w:r>
      <w:r w:rsidRPr="00293CE6">
        <w:rPr>
          <w:rFonts w:ascii="Calibri" w:cs="Calibri"/>
        </w:rPr>
        <w:t xml:space="preserve">, </w:t>
      </w:r>
      <w:r w:rsidRPr="00293CE6">
        <w:rPr>
          <w:rFonts w:ascii="Calibri" w:cs="Calibri"/>
          <w:i/>
          <w:iCs/>
        </w:rPr>
        <w:t>85</w:t>
      </w:r>
      <w:r w:rsidRPr="00293CE6">
        <w:rPr>
          <w:rFonts w:ascii="Calibri" w:cs="Calibri"/>
        </w:rPr>
        <w:t>(4), 981–988. https://doi.org/10.1093/ajcn/85.4.981</w:t>
      </w:r>
    </w:p>
    <w:p w14:paraId="0808E5FD" w14:textId="77777777" w:rsidR="00293CE6" w:rsidRPr="00293CE6" w:rsidRDefault="00293CE6" w:rsidP="00293CE6">
      <w:pPr>
        <w:pStyle w:val="Bibliography"/>
        <w:rPr>
          <w:rFonts w:ascii="Calibri" w:cs="Calibri"/>
        </w:rPr>
      </w:pPr>
      <w:r w:rsidRPr="00293CE6">
        <w:rPr>
          <w:rFonts w:ascii="Calibri" w:cs="Calibri"/>
        </w:rPr>
        <w:t xml:space="preserve">Sutton, E. F., Beyl, R., Early, K. S., Cefalu, W. T., </w:t>
      </w:r>
      <w:proofErr w:type="spellStart"/>
      <w:r w:rsidRPr="00293CE6">
        <w:rPr>
          <w:rFonts w:ascii="Calibri" w:cs="Calibri"/>
        </w:rPr>
        <w:t>Ravussin</w:t>
      </w:r>
      <w:proofErr w:type="spellEnd"/>
      <w:r w:rsidRPr="00293CE6">
        <w:rPr>
          <w:rFonts w:ascii="Calibri" w:cs="Calibri"/>
        </w:rPr>
        <w:t xml:space="preserve">, E., &amp; Peterson, C. M. (2018). Early Time-Restricted Feeding Improves Insulin Sensitivity, Blood Pressure, and Oxidative Stress Even without Weight Loss in Men with Prediabetes. </w:t>
      </w:r>
      <w:r w:rsidRPr="00293CE6">
        <w:rPr>
          <w:rFonts w:ascii="Calibri" w:cs="Calibri"/>
          <w:i/>
          <w:iCs/>
        </w:rPr>
        <w:t>Cell Metabolism</w:t>
      </w:r>
      <w:r w:rsidRPr="00293CE6">
        <w:rPr>
          <w:rFonts w:ascii="Calibri" w:cs="Calibri"/>
        </w:rPr>
        <w:t xml:space="preserve">, </w:t>
      </w:r>
      <w:r w:rsidRPr="00293CE6">
        <w:rPr>
          <w:rFonts w:ascii="Calibri" w:cs="Calibri"/>
          <w:i/>
          <w:iCs/>
        </w:rPr>
        <w:t>27</w:t>
      </w:r>
      <w:r w:rsidRPr="00293CE6">
        <w:rPr>
          <w:rFonts w:ascii="Calibri" w:cs="Calibri"/>
        </w:rPr>
        <w:t>(6), 1212-1221.e3. https://doi.org/10.1016/j.cmet.2018.04.010</w:t>
      </w:r>
    </w:p>
    <w:p w14:paraId="586BDC9F" w14:textId="77777777" w:rsidR="00293CE6" w:rsidRPr="00293CE6" w:rsidRDefault="00293CE6" w:rsidP="00293CE6">
      <w:pPr>
        <w:pStyle w:val="Bibliography"/>
        <w:rPr>
          <w:rFonts w:ascii="Calibri" w:cs="Calibri"/>
        </w:rPr>
      </w:pPr>
      <w:r w:rsidRPr="00293CE6">
        <w:rPr>
          <w:rFonts w:ascii="Calibri" w:cs="Calibri"/>
        </w:rPr>
        <w:lastRenderedPageBreak/>
        <w:t xml:space="preserve">Upadhyay, A., Anjum, B., Godbole, N. M., Rajak, S., Shukla, P., Tiwari, S., Sinha, R. A., &amp; Godbole, M. M. (2019). Time-restricted feeding reduces high-fat diet associated placental inflammation and limits adverse effects on fetal organ development. </w:t>
      </w:r>
      <w:r w:rsidRPr="00293CE6">
        <w:rPr>
          <w:rFonts w:ascii="Calibri" w:cs="Calibri"/>
          <w:i/>
          <w:iCs/>
        </w:rPr>
        <w:t>Biochemical and Biophysical Research Communications</w:t>
      </w:r>
      <w:r w:rsidRPr="00293CE6">
        <w:rPr>
          <w:rFonts w:ascii="Calibri" w:cs="Calibri"/>
        </w:rPr>
        <w:t xml:space="preserve">, </w:t>
      </w:r>
      <w:r w:rsidRPr="00293CE6">
        <w:rPr>
          <w:rFonts w:ascii="Calibri" w:cs="Calibri"/>
          <w:i/>
          <w:iCs/>
        </w:rPr>
        <w:t>514</w:t>
      </w:r>
      <w:r w:rsidRPr="00293CE6">
        <w:rPr>
          <w:rFonts w:ascii="Calibri" w:cs="Calibri"/>
        </w:rPr>
        <w:t>(2), 415–421. https://doi.org/10.1016/j.bbrc.2019.04.154</w:t>
      </w:r>
    </w:p>
    <w:p w14:paraId="3CFBA511" w14:textId="77777777" w:rsidR="00293CE6" w:rsidRPr="00293CE6" w:rsidRDefault="00293CE6" w:rsidP="00293CE6">
      <w:pPr>
        <w:pStyle w:val="Bibliography"/>
        <w:rPr>
          <w:rFonts w:ascii="Calibri" w:cs="Calibri"/>
        </w:rPr>
      </w:pPr>
      <w:r w:rsidRPr="00293CE6">
        <w:rPr>
          <w:rFonts w:ascii="Calibri" w:cs="Calibri"/>
        </w:rPr>
        <w:t xml:space="preserve">Upadhyay, A., Sinha, R. A., Kumar, A., &amp; Godbole, M. M. (2020). Time-restricted feeding ameliorates maternal high-fat diet-induced fetal lung injury. </w:t>
      </w:r>
      <w:r w:rsidRPr="00293CE6">
        <w:rPr>
          <w:rFonts w:ascii="Calibri" w:cs="Calibri"/>
          <w:i/>
          <w:iCs/>
        </w:rPr>
        <w:t>Experimental and Molecular Pathology</w:t>
      </w:r>
      <w:r w:rsidRPr="00293CE6">
        <w:rPr>
          <w:rFonts w:ascii="Calibri" w:cs="Calibri"/>
        </w:rPr>
        <w:t xml:space="preserve">, </w:t>
      </w:r>
      <w:r w:rsidRPr="00293CE6">
        <w:rPr>
          <w:rFonts w:ascii="Calibri" w:cs="Calibri"/>
          <w:i/>
          <w:iCs/>
        </w:rPr>
        <w:t>114</w:t>
      </w:r>
      <w:r w:rsidRPr="00293CE6">
        <w:rPr>
          <w:rFonts w:ascii="Calibri" w:cs="Calibri"/>
        </w:rPr>
        <w:t>, 104413. https://doi.org/10.1016/j.yexmp.2020.104413</w:t>
      </w:r>
    </w:p>
    <w:p w14:paraId="1CF846D5" w14:textId="77777777" w:rsidR="00293CE6" w:rsidRPr="00293CE6" w:rsidRDefault="00293CE6" w:rsidP="00293CE6">
      <w:pPr>
        <w:pStyle w:val="Bibliography"/>
        <w:rPr>
          <w:rFonts w:ascii="Calibri" w:cs="Calibri"/>
        </w:rPr>
      </w:pPr>
      <w:r w:rsidRPr="00293CE6">
        <w:rPr>
          <w:rFonts w:ascii="Calibri" w:cs="Calibri"/>
        </w:rPr>
        <w:t xml:space="preserve">Wang, W., Huang, Z., Huang, L., Gao, L., Cui, L., Cowley, M., Guo, L., &amp; Chen, C. (2021). Time-restricted feeding restored insulin-growth hormone balance and improved substrate and energy metabolism in MC4RKO obese mice. </w:t>
      </w:r>
      <w:r w:rsidRPr="00293CE6">
        <w:rPr>
          <w:rFonts w:ascii="Calibri" w:cs="Calibri"/>
          <w:i/>
          <w:iCs/>
        </w:rPr>
        <w:t>Neuroendocrinology</w:t>
      </w:r>
      <w:r w:rsidRPr="00293CE6">
        <w:rPr>
          <w:rFonts w:ascii="Calibri" w:cs="Calibri"/>
        </w:rPr>
        <w:t>. https://doi.org/10.1159/000515960</w:t>
      </w:r>
    </w:p>
    <w:p w14:paraId="7BC2220E" w14:textId="77777777" w:rsidR="00293CE6" w:rsidRPr="00293CE6" w:rsidRDefault="00293CE6" w:rsidP="00293CE6">
      <w:pPr>
        <w:pStyle w:val="Bibliography"/>
        <w:rPr>
          <w:rFonts w:ascii="Calibri" w:cs="Calibri"/>
        </w:rPr>
      </w:pPr>
      <w:r w:rsidRPr="00293CE6">
        <w:rPr>
          <w:rFonts w:ascii="Calibri" w:cs="Calibri"/>
        </w:rPr>
        <w:t xml:space="preserve">Wang, X.-P., Xing, C.-Y., Zhang, J.-X., Zhou, J.-H., Li, Y.-C., Yang, H.-Y., Zhang, P.-F., Zhang, W., Huang, Y., Long, J.-G., Gao, F., Zhang, X., &amp; Li, J. (2020). Time-restricted feeding alleviates cardiac dysfunction induced by simulated microgravity via restoring cardiac FGF21 signaling. </w:t>
      </w:r>
      <w:r w:rsidRPr="00293CE6">
        <w:rPr>
          <w:rFonts w:ascii="Calibri" w:cs="Calibri"/>
          <w:i/>
          <w:iCs/>
        </w:rPr>
        <w:t>The FASEB Journal</w:t>
      </w:r>
      <w:r w:rsidRPr="00293CE6">
        <w:rPr>
          <w:rFonts w:ascii="Calibri" w:cs="Calibri"/>
        </w:rPr>
        <w:t xml:space="preserve">, </w:t>
      </w:r>
      <w:r w:rsidRPr="00293CE6">
        <w:rPr>
          <w:rFonts w:ascii="Calibri" w:cs="Calibri"/>
          <w:i/>
          <w:iCs/>
        </w:rPr>
        <w:t>34</w:t>
      </w:r>
      <w:r w:rsidRPr="00293CE6">
        <w:rPr>
          <w:rFonts w:ascii="Calibri" w:cs="Calibri"/>
        </w:rPr>
        <w:t>(11). https://doi.org/10.1096/fj.202001246RR</w:t>
      </w:r>
    </w:p>
    <w:p w14:paraId="61A17AA1" w14:textId="77777777" w:rsidR="00293CE6" w:rsidRPr="00293CE6" w:rsidRDefault="00293CE6" w:rsidP="00293CE6">
      <w:pPr>
        <w:pStyle w:val="Bibliography"/>
        <w:rPr>
          <w:rFonts w:ascii="Calibri" w:cs="Calibri"/>
        </w:rPr>
      </w:pPr>
      <w:r w:rsidRPr="00293CE6">
        <w:rPr>
          <w:rFonts w:ascii="Calibri" w:cs="Calibri"/>
        </w:rPr>
        <w:t xml:space="preserve">Wilson, R. B., Zhang, R., Chen, Y. J., Peters, K. M., </w:t>
      </w:r>
      <w:proofErr w:type="spellStart"/>
      <w:r w:rsidRPr="00293CE6">
        <w:rPr>
          <w:rFonts w:ascii="Calibri" w:cs="Calibri"/>
        </w:rPr>
        <w:t>Sawyez</w:t>
      </w:r>
      <w:proofErr w:type="spellEnd"/>
      <w:r w:rsidRPr="00293CE6">
        <w:rPr>
          <w:rFonts w:ascii="Calibri" w:cs="Calibri"/>
        </w:rPr>
        <w:t xml:space="preserve">, C. G., Sutherland, B. G., Patel, K., Kennelly, J. P., Leonard, K.-A., Jacobs, R. L., Wang, R., &amp; </w:t>
      </w:r>
      <w:proofErr w:type="spellStart"/>
      <w:r w:rsidRPr="00293CE6">
        <w:rPr>
          <w:rFonts w:ascii="Calibri" w:cs="Calibri"/>
        </w:rPr>
        <w:t>Borradaile</w:t>
      </w:r>
      <w:proofErr w:type="spellEnd"/>
      <w:r w:rsidRPr="00293CE6">
        <w:rPr>
          <w:rFonts w:ascii="Calibri" w:cs="Calibri"/>
        </w:rPr>
        <w:t xml:space="preserve">, N. M. (2020). Two-Week Isocaloric Time-Restricted Feeding Decreases Liver Inflammation without Significant Weight Loss in Obese Mice with Non-Alcoholic Fatty Liver Disease. </w:t>
      </w:r>
      <w:r w:rsidRPr="00293CE6">
        <w:rPr>
          <w:rFonts w:ascii="Calibri" w:cs="Calibri"/>
          <w:i/>
          <w:iCs/>
        </w:rPr>
        <w:t>International Journal of Molecular Sciences</w:t>
      </w:r>
      <w:r w:rsidRPr="00293CE6">
        <w:rPr>
          <w:rFonts w:ascii="Calibri" w:cs="Calibri"/>
        </w:rPr>
        <w:t xml:space="preserve">, </w:t>
      </w:r>
      <w:r w:rsidRPr="00293CE6">
        <w:rPr>
          <w:rFonts w:ascii="Calibri" w:cs="Calibri"/>
          <w:i/>
          <w:iCs/>
        </w:rPr>
        <w:t>21</w:t>
      </w:r>
      <w:r w:rsidRPr="00293CE6">
        <w:rPr>
          <w:rFonts w:ascii="Calibri" w:cs="Calibri"/>
        </w:rPr>
        <w:t>(23). https://doi.org/10.3390/ijms21239156</w:t>
      </w:r>
    </w:p>
    <w:p w14:paraId="0AEA62F6" w14:textId="77777777" w:rsidR="00293CE6" w:rsidRPr="00293CE6" w:rsidRDefault="00293CE6" w:rsidP="00293CE6">
      <w:pPr>
        <w:pStyle w:val="Bibliography"/>
        <w:rPr>
          <w:rFonts w:ascii="Calibri" w:cs="Calibri"/>
        </w:rPr>
      </w:pPr>
      <w:r w:rsidRPr="00293CE6">
        <w:rPr>
          <w:rFonts w:ascii="Calibri" w:cs="Calibri"/>
        </w:rPr>
        <w:lastRenderedPageBreak/>
        <w:t xml:space="preserve">Woodie, L. N., Luo, Y., Wayne, M. J., Graff, E. C., Ahmed, B., O’Neill, A. M., &amp; Greene, M. W. (2018). Restricted feeding for 9h in the active period partially abrogates the detrimental metabolic effects of a Western diet with liquid sugar consumption in mice. </w:t>
      </w:r>
      <w:r w:rsidRPr="00293CE6">
        <w:rPr>
          <w:rFonts w:ascii="Calibri" w:cs="Calibri"/>
          <w:i/>
          <w:iCs/>
        </w:rPr>
        <w:t>Metabolism</w:t>
      </w:r>
      <w:r w:rsidRPr="00293CE6">
        <w:rPr>
          <w:rFonts w:ascii="Calibri" w:cs="Calibri"/>
        </w:rPr>
        <w:t xml:space="preserve">, </w:t>
      </w:r>
      <w:r w:rsidRPr="00293CE6">
        <w:rPr>
          <w:rFonts w:ascii="Calibri" w:cs="Calibri"/>
          <w:i/>
          <w:iCs/>
        </w:rPr>
        <w:t>82</w:t>
      </w:r>
      <w:r w:rsidRPr="00293CE6">
        <w:rPr>
          <w:rFonts w:ascii="Calibri" w:cs="Calibri"/>
        </w:rPr>
        <w:t>, 1–13. https://doi.org/10.1016/j.metabol.2017.12.004</w:t>
      </w:r>
    </w:p>
    <w:p w14:paraId="1408FFEF" w14:textId="5CE31D21" w:rsidR="00545584" w:rsidRPr="00545584" w:rsidRDefault="00545584" w:rsidP="00293CE6">
      <w:pPr>
        <w:pStyle w:val="Bibliography"/>
      </w:pPr>
      <w:r>
        <w:fldChar w:fldCharType="end"/>
      </w:r>
    </w:p>
    <w:sectPr w:rsidR="00545584" w:rsidRPr="00545584" w:rsidSect="00587EB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Molly C. Mulcahy" w:date="2025-07-25T15:46:00Z" w:initials="MCM">
    <w:p w14:paraId="72B72182" w14:textId="77777777" w:rsidR="00C9668F" w:rsidRDefault="00C9668F" w:rsidP="00C9668F">
      <w:r>
        <w:rPr>
          <w:rStyle w:val="CommentReference"/>
        </w:rPr>
        <w:annotationRef/>
      </w:r>
      <w:r>
        <w:rPr>
          <w:sz w:val="20"/>
          <w:szCs w:val="20"/>
        </w:rPr>
        <w:t>This feels redundant to the end of a previous paragraph and clunky. Do you think this sentiment repeating is necessary?</w:t>
      </w:r>
    </w:p>
    <w:p w14:paraId="78DB25AE" w14:textId="77777777" w:rsidR="00C9668F" w:rsidRDefault="00C9668F" w:rsidP="00C9668F"/>
  </w:comment>
  <w:comment w:id="41" w:author="Molly C. Mulcahy" w:date="2025-07-25T15:50:00Z" w:initials="MCM">
    <w:p w14:paraId="56A4C8E7" w14:textId="77777777" w:rsidR="00C9668F" w:rsidRDefault="00C9668F" w:rsidP="00C9668F">
      <w:r>
        <w:rPr>
          <w:rStyle w:val="CommentReference"/>
        </w:rPr>
        <w:annotationRef/>
      </w:r>
      <w:r>
        <w:rPr>
          <w:sz w:val="20"/>
          <w:szCs w:val="20"/>
        </w:rPr>
        <w:t>I'm feeling like this is reading more dissertation-y than paper-y. Thoughts?</w:t>
      </w:r>
    </w:p>
  </w:comment>
  <w:comment w:id="69" w:author="Molly Carter" w:date="2023-01-30T17:46:00Z" w:initials="MC">
    <w:p w14:paraId="5BFE9CB4" w14:textId="145D440A" w:rsidR="00E73801" w:rsidRDefault="00E73801" w:rsidP="00AE5CD9">
      <w:r>
        <w:rPr>
          <w:rStyle w:val="CommentReference"/>
        </w:rPr>
        <w:annotationRef/>
      </w:r>
      <w:r>
        <w:rPr>
          <w:sz w:val="20"/>
          <w:szCs w:val="20"/>
        </w:rPr>
        <w:t>Add new pregnancy studies in Rats</w:t>
      </w:r>
    </w:p>
  </w:comment>
  <w:comment w:id="115" w:author="Molly Carter" w:date="2023-01-09T21:22:00Z" w:initials="MC">
    <w:p w14:paraId="2C350D42" w14:textId="78AAC9E7" w:rsidR="007A6852" w:rsidRDefault="007A6852" w:rsidP="00CA4AF2">
      <w:r>
        <w:rPr>
          <w:rStyle w:val="CommentReference"/>
        </w:rPr>
        <w:annotationRef/>
      </w:r>
      <w:r>
        <w:rPr>
          <w:sz w:val="20"/>
          <w:szCs w:val="20"/>
        </w:rPr>
        <w:t>Do you think this needs a ramadan section?</w:t>
      </w:r>
    </w:p>
    <w:p w14:paraId="7044671C" w14:textId="77777777" w:rsidR="007A6852" w:rsidRDefault="007A6852" w:rsidP="00CA4AF2"/>
  </w:comment>
  <w:comment w:id="116" w:author="Dave Bridges" w:date="2023-01-12T14:26:00Z" w:initials="DB">
    <w:p w14:paraId="07C0792C" w14:textId="52C63029" w:rsidR="009A5C67" w:rsidRDefault="009A5C67">
      <w:pPr>
        <w:pStyle w:val="CommentText"/>
      </w:pPr>
      <w:r>
        <w:rPr>
          <w:rStyle w:val="CommentReference"/>
        </w:rPr>
        <w:annotationRef/>
      </w:r>
      <w:r>
        <w:t>Yes at the bottom</w:t>
      </w:r>
    </w:p>
  </w:comment>
  <w:comment w:id="128" w:author="Molly Carter" w:date="2023-01-09T21:30:00Z" w:initials="MC">
    <w:p w14:paraId="2EBB5B60" w14:textId="77777777" w:rsidR="00CA07AE" w:rsidRDefault="00CA07AE" w:rsidP="005B7151">
      <w:r>
        <w:rPr>
          <w:rStyle w:val="CommentReference"/>
        </w:rPr>
        <w:annotationRef/>
      </w:r>
      <w:r>
        <w:rPr>
          <w:sz w:val="20"/>
          <w:szCs w:val="20"/>
        </w:rPr>
        <w:t>Would after this section be the right place to have a paragraph about TRF in non-pregnant populations? I like the flow of the intro so far in that it doesn’t have an abrupt stop to talking about perinatal health. Where do you think that section could go without it feeling uber disruptive?</w:t>
      </w:r>
    </w:p>
  </w:comment>
  <w:comment w:id="129" w:author="Dave Bridges" w:date="2023-01-12T14:27:00Z" w:initials="DB">
    <w:p w14:paraId="18327F38" w14:textId="4E74F62C" w:rsidR="009A5C67" w:rsidRDefault="009A5C67">
      <w:pPr>
        <w:pStyle w:val="CommentText"/>
      </w:pPr>
      <w:r>
        <w:rPr>
          <w:rStyle w:val="CommentReference"/>
        </w:rPr>
        <w:annotationRef/>
      </w:r>
      <w:r>
        <w:t>I think you could do it either way (framing as a DOHAD issue vs a health issue).  I would probably have done the former but I think this suggests maybe focusing on a DOHAD related journal.  If we go with a more nutrition based journal we might want to switch this paragraph with the first one.</w:t>
      </w:r>
    </w:p>
  </w:comment>
  <w:comment w:id="131" w:author="Dave Bridges" w:date="2023-01-12T14:28:00Z" w:initials="DB">
    <w:p w14:paraId="22AD8EE3" w14:textId="7982BDC2" w:rsidR="00A50DEC" w:rsidRDefault="00A50DEC">
      <w:pPr>
        <w:pStyle w:val="CommentText"/>
      </w:pPr>
      <w:r>
        <w:rPr>
          <w:rStyle w:val="CommentReference"/>
        </w:rPr>
        <w:annotationRef/>
      </w:r>
      <w:r>
        <w:t>Add RRID</w:t>
      </w:r>
    </w:p>
  </w:comment>
  <w:comment w:id="205" w:author="Dave Bridges" w:date="2022-12-08T14:48:00Z" w:initials="DB">
    <w:p w14:paraId="3856138F" w14:textId="12AC89BE" w:rsidR="00724CA0" w:rsidRDefault="00724CA0">
      <w:pPr>
        <w:pStyle w:val="CommentText"/>
      </w:pPr>
      <w:r>
        <w:rPr>
          <w:rStyle w:val="CommentReference"/>
        </w:rPr>
        <w:annotationRef/>
      </w:r>
      <w:r>
        <w:t>Add calculations of recovery and rates of drop</w:t>
      </w:r>
    </w:p>
  </w:comment>
  <w:comment w:id="315" w:author="Molly Carter" w:date="2023-01-25T17:13:00Z" w:initials="MC">
    <w:p w14:paraId="5D2C044A" w14:textId="77777777" w:rsidR="00E236B9" w:rsidRDefault="00E236B9" w:rsidP="008670FA">
      <w:r>
        <w:rPr>
          <w:rStyle w:val="CommentReference"/>
        </w:rPr>
        <w:annotationRef/>
      </w:r>
      <w:r>
        <w:rPr>
          <w:sz w:val="20"/>
          <w:szCs w:val="20"/>
        </w:rPr>
        <w:t>Wouldn’t this be insensitivity? Greater AUC being representative of higher glucose values during the test?</w:t>
      </w:r>
    </w:p>
  </w:comment>
  <w:comment w:id="326" w:author="Dave Bridges" w:date="2023-01-12T15:03:00Z" w:initials="DB">
    <w:p w14:paraId="00D6144A" w14:textId="62AC26E9" w:rsidR="00011F38" w:rsidRDefault="00011F38">
      <w:pPr>
        <w:pStyle w:val="CommentText"/>
      </w:pPr>
      <w:r>
        <w:rPr>
          <w:rStyle w:val="CommentReference"/>
        </w:rPr>
        <w:annotationRef/>
      </w:r>
      <w:r>
        <w:t>Not sure this is right, that slope looks way higher.  By eye the dark line is 160-125 = 35 mg/dL over 75 mins (~0.5 mg/dL/min).  The light line is 120-110=10 over 75 mins.  So by that the slope of the darker should be 3.5 higher</w:t>
      </w:r>
    </w:p>
  </w:comment>
  <w:comment w:id="349" w:author="Molly Carter" w:date="2023-01-08T15:40:00Z" w:initials="MC">
    <w:p w14:paraId="249FACDA" w14:textId="77777777" w:rsidR="0034520D" w:rsidRDefault="0034520D" w:rsidP="0034520D">
      <w:r>
        <w:rPr>
          <w:rStyle w:val="CommentReference"/>
        </w:rPr>
        <w:annotationRef/>
      </w:r>
      <w:r>
        <w:rPr>
          <w:sz w:val="20"/>
          <w:szCs w:val="20"/>
        </w:rPr>
        <w:t>I don’t have this for all cohorts, so I think its bad to include</w:t>
      </w:r>
    </w:p>
    <w:p w14:paraId="1CB6F86C" w14:textId="77777777" w:rsidR="0034520D" w:rsidRDefault="0034520D" w:rsidP="0034520D"/>
  </w:comment>
  <w:comment w:id="350" w:author="Molly Carter" w:date="2023-01-09T21:23:00Z" w:initials="MC">
    <w:p w14:paraId="3264F6D1" w14:textId="77777777" w:rsidR="0034520D" w:rsidRDefault="0034520D" w:rsidP="0034520D">
      <w:r>
        <w:rPr>
          <w:rStyle w:val="CommentReference"/>
        </w:rPr>
        <w:annotationRef/>
      </w:r>
      <w:r>
        <w:rPr>
          <w:sz w:val="20"/>
          <w:szCs w:val="20"/>
        </w:rPr>
        <w:t>We could look at number of failed mating events though?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DB25AE" w15:done="0"/>
  <w15:commentEx w15:paraId="56A4C8E7" w15:done="0"/>
  <w15:commentEx w15:paraId="5BFE9CB4" w15:done="1"/>
  <w15:commentEx w15:paraId="7044671C" w15:done="1"/>
  <w15:commentEx w15:paraId="07C0792C" w15:paraIdParent="7044671C" w15:done="1"/>
  <w15:commentEx w15:paraId="2EBB5B60" w15:done="1"/>
  <w15:commentEx w15:paraId="18327F38" w15:paraIdParent="2EBB5B60" w15:done="1"/>
  <w15:commentEx w15:paraId="22AD8EE3" w15:done="1"/>
  <w15:commentEx w15:paraId="3856138F" w15:done="1"/>
  <w15:commentEx w15:paraId="5D2C044A" w15:done="1"/>
  <w15:commentEx w15:paraId="00D6144A" w15:done="1"/>
  <w15:commentEx w15:paraId="1CB6F86C" w15:done="1"/>
  <w15:commentEx w15:paraId="3264F6D1" w15:paraIdParent="1CB6F8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5F2B76" w16cex:dateUtc="2025-07-25T20:46:00Z"/>
  <w16cex:commentExtensible w16cex:durableId="44F94988" w16cex:dateUtc="2025-07-25T20:50:00Z"/>
  <w16cex:commentExtensible w16cex:durableId="2782810A" w16cex:dateUtc="2023-01-30T22:46:00Z"/>
  <w16cex:commentExtensible w16cex:durableId="27670431" w16cex:dateUtc="2023-01-10T02:22:00Z"/>
  <w16cex:commentExtensible w16cex:durableId="276705E4" w16cex:dateUtc="2023-01-10T02:30:00Z"/>
  <w16cex:commentExtensible w16cex:durableId="277BE1C9" w16cex:dateUtc="2023-01-25T22:13:00Z"/>
  <w16cex:commentExtensible w16cex:durableId="2765625B" w16cex:dateUtc="2023-01-08T20:40:00Z"/>
  <w16cex:commentExtensible w16cex:durableId="2767044A" w16cex:dateUtc="2023-01-10T0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DB25AE" w16cid:durableId="385F2B76"/>
  <w16cid:commentId w16cid:paraId="56A4C8E7" w16cid:durableId="44F94988"/>
  <w16cid:commentId w16cid:paraId="5BFE9CB4" w16cid:durableId="2782810A"/>
  <w16cid:commentId w16cid:paraId="7044671C" w16cid:durableId="27670431"/>
  <w16cid:commentId w16cid:paraId="07C0792C" w16cid:durableId="276A972F"/>
  <w16cid:commentId w16cid:paraId="2EBB5B60" w16cid:durableId="276705E4"/>
  <w16cid:commentId w16cid:paraId="18327F38" w16cid:durableId="276A9740"/>
  <w16cid:commentId w16cid:paraId="22AD8EE3" w16cid:durableId="276A97A0"/>
  <w16cid:commentId w16cid:paraId="3856138F" w16cid:durableId="273C77AA"/>
  <w16cid:commentId w16cid:paraId="5D2C044A" w16cid:durableId="277BE1C9"/>
  <w16cid:commentId w16cid:paraId="00D6144A" w16cid:durableId="276A9FAB"/>
  <w16cid:commentId w16cid:paraId="1CB6F86C" w16cid:durableId="2765625B"/>
  <w16cid:commentId w16cid:paraId="3264F6D1" w16cid:durableId="276704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87CF0"/>
    <w:multiLevelType w:val="multilevel"/>
    <w:tmpl w:val="CC66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8F1C88"/>
    <w:multiLevelType w:val="hybridMultilevel"/>
    <w:tmpl w:val="90827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8035D7"/>
    <w:multiLevelType w:val="hybridMultilevel"/>
    <w:tmpl w:val="7E66B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9C00AB"/>
    <w:multiLevelType w:val="hybridMultilevel"/>
    <w:tmpl w:val="79A63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BB151D"/>
    <w:multiLevelType w:val="hybridMultilevel"/>
    <w:tmpl w:val="5B38C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EFC17C2"/>
    <w:multiLevelType w:val="hybridMultilevel"/>
    <w:tmpl w:val="5F3E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0121">
    <w:abstractNumId w:val="3"/>
  </w:num>
  <w:num w:numId="2" w16cid:durableId="185600045">
    <w:abstractNumId w:val="1"/>
  </w:num>
  <w:num w:numId="3" w16cid:durableId="1645045585">
    <w:abstractNumId w:val="2"/>
  </w:num>
  <w:num w:numId="4" w16cid:durableId="281378471">
    <w:abstractNumId w:val="5"/>
  </w:num>
  <w:num w:numId="5" w16cid:durableId="830407449">
    <w:abstractNumId w:val="4"/>
  </w:num>
  <w:num w:numId="6" w16cid:durableId="10092604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lly C. Mulcahy">
    <w15:presenceInfo w15:providerId="AD" w15:userId="S::mmulcahy3@wisc.edu::ecfe12e5-25e2-440a-a234-22f3559cd207"/>
  </w15:person>
  <w15:person w15:author="Molly Carter">
    <w15:presenceInfo w15:providerId="Windows Live" w15:userId="80b2a043931789ab"/>
  </w15:person>
  <w15:person w15:author="Dave Bridges">
    <w15:presenceInfo w15:providerId="Windows Live" w15:userId="4bc1184c43c78b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57"/>
    <w:rsid w:val="0000396F"/>
    <w:rsid w:val="00011F38"/>
    <w:rsid w:val="00021AF3"/>
    <w:rsid w:val="0002446E"/>
    <w:rsid w:val="0004108D"/>
    <w:rsid w:val="000459F9"/>
    <w:rsid w:val="00051491"/>
    <w:rsid w:val="0007068C"/>
    <w:rsid w:val="000A3CA3"/>
    <w:rsid w:val="000D699C"/>
    <w:rsid w:val="001045D9"/>
    <w:rsid w:val="0011583B"/>
    <w:rsid w:val="00130C45"/>
    <w:rsid w:val="00153745"/>
    <w:rsid w:val="0018278E"/>
    <w:rsid w:val="00186B53"/>
    <w:rsid w:val="0019118B"/>
    <w:rsid w:val="001A0D10"/>
    <w:rsid w:val="001B0967"/>
    <w:rsid w:val="001B2CF4"/>
    <w:rsid w:val="001D0C93"/>
    <w:rsid w:val="001D7A0F"/>
    <w:rsid w:val="00200616"/>
    <w:rsid w:val="0021110F"/>
    <w:rsid w:val="0021591E"/>
    <w:rsid w:val="00222989"/>
    <w:rsid w:val="002279BE"/>
    <w:rsid w:val="00227FEC"/>
    <w:rsid w:val="00233EFD"/>
    <w:rsid w:val="00235DCB"/>
    <w:rsid w:val="00264855"/>
    <w:rsid w:val="00270452"/>
    <w:rsid w:val="00281D44"/>
    <w:rsid w:val="00293CE6"/>
    <w:rsid w:val="002966E6"/>
    <w:rsid w:val="002A6F0F"/>
    <w:rsid w:val="002B1565"/>
    <w:rsid w:val="002C765C"/>
    <w:rsid w:val="002D6A57"/>
    <w:rsid w:val="002F7E44"/>
    <w:rsid w:val="00301192"/>
    <w:rsid w:val="0031039E"/>
    <w:rsid w:val="00314B1F"/>
    <w:rsid w:val="00317152"/>
    <w:rsid w:val="0032430B"/>
    <w:rsid w:val="0034520D"/>
    <w:rsid w:val="0034589A"/>
    <w:rsid w:val="00345FE6"/>
    <w:rsid w:val="0035199C"/>
    <w:rsid w:val="00357D58"/>
    <w:rsid w:val="003674F7"/>
    <w:rsid w:val="00367767"/>
    <w:rsid w:val="0039019A"/>
    <w:rsid w:val="00392CBD"/>
    <w:rsid w:val="003968AB"/>
    <w:rsid w:val="003A2DA6"/>
    <w:rsid w:val="003A4003"/>
    <w:rsid w:val="003A6031"/>
    <w:rsid w:val="003A62B1"/>
    <w:rsid w:val="003B1333"/>
    <w:rsid w:val="003E388F"/>
    <w:rsid w:val="003E6287"/>
    <w:rsid w:val="00404C71"/>
    <w:rsid w:val="00412A73"/>
    <w:rsid w:val="00412B4E"/>
    <w:rsid w:val="00421EF4"/>
    <w:rsid w:val="00422824"/>
    <w:rsid w:val="0042585B"/>
    <w:rsid w:val="00430DD4"/>
    <w:rsid w:val="00432BC9"/>
    <w:rsid w:val="004443A3"/>
    <w:rsid w:val="00456C4E"/>
    <w:rsid w:val="004601F0"/>
    <w:rsid w:val="00474743"/>
    <w:rsid w:val="00474EB2"/>
    <w:rsid w:val="004806A0"/>
    <w:rsid w:val="00486E4C"/>
    <w:rsid w:val="004D7957"/>
    <w:rsid w:val="004E1783"/>
    <w:rsid w:val="004E5420"/>
    <w:rsid w:val="004F01D4"/>
    <w:rsid w:val="005357E0"/>
    <w:rsid w:val="00540957"/>
    <w:rsid w:val="005425DC"/>
    <w:rsid w:val="00544113"/>
    <w:rsid w:val="00545584"/>
    <w:rsid w:val="005603F3"/>
    <w:rsid w:val="00575F5E"/>
    <w:rsid w:val="00583BA3"/>
    <w:rsid w:val="00584F3C"/>
    <w:rsid w:val="00586781"/>
    <w:rsid w:val="00587EB0"/>
    <w:rsid w:val="005B1CEC"/>
    <w:rsid w:val="005B6F9F"/>
    <w:rsid w:val="005D51CE"/>
    <w:rsid w:val="005D555C"/>
    <w:rsid w:val="005E1518"/>
    <w:rsid w:val="005E5449"/>
    <w:rsid w:val="005E70B7"/>
    <w:rsid w:val="00603E66"/>
    <w:rsid w:val="00604B6C"/>
    <w:rsid w:val="00616D0A"/>
    <w:rsid w:val="0064629A"/>
    <w:rsid w:val="00653896"/>
    <w:rsid w:val="006541AF"/>
    <w:rsid w:val="0065434A"/>
    <w:rsid w:val="00663A64"/>
    <w:rsid w:val="006652F4"/>
    <w:rsid w:val="00674BBC"/>
    <w:rsid w:val="00675203"/>
    <w:rsid w:val="00691A0B"/>
    <w:rsid w:val="00693369"/>
    <w:rsid w:val="00696CC4"/>
    <w:rsid w:val="006B7C4A"/>
    <w:rsid w:val="006C05F4"/>
    <w:rsid w:val="006D00CE"/>
    <w:rsid w:val="006D35A7"/>
    <w:rsid w:val="006D6F75"/>
    <w:rsid w:val="006F5E5C"/>
    <w:rsid w:val="00707923"/>
    <w:rsid w:val="00721746"/>
    <w:rsid w:val="007221AF"/>
    <w:rsid w:val="00722853"/>
    <w:rsid w:val="00724CA0"/>
    <w:rsid w:val="00730462"/>
    <w:rsid w:val="00741FE3"/>
    <w:rsid w:val="00746111"/>
    <w:rsid w:val="0076057D"/>
    <w:rsid w:val="00770974"/>
    <w:rsid w:val="007A0E3F"/>
    <w:rsid w:val="007A4AA7"/>
    <w:rsid w:val="007A6852"/>
    <w:rsid w:val="007B2AC6"/>
    <w:rsid w:val="007B2DB2"/>
    <w:rsid w:val="007C49DE"/>
    <w:rsid w:val="007C577A"/>
    <w:rsid w:val="007E57CF"/>
    <w:rsid w:val="00801695"/>
    <w:rsid w:val="00804265"/>
    <w:rsid w:val="00807C18"/>
    <w:rsid w:val="0081224E"/>
    <w:rsid w:val="00820440"/>
    <w:rsid w:val="00824B7E"/>
    <w:rsid w:val="00842FD1"/>
    <w:rsid w:val="00850E28"/>
    <w:rsid w:val="00854DB3"/>
    <w:rsid w:val="008600D2"/>
    <w:rsid w:val="008621BC"/>
    <w:rsid w:val="00866E06"/>
    <w:rsid w:val="008840DB"/>
    <w:rsid w:val="008841FD"/>
    <w:rsid w:val="008A5EDB"/>
    <w:rsid w:val="008A5F4D"/>
    <w:rsid w:val="008B6744"/>
    <w:rsid w:val="008B734F"/>
    <w:rsid w:val="008C014F"/>
    <w:rsid w:val="008C318A"/>
    <w:rsid w:val="008D48B3"/>
    <w:rsid w:val="008E1270"/>
    <w:rsid w:val="00902CAC"/>
    <w:rsid w:val="009349AD"/>
    <w:rsid w:val="00942AAA"/>
    <w:rsid w:val="009441D2"/>
    <w:rsid w:val="009454E5"/>
    <w:rsid w:val="00953058"/>
    <w:rsid w:val="00954683"/>
    <w:rsid w:val="0097389E"/>
    <w:rsid w:val="009846BA"/>
    <w:rsid w:val="009A1508"/>
    <w:rsid w:val="009A3882"/>
    <w:rsid w:val="009A5C67"/>
    <w:rsid w:val="009B5267"/>
    <w:rsid w:val="009B7316"/>
    <w:rsid w:val="009D29A5"/>
    <w:rsid w:val="009D32F0"/>
    <w:rsid w:val="009F07EE"/>
    <w:rsid w:val="00A0009D"/>
    <w:rsid w:val="00A17703"/>
    <w:rsid w:val="00A27AE4"/>
    <w:rsid w:val="00A47C11"/>
    <w:rsid w:val="00A50DEC"/>
    <w:rsid w:val="00A67F39"/>
    <w:rsid w:val="00A717AF"/>
    <w:rsid w:val="00A917D3"/>
    <w:rsid w:val="00A92590"/>
    <w:rsid w:val="00AA2490"/>
    <w:rsid w:val="00AB3C57"/>
    <w:rsid w:val="00AB602F"/>
    <w:rsid w:val="00AC5614"/>
    <w:rsid w:val="00AC6047"/>
    <w:rsid w:val="00AE239F"/>
    <w:rsid w:val="00AE2F7C"/>
    <w:rsid w:val="00AE4DBC"/>
    <w:rsid w:val="00AF11AB"/>
    <w:rsid w:val="00B11DA4"/>
    <w:rsid w:val="00B15FD8"/>
    <w:rsid w:val="00B26A5F"/>
    <w:rsid w:val="00B310D2"/>
    <w:rsid w:val="00B47DA0"/>
    <w:rsid w:val="00B50136"/>
    <w:rsid w:val="00B5063D"/>
    <w:rsid w:val="00B6239B"/>
    <w:rsid w:val="00B639AB"/>
    <w:rsid w:val="00B743D0"/>
    <w:rsid w:val="00B74AE8"/>
    <w:rsid w:val="00B800DB"/>
    <w:rsid w:val="00B81199"/>
    <w:rsid w:val="00B81443"/>
    <w:rsid w:val="00B873C2"/>
    <w:rsid w:val="00B87ADE"/>
    <w:rsid w:val="00BA16C2"/>
    <w:rsid w:val="00BA5D10"/>
    <w:rsid w:val="00BB3BB1"/>
    <w:rsid w:val="00BC26A1"/>
    <w:rsid w:val="00BC7151"/>
    <w:rsid w:val="00C01A49"/>
    <w:rsid w:val="00C0300F"/>
    <w:rsid w:val="00C07DE5"/>
    <w:rsid w:val="00C10F38"/>
    <w:rsid w:val="00C1331C"/>
    <w:rsid w:val="00C152FB"/>
    <w:rsid w:val="00C174EF"/>
    <w:rsid w:val="00C26F18"/>
    <w:rsid w:val="00C3462E"/>
    <w:rsid w:val="00C3788C"/>
    <w:rsid w:val="00C40F28"/>
    <w:rsid w:val="00C6518A"/>
    <w:rsid w:val="00C722F6"/>
    <w:rsid w:val="00C87A55"/>
    <w:rsid w:val="00C9668F"/>
    <w:rsid w:val="00CA07AE"/>
    <w:rsid w:val="00CD793B"/>
    <w:rsid w:val="00D06843"/>
    <w:rsid w:val="00D14AE7"/>
    <w:rsid w:val="00D20629"/>
    <w:rsid w:val="00D3213E"/>
    <w:rsid w:val="00D415F2"/>
    <w:rsid w:val="00D51CB0"/>
    <w:rsid w:val="00D67763"/>
    <w:rsid w:val="00D70F14"/>
    <w:rsid w:val="00D833C4"/>
    <w:rsid w:val="00D86FB4"/>
    <w:rsid w:val="00D95834"/>
    <w:rsid w:val="00DA4E50"/>
    <w:rsid w:val="00DB22D1"/>
    <w:rsid w:val="00DC03A0"/>
    <w:rsid w:val="00DC22A7"/>
    <w:rsid w:val="00DC4CCA"/>
    <w:rsid w:val="00DD02BD"/>
    <w:rsid w:val="00DD0E5D"/>
    <w:rsid w:val="00DD5658"/>
    <w:rsid w:val="00DF0807"/>
    <w:rsid w:val="00DF73EF"/>
    <w:rsid w:val="00E00E0E"/>
    <w:rsid w:val="00E03F92"/>
    <w:rsid w:val="00E06B69"/>
    <w:rsid w:val="00E13FDD"/>
    <w:rsid w:val="00E236B9"/>
    <w:rsid w:val="00E33D89"/>
    <w:rsid w:val="00E40AF7"/>
    <w:rsid w:val="00E474AC"/>
    <w:rsid w:val="00E73801"/>
    <w:rsid w:val="00E96630"/>
    <w:rsid w:val="00EC4175"/>
    <w:rsid w:val="00ED0EA2"/>
    <w:rsid w:val="00ED259D"/>
    <w:rsid w:val="00ED7932"/>
    <w:rsid w:val="00EE22E8"/>
    <w:rsid w:val="00EF6E8B"/>
    <w:rsid w:val="00F159CD"/>
    <w:rsid w:val="00F27260"/>
    <w:rsid w:val="00F43468"/>
    <w:rsid w:val="00F54BB0"/>
    <w:rsid w:val="00F6243A"/>
    <w:rsid w:val="00F75242"/>
    <w:rsid w:val="00F7579E"/>
    <w:rsid w:val="00F822F1"/>
    <w:rsid w:val="00F96F73"/>
    <w:rsid w:val="00FA3105"/>
    <w:rsid w:val="00FA6DCA"/>
    <w:rsid w:val="00FB1649"/>
    <w:rsid w:val="00FC483E"/>
    <w:rsid w:val="00FD54D4"/>
    <w:rsid w:val="00FF4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076C44"/>
  <w15:chartTrackingRefBased/>
  <w15:docId w15:val="{4F1FF8F0-6FDB-AE4F-8416-BB1975D5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57"/>
    <w:pPr>
      <w:keepNext/>
      <w:keepLines/>
      <w:spacing w:before="24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AB3C57"/>
    <w:pPr>
      <w:keepNext/>
      <w:keepLines/>
      <w:spacing w:before="40"/>
      <w:outlineLvl w:val="1"/>
    </w:pPr>
    <w:rPr>
      <w:rFonts w:ascii="Times New Roman" w:eastAsiaTheme="majorEastAsia" w:hAnsi="Times New Roman" w:cstheme="majorBidi"/>
      <w:i/>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57"/>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AB3C57"/>
    <w:rPr>
      <w:rFonts w:ascii="Times New Roman" w:eastAsiaTheme="majorEastAsia" w:hAnsi="Times New Roman" w:cstheme="majorBidi"/>
      <w:i/>
      <w:color w:val="000000" w:themeColor="text1"/>
      <w:szCs w:val="26"/>
    </w:rPr>
  </w:style>
  <w:style w:type="paragraph" w:styleId="ListParagraph">
    <w:name w:val="List Paragraph"/>
    <w:basedOn w:val="Normal"/>
    <w:uiPriority w:val="34"/>
    <w:qFormat/>
    <w:rsid w:val="00B6239B"/>
    <w:pPr>
      <w:ind w:left="720"/>
      <w:contextualSpacing/>
    </w:pPr>
  </w:style>
  <w:style w:type="paragraph" w:styleId="Bibliography">
    <w:name w:val="Bibliography"/>
    <w:basedOn w:val="Normal"/>
    <w:next w:val="Normal"/>
    <w:uiPriority w:val="37"/>
    <w:unhideWhenUsed/>
    <w:rsid w:val="00545584"/>
    <w:pPr>
      <w:tabs>
        <w:tab w:val="left" w:pos="380"/>
      </w:tabs>
      <w:spacing w:line="480" w:lineRule="auto"/>
      <w:ind w:left="720" w:hanging="720"/>
    </w:pPr>
  </w:style>
  <w:style w:type="paragraph" w:styleId="BalloonText">
    <w:name w:val="Balloon Text"/>
    <w:basedOn w:val="Normal"/>
    <w:link w:val="BalloonTextChar"/>
    <w:uiPriority w:val="99"/>
    <w:semiHidden/>
    <w:unhideWhenUsed/>
    <w:rsid w:val="00724CA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24CA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4CA0"/>
    <w:rPr>
      <w:sz w:val="16"/>
      <w:szCs w:val="16"/>
    </w:rPr>
  </w:style>
  <w:style w:type="paragraph" w:styleId="CommentText">
    <w:name w:val="annotation text"/>
    <w:basedOn w:val="Normal"/>
    <w:link w:val="CommentTextChar"/>
    <w:uiPriority w:val="99"/>
    <w:semiHidden/>
    <w:unhideWhenUsed/>
    <w:rsid w:val="00724CA0"/>
    <w:rPr>
      <w:sz w:val="20"/>
      <w:szCs w:val="20"/>
    </w:rPr>
  </w:style>
  <w:style w:type="character" w:customStyle="1" w:styleId="CommentTextChar">
    <w:name w:val="Comment Text Char"/>
    <w:basedOn w:val="DefaultParagraphFont"/>
    <w:link w:val="CommentText"/>
    <w:uiPriority w:val="99"/>
    <w:semiHidden/>
    <w:rsid w:val="00724CA0"/>
    <w:rPr>
      <w:sz w:val="20"/>
      <w:szCs w:val="20"/>
    </w:rPr>
  </w:style>
  <w:style w:type="paragraph" w:styleId="CommentSubject">
    <w:name w:val="annotation subject"/>
    <w:basedOn w:val="CommentText"/>
    <w:next w:val="CommentText"/>
    <w:link w:val="CommentSubjectChar"/>
    <w:uiPriority w:val="99"/>
    <w:semiHidden/>
    <w:unhideWhenUsed/>
    <w:rsid w:val="00724CA0"/>
    <w:rPr>
      <w:b/>
      <w:bCs/>
    </w:rPr>
  </w:style>
  <w:style w:type="character" w:customStyle="1" w:styleId="CommentSubjectChar">
    <w:name w:val="Comment Subject Char"/>
    <w:basedOn w:val="CommentTextChar"/>
    <w:link w:val="CommentSubject"/>
    <w:uiPriority w:val="99"/>
    <w:semiHidden/>
    <w:rsid w:val="00724CA0"/>
    <w:rPr>
      <w:b/>
      <w:bCs/>
      <w:sz w:val="20"/>
      <w:szCs w:val="20"/>
    </w:rPr>
  </w:style>
  <w:style w:type="paragraph" w:styleId="Revision">
    <w:name w:val="Revision"/>
    <w:hidden/>
    <w:uiPriority w:val="99"/>
    <w:semiHidden/>
    <w:rsid w:val="00ED7932"/>
  </w:style>
  <w:style w:type="paragraph" w:styleId="NormalWeb">
    <w:name w:val="Normal (Web)"/>
    <w:basedOn w:val="Normal"/>
    <w:uiPriority w:val="99"/>
    <w:unhideWhenUsed/>
    <w:rsid w:val="009B526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1046</TotalTime>
  <Pages>21</Pages>
  <Words>34917</Words>
  <Characters>199030</Characters>
  <Application>Microsoft Office Word</Application>
  <DocSecurity>0</DocSecurity>
  <Lines>1658</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Carter</dc:creator>
  <cp:keywords/>
  <dc:description/>
  <cp:lastModifiedBy>Molly C. Mulcahy</cp:lastModifiedBy>
  <cp:revision>220</cp:revision>
  <dcterms:created xsi:type="dcterms:W3CDTF">2022-11-02T15:28:00Z</dcterms:created>
  <dcterms:modified xsi:type="dcterms:W3CDTF">2025-08-01T16:07:00Z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id="99KNgPvO"/&gt;&lt;style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