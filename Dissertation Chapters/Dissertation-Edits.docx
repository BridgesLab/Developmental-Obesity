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FEE60" w14:textId="665128B3" w:rsidR="006E3269" w:rsidRDefault="00F0341C" w:rsidP="006E3269">
      <w:pPr>
        <w:pStyle w:val="Title"/>
      </w:pPr>
      <w:r>
        <w:t>Chrononutrition and Endocrine Contributors to Gestational Glycemic Control and Infant Birth Weight</w:t>
      </w:r>
    </w:p>
    <w:p w14:paraId="7DE8A6B9" w14:textId="77777777" w:rsidR="006E3269" w:rsidRDefault="006E3269" w:rsidP="006E3269">
      <w:pPr>
        <w:spacing w:line="240" w:lineRule="auto"/>
        <w:jc w:val="center"/>
      </w:pPr>
      <w:r>
        <w:br/>
        <w:t>by</w:t>
      </w:r>
    </w:p>
    <w:p w14:paraId="6150FCD8" w14:textId="77777777" w:rsidR="006E3269" w:rsidRDefault="006E3269" w:rsidP="006E3269">
      <w:pPr>
        <w:spacing w:line="240" w:lineRule="auto"/>
        <w:jc w:val="center"/>
      </w:pPr>
    </w:p>
    <w:p w14:paraId="7B00CB33" w14:textId="7BBD9E13" w:rsidR="006E3269" w:rsidRDefault="00F0341C" w:rsidP="006E3269">
      <w:pPr>
        <w:spacing w:line="240" w:lineRule="auto"/>
        <w:jc w:val="center"/>
      </w:pPr>
      <w:r>
        <w:t>Molly C. Mulcahy MS RD</w:t>
      </w:r>
    </w:p>
    <w:p w14:paraId="68805079" w14:textId="3AE02384" w:rsidR="006E3269" w:rsidRDefault="006E3269" w:rsidP="00F0341C">
      <w:pPr>
        <w:pStyle w:val="Subtitle"/>
      </w:pPr>
      <w:r>
        <w:t>A dissertation submitted in partial fulfillment</w:t>
      </w:r>
      <w:r>
        <w:br/>
        <w:t xml:space="preserve"> </w:t>
      </w:r>
      <w:r w:rsidR="00F0341C">
        <w:t xml:space="preserve">of </w:t>
      </w:r>
      <w:r w:rsidR="00F0341C" w:rsidRPr="006E3269">
        <w:t xml:space="preserve">the requirements for the degree of </w:t>
      </w:r>
      <w:r w:rsidR="00F0341C">
        <w:br/>
        <w:t>Doctor of Philosophy</w:t>
      </w:r>
      <w:r w:rsidR="00F0341C">
        <w:br/>
        <w:t>Molecular and Biochemical Nutrition</w:t>
      </w:r>
      <w:r w:rsidR="00F0341C" w:rsidRPr="006E3269">
        <w:br/>
      </w:r>
      <w:r w:rsidR="00F0341C">
        <w:t>School of Public Health</w:t>
      </w:r>
      <w:r w:rsidR="00F0341C">
        <w:br/>
        <w:t>Department of Nutritional Sciences</w:t>
      </w:r>
      <w:r w:rsidR="00F0341C" w:rsidRPr="006E3269">
        <w:br/>
        <w:t>in the University of Michigan</w:t>
      </w:r>
      <w:r w:rsidR="00F0341C" w:rsidRPr="006E3269">
        <w:br/>
      </w:r>
      <w:proofErr w:type="gramStart"/>
      <w:r w:rsidR="00F0341C">
        <w:t>2023</w:t>
      </w:r>
      <w:proofErr w:type="gramEnd"/>
    </w:p>
    <w:p w14:paraId="1D9C0FFF" w14:textId="5DC22B83" w:rsidR="006E3269" w:rsidRPr="006E3269" w:rsidRDefault="006E3269" w:rsidP="006E3269">
      <w:pPr>
        <w:pStyle w:val="Subtitle2"/>
      </w:pPr>
      <w:r>
        <w:t>Doctoral Committee</w:t>
      </w:r>
      <w:r w:rsidR="00591DAD">
        <w:t>:</w:t>
      </w:r>
    </w:p>
    <w:p w14:paraId="0E482E3B" w14:textId="77777777" w:rsidR="001663A2" w:rsidRDefault="001663A2" w:rsidP="00F3384E">
      <w:pPr>
        <w:spacing w:line="240" w:lineRule="auto"/>
        <w:ind w:left="730" w:right="12"/>
        <w:rPr>
          <w:rFonts w:eastAsia="Times New Roman"/>
        </w:rPr>
      </w:pPr>
    </w:p>
    <w:p w14:paraId="450C6C3A" w14:textId="77777777" w:rsidR="00F0341C" w:rsidRDefault="00F0341C" w:rsidP="00F0341C">
      <w:pPr>
        <w:spacing w:line="240" w:lineRule="auto"/>
        <w:ind w:left="730" w:right="12"/>
        <w:rPr>
          <w:rFonts w:eastAsia="Times New Roman"/>
        </w:rPr>
      </w:pPr>
      <w:r>
        <w:rPr>
          <w:rFonts w:eastAsia="Times New Roman"/>
        </w:rPr>
        <w:t>Dave Bridges, PhD</w:t>
      </w:r>
      <w:r w:rsidRPr="006E3269">
        <w:rPr>
          <w:rFonts w:eastAsia="Times New Roman"/>
        </w:rPr>
        <w:t xml:space="preserve">, Chair </w:t>
      </w:r>
    </w:p>
    <w:p w14:paraId="08A0CF15" w14:textId="77777777" w:rsidR="00F0341C" w:rsidRDefault="00F0341C" w:rsidP="00F0341C">
      <w:pPr>
        <w:spacing w:line="240" w:lineRule="auto"/>
        <w:ind w:left="730" w:right="12"/>
        <w:rPr>
          <w:rFonts w:eastAsia="Times New Roman"/>
        </w:rPr>
      </w:pPr>
      <w:r>
        <w:rPr>
          <w:rFonts w:eastAsia="Times New Roman"/>
        </w:rPr>
        <w:t>Elizabeth Langen, MD, Cognate member</w:t>
      </w:r>
    </w:p>
    <w:p w14:paraId="1C34FC39" w14:textId="77777777" w:rsidR="00F0341C" w:rsidRDefault="00F0341C" w:rsidP="00F0341C">
      <w:pPr>
        <w:spacing w:line="240" w:lineRule="auto"/>
        <w:ind w:left="730" w:right="12"/>
        <w:rPr>
          <w:rFonts w:eastAsia="Times New Roman"/>
        </w:rPr>
      </w:pPr>
      <w:r>
        <w:rPr>
          <w:rFonts w:eastAsia="Times New Roman"/>
        </w:rPr>
        <w:t>Darleen Sandoval, PhD, Special Committee member</w:t>
      </w:r>
    </w:p>
    <w:p w14:paraId="32AA95ED" w14:textId="37BCD4E6" w:rsidR="006E3269" w:rsidRPr="006E3269" w:rsidRDefault="00F0341C" w:rsidP="00F0341C">
      <w:r>
        <w:rPr>
          <w:rFonts w:eastAsia="Times New Roman"/>
        </w:rPr>
        <w:tab/>
        <w:t>Erica Jansen, PhD, Committee member</w:t>
      </w:r>
    </w:p>
    <w:p w14:paraId="554661F0" w14:textId="77777777" w:rsidR="00F42295" w:rsidRDefault="00F42295">
      <w:pPr>
        <w:spacing w:line="259" w:lineRule="auto"/>
      </w:pPr>
      <w:r>
        <w:br w:type="page"/>
      </w:r>
    </w:p>
    <w:p w14:paraId="63B6FA18" w14:textId="77777777" w:rsidR="00BA00D4" w:rsidRDefault="00BA00D4" w:rsidP="00F3384E">
      <w:pPr>
        <w:spacing w:after="12" w:line="248" w:lineRule="auto"/>
        <w:ind w:left="99"/>
        <w:jc w:val="center"/>
      </w:pPr>
    </w:p>
    <w:p w14:paraId="4CBEE005" w14:textId="77777777" w:rsidR="00BA00D4" w:rsidRDefault="00BA00D4" w:rsidP="00F3384E">
      <w:pPr>
        <w:spacing w:after="12" w:line="248" w:lineRule="auto"/>
        <w:ind w:left="99"/>
        <w:jc w:val="center"/>
      </w:pPr>
    </w:p>
    <w:p w14:paraId="41C82B2B" w14:textId="77777777" w:rsidR="00BA00D4" w:rsidRDefault="00BA00D4" w:rsidP="00F3384E">
      <w:pPr>
        <w:spacing w:after="12" w:line="248" w:lineRule="auto"/>
        <w:ind w:left="99"/>
        <w:jc w:val="center"/>
      </w:pPr>
    </w:p>
    <w:p w14:paraId="50960943" w14:textId="77777777" w:rsidR="00BA00D4" w:rsidRDefault="00BA00D4" w:rsidP="00F3384E">
      <w:pPr>
        <w:spacing w:after="12" w:line="248" w:lineRule="auto"/>
        <w:ind w:left="99"/>
        <w:jc w:val="center"/>
      </w:pPr>
    </w:p>
    <w:p w14:paraId="1CFBB55D" w14:textId="77777777" w:rsidR="00BA00D4" w:rsidRDefault="00BA00D4" w:rsidP="00F3384E">
      <w:pPr>
        <w:spacing w:after="12" w:line="248" w:lineRule="auto"/>
        <w:ind w:left="99"/>
        <w:jc w:val="center"/>
      </w:pPr>
    </w:p>
    <w:p w14:paraId="0B8E151E" w14:textId="77777777" w:rsidR="00BA00D4" w:rsidRDefault="00BA00D4" w:rsidP="00F3384E">
      <w:pPr>
        <w:spacing w:after="12" w:line="248" w:lineRule="auto"/>
        <w:ind w:left="99"/>
        <w:jc w:val="center"/>
      </w:pPr>
    </w:p>
    <w:p w14:paraId="1ED072D4" w14:textId="77777777" w:rsidR="00BA00D4" w:rsidRDefault="00BA00D4" w:rsidP="00F3384E">
      <w:pPr>
        <w:spacing w:after="12" w:line="248" w:lineRule="auto"/>
        <w:ind w:left="99"/>
        <w:jc w:val="center"/>
      </w:pPr>
    </w:p>
    <w:p w14:paraId="39C7F7FA" w14:textId="77777777" w:rsidR="00BA00D4" w:rsidRDefault="00BA00D4" w:rsidP="00F3384E">
      <w:pPr>
        <w:spacing w:after="12" w:line="248" w:lineRule="auto"/>
        <w:ind w:left="99"/>
        <w:jc w:val="center"/>
      </w:pPr>
    </w:p>
    <w:p w14:paraId="3D8F19B9" w14:textId="77777777" w:rsidR="00BA00D4" w:rsidRDefault="00BA00D4" w:rsidP="00F3384E">
      <w:pPr>
        <w:spacing w:after="12" w:line="248" w:lineRule="auto"/>
        <w:ind w:left="99"/>
        <w:jc w:val="center"/>
      </w:pPr>
    </w:p>
    <w:p w14:paraId="1CF28E20" w14:textId="77777777" w:rsidR="00BA00D4" w:rsidRDefault="00BA00D4" w:rsidP="00F3384E">
      <w:pPr>
        <w:spacing w:after="12" w:line="248" w:lineRule="auto"/>
        <w:ind w:left="99"/>
        <w:jc w:val="center"/>
      </w:pPr>
    </w:p>
    <w:p w14:paraId="4A36C4FA" w14:textId="77777777" w:rsidR="00BA00D4" w:rsidRDefault="00BA00D4" w:rsidP="00F3384E">
      <w:pPr>
        <w:spacing w:after="12" w:line="248" w:lineRule="auto"/>
        <w:ind w:left="99"/>
        <w:jc w:val="center"/>
      </w:pPr>
    </w:p>
    <w:p w14:paraId="6485531E" w14:textId="77777777" w:rsidR="00BA00D4" w:rsidRDefault="00BA00D4" w:rsidP="00F3384E">
      <w:pPr>
        <w:spacing w:after="12" w:line="248" w:lineRule="auto"/>
        <w:ind w:left="99"/>
        <w:jc w:val="center"/>
      </w:pPr>
    </w:p>
    <w:p w14:paraId="4BC0443A" w14:textId="77777777" w:rsidR="00BA00D4" w:rsidRDefault="00BA00D4" w:rsidP="00F3384E">
      <w:pPr>
        <w:spacing w:after="12" w:line="248" w:lineRule="auto"/>
        <w:ind w:left="99"/>
        <w:jc w:val="center"/>
      </w:pPr>
    </w:p>
    <w:p w14:paraId="417AEA6B" w14:textId="45263B4B" w:rsidR="00F3384E" w:rsidRDefault="00D527F2" w:rsidP="00F3384E">
      <w:pPr>
        <w:spacing w:after="12" w:line="248" w:lineRule="auto"/>
        <w:ind w:left="99"/>
        <w:jc w:val="center"/>
      </w:pPr>
      <w:r>
        <w:t>Molly C. Mulcahy</w:t>
      </w:r>
    </w:p>
    <w:p w14:paraId="237FE589" w14:textId="77777777" w:rsidR="00F3384E" w:rsidRDefault="00F3384E" w:rsidP="00F3384E">
      <w:pPr>
        <w:spacing w:line="259" w:lineRule="auto"/>
        <w:ind w:left="149"/>
        <w:jc w:val="center"/>
      </w:pPr>
      <w:r>
        <w:t xml:space="preserve"> </w:t>
      </w:r>
    </w:p>
    <w:p w14:paraId="7C958A5D" w14:textId="1192C060" w:rsidR="00F3384E" w:rsidRDefault="00D527F2" w:rsidP="00F3384E">
      <w:pPr>
        <w:spacing w:after="12" w:line="248" w:lineRule="auto"/>
        <w:ind w:left="99"/>
        <w:jc w:val="center"/>
      </w:pPr>
      <w:r>
        <w:t>mollye</w:t>
      </w:r>
      <w:r w:rsidR="00F3384E">
        <w:t xml:space="preserve">@umich.edu </w:t>
      </w:r>
    </w:p>
    <w:p w14:paraId="0FEA0A93" w14:textId="77777777" w:rsidR="00F3384E" w:rsidRDefault="00F3384E" w:rsidP="00F3384E">
      <w:pPr>
        <w:spacing w:line="259" w:lineRule="auto"/>
        <w:ind w:left="149"/>
        <w:jc w:val="center"/>
      </w:pPr>
      <w:r>
        <w:t xml:space="preserve"> </w:t>
      </w:r>
    </w:p>
    <w:p w14:paraId="20A45563" w14:textId="1E79A3E5" w:rsidR="00F3384E" w:rsidRDefault="00F3384E" w:rsidP="00F3384E">
      <w:pPr>
        <w:spacing w:line="259" w:lineRule="auto"/>
        <w:ind w:left="2993" w:right="12"/>
      </w:pPr>
      <w:r>
        <w:t xml:space="preserve">ORCID </w:t>
      </w:r>
      <w:proofErr w:type="spellStart"/>
      <w:r>
        <w:t>iD</w:t>
      </w:r>
      <w:proofErr w:type="spellEnd"/>
      <w:r>
        <w:t xml:space="preserve">:  </w:t>
      </w:r>
      <w:r w:rsidR="00D527F2">
        <w:t>0000-0002-8903-7357</w:t>
      </w:r>
    </w:p>
    <w:p w14:paraId="4F03E728" w14:textId="77777777" w:rsidR="00BA00D4" w:rsidRDefault="00BA00D4" w:rsidP="00F3384E">
      <w:pPr>
        <w:spacing w:line="259" w:lineRule="auto"/>
        <w:ind w:left="149"/>
        <w:jc w:val="center"/>
      </w:pPr>
    </w:p>
    <w:p w14:paraId="6CD13977" w14:textId="2A064EA5" w:rsidR="00F3384E" w:rsidRDefault="00F3384E" w:rsidP="00F3384E">
      <w:pPr>
        <w:spacing w:line="259" w:lineRule="auto"/>
        <w:ind w:left="149"/>
        <w:jc w:val="center"/>
      </w:pPr>
      <w:r>
        <w:t xml:space="preserve"> </w:t>
      </w:r>
    </w:p>
    <w:p w14:paraId="31967FB8" w14:textId="77777777" w:rsidR="00F3384E" w:rsidRDefault="00F3384E" w:rsidP="00F3384E">
      <w:pPr>
        <w:spacing w:line="259" w:lineRule="auto"/>
        <w:ind w:left="149"/>
        <w:jc w:val="center"/>
      </w:pPr>
      <w:r>
        <w:t xml:space="preserve"> </w:t>
      </w:r>
    </w:p>
    <w:p w14:paraId="2D6A832C" w14:textId="469E7BC3" w:rsidR="00F3384E" w:rsidRDefault="00F3384E" w:rsidP="00F3384E">
      <w:pPr>
        <w:spacing w:after="12" w:line="248" w:lineRule="auto"/>
        <w:ind w:left="99"/>
        <w:jc w:val="center"/>
      </w:pPr>
      <w:r>
        <w:t xml:space="preserve">© </w:t>
      </w:r>
      <w:r w:rsidR="00D527F2">
        <w:t>Molly C. Mulcahy</w:t>
      </w:r>
      <w:r>
        <w:t xml:space="preserve"> 20</w:t>
      </w:r>
      <w:r w:rsidR="007D7678">
        <w:t>2</w:t>
      </w:r>
      <w:r w:rsidR="00D527F2">
        <w:t>3</w:t>
      </w:r>
    </w:p>
    <w:p w14:paraId="4BC33B96" w14:textId="77777777" w:rsidR="00BA00D4" w:rsidRDefault="00BA00D4" w:rsidP="00BA00D4">
      <w:pPr>
        <w:spacing w:after="12" w:line="248" w:lineRule="auto"/>
        <w:ind w:left="99"/>
      </w:pPr>
    </w:p>
    <w:p w14:paraId="008696EC" w14:textId="46587D14" w:rsidR="00BA00D4" w:rsidRDefault="00BA00D4" w:rsidP="00BA00D4">
      <w:pPr>
        <w:spacing w:after="12" w:line="248" w:lineRule="auto"/>
        <w:ind w:left="99"/>
        <w:sectPr w:rsidR="00BA00D4" w:rsidSect="00BA00D4">
          <w:headerReference w:type="default" r:id="rId8"/>
          <w:footerReference w:type="even" r:id="rId9"/>
          <w:footerReference w:type="default" r:id="rId10"/>
          <w:pgSz w:w="12240" w:h="15840" w:code="1"/>
          <w:pgMar w:top="1440" w:right="1440" w:bottom="1440" w:left="1440" w:header="720" w:footer="720" w:gutter="0"/>
          <w:pgNumType w:fmt="lowerRoman"/>
          <w:cols w:space="720"/>
          <w:docGrid w:linePitch="360"/>
        </w:sectPr>
      </w:pPr>
    </w:p>
    <w:p w14:paraId="677B6E4B" w14:textId="77777777" w:rsidR="00F42295" w:rsidRDefault="00F42295" w:rsidP="00E06E91">
      <w:pPr>
        <w:pStyle w:val="Heading1"/>
        <w:numPr>
          <w:ilvl w:val="0"/>
          <w:numId w:val="0"/>
        </w:numPr>
      </w:pPr>
      <w:bookmarkStart w:id="0" w:name="_Toc126830542"/>
      <w:r w:rsidRPr="009B079C">
        <w:lastRenderedPageBreak/>
        <w:t>Dedication</w:t>
      </w:r>
      <w:bookmarkEnd w:id="0"/>
    </w:p>
    <w:p w14:paraId="054315EE" w14:textId="77777777" w:rsidR="002066EC" w:rsidRDefault="002066EC" w:rsidP="006E5C7F">
      <w:pPr>
        <w:spacing w:line="240" w:lineRule="auto"/>
        <w:ind w:firstLine="720"/>
      </w:pPr>
    </w:p>
    <w:p w14:paraId="1F84F637" w14:textId="77777777" w:rsidR="00D527F2" w:rsidRDefault="00D527F2" w:rsidP="00D527F2">
      <w:pPr>
        <w:ind w:firstLine="720"/>
      </w:pPr>
      <w:r w:rsidRPr="002066EC">
        <w:t xml:space="preserve">This dissertation </w:t>
      </w:r>
      <w:r>
        <w:t xml:space="preserve">is dedicated to those who provided me with countless hours of support, encouragement, and motivation. First, I thank my husband, Robert Mulcahy, for the innumerable sacrifices he’s made to support my career as a scientist. I thank my parents, Edward and Arlene Carter,  for instilling in me an intrinsic curiosity and deep value of continued </w:t>
      </w:r>
      <w:proofErr w:type="spellStart"/>
      <w:r>
        <w:t>self improvement</w:t>
      </w:r>
      <w:proofErr w:type="spellEnd"/>
      <w:r>
        <w:t>. I thank the other members of my family and dear friends who believed in me when I couldn’t. I can say with complete honesty I could not have achieved this milestone without each of your involvement.</w:t>
      </w:r>
    </w:p>
    <w:p w14:paraId="2E82DCAA" w14:textId="77777777" w:rsidR="007D7678" w:rsidRDefault="007D7678" w:rsidP="002066EC">
      <w:pPr>
        <w:ind w:firstLine="720"/>
      </w:pPr>
    </w:p>
    <w:p w14:paraId="6D4D6519" w14:textId="77777777" w:rsidR="007D7678" w:rsidRDefault="007D7678" w:rsidP="00BA00D4"/>
    <w:p w14:paraId="7B5C9ED8" w14:textId="6D583DF2" w:rsidR="007D7678" w:rsidRDefault="007D7678" w:rsidP="00BA00D4">
      <w:pPr>
        <w:sectPr w:rsidR="007D7678" w:rsidSect="00131CA9">
          <w:footerReference w:type="default" r:id="rId11"/>
          <w:pgSz w:w="12240" w:h="15840"/>
          <w:pgMar w:top="1440" w:right="1440" w:bottom="1440" w:left="1440" w:header="720" w:footer="720" w:gutter="0"/>
          <w:pgNumType w:fmt="lowerRoman" w:start="2"/>
          <w:cols w:space="720"/>
          <w:docGrid w:linePitch="360"/>
        </w:sectPr>
      </w:pPr>
    </w:p>
    <w:p w14:paraId="7E01E03E" w14:textId="73717086" w:rsidR="00F42295" w:rsidRDefault="009B079C" w:rsidP="00591DAD">
      <w:pPr>
        <w:pStyle w:val="Heading1"/>
        <w:numPr>
          <w:ilvl w:val="0"/>
          <w:numId w:val="0"/>
        </w:numPr>
        <w:tabs>
          <w:tab w:val="left" w:pos="381"/>
          <w:tab w:val="center" w:pos="4680"/>
        </w:tabs>
      </w:pPr>
      <w:bookmarkStart w:id="1" w:name="_Toc126830543"/>
      <w:r>
        <w:lastRenderedPageBreak/>
        <w:t>Acknowledgements</w:t>
      </w:r>
      <w:bookmarkEnd w:id="1"/>
    </w:p>
    <w:p w14:paraId="0805BA5D" w14:textId="77777777" w:rsidR="00D527F2" w:rsidRDefault="00D527F2" w:rsidP="00D527F2">
      <w:pPr>
        <w:ind w:firstLine="720"/>
      </w:pPr>
      <w:r>
        <w:t xml:space="preserve">I would like to recognize and thank the full team of </w:t>
      </w:r>
      <w:r w:rsidRPr="00DB77A9">
        <w:t>researchers, students, mentors, collaborators</w:t>
      </w:r>
      <w:r>
        <w:t>, PRESS participants, and experimental animals that brought this project from idea to completion</w:t>
      </w:r>
      <w:r w:rsidRPr="00DB77A9">
        <w:t xml:space="preserve">. </w:t>
      </w:r>
      <w:r>
        <w:t xml:space="preserve">Thank you to my research mentor, Dr. Dave Bridges for years of guidance, support, and encouragement on the journey from laboratory assistant to the completion of this dissertation. I thank my committee members Dr. Elizabeth Langen, Dr. Darleen Sandoval, and Dr. Erica Jansen for their tireless dedication to my pursuit of this project. I thank the many collaborators who have contributed to the data detailed in this dissertation: Dr. Brigid Gregg, </w:t>
      </w:r>
      <w:proofErr w:type="spellStart"/>
      <w:r>
        <w:t>Dr.Haijing</w:t>
      </w:r>
      <w:proofErr w:type="spellEnd"/>
      <w:r>
        <w:t xml:space="preserve"> Sun, Dr. Tim Johnson, Dr. Kendrin Sonneville, Ash Covell, and </w:t>
      </w:r>
      <w:proofErr w:type="spellStart"/>
      <w:r>
        <w:t>Shuo</w:t>
      </w:r>
      <w:proofErr w:type="spellEnd"/>
      <w:r>
        <w:t xml:space="preserve"> Zhang. I also would like to thank Bridges Lab members, former and current, who have contributed to these projects: Allison C. Meyer, Dr. </w:t>
      </w:r>
      <w:proofErr w:type="spellStart"/>
      <w:r>
        <w:t>Noura</w:t>
      </w:r>
      <w:proofErr w:type="spellEnd"/>
      <w:r>
        <w:t xml:space="preserve"> El </w:t>
      </w:r>
      <w:proofErr w:type="spellStart"/>
      <w:r>
        <w:t>Habbal</w:t>
      </w:r>
      <w:proofErr w:type="spellEnd"/>
      <w:r>
        <w:t xml:space="preserve">, Dr. Innocence Harvey-Jacobs, </w:t>
      </w:r>
      <w:proofErr w:type="spellStart"/>
      <w:r>
        <w:t>JeAnna</w:t>
      </w:r>
      <w:proofErr w:type="spellEnd"/>
      <w:r>
        <w:t xml:space="preserve"> R. Redd, Detrick Snyder, Laura </w:t>
      </w:r>
      <w:proofErr w:type="spellStart"/>
      <w:r>
        <w:t>Gunder</w:t>
      </w:r>
      <w:proofErr w:type="spellEnd"/>
      <w:r>
        <w:t xml:space="preserve">, and Claire Gleason. </w:t>
      </w:r>
    </w:p>
    <w:p w14:paraId="7FA52C3F" w14:textId="77777777" w:rsidR="007D7678" w:rsidRDefault="007D7678" w:rsidP="002066EC">
      <w:pPr>
        <w:ind w:firstLine="720"/>
      </w:pPr>
    </w:p>
    <w:p w14:paraId="39221D34" w14:textId="77777777" w:rsidR="007D7678" w:rsidRDefault="007D7678" w:rsidP="002066EC">
      <w:pPr>
        <w:ind w:firstLine="720"/>
      </w:pPr>
    </w:p>
    <w:p w14:paraId="426B5B18" w14:textId="77777777" w:rsidR="005D1CA7" w:rsidRDefault="005D1CA7">
      <w:pPr>
        <w:spacing w:line="259" w:lineRule="auto"/>
      </w:pPr>
      <w:bookmarkStart w:id="2" w:name="_Toc482008686"/>
      <w:r>
        <w:br w:type="page"/>
      </w:r>
    </w:p>
    <w:p w14:paraId="2B927BB7" w14:textId="77777777" w:rsidR="00F42295" w:rsidRPr="0099611C" w:rsidRDefault="0099611C" w:rsidP="00E06E91">
      <w:pPr>
        <w:spacing w:after="480" w:line="240" w:lineRule="auto"/>
        <w:jc w:val="center"/>
        <w:rPr>
          <w:b/>
        </w:rPr>
      </w:pPr>
      <w:r>
        <w:rPr>
          <w:b/>
        </w:rPr>
        <w:lastRenderedPageBreak/>
        <w:br/>
      </w:r>
      <w:r>
        <w:rPr>
          <w:b/>
        </w:rPr>
        <w:br/>
      </w:r>
      <w:r>
        <w:rPr>
          <w:b/>
        </w:rPr>
        <w:br/>
      </w:r>
      <w:r>
        <w:rPr>
          <w:b/>
        </w:rPr>
        <w:br/>
      </w:r>
      <w:r>
        <w:rPr>
          <w:b/>
        </w:rPr>
        <w:br/>
      </w:r>
      <w:r w:rsidR="00F42295" w:rsidRPr="0099611C">
        <w:rPr>
          <w:b/>
        </w:rPr>
        <w:t>Table of Contents</w:t>
      </w:r>
      <w:bookmarkEnd w:id="2"/>
    </w:p>
    <w:p w14:paraId="3C91CA8C" w14:textId="40D8E9D7" w:rsidR="00706067" w:rsidRDefault="00E06E91">
      <w:pPr>
        <w:pStyle w:val="TOC1"/>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26830542" w:history="1">
        <w:r w:rsidR="00706067" w:rsidRPr="00FF74ED">
          <w:rPr>
            <w:rStyle w:val="Hyperlink"/>
            <w:noProof/>
          </w:rPr>
          <w:t>Dedication</w:t>
        </w:r>
        <w:r w:rsidR="00706067">
          <w:rPr>
            <w:noProof/>
            <w:webHidden/>
          </w:rPr>
          <w:tab/>
        </w:r>
        <w:r w:rsidR="00706067">
          <w:rPr>
            <w:noProof/>
            <w:webHidden/>
          </w:rPr>
          <w:fldChar w:fldCharType="begin"/>
        </w:r>
        <w:r w:rsidR="00706067">
          <w:rPr>
            <w:noProof/>
            <w:webHidden/>
          </w:rPr>
          <w:instrText xml:space="preserve"> PAGEREF _Toc126830542 \h </w:instrText>
        </w:r>
        <w:r w:rsidR="00706067">
          <w:rPr>
            <w:noProof/>
            <w:webHidden/>
          </w:rPr>
        </w:r>
        <w:r w:rsidR="00706067">
          <w:rPr>
            <w:noProof/>
            <w:webHidden/>
          </w:rPr>
          <w:fldChar w:fldCharType="separate"/>
        </w:r>
        <w:r w:rsidR="00706067">
          <w:rPr>
            <w:noProof/>
            <w:webHidden/>
          </w:rPr>
          <w:t>ii</w:t>
        </w:r>
        <w:r w:rsidR="00706067">
          <w:rPr>
            <w:noProof/>
            <w:webHidden/>
          </w:rPr>
          <w:fldChar w:fldCharType="end"/>
        </w:r>
      </w:hyperlink>
    </w:p>
    <w:p w14:paraId="40141F9F" w14:textId="45F39D44" w:rsidR="00706067" w:rsidRDefault="00000000">
      <w:pPr>
        <w:pStyle w:val="TOC1"/>
        <w:rPr>
          <w:rFonts w:asciiTheme="minorHAnsi" w:eastAsiaTheme="minorEastAsia" w:hAnsiTheme="minorHAnsi" w:cstheme="minorBidi"/>
          <w:noProof/>
          <w:color w:val="auto"/>
          <w:szCs w:val="24"/>
        </w:rPr>
      </w:pPr>
      <w:hyperlink w:anchor="_Toc126830543" w:history="1">
        <w:r w:rsidR="00706067" w:rsidRPr="00FF74ED">
          <w:rPr>
            <w:rStyle w:val="Hyperlink"/>
            <w:noProof/>
          </w:rPr>
          <w:t>Acknowledgements</w:t>
        </w:r>
        <w:r w:rsidR="00706067">
          <w:rPr>
            <w:noProof/>
            <w:webHidden/>
          </w:rPr>
          <w:tab/>
        </w:r>
        <w:r w:rsidR="00706067">
          <w:rPr>
            <w:noProof/>
            <w:webHidden/>
          </w:rPr>
          <w:fldChar w:fldCharType="begin"/>
        </w:r>
        <w:r w:rsidR="00706067">
          <w:rPr>
            <w:noProof/>
            <w:webHidden/>
          </w:rPr>
          <w:instrText xml:space="preserve"> PAGEREF _Toc126830543 \h </w:instrText>
        </w:r>
        <w:r w:rsidR="00706067">
          <w:rPr>
            <w:noProof/>
            <w:webHidden/>
          </w:rPr>
        </w:r>
        <w:r w:rsidR="00706067">
          <w:rPr>
            <w:noProof/>
            <w:webHidden/>
          </w:rPr>
          <w:fldChar w:fldCharType="separate"/>
        </w:r>
        <w:r w:rsidR="00706067">
          <w:rPr>
            <w:noProof/>
            <w:webHidden/>
          </w:rPr>
          <w:t>iii</w:t>
        </w:r>
        <w:r w:rsidR="00706067">
          <w:rPr>
            <w:noProof/>
            <w:webHidden/>
          </w:rPr>
          <w:fldChar w:fldCharType="end"/>
        </w:r>
      </w:hyperlink>
    </w:p>
    <w:p w14:paraId="5F0DEA88" w14:textId="5229C2E8" w:rsidR="00706067" w:rsidRDefault="00000000">
      <w:pPr>
        <w:pStyle w:val="TOC1"/>
        <w:rPr>
          <w:rFonts w:asciiTheme="minorHAnsi" w:eastAsiaTheme="minorEastAsia" w:hAnsiTheme="minorHAnsi" w:cstheme="minorBidi"/>
          <w:noProof/>
          <w:color w:val="auto"/>
          <w:szCs w:val="24"/>
        </w:rPr>
      </w:pPr>
      <w:hyperlink w:anchor="_Toc126830544" w:history="1">
        <w:r w:rsidR="00706067" w:rsidRPr="00FF74ED">
          <w:rPr>
            <w:rStyle w:val="Hyperlink"/>
            <w:noProof/>
          </w:rPr>
          <w:t>List of Tables</w:t>
        </w:r>
        <w:r w:rsidR="00706067">
          <w:rPr>
            <w:noProof/>
            <w:webHidden/>
          </w:rPr>
          <w:tab/>
        </w:r>
        <w:r w:rsidR="00706067">
          <w:rPr>
            <w:noProof/>
            <w:webHidden/>
          </w:rPr>
          <w:fldChar w:fldCharType="begin"/>
        </w:r>
        <w:r w:rsidR="00706067">
          <w:rPr>
            <w:noProof/>
            <w:webHidden/>
          </w:rPr>
          <w:instrText xml:space="preserve"> PAGEREF _Toc126830544 \h </w:instrText>
        </w:r>
        <w:r w:rsidR="00706067">
          <w:rPr>
            <w:noProof/>
            <w:webHidden/>
          </w:rPr>
        </w:r>
        <w:r w:rsidR="00706067">
          <w:rPr>
            <w:noProof/>
            <w:webHidden/>
          </w:rPr>
          <w:fldChar w:fldCharType="separate"/>
        </w:r>
        <w:r w:rsidR="00706067">
          <w:rPr>
            <w:noProof/>
            <w:webHidden/>
          </w:rPr>
          <w:t>viii</w:t>
        </w:r>
        <w:r w:rsidR="00706067">
          <w:rPr>
            <w:noProof/>
            <w:webHidden/>
          </w:rPr>
          <w:fldChar w:fldCharType="end"/>
        </w:r>
      </w:hyperlink>
    </w:p>
    <w:p w14:paraId="33EB4018" w14:textId="15FED5B5" w:rsidR="00706067" w:rsidRDefault="00000000">
      <w:pPr>
        <w:pStyle w:val="TOC1"/>
        <w:rPr>
          <w:rFonts w:asciiTheme="minorHAnsi" w:eastAsiaTheme="minorEastAsia" w:hAnsiTheme="minorHAnsi" w:cstheme="minorBidi"/>
          <w:noProof/>
          <w:color w:val="auto"/>
          <w:szCs w:val="24"/>
        </w:rPr>
      </w:pPr>
      <w:hyperlink w:anchor="_Toc126830545" w:history="1">
        <w:r w:rsidR="00706067" w:rsidRPr="00FF74ED">
          <w:rPr>
            <w:rStyle w:val="Hyperlink"/>
            <w:noProof/>
          </w:rPr>
          <w:t>List of Figures</w:t>
        </w:r>
        <w:r w:rsidR="00706067">
          <w:rPr>
            <w:noProof/>
            <w:webHidden/>
          </w:rPr>
          <w:tab/>
        </w:r>
        <w:r w:rsidR="00706067">
          <w:rPr>
            <w:noProof/>
            <w:webHidden/>
          </w:rPr>
          <w:fldChar w:fldCharType="begin"/>
        </w:r>
        <w:r w:rsidR="00706067">
          <w:rPr>
            <w:noProof/>
            <w:webHidden/>
          </w:rPr>
          <w:instrText xml:space="preserve"> PAGEREF _Toc126830545 \h </w:instrText>
        </w:r>
        <w:r w:rsidR="00706067">
          <w:rPr>
            <w:noProof/>
            <w:webHidden/>
          </w:rPr>
        </w:r>
        <w:r w:rsidR="00706067">
          <w:rPr>
            <w:noProof/>
            <w:webHidden/>
          </w:rPr>
          <w:fldChar w:fldCharType="separate"/>
        </w:r>
        <w:r w:rsidR="00706067">
          <w:rPr>
            <w:noProof/>
            <w:webHidden/>
          </w:rPr>
          <w:t>ix</w:t>
        </w:r>
        <w:r w:rsidR="00706067">
          <w:rPr>
            <w:noProof/>
            <w:webHidden/>
          </w:rPr>
          <w:fldChar w:fldCharType="end"/>
        </w:r>
      </w:hyperlink>
    </w:p>
    <w:p w14:paraId="6306A6A4" w14:textId="4AA784BA" w:rsidR="00706067" w:rsidRDefault="00000000">
      <w:pPr>
        <w:pStyle w:val="TOC1"/>
        <w:rPr>
          <w:rFonts w:asciiTheme="minorHAnsi" w:eastAsiaTheme="minorEastAsia" w:hAnsiTheme="minorHAnsi" w:cstheme="minorBidi"/>
          <w:noProof/>
          <w:color w:val="auto"/>
          <w:szCs w:val="24"/>
        </w:rPr>
      </w:pPr>
      <w:hyperlink w:anchor="_Toc126830546" w:history="1">
        <w:r w:rsidR="00706067" w:rsidRPr="00FF74ED">
          <w:rPr>
            <w:rStyle w:val="Hyperlink"/>
            <w:noProof/>
          </w:rPr>
          <w:t>Abstract</w:t>
        </w:r>
        <w:r w:rsidR="00706067">
          <w:rPr>
            <w:noProof/>
            <w:webHidden/>
          </w:rPr>
          <w:tab/>
        </w:r>
        <w:r w:rsidR="00706067">
          <w:rPr>
            <w:noProof/>
            <w:webHidden/>
          </w:rPr>
          <w:fldChar w:fldCharType="begin"/>
        </w:r>
        <w:r w:rsidR="00706067">
          <w:rPr>
            <w:noProof/>
            <w:webHidden/>
          </w:rPr>
          <w:instrText xml:space="preserve"> PAGEREF _Toc126830546 \h </w:instrText>
        </w:r>
        <w:r w:rsidR="00706067">
          <w:rPr>
            <w:noProof/>
            <w:webHidden/>
          </w:rPr>
        </w:r>
        <w:r w:rsidR="00706067">
          <w:rPr>
            <w:noProof/>
            <w:webHidden/>
          </w:rPr>
          <w:fldChar w:fldCharType="separate"/>
        </w:r>
        <w:r w:rsidR="00706067">
          <w:rPr>
            <w:noProof/>
            <w:webHidden/>
          </w:rPr>
          <w:t>x</w:t>
        </w:r>
        <w:r w:rsidR="00706067">
          <w:rPr>
            <w:noProof/>
            <w:webHidden/>
          </w:rPr>
          <w:fldChar w:fldCharType="end"/>
        </w:r>
      </w:hyperlink>
    </w:p>
    <w:p w14:paraId="1133DE30" w14:textId="132643CD" w:rsidR="00706067" w:rsidRDefault="00000000">
      <w:pPr>
        <w:pStyle w:val="TOC1"/>
        <w:rPr>
          <w:rFonts w:asciiTheme="minorHAnsi" w:eastAsiaTheme="minorEastAsia" w:hAnsiTheme="minorHAnsi" w:cstheme="minorBidi"/>
          <w:noProof/>
          <w:color w:val="auto"/>
          <w:szCs w:val="24"/>
        </w:rPr>
      </w:pPr>
      <w:hyperlink w:anchor="_Toc126830547" w:history="1">
        <w:r w:rsidR="00706067" w:rsidRPr="00FF74ED">
          <w:rPr>
            <w:rStyle w:val="Hyperlink"/>
            <w:noProof/>
          </w:rPr>
          <w:t>Chapter 1 Introduction</w:t>
        </w:r>
        <w:r w:rsidR="00706067">
          <w:rPr>
            <w:noProof/>
            <w:webHidden/>
          </w:rPr>
          <w:tab/>
        </w:r>
        <w:r w:rsidR="00706067">
          <w:rPr>
            <w:noProof/>
            <w:webHidden/>
          </w:rPr>
          <w:fldChar w:fldCharType="begin"/>
        </w:r>
        <w:r w:rsidR="00706067">
          <w:rPr>
            <w:noProof/>
            <w:webHidden/>
          </w:rPr>
          <w:instrText xml:space="preserve"> PAGEREF _Toc126830547 \h </w:instrText>
        </w:r>
        <w:r w:rsidR="00706067">
          <w:rPr>
            <w:noProof/>
            <w:webHidden/>
          </w:rPr>
        </w:r>
        <w:r w:rsidR="00706067">
          <w:rPr>
            <w:noProof/>
            <w:webHidden/>
          </w:rPr>
          <w:fldChar w:fldCharType="separate"/>
        </w:r>
        <w:r w:rsidR="00706067">
          <w:rPr>
            <w:noProof/>
            <w:webHidden/>
          </w:rPr>
          <w:t>1</w:t>
        </w:r>
        <w:r w:rsidR="00706067">
          <w:rPr>
            <w:noProof/>
            <w:webHidden/>
          </w:rPr>
          <w:fldChar w:fldCharType="end"/>
        </w:r>
      </w:hyperlink>
    </w:p>
    <w:p w14:paraId="0DDF8D8A" w14:textId="79D1E40B" w:rsidR="00706067" w:rsidRDefault="00000000">
      <w:pPr>
        <w:pStyle w:val="TOC2"/>
        <w:tabs>
          <w:tab w:val="right" w:leader="dot" w:pos="9350"/>
        </w:tabs>
        <w:rPr>
          <w:rFonts w:asciiTheme="minorHAnsi" w:eastAsiaTheme="minorEastAsia" w:hAnsiTheme="minorHAnsi" w:cstheme="minorBidi"/>
          <w:noProof/>
          <w:szCs w:val="24"/>
        </w:rPr>
      </w:pPr>
      <w:hyperlink w:anchor="_Toc126830548" w:history="1">
        <w:r w:rsidR="00706067" w:rsidRPr="00FF74ED">
          <w:rPr>
            <w:rStyle w:val="Hyperlink"/>
            <w:noProof/>
          </w:rPr>
          <w:t>1.1 Pregnancy is a critical period of development</w:t>
        </w:r>
        <w:r w:rsidR="00706067">
          <w:rPr>
            <w:noProof/>
            <w:webHidden/>
          </w:rPr>
          <w:tab/>
        </w:r>
        <w:r w:rsidR="00706067">
          <w:rPr>
            <w:noProof/>
            <w:webHidden/>
          </w:rPr>
          <w:fldChar w:fldCharType="begin"/>
        </w:r>
        <w:r w:rsidR="00706067">
          <w:rPr>
            <w:noProof/>
            <w:webHidden/>
          </w:rPr>
          <w:instrText xml:space="preserve"> PAGEREF _Toc126830548 \h </w:instrText>
        </w:r>
        <w:r w:rsidR="00706067">
          <w:rPr>
            <w:noProof/>
            <w:webHidden/>
          </w:rPr>
        </w:r>
        <w:r w:rsidR="00706067">
          <w:rPr>
            <w:noProof/>
            <w:webHidden/>
          </w:rPr>
          <w:fldChar w:fldCharType="separate"/>
        </w:r>
        <w:r w:rsidR="00706067">
          <w:rPr>
            <w:noProof/>
            <w:webHidden/>
          </w:rPr>
          <w:t>1</w:t>
        </w:r>
        <w:r w:rsidR="00706067">
          <w:rPr>
            <w:noProof/>
            <w:webHidden/>
          </w:rPr>
          <w:fldChar w:fldCharType="end"/>
        </w:r>
      </w:hyperlink>
    </w:p>
    <w:p w14:paraId="5445A027" w14:textId="3AE39DC0" w:rsidR="00706067" w:rsidRDefault="00000000">
      <w:pPr>
        <w:pStyle w:val="TOC2"/>
        <w:tabs>
          <w:tab w:val="right" w:leader="dot" w:pos="9350"/>
        </w:tabs>
        <w:rPr>
          <w:rFonts w:asciiTheme="minorHAnsi" w:eastAsiaTheme="minorEastAsia" w:hAnsiTheme="minorHAnsi" w:cstheme="minorBidi"/>
          <w:noProof/>
          <w:szCs w:val="24"/>
        </w:rPr>
      </w:pPr>
      <w:hyperlink w:anchor="_Toc126830549" w:history="1">
        <w:r w:rsidR="00706067" w:rsidRPr="00FF74ED">
          <w:rPr>
            <w:rStyle w:val="Hyperlink"/>
            <w:noProof/>
          </w:rPr>
          <w:t>1.2 Pregnancy-Related Changes in Insulin Sensitivity and endocrine factors</w:t>
        </w:r>
        <w:r w:rsidR="00706067">
          <w:rPr>
            <w:noProof/>
            <w:webHidden/>
          </w:rPr>
          <w:tab/>
        </w:r>
        <w:r w:rsidR="00706067">
          <w:rPr>
            <w:noProof/>
            <w:webHidden/>
          </w:rPr>
          <w:fldChar w:fldCharType="begin"/>
        </w:r>
        <w:r w:rsidR="00706067">
          <w:rPr>
            <w:noProof/>
            <w:webHidden/>
          </w:rPr>
          <w:instrText xml:space="preserve"> PAGEREF _Toc126830549 \h </w:instrText>
        </w:r>
        <w:r w:rsidR="00706067">
          <w:rPr>
            <w:noProof/>
            <w:webHidden/>
          </w:rPr>
        </w:r>
        <w:r w:rsidR="00706067">
          <w:rPr>
            <w:noProof/>
            <w:webHidden/>
          </w:rPr>
          <w:fldChar w:fldCharType="separate"/>
        </w:r>
        <w:r w:rsidR="00706067">
          <w:rPr>
            <w:noProof/>
            <w:webHidden/>
          </w:rPr>
          <w:t>1</w:t>
        </w:r>
        <w:r w:rsidR="00706067">
          <w:rPr>
            <w:noProof/>
            <w:webHidden/>
          </w:rPr>
          <w:fldChar w:fldCharType="end"/>
        </w:r>
      </w:hyperlink>
    </w:p>
    <w:p w14:paraId="0E1DDAC7" w14:textId="4588D885" w:rsidR="00706067" w:rsidRDefault="00000000">
      <w:pPr>
        <w:pStyle w:val="TOC2"/>
        <w:tabs>
          <w:tab w:val="right" w:leader="dot" w:pos="9350"/>
        </w:tabs>
        <w:rPr>
          <w:rFonts w:asciiTheme="minorHAnsi" w:eastAsiaTheme="minorEastAsia" w:hAnsiTheme="minorHAnsi" w:cstheme="minorBidi"/>
          <w:noProof/>
          <w:szCs w:val="24"/>
        </w:rPr>
      </w:pPr>
      <w:hyperlink w:anchor="_Toc126830550" w:history="1">
        <w:r w:rsidR="00706067" w:rsidRPr="00FF74ED">
          <w:rPr>
            <w:rStyle w:val="Hyperlink"/>
            <w:noProof/>
          </w:rPr>
          <w:t>1.3 GDF15 and Pregnancy</w:t>
        </w:r>
        <w:r w:rsidR="00706067">
          <w:rPr>
            <w:noProof/>
            <w:webHidden/>
          </w:rPr>
          <w:tab/>
        </w:r>
        <w:r w:rsidR="00706067">
          <w:rPr>
            <w:noProof/>
            <w:webHidden/>
          </w:rPr>
          <w:fldChar w:fldCharType="begin"/>
        </w:r>
        <w:r w:rsidR="00706067">
          <w:rPr>
            <w:noProof/>
            <w:webHidden/>
          </w:rPr>
          <w:instrText xml:space="preserve"> PAGEREF _Toc126830550 \h </w:instrText>
        </w:r>
        <w:r w:rsidR="00706067">
          <w:rPr>
            <w:noProof/>
            <w:webHidden/>
          </w:rPr>
        </w:r>
        <w:r w:rsidR="00706067">
          <w:rPr>
            <w:noProof/>
            <w:webHidden/>
          </w:rPr>
          <w:fldChar w:fldCharType="separate"/>
        </w:r>
        <w:r w:rsidR="00706067">
          <w:rPr>
            <w:noProof/>
            <w:webHidden/>
          </w:rPr>
          <w:t>2</w:t>
        </w:r>
        <w:r w:rsidR="00706067">
          <w:rPr>
            <w:noProof/>
            <w:webHidden/>
          </w:rPr>
          <w:fldChar w:fldCharType="end"/>
        </w:r>
      </w:hyperlink>
    </w:p>
    <w:p w14:paraId="2A5EB945" w14:textId="03D321B3" w:rsidR="00706067" w:rsidRDefault="00000000">
      <w:pPr>
        <w:pStyle w:val="TOC2"/>
        <w:tabs>
          <w:tab w:val="right" w:leader="dot" w:pos="9350"/>
        </w:tabs>
        <w:rPr>
          <w:rFonts w:asciiTheme="minorHAnsi" w:eastAsiaTheme="minorEastAsia" w:hAnsiTheme="minorHAnsi" w:cstheme="minorBidi"/>
          <w:noProof/>
          <w:szCs w:val="24"/>
        </w:rPr>
      </w:pPr>
      <w:hyperlink w:anchor="_Toc126830551" w:history="1">
        <w:r w:rsidR="00706067" w:rsidRPr="00FF74ED">
          <w:rPr>
            <w:rStyle w:val="Hyperlink"/>
            <w:noProof/>
          </w:rPr>
          <w:t>1.4 Maternal Nutrition Restriction and Chronodisruption are Public Health Problems</w:t>
        </w:r>
        <w:r w:rsidR="00706067">
          <w:rPr>
            <w:noProof/>
            <w:webHidden/>
          </w:rPr>
          <w:tab/>
        </w:r>
        <w:r w:rsidR="00706067">
          <w:rPr>
            <w:noProof/>
            <w:webHidden/>
          </w:rPr>
          <w:fldChar w:fldCharType="begin"/>
        </w:r>
        <w:r w:rsidR="00706067">
          <w:rPr>
            <w:noProof/>
            <w:webHidden/>
          </w:rPr>
          <w:instrText xml:space="preserve"> PAGEREF _Toc126830551 \h </w:instrText>
        </w:r>
        <w:r w:rsidR="00706067">
          <w:rPr>
            <w:noProof/>
            <w:webHidden/>
          </w:rPr>
        </w:r>
        <w:r w:rsidR="00706067">
          <w:rPr>
            <w:noProof/>
            <w:webHidden/>
          </w:rPr>
          <w:fldChar w:fldCharType="separate"/>
        </w:r>
        <w:r w:rsidR="00706067">
          <w:rPr>
            <w:noProof/>
            <w:webHidden/>
          </w:rPr>
          <w:t>4</w:t>
        </w:r>
        <w:r w:rsidR="00706067">
          <w:rPr>
            <w:noProof/>
            <w:webHidden/>
          </w:rPr>
          <w:fldChar w:fldCharType="end"/>
        </w:r>
      </w:hyperlink>
    </w:p>
    <w:p w14:paraId="0EF64FA8" w14:textId="126CE03B" w:rsidR="00706067" w:rsidRDefault="00000000">
      <w:pPr>
        <w:pStyle w:val="TOC2"/>
        <w:tabs>
          <w:tab w:val="right" w:leader="dot" w:pos="9350"/>
        </w:tabs>
        <w:rPr>
          <w:rFonts w:asciiTheme="minorHAnsi" w:eastAsiaTheme="minorEastAsia" w:hAnsiTheme="minorHAnsi" w:cstheme="minorBidi"/>
          <w:noProof/>
          <w:szCs w:val="24"/>
        </w:rPr>
      </w:pPr>
      <w:hyperlink w:anchor="_Toc126830552" w:history="1">
        <w:r w:rsidR="00706067" w:rsidRPr="00FF74ED">
          <w:rPr>
            <w:rStyle w:val="Hyperlink"/>
            <w:noProof/>
          </w:rPr>
          <w:t>1.5 Chrononutrition Impact on Metabolic Health</w:t>
        </w:r>
        <w:r w:rsidR="00706067">
          <w:rPr>
            <w:noProof/>
            <w:webHidden/>
          </w:rPr>
          <w:tab/>
        </w:r>
        <w:r w:rsidR="00706067">
          <w:rPr>
            <w:noProof/>
            <w:webHidden/>
          </w:rPr>
          <w:fldChar w:fldCharType="begin"/>
        </w:r>
        <w:r w:rsidR="00706067">
          <w:rPr>
            <w:noProof/>
            <w:webHidden/>
          </w:rPr>
          <w:instrText xml:space="preserve"> PAGEREF _Toc126830552 \h </w:instrText>
        </w:r>
        <w:r w:rsidR="00706067">
          <w:rPr>
            <w:noProof/>
            <w:webHidden/>
          </w:rPr>
        </w:r>
        <w:r w:rsidR="00706067">
          <w:rPr>
            <w:noProof/>
            <w:webHidden/>
          </w:rPr>
          <w:fldChar w:fldCharType="separate"/>
        </w:r>
        <w:r w:rsidR="00706067">
          <w:rPr>
            <w:noProof/>
            <w:webHidden/>
          </w:rPr>
          <w:t>5</w:t>
        </w:r>
        <w:r w:rsidR="00706067">
          <w:rPr>
            <w:noProof/>
            <w:webHidden/>
          </w:rPr>
          <w:fldChar w:fldCharType="end"/>
        </w:r>
      </w:hyperlink>
    </w:p>
    <w:p w14:paraId="1A5A8D5E" w14:textId="25594C2A" w:rsidR="00706067" w:rsidRDefault="00000000">
      <w:pPr>
        <w:pStyle w:val="TOC1"/>
        <w:rPr>
          <w:rFonts w:asciiTheme="minorHAnsi" w:eastAsiaTheme="minorEastAsia" w:hAnsiTheme="minorHAnsi" w:cstheme="minorBidi"/>
          <w:noProof/>
          <w:color w:val="auto"/>
          <w:szCs w:val="24"/>
        </w:rPr>
      </w:pPr>
      <w:hyperlink w:anchor="_Toc126830553" w:history="1">
        <w:r w:rsidR="00706067" w:rsidRPr="00FF74ED">
          <w:rPr>
            <w:rStyle w:val="Hyperlink"/>
            <w:noProof/>
          </w:rPr>
          <w:t>Chapter 2 Gestational early time-restricted feeding results in mild maternal glycemic differences, reduced litter sizes, and pup survival</w:t>
        </w:r>
        <w:r w:rsidR="00706067">
          <w:rPr>
            <w:noProof/>
            <w:webHidden/>
          </w:rPr>
          <w:tab/>
        </w:r>
        <w:r w:rsidR="00706067">
          <w:rPr>
            <w:noProof/>
            <w:webHidden/>
          </w:rPr>
          <w:fldChar w:fldCharType="begin"/>
        </w:r>
        <w:r w:rsidR="00706067">
          <w:rPr>
            <w:noProof/>
            <w:webHidden/>
          </w:rPr>
          <w:instrText xml:space="preserve"> PAGEREF _Toc126830553 \h </w:instrText>
        </w:r>
        <w:r w:rsidR="00706067">
          <w:rPr>
            <w:noProof/>
            <w:webHidden/>
          </w:rPr>
        </w:r>
        <w:r w:rsidR="00706067">
          <w:rPr>
            <w:noProof/>
            <w:webHidden/>
          </w:rPr>
          <w:fldChar w:fldCharType="separate"/>
        </w:r>
        <w:r w:rsidR="00706067">
          <w:rPr>
            <w:noProof/>
            <w:webHidden/>
          </w:rPr>
          <w:t>8</w:t>
        </w:r>
        <w:r w:rsidR="00706067">
          <w:rPr>
            <w:noProof/>
            <w:webHidden/>
          </w:rPr>
          <w:fldChar w:fldCharType="end"/>
        </w:r>
      </w:hyperlink>
    </w:p>
    <w:p w14:paraId="1EEDFE81" w14:textId="40BAD7AD" w:rsidR="00706067" w:rsidRDefault="00000000">
      <w:pPr>
        <w:pStyle w:val="TOC2"/>
        <w:tabs>
          <w:tab w:val="right" w:leader="dot" w:pos="9350"/>
        </w:tabs>
        <w:rPr>
          <w:rFonts w:asciiTheme="minorHAnsi" w:eastAsiaTheme="minorEastAsia" w:hAnsiTheme="minorHAnsi" w:cstheme="minorBidi"/>
          <w:noProof/>
          <w:szCs w:val="24"/>
        </w:rPr>
      </w:pPr>
      <w:hyperlink w:anchor="_Toc126830554" w:history="1">
        <w:r w:rsidR="00706067" w:rsidRPr="00FF74ED">
          <w:rPr>
            <w:rStyle w:val="Hyperlink"/>
            <w:noProof/>
          </w:rPr>
          <w:t>2.1 Abstract</w:t>
        </w:r>
        <w:r w:rsidR="00706067">
          <w:rPr>
            <w:noProof/>
            <w:webHidden/>
          </w:rPr>
          <w:tab/>
        </w:r>
        <w:r w:rsidR="00706067">
          <w:rPr>
            <w:noProof/>
            <w:webHidden/>
          </w:rPr>
          <w:fldChar w:fldCharType="begin"/>
        </w:r>
        <w:r w:rsidR="00706067">
          <w:rPr>
            <w:noProof/>
            <w:webHidden/>
          </w:rPr>
          <w:instrText xml:space="preserve"> PAGEREF _Toc126830554 \h </w:instrText>
        </w:r>
        <w:r w:rsidR="00706067">
          <w:rPr>
            <w:noProof/>
            <w:webHidden/>
          </w:rPr>
        </w:r>
        <w:r w:rsidR="00706067">
          <w:rPr>
            <w:noProof/>
            <w:webHidden/>
          </w:rPr>
          <w:fldChar w:fldCharType="separate"/>
        </w:r>
        <w:r w:rsidR="00706067">
          <w:rPr>
            <w:noProof/>
            <w:webHidden/>
          </w:rPr>
          <w:t>8</w:t>
        </w:r>
        <w:r w:rsidR="00706067">
          <w:rPr>
            <w:noProof/>
            <w:webHidden/>
          </w:rPr>
          <w:fldChar w:fldCharType="end"/>
        </w:r>
      </w:hyperlink>
    </w:p>
    <w:p w14:paraId="2B496CE9" w14:textId="77DC8062" w:rsidR="00706067" w:rsidRDefault="00000000">
      <w:pPr>
        <w:pStyle w:val="TOC2"/>
        <w:tabs>
          <w:tab w:val="right" w:leader="dot" w:pos="9350"/>
        </w:tabs>
        <w:rPr>
          <w:rFonts w:asciiTheme="minorHAnsi" w:eastAsiaTheme="minorEastAsia" w:hAnsiTheme="minorHAnsi" w:cstheme="minorBidi"/>
          <w:noProof/>
          <w:szCs w:val="24"/>
        </w:rPr>
      </w:pPr>
      <w:hyperlink w:anchor="_Toc126830555" w:history="1">
        <w:r w:rsidR="00706067" w:rsidRPr="00FF74ED">
          <w:rPr>
            <w:rStyle w:val="Hyperlink"/>
            <w:noProof/>
          </w:rPr>
          <w:t>2.2 Introduction</w:t>
        </w:r>
        <w:r w:rsidR="00706067">
          <w:rPr>
            <w:noProof/>
            <w:webHidden/>
          </w:rPr>
          <w:tab/>
        </w:r>
        <w:r w:rsidR="00706067">
          <w:rPr>
            <w:noProof/>
            <w:webHidden/>
          </w:rPr>
          <w:fldChar w:fldCharType="begin"/>
        </w:r>
        <w:r w:rsidR="00706067">
          <w:rPr>
            <w:noProof/>
            <w:webHidden/>
          </w:rPr>
          <w:instrText xml:space="preserve"> PAGEREF _Toc126830555 \h </w:instrText>
        </w:r>
        <w:r w:rsidR="00706067">
          <w:rPr>
            <w:noProof/>
            <w:webHidden/>
          </w:rPr>
        </w:r>
        <w:r w:rsidR="00706067">
          <w:rPr>
            <w:noProof/>
            <w:webHidden/>
          </w:rPr>
          <w:fldChar w:fldCharType="separate"/>
        </w:r>
        <w:r w:rsidR="00706067">
          <w:rPr>
            <w:noProof/>
            <w:webHidden/>
          </w:rPr>
          <w:t>9</w:t>
        </w:r>
        <w:r w:rsidR="00706067">
          <w:rPr>
            <w:noProof/>
            <w:webHidden/>
          </w:rPr>
          <w:fldChar w:fldCharType="end"/>
        </w:r>
      </w:hyperlink>
    </w:p>
    <w:p w14:paraId="3AE3FC83" w14:textId="7D68C811" w:rsidR="00706067" w:rsidRDefault="00000000">
      <w:pPr>
        <w:pStyle w:val="TOC2"/>
        <w:tabs>
          <w:tab w:val="right" w:leader="dot" w:pos="9350"/>
        </w:tabs>
        <w:rPr>
          <w:rFonts w:asciiTheme="minorHAnsi" w:eastAsiaTheme="minorEastAsia" w:hAnsiTheme="minorHAnsi" w:cstheme="minorBidi"/>
          <w:noProof/>
          <w:szCs w:val="24"/>
        </w:rPr>
      </w:pPr>
      <w:hyperlink w:anchor="_Toc126830556" w:history="1">
        <w:r w:rsidR="00706067" w:rsidRPr="00FF74ED">
          <w:rPr>
            <w:rStyle w:val="Hyperlink"/>
            <w:noProof/>
          </w:rPr>
          <w:t>2.3 Methods</w:t>
        </w:r>
        <w:r w:rsidR="00706067">
          <w:rPr>
            <w:noProof/>
            <w:webHidden/>
          </w:rPr>
          <w:tab/>
        </w:r>
        <w:r w:rsidR="00706067">
          <w:rPr>
            <w:noProof/>
            <w:webHidden/>
          </w:rPr>
          <w:fldChar w:fldCharType="begin"/>
        </w:r>
        <w:r w:rsidR="00706067">
          <w:rPr>
            <w:noProof/>
            <w:webHidden/>
          </w:rPr>
          <w:instrText xml:space="preserve"> PAGEREF _Toc126830556 \h </w:instrText>
        </w:r>
        <w:r w:rsidR="00706067">
          <w:rPr>
            <w:noProof/>
            <w:webHidden/>
          </w:rPr>
        </w:r>
        <w:r w:rsidR="00706067">
          <w:rPr>
            <w:noProof/>
            <w:webHidden/>
          </w:rPr>
          <w:fldChar w:fldCharType="separate"/>
        </w:r>
        <w:r w:rsidR="00706067">
          <w:rPr>
            <w:noProof/>
            <w:webHidden/>
          </w:rPr>
          <w:t>13</w:t>
        </w:r>
        <w:r w:rsidR="00706067">
          <w:rPr>
            <w:noProof/>
            <w:webHidden/>
          </w:rPr>
          <w:fldChar w:fldCharType="end"/>
        </w:r>
      </w:hyperlink>
    </w:p>
    <w:p w14:paraId="575B0D92" w14:textId="333F53D6" w:rsidR="00706067" w:rsidRDefault="00000000">
      <w:pPr>
        <w:pStyle w:val="TOC3"/>
        <w:tabs>
          <w:tab w:val="right" w:leader="dot" w:pos="9350"/>
        </w:tabs>
        <w:rPr>
          <w:rFonts w:asciiTheme="minorHAnsi" w:eastAsiaTheme="minorEastAsia" w:hAnsiTheme="minorHAnsi" w:cstheme="minorBidi"/>
          <w:noProof/>
          <w:szCs w:val="24"/>
        </w:rPr>
      </w:pPr>
      <w:hyperlink w:anchor="_Toc126830557" w:history="1">
        <w:r w:rsidR="00706067" w:rsidRPr="00FF74ED">
          <w:rPr>
            <w:rStyle w:val="Hyperlink"/>
            <w:noProof/>
          </w:rPr>
          <w:t>2.3.1 Animal Husbandry</w:t>
        </w:r>
        <w:r w:rsidR="00706067">
          <w:rPr>
            <w:noProof/>
            <w:webHidden/>
          </w:rPr>
          <w:tab/>
        </w:r>
        <w:r w:rsidR="00706067">
          <w:rPr>
            <w:noProof/>
            <w:webHidden/>
          </w:rPr>
          <w:fldChar w:fldCharType="begin"/>
        </w:r>
        <w:r w:rsidR="00706067">
          <w:rPr>
            <w:noProof/>
            <w:webHidden/>
          </w:rPr>
          <w:instrText xml:space="preserve"> PAGEREF _Toc126830557 \h </w:instrText>
        </w:r>
        <w:r w:rsidR="00706067">
          <w:rPr>
            <w:noProof/>
            <w:webHidden/>
          </w:rPr>
        </w:r>
        <w:r w:rsidR="00706067">
          <w:rPr>
            <w:noProof/>
            <w:webHidden/>
          </w:rPr>
          <w:fldChar w:fldCharType="separate"/>
        </w:r>
        <w:r w:rsidR="00706067">
          <w:rPr>
            <w:noProof/>
            <w:webHidden/>
          </w:rPr>
          <w:t>13</w:t>
        </w:r>
        <w:r w:rsidR="00706067">
          <w:rPr>
            <w:noProof/>
            <w:webHidden/>
          </w:rPr>
          <w:fldChar w:fldCharType="end"/>
        </w:r>
      </w:hyperlink>
    </w:p>
    <w:p w14:paraId="5B248E07" w14:textId="4F9FA984" w:rsidR="00706067" w:rsidRDefault="00000000">
      <w:pPr>
        <w:pStyle w:val="TOC3"/>
        <w:tabs>
          <w:tab w:val="right" w:leader="dot" w:pos="9350"/>
        </w:tabs>
        <w:rPr>
          <w:rFonts w:asciiTheme="minorHAnsi" w:eastAsiaTheme="minorEastAsia" w:hAnsiTheme="minorHAnsi" w:cstheme="minorBidi"/>
          <w:noProof/>
          <w:szCs w:val="24"/>
        </w:rPr>
      </w:pPr>
      <w:hyperlink w:anchor="_Toc126830558" w:history="1">
        <w:r w:rsidR="00706067" w:rsidRPr="00FF74ED">
          <w:rPr>
            <w:rStyle w:val="Hyperlink"/>
            <w:noProof/>
          </w:rPr>
          <w:t>2.3.2 Animal Dietary Intervention</w:t>
        </w:r>
        <w:r w:rsidR="00706067">
          <w:rPr>
            <w:noProof/>
            <w:webHidden/>
          </w:rPr>
          <w:tab/>
        </w:r>
        <w:r w:rsidR="00706067">
          <w:rPr>
            <w:noProof/>
            <w:webHidden/>
          </w:rPr>
          <w:fldChar w:fldCharType="begin"/>
        </w:r>
        <w:r w:rsidR="00706067">
          <w:rPr>
            <w:noProof/>
            <w:webHidden/>
          </w:rPr>
          <w:instrText xml:space="preserve"> PAGEREF _Toc126830558 \h </w:instrText>
        </w:r>
        <w:r w:rsidR="00706067">
          <w:rPr>
            <w:noProof/>
            <w:webHidden/>
          </w:rPr>
        </w:r>
        <w:r w:rsidR="00706067">
          <w:rPr>
            <w:noProof/>
            <w:webHidden/>
          </w:rPr>
          <w:fldChar w:fldCharType="separate"/>
        </w:r>
        <w:r w:rsidR="00706067">
          <w:rPr>
            <w:noProof/>
            <w:webHidden/>
          </w:rPr>
          <w:t>13</w:t>
        </w:r>
        <w:r w:rsidR="00706067">
          <w:rPr>
            <w:noProof/>
            <w:webHidden/>
          </w:rPr>
          <w:fldChar w:fldCharType="end"/>
        </w:r>
      </w:hyperlink>
    </w:p>
    <w:p w14:paraId="24698347" w14:textId="58730382" w:rsidR="00706067" w:rsidRDefault="00000000">
      <w:pPr>
        <w:pStyle w:val="TOC3"/>
        <w:tabs>
          <w:tab w:val="right" w:leader="dot" w:pos="9350"/>
        </w:tabs>
        <w:rPr>
          <w:rFonts w:asciiTheme="minorHAnsi" w:eastAsiaTheme="minorEastAsia" w:hAnsiTheme="minorHAnsi" w:cstheme="minorBidi"/>
          <w:noProof/>
          <w:szCs w:val="24"/>
        </w:rPr>
      </w:pPr>
      <w:hyperlink w:anchor="_Toc126830559" w:history="1">
        <w:r w:rsidR="00706067" w:rsidRPr="00FF74ED">
          <w:rPr>
            <w:rStyle w:val="Hyperlink"/>
            <w:noProof/>
          </w:rPr>
          <w:t>2.3.3 Estrus Testing</w:t>
        </w:r>
        <w:r w:rsidR="00706067">
          <w:rPr>
            <w:noProof/>
            <w:webHidden/>
          </w:rPr>
          <w:tab/>
        </w:r>
        <w:r w:rsidR="00706067">
          <w:rPr>
            <w:noProof/>
            <w:webHidden/>
          </w:rPr>
          <w:fldChar w:fldCharType="begin"/>
        </w:r>
        <w:r w:rsidR="00706067">
          <w:rPr>
            <w:noProof/>
            <w:webHidden/>
          </w:rPr>
          <w:instrText xml:space="preserve"> PAGEREF _Toc126830559 \h </w:instrText>
        </w:r>
        <w:r w:rsidR="00706067">
          <w:rPr>
            <w:noProof/>
            <w:webHidden/>
          </w:rPr>
        </w:r>
        <w:r w:rsidR="00706067">
          <w:rPr>
            <w:noProof/>
            <w:webHidden/>
          </w:rPr>
          <w:fldChar w:fldCharType="separate"/>
        </w:r>
        <w:r w:rsidR="00706067">
          <w:rPr>
            <w:noProof/>
            <w:webHidden/>
          </w:rPr>
          <w:t>13</w:t>
        </w:r>
        <w:r w:rsidR="00706067">
          <w:rPr>
            <w:noProof/>
            <w:webHidden/>
          </w:rPr>
          <w:fldChar w:fldCharType="end"/>
        </w:r>
      </w:hyperlink>
    </w:p>
    <w:p w14:paraId="7EDE015F" w14:textId="3BE3C958" w:rsidR="00706067" w:rsidRDefault="00000000">
      <w:pPr>
        <w:pStyle w:val="TOC3"/>
        <w:tabs>
          <w:tab w:val="right" w:leader="dot" w:pos="9350"/>
        </w:tabs>
        <w:rPr>
          <w:rFonts w:asciiTheme="minorHAnsi" w:eastAsiaTheme="minorEastAsia" w:hAnsiTheme="minorHAnsi" w:cstheme="minorBidi"/>
          <w:noProof/>
          <w:szCs w:val="24"/>
        </w:rPr>
      </w:pPr>
      <w:hyperlink w:anchor="_Toc126830560" w:history="1">
        <w:r w:rsidR="00706067" w:rsidRPr="00FF74ED">
          <w:rPr>
            <w:rStyle w:val="Hyperlink"/>
            <w:noProof/>
          </w:rPr>
          <w:t>2.3.4 Mating, Fertility &amp; Pups</w:t>
        </w:r>
        <w:r w:rsidR="00706067">
          <w:rPr>
            <w:noProof/>
            <w:webHidden/>
          </w:rPr>
          <w:tab/>
        </w:r>
        <w:r w:rsidR="00706067">
          <w:rPr>
            <w:noProof/>
            <w:webHidden/>
          </w:rPr>
          <w:fldChar w:fldCharType="begin"/>
        </w:r>
        <w:r w:rsidR="00706067">
          <w:rPr>
            <w:noProof/>
            <w:webHidden/>
          </w:rPr>
          <w:instrText xml:space="preserve"> PAGEREF _Toc126830560 \h </w:instrText>
        </w:r>
        <w:r w:rsidR="00706067">
          <w:rPr>
            <w:noProof/>
            <w:webHidden/>
          </w:rPr>
        </w:r>
        <w:r w:rsidR="00706067">
          <w:rPr>
            <w:noProof/>
            <w:webHidden/>
          </w:rPr>
          <w:fldChar w:fldCharType="separate"/>
        </w:r>
        <w:r w:rsidR="00706067">
          <w:rPr>
            <w:noProof/>
            <w:webHidden/>
          </w:rPr>
          <w:t>14</w:t>
        </w:r>
        <w:r w:rsidR="00706067">
          <w:rPr>
            <w:noProof/>
            <w:webHidden/>
          </w:rPr>
          <w:fldChar w:fldCharType="end"/>
        </w:r>
      </w:hyperlink>
    </w:p>
    <w:p w14:paraId="25E79DC3" w14:textId="299DD9FC" w:rsidR="00706067" w:rsidRDefault="00000000">
      <w:pPr>
        <w:pStyle w:val="TOC3"/>
        <w:tabs>
          <w:tab w:val="right" w:leader="dot" w:pos="9350"/>
        </w:tabs>
        <w:rPr>
          <w:rFonts w:asciiTheme="minorHAnsi" w:eastAsiaTheme="minorEastAsia" w:hAnsiTheme="minorHAnsi" w:cstheme="minorBidi"/>
          <w:noProof/>
          <w:szCs w:val="24"/>
        </w:rPr>
      </w:pPr>
      <w:hyperlink w:anchor="_Toc126830561" w:history="1">
        <w:r w:rsidR="00706067" w:rsidRPr="00FF74ED">
          <w:rPr>
            <w:rStyle w:val="Hyperlink"/>
            <w:noProof/>
          </w:rPr>
          <w:t>2.3.5 Intraperitoneal Insulin tolerance testing</w:t>
        </w:r>
        <w:r w:rsidR="00706067">
          <w:rPr>
            <w:noProof/>
            <w:webHidden/>
          </w:rPr>
          <w:tab/>
        </w:r>
        <w:r w:rsidR="00706067">
          <w:rPr>
            <w:noProof/>
            <w:webHidden/>
          </w:rPr>
          <w:fldChar w:fldCharType="begin"/>
        </w:r>
        <w:r w:rsidR="00706067">
          <w:rPr>
            <w:noProof/>
            <w:webHidden/>
          </w:rPr>
          <w:instrText xml:space="preserve"> PAGEREF _Toc126830561 \h </w:instrText>
        </w:r>
        <w:r w:rsidR="00706067">
          <w:rPr>
            <w:noProof/>
            <w:webHidden/>
          </w:rPr>
        </w:r>
        <w:r w:rsidR="00706067">
          <w:rPr>
            <w:noProof/>
            <w:webHidden/>
          </w:rPr>
          <w:fldChar w:fldCharType="separate"/>
        </w:r>
        <w:r w:rsidR="00706067">
          <w:rPr>
            <w:noProof/>
            <w:webHidden/>
          </w:rPr>
          <w:t>14</w:t>
        </w:r>
        <w:r w:rsidR="00706067">
          <w:rPr>
            <w:noProof/>
            <w:webHidden/>
          </w:rPr>
          <w:fldChar w:fldCharType="end"/>
        </w:r>
      </w:hyperlink>
    </w:p>
    <w:p w14:paraId="419C0C3E" w14:textId="4A3AA238" w:rsidR="00706067" w:rsidRDefault="00000000">
      <w:pPr>
        <w:pStyle w:val="TOC3"/>
        <w:tabs>
          <w:tab w:val="right" w:leader="dot" w:pos="9350"/>
        </w:tabs>
        <w:rPr>
          <w:rFonts w:asciiTheme="minorHAnsi" w:eastAsiaTheme="minorEastAsia" w:hAnsiTheme="minorHAnsi" w:cstheme="minorBidi"/>
          <w:noProof/>
          <w:szCs w:val="24"/>
        </w:rPr>
      </w:pPr>
      <w:hyperlink w:anchor="_Toc126830562" w:history="1">
        <w:r w:rsidR="00706067" w:rsidRPr="00FF74ED">
          <w:rPr>
            <w:rStyle w:val="Hyperlink"/>
            <w:noProof/>
          </w:rPr>
          <w:t>2.3.6 Blood Collection and Hormonal Analysis</w:t>
        </w:r>
        <w:r w:rsidR="00706067">
          <w:rPr>
            <w:noProof/>
            <w:webHidden/>
          </w:rPr>
          <w:tab/>
        </w:r>
        <w:r w:rsidR="00706067">
          <w:rPr>
            <w:noProof/>
            <w:webHidden/>
          </w:rPr>
          <w:fldChar w:fldCharType="begin"/>
        </w:r>
        <w:r w:rsidR="00706067">
          <w:rPr>
            <w:noProof/>
            <w:webHidden/>
          </w:rPr>
          <w:instrText xml:space="preserve"> PAGEREF _Toc126830562 \h </w:instrText>
        </w:r>
        <w:r w:rsidR="00706067">
          <w:rPr>
            <w:noProof/>
            <w:webHidden/>
          </w:rPr>
        </w:r>
        <w:r w:rsidR="00706067">
          <w:rPr>
            <w:noProof/>
            <w:webHidden/>
          </w:rPr>
          <w:fldChar w:fldCharType="separate"/>
        </w:r>
        <w:r w:rsidR="00706067">
          <w:rPr>
            <w:noProof/>
            <w:webHidden/>
          </w:rPr>
          <w:t>15</w:t>
        </w:r>
        <w:r w:rsidR="00706067">
          <w:rPr>
            <w:noProof/>
            <w:webHidden/>
          </w:rPr>
          <w:fldChar w:fldCharType="end"/>
        </w:r>
      </w:hyperlink>
    </w:p>
    <w:p w14:paraId="1A8E8E87" w14:textId="30F760DB" w:rsidR="00706067" w:rsidRDefault="00000000">
      <w:pPr>
        <w:pStyle w:val="TOC3"/>
        <w:tabs>
          <w:tab w:val="right" w:leader="dot" w:pos="9350"/>
        </w:tabs>
        <w:rPr>
          <w:rFonts w:asciiTheme="minorHAnsi" w:eastAsiaTheme="minorEastAsia" w:hAnsiTheme="minorHAnsi" w:cstheme="minorBidi"/>
          <w:noProof/>
          <w:szCs w:val="24"/>
        </w:rPr>
      </w:pPr>
      <w:hyperlink w:anchor="_Toc126830563" w:history="1">
        <w:r w:rsidR="00706067" w:rsidRPr="00FF74ED">
          <w:rPr>
            <w:rStyle w:val="Hyperlink"/>
            <w:noProof/>
          </w:rPr>
          <w:t>2.3.7 Neonatal Life Outcomes</w:t>
        </w:r>
        <w:r w:rsidR="00706067">
          <w:rPr>
            <w:noProof/>
            <w:webHidden/>
          </w:rPr>
          <w:tab/>
        </w:r>
        <w:r w:rsidR="00706067">
          <w:rPr>
            <w:noProof/>
            <w:webHidden/>
          </w:rPr>
          <w:fldChar w:fldCharType="begin"/>
        </w:r>
        <w:r w:rsidR="00706067">
          <w:rPr>
            <w:noProof/>
            <w:webHidden/>
          </w:rPr>
          <w:instrText xml:space="preserve"> PAGEREF _Toc126830563 \h </w:instrText>
        </w:r>
        <w:r w:rsidR="00706067">
          <w:rPr>
            <w:noProof/>
            <w:webHidden/>
          </w:rPr>
        </w:r>
        <w:r w:rsidR="00706067">
          <w:rPr>
            <w:noProof/>
            <w:webHidden/>
          </w:rPr>
          <w:fldChar w:fldCharType="separate"/>
        </w:r>
        <w:r w:rsidR="00706067">
          <w:rPr>
            <w:noProof/>
            <w:webHidden/>
          </w:rPr>
          <w:t>15</w:t>
        </w:r>
        <w:r w:rsidR="00706067">
          <w:rPr>
            <w:noProof/>
            <w:webHidden/>
          </w:rPr>
          <w:fldChar w:fldCharType="end"/>
        </w:r>
      </w:hyperlink>
    </w:p>
    <w:p w14:paraId="69FE8903" w14:textId="6A65E54B" w:rsidR="00706067" w:rsidRDefault="00000000">
      <w:pPr>
        <w:pStyle w:val="TOC3"/>
        <w:tabs>
          <w:tab w:val="right" w:leader="dot" w:pos="9350"/>
        </w:tabs>
        <w:rPr>
          <w:rFonts w:asciiTheme="minorHAnsi" w:eastAsiaTheme="minorEastAsia" w:hAnsiTheme="minorHAnsi" w:cstheme="minorBidi"/>
          <w:noProof/>
          <w:szCs w:val="24"/>
        </w:rPr>
      </w:pPr>
      <w:hyperlink w:anchor="_Toc126830564" w:history="1">
        <w:r w:rsidR="00706067" w:rsidRPr="00FF74ED">
          <w:rPr>
            <w:rStyle w:val="Hyperlink"/>
            <w:noProof/>
          </w:rPr>
          <w:t>2.3.8 Statistical Analyses</w:t>
        </w:r>
        <w:r w:rsidR="00706067">
          <w:rPr>
            <w:noProof/>
            <w:webHidden/>
          </w:rPr>
          <w:tab/>
        </w:r>
        <w:r w:rsidR="00706067">
          <w:rPr>
            <w:noProof/>
            <w:webHidden/>
          </w:rPr>
          <w:fldChar w:fldCharType="begin"/>
        </w:r>
        <w:r w:rsidR="00706067">
          <w:rPr>
            <w:noProof/>
            <w:webHidden/>
          </w:rPr>
          <w:instrText xml:space="preserve"> PAGEREF _Toc126830564 \h </w:instrText>
        </w:r>
        <w:r w:rsidR="00706067">
          <w:rPr>
            <w:noProof/>
            <w:webHidden/>
          </w:rPr>
        </w:r>
        <w:r w:rsidR="00706067">
          <w:rPr>
            <w:noProof/>
            <w:webHidden/>
          </w:rPr>
          <w:fldChar w:fldCharType="separate"/>
        </w:r>
        <w:r w:rsidR="00706067">
          <w:rPr>
            <w:noProof/>
            <w:webHidden/>
          </w:rPr>
          <w:t>16</w:t>
        </w:r>
        <w:r w:rsidR="00706067">
          <w:rPr>
            <w:noProof/>
            <w:webHidden/>
          </w:rPr>
          <w:fldChar w:fldCharType="end"/>
        </w:r>
      </w:hyperlink>
    </w:p>
    <w:p w14:paraId="64DB2C3A" w14:textId="5667FDB7" w:rsidR="00706067" w:rsidRDefault="00000000">
      <w:pPr>
        <w:pStyle w:val="TOC2"/>
        <w:tabs>
          <w:tab w:val="right" w:leader="dot" w:pos="9350"/>
        </w:tabs>
        <w:rPr>
          <w:rFonts w:asciiTheme="minorHAnsi" w:eastAsiaTheme="minorEastAsia" w:hAnsiTheme="minorHAnsi" w:cstheme="minorBidi"/>
          <w:noProof/>
          <w:szCs w:val="24"/>
        </w:rPr>
      </w:pPr>
      <w:hyperlink w:anchor="_Toc126830565" w:history="1">
        <w:r w:rsidR="00706067" w:rsidRPr="00FF74ED">
          <w:rPr>
            <w:rStyle w:val="Hyperlink"/>
            <w:noProof/>
          </w:rPr>
          <w:t>2.4 Results</w:t>
        </w:r>
        <w:r w:rsidR="00706067">
          <w:rPr>
            <w:noProof/>
            <w:webHidden/>
          </w:rPr>
          <w:tab/>
        </w:r>
        <w:r w:rsidR="00706067">
          <w:rPr>
            <w:noProof/>
            <w:webHidden/>
          </w:rPr>
          <w:fldChar w:fldCharType="begin"/>
        </w:r>
        <w:r w:rsidR="00706067">
          <w:rPr>
            <w:noProof/>
            <w:webHidden/>
          </w:rPr>
          <w:instrText xml:space="preserve"> PAGEREF _Toc126830565 \h </w:instrText>
        </w:r>
        <w:r w:rsidR="00706067">
          <w:rPr>
            <w:noProof/>
            <w:webHidden/>
          </w:rPr>
        </w:r>
        <w:r w:rsidR="00706067">
          <w:rPr>
            <w:noProof/>
            <w:webHidden/>
          </w:rPr>
          <w:fldChar w:fldCharType="separate"/>
        </w:r>
        <w:r w:rsidR="00706067">
          <w:rPr>
            <w:noProof/>
            <w:webHidden/>
          </w:rPr>
          <w:t>16</w:t>
        </w:r>
        <w:r w:rsidR="00706067">
          <w:rPr>
            <w:noProof/>
            <w:webHidden/>
          </w:rPr>
          <w:fldChar w:fldCharType="end"/>
        </w:r>
      </w:hyperlink>
    </w:p>
    <w:p w14:paraId="473C9BBD" w14:textId="664F5918" w:rsidR="00706067" w:rsidRDefault="00000000">
      <w:pPr>
        <w:pStyle w:val="TOC3"/>
        <w:tabs>
          <w:tab w:val="right" w:leader="dot" w:pos="9350"/>
        </w:tabs>
        <w:rPr>
          <w:rFonts w:asciiTheme="minorHAnsi" w:eastAsiaTheme="minorEastAsia" w:hAnsiTheme="minorHAnsi" w:cstheme="minorBidi"/>
          <w:noProof/>
          <w:szCs w:val="24"/>
        </w:rPr>
      </w:pPr>
      <w:hyperlink w:anchor="_Toc126830566" w:history="1">
        <w:r w:rsidR="00706067" w:rsidRPr="00FF74ED">
          <w:rPr>
            <w:rStyle w:val="Hyperlink"/>
            <w:noProof/>
          </w:rPr>
          <w:t>2.4.1 Early Time Restricted Feeding Does Not Alter Food intake nor Gestational Weight Gain</w:t>
        </w:r>
        <w:r w:rsidR="00706067">
          <w:rPr>
            <w:noProof/>
            <w:webHidden/>
          </w:rPr>
          <w:tab/>
        </w:r>
        <w:r w:rsidR="00706067">
          <w:rPr>
            <w:noProof/>
            <w:webHidden/>
          </w:rPr>
          <w:fldChar w:fldCharType="begin"/>
        </w:r>
        <w:r w:rsidR="00706067">
          <w:rPr>
            <w:noProof/>
            <w:webHidden/>
          </w:rPr>
          <w:instrText xml:space="preserve"> PAGEREF _Toc126830566 \h </w:instrText>
        </w:r>
        <w:r w:rsidR="00706067">
          <w:rPr>
            <w:noProof/>
            <w:webHidden/>
          </w:rPr>
        </w:r>
        <w:r w:rsidR="00706067">
          <w:rPr>
            <w:noProof/>
            <w:webHidden/>
          </w:rPr>
          <w:fldChar w:fldCharType="separate"/>
        </w:r>
        <w:r w:rsidR="00706067">
          <w:rPr>
            <w:noProof/>
            <w:webHidden/>
          </w:rPr>
          <w:t>16</w:t>
        </w:r>
        <w:r w:rsidR="00706067">
          <w:rPr>
            <w:noProof/>
            <w:webHidden/>
          </w:rPr>
          <w:fldChar w:fldCharType="end"/>
        </w:r>
      </w:hyperlink>
    </w:p>
    <w:p w14:paraId="7B2F865C" w14:textId="1A3D77C7" w:rsidR="00706067" w:rsidRDefault="00000000">
      <w:pPr>
        <w:pStyle w:val="TOC3"/>
        <w:tabs>
          <w:tab w:val="right" w:leader="dot" w:pos="9350"/>
        </w:tabs>
        <w:rPr>
          <w:rFonts w:asciiTheme="minorHAnsi" w:eastAsiaTheme="minorEastAsia" w:hAnsiTheme="minorHAnsi" w:cstheme="minorBidi"/>
          <w:noProof/>
          <w:szCs w:val="24"/>
        </w:rPr>
      </w:pPr>
      <w:hyperlink w:anchor="_Toc126830567" w:history="1">
        <w:r w:rsidR="00706067" w:rsidRPr="00FF74ED">
          <w:rPr>
            <w:rStyle w:val="Hyperlink"/>
            <w:noProof/>
          </w:rPr>
          <w:t>2.4.2 Insulin Responsiveness is Similar in eTRF Dams, but There is a More Robust Rebound from Hypoglycemia</w:t>
        </w:r>
        <w:r w:rsidR="00706067">
          <w:rPr>
            <w:noProof/>
            <w:webHidden/>
          </w:rPr>
          <w:tab/>
        </w:r>
        <w:r w:rsidR="00706067">
          <w:rPr>
            <w:noProof/>
            <w:webHidden/>
          </w:rPr>
          <w:fldChar w:fldCharType="begin"/>
        </w:r>
        <w:r w:rsidR="00706067">
          <w:rPr>
            <w:noProof/>
            <w:webHidden/>
          </w:rPr>
          <w:instrText xml:space="preserve"> PAGEREF _Toc126830567 \h </w:instrText>
        </w:r>
        <w:r w:rsidR="00706067">
          <w:rPr>
            <w:noProof/>
            <w:webHidden/>
          </w:rPr>
        </w:r>
        <w:r w:rsidR="00706067">
          <w:rPr>
            <w:noProof/>
            <w:webHidden/>
          </w:rPr>
          <w:fldChar w:fldCharType="separate"/>
        </w:r>
        <w:r w:rsidR="00706067">
          <w:rPr>
            <w:noProof/>
            <w:webHidden/>
          </w:rPr>
          <w:t>20</w:t>
        </w:r>
        <w:r w:rsidR="00706067">
          <w:rPr>
            <w:noProof/>
            <w:webHidden/>
          </w:rPr>
          <w:fldChar w:fldCharType="end"/>
        </w:r>
      </w:hyperlink>
    </w:p>
    <w:p w14:paraId="69427C6B" w14:textId="3CBF2E91" w:rsidR="00706067" w:rsidRDefault="00000000">
      <w:pPr>
        <w:pStyle w:val="TOC3"/>
        <w:tabs>
          <w:tab w:val="right" w:leader="dot" w:pos="9350"/>
        </w:tabs>
        <w:rPr>
          <w:rFonts w:asciiTheme="minorHAnsi" w:eastAsiaTheme="minorEastAsia" w:hAnsiTheme="minorHAnsi" w:cstheme="minorBidi"/>
          <w:noProof/>
          <w:szCs w:val="24"/>
        </w:rPr>
      </w:pPr>
      <w:hyperlink w:anchor="_Toc126830568" w:history="1">
        <w:r w:rsidR="00706067" w:rsidRPr="00FF74ED">
          <w:rPr>
            <w:rStyle w:val="Hyperlink"/>
            <w:noProof/>
          </w:rPr>
          <w:t>2.4.3 Fecundity, birthweights and growth are similar between control and eTRF pregnancies</w:t>
        </w:r>
        <w:r w:rsidR="00706067">
          <w:rPr>
            <w:noProof/>
            <w:webHidden/>
          </w:rPr>
          <w:tab/>
        </w:r>
        <w:r w:rsidR="00706067">
          <w:rPr>
            <w:noProof/>
            <w:webHidden/>
          </w:rPr>
          <w:fldChar w:fldCharType="begin"/>
        </w:r>
        <w:r w:rsidR="00706067">
          <w:rPr>
            <w:noProof/>
            <w:webHidden/>
          </w:rPr>
          <w:instrText xml:space="preserve"> PAGEREF _Toc126830568 \h </w:instrText>
        </w:r>
        <w:r w:rsidR="00706067">
          <w:rPr>
            <w:noProof/>
            <w:webHidden/>
          </w:rPr>
        </w:r>
        <w:r w:rsidR="00706067">
          <w:rPr>
            <w:noProof/>
            <w:webHidden/>
          </w:rPr>
          <w:fldChar w:fldCharType="separate"/>
        </w:r>
        <w:r w:rsidR="00706067">
          <w:rPr>
            <w:noProof/>
            <w:webHidden/>
          </w:rPr>
          <w:t>23</w:t>
        </w:r>
        <w:r w:rsidR="00706067">
          <w:rPr>
            <w:noProof/>
            <w:webHidden/>
          </w:rPr>
          <w:fldChar w:fldCharType="end"/>
        </w:r>
      </w:hyperlink>
    </w:p>
    <w:p w14:paraId="36ABFE99" w14:textId="1BF17376" w:rsidR="00706067" w:rsidRDefault="00000000">
      <w:pPr>
        <w:pStyle w:val="TOC3"/>
        <w:tabs>
          <w:tab w:val="right" w:leader="dot" w:pos="9350"/>
        </w:tabs>
        <w:rPr>
          <w:rFonts w:asciiTheme="minorHAnsi" w:eastAsiaTheme="minorEastAsia" w:hAnsiTheme="minorHAnsi" w:cstheme="minorBidi"/>
          <w:noProof/>
          <w:szCs w:val="24"/>
        </w:rPr>
      </w:pPr>
      <w:hyperlink w:anchor="_Toc126830569" w:history="1">
        <w:r w:rsidR="00706067" w:rsidRPr="00FF74ED">
          <w:rPr>
            <w:rStyle w:val="Hyperlink"/>
            <w:noProof/>
          </w:rPr>
          <w:t>2.4.4 Pup growth to PND 21 is unchanged in offspring of eTRF dams</w:t>
        </w:r>
        <w:r w:rsidR="00706067">
          <w:rPr>
            <w:noProof/>
            <w:webHidden/>
          </w:rPr>
          <w:tab/>
        </w:r>
        <w:r w:rsidR="00706067">
          <w:rPr>
            <w:noProof/>
            <w:webHidden/>
          </w:rPr>
          <w:fldChar w:fldCharType="begin"/>
        </w:r>
        <w:r w:rsidR="00706067">
          <w:rPr>
            <w:noProof/>
            <w:webHidden/>
          </w:rPr>
          <w:instrText xml:space="preserve"> PAGEREF _Toc126830569 \h </w:instrText>
        </w:r>
        <w:r w:rsidR="00706067">
          <w:rPr>
            <w:noProof/>
            <w:webHidden/>
          </w:rPr>
        </w:r>
        <w:r w:rsidR="00706067">
          <w:rPr>
            <w:noProof/>
            <w:webHidden/>
          </w:rPr>
          <w:fldChar w:fldCharType="separate"/>
        </w:r>
        <w:r w:rsidR="00706067">
          <w:rPr>
            <w:noProof/>
            <w:webHidden/>
          </w:rPr>
          <w:t>24</w:t>
        </w:r>
        <w:r w:rsidR="00706067">
          <w:rPr>
            <w:noProof/>
            <w:webHidden/>
          </w:rPr>
          <w:fldChar w:fldCharType="end"/>
        </w:r>
      </w:hyperlink>
    </w:p>
    <w:p w14:paraId="7F52F25E" w14:textId="7827EAAF" w:rsidR="00706067" w:rsidRDefault="00000000">
      <w:pPr>
        <w:pStyle w:val="TOC2"/>
        <w:tabs>
          <w:tab w:val="right" w:leader="dot" w:pos="9350"/>
        </w:tabs>
        <w:rPr>
          <w:rFonts w:asciiTheme="minorHAnsi" w:eastAsiaTheme="minorEastAsia" w:hAnsiTheme="minorHAnsi" w:cstheme="minorBidi"/>
          <w:noProof/>
          <w:szCs w:val="24"/>
        </w:rPr>
      </w:pPr>
      <w:hyperlink w:anchor="_Toc126830570" w:history="1">
        <w:r w:rsidR="00706067" w:rsidRPr="00FF74ED">
          <w:rPr>
            <w:rStyle w:val="Hyperlink"/>
            <w:noProof/>
          </w:rPr>
          <w:t>2.5 Discussion</w:t>
        </w:r>
        <w:r w:rsidR="00706067">
          <w:rPr>
            <w:noProof/>
            <w:webHidden/>
          </w:rPr>
          <w:tab/>
        </w:r>
        <w:r w:rsidR="00706067">
          <w:rPr>
            <w:noProof/>
            <w:webHidden/>
          </w:rPr>
          <w:fldChar w:fldCharType="begin"/>
        </w:r>
        <w:r w:rsidR="00706067">
          <w:rPr>
            <w:noProof/>
            <w:webHidden/>
          </w:rPr>
          <w:instrText xml:space="preserve"> PAGEREF _Toc126830570 \h </w:instrText>
        </w:r>
        <w:r w:rsidR="00706067">
          <w:rPr>
            <w:noProof/>
            <w:webHidden/>
          </w:rPr>
        </w:r>
        <w:r w:rsidR="00706067">
          <w:rPr>
            <w:noProof/>
            <w:webHidden/>
          </w:rPr>
          <w:fldChar w:fldCharType="separate"/>
        </w:r>
        <w:r w:rsidR="00706067">
          <w:rPr>
            <w:noProof/>
            <w:webHidden/>
          </w:rPr>
          <w:t>27</w:t>
        </w:r>
        <w:r w:rsidR="00706067">
          <w:rPr>
            <w:noProof/>
            <w:webHidden/>
          </w:rPr>
          <w:fldChar w:fldCharType="end"/>
        </w:r>
      </w:hyperlink>
    </w:p>
    <w:p w14:paraId="2C290898" w14:textId="703E426A" w:rsidR="00706067" w:rsidRDefault="00000000">
      <w:pPr>
        <w:pStyle w:val="TOC2"/>
        <w:tabs>
          <w:tab w:val="right" w:leader="dot" w:pos="9350"/>
        </w:tabs>
        <w:rPr>
          <w:rFonts w:asciiTheme="minorHAnsi" w:eastAsiaTheme="minorEastAsia" w:hAnsiTheme="minorHAnsi" w:cstheme="minorBidi"/>
          <w:noProof/>
          <w:szCs w:val="24"/>
        </w:rPr>
      </w:pPr>
      <w:hyperlink w:anchor="_Toc126830571" w:history="1">
        <w:r w:rsidR="00706067" w:rsidRPr="00FF74ED">
          <w:rPr>
            <w:rStyle w:val="Hyperlink"/>
            <w:noProof/>
          </w:rPr>
          <w:t>2.6 Conclusion</w:t>
        </w:r>
        <w:r w:rsidR="00706067">
          <w:rPr>
            <w:noProof/>
            <w:webHidden/>
          </w:rPr>
          <w:tab/>
        </w:r>
        <w:r w:rsidR="00706067">
          <w:rPr>
            <w:noProof/>
            <w:webHidden/>
          </w:rPr>
          <w:fldChar w:fldCharType="begin"/>
        </w:r>
        <w:r w:rsidR="00706067">
          <w:rPr>
            <w:noProof/>
            <w:webHidden/>
          </w:rPr>
          <w:instrText xml:space="preserve"> PAGEREF _Toc126830571 \h </w:instrText>
        </w:r>
        <w:r w:rsidR="00706067">
          <w:rPr>
            <w:noProof/>
            <w:webHidden/>
          </w:rPr>
        </w:r>
        <w:r w:rsidR="00706067">
          <w:rPr>
            <w:noProof/>
            <w:webHidden/>
          </w:rPr>
          <w:fldChar w:fldCharType="separate"/>
        </w:r>
        <w:r w:rsidR="00706067">
          <w:rPr>
            <w:noProof/>
            <w:webHidden/>
          </w:rPr>
          <w:t>29</w:t>
        </w:r>
        <w:r w:rsidR="00706067">
          <w:rPr>
            <w:noProof/>
            <w:webHidden/>
          </w:rPr>
          <w:fldChar w:fldCharType="end"/>
        </w:r>
      </w:hyperlink>
    </w:p>
    <w:p w14:paraId="3D3B8037" w14:textId="3C9979CA" w:rsidR="00706067" w:rsidRDefault="00000000">
      <w:pPr>
        <w:pStyle w:val="TOC1"/>
        <w:rPr>
          <w:rFonts w:asciiTheme="minorHAnsi" w:eastAsiaTheme="minorEastAsia" w:hAnsiTheme="minorHAnsi" w:cstheme="minorBidi"/>
          <w:noProof/>
          <w:color w:val="auto"/>
          <w:szCs w:val="24"/>
        </w:rPr>
      </w:pPr>
      <w:hyperlink w:anchor="_Toc126830572" w:history="1">
        <w:r w:rsidR="00706067" w:rsidRPr="00FF74ED">
          <w:rPr>
            <w:rStyle w:val="Hyperlink"/>
            <w:noProof/>
          </w:rPr>
          <w:t>Chapter 3 Gdf15 knockout does not impact perinatal body weight or neonatal outcomes in mice</w:t>
        </w:r>
        <w:r w:rsidR="00706067">
          <w:rPr>
            <w:noProof/>
            <w:webHidden/>
          </w:rPr>
          <w:tab/>
        </w:r>
        <w:r w:rsidR="00706067">
          <w:rPr>
            <w:noProof/>
            <w:webHidden/>
          </w:rPr>
          <w:fldChar w:fldCharType="begin"/>
        </w:r>
        <w:r w:rsidR="00706067">
          <w:rPr>
            <w:noProof/>
            <w:webHidden/>
          </w:rPr>
          <w:instrText xml:space="preserve"> PAGEREF _Toc126830572 \h </w:instrText>
        </w:r>
        <w:r w:rsidR="00706067">
          <w:rPr>
            <w:noProof/>
            <w:webHidden/>
          </w:rPr>
        </w:r>
        <w:r w:rsidR="00706067">
          <w:rPr>
            <w:noProof/>
            <w:webHidden/>
          </w:rPr>
          <w:fldChar w:fldCharType="separate"/>
        </w:r>
        <w:r w:rsidR="00706067">
          <w:rPr>
            <w:noProof/>
            <w:webHidden/>
          </w:rPr>
          <w:t>32</w:t>
        </w:r>
        <w:r w:rsidR="00706067">
          <w:rPr>
            <w:noProof/>
            <w:webHidden/>
          </w:rPr>
          <w:fldChar w:fldCharType="end"/>
        </w:r>
      </w:hyperlink>
    </w:p>
    <w:p w14:paraId="2EB2A562" w14:textId="322FF260" w:rsidR="00706067" w:rsidRDefault="00000000">
      <w:pPr>
        <w:pStyle w:val="TOC2"/>
        <w:tabs>
          <w:tab w:val="right" w:leader="dot" w:pos="9350"/>
        </w:tabs>
        <w:rPr>
          <w:rFonts w:asciiTheme="minorHAnsi" w:eastAsiaTheme="minorEastAsia" w:hAnsiTheme="minorHAnsi" w:cstheme="minorBidi"/>
          <w:noProof/>
          <w:szCs w:val="24"/>
        </w:rPr>
      </w:pPr>
      <w:hyperlink w:anchor="_Toc126830573" w:history="1">
        <w:r w:rsidR="00706067" w:rsidRPr="00FF74ED">
          <w:rPr>
            <w:rStyle w:val="Hyperlink"/>
            <w:noProof/>
          </w:rPr>
          <w:t>3.1 Abstract</w:t>
        </w:r>
        <w:r w:rsidR="00706067">
          <w:rPr>
            <w:noProof/>
            <w:webHidden/>
          </w:rPr>
          <w:tab/>
        </w:r>
        <w:r w:rsidR="00706067">
          <w:rPr>
            <w:noProof/>
            <w:webHidden/>
          </w:rPr>
          <w:fldChar w:fldCharType="begin"/>
        </w:r>
        <w:r w:rsidR="00706067">
          <w:rPr>
            <w:noProof/>
            <w:webHidden/>
          </w:rPr>
          <w:instrText xml:space="preserve"> PAGEREF _Toc126830573 \h </w:instrText>
        </w:r>
        <w:r w:rsidR="00706067">
          <w:rPr>
            <w:noProof/>
            <w:webHidden/>
          </w:rPr>
        </w:r>
        <w:r w:rsidR="00706067">
          <w:rPr>
            <w:noProof/>
            <w:webHidden/>
          </w:rPr>
          <w:fldChar w:fldCharType="separate"/>
        </w:r>
        <w:r w:rsidR="00706067">
          <w:rPr>
            <w:noProof/>
            <w:webHidden/>
          </w:rPr>
          <w:t>32</w:t>
        </w:r>
        <w:r w:rsidR="00706067">
          <w:rPr>
            <w:noProof/>
            <w:webHidden/>
          </w:rPr>
          <w:fldChar w:fldCharType="end"/>
        </w:r>
      </w:hyperlink>
    </w:p>
    <w:p w14:paraId="167F6D8E" w14:textId="21BAE753" w:rsidR="00706067" w:rsidRDefault="00000000">
      <w:pPr>
        <w:pStyle w:val="TOC2"/>
        <w:tabs>
          <w:tab w:val="right" w:leader="dot" w:pos="9350"/>
        </w:tabs>
        <w:rPr>
          <w:rFonts w:asciiTheme="minorHAnsi" w:eastAsiaTheme="minorEastAsia" w:hAnsiTheme="minorHAnsi" w:cstheme="minorBidi"/>
          <w:noProof/>
          <w:szCs w:val="24"/>
        </w:rPr>
      </w:pPr>
      <w:hyperlink w:anchor="_Toc126830574" w:history="1">
        <w:r w:rsidR="00706067" w:rsidRPr="00FF74ED">
          <w:rPr>
            <w:rStyle w:val="Hyperlink"/>
            <w:noProof/>
          </w:rPr>
          <w:t>3.2 Introduction</w:t>
        </w:r>
        <w:r w:rsidR="00706067">
          <w:rPr>
            <w:noProof/>
            <w:webHidden/>
          </w:rPr>
          <w:tab/>
        </w:r>
        <w:r w:rsidR="00706067">
          <w:rPr>
            <w:noProof/>
            <w:webHidden/>
          </w:rPr>
          <w:fldChar w:fldCharType="begin"/>
        </w:r>
        <w:r w:rsidR="00706067">
          <w:rPr>
            <w:noProof/>
            <w:webHidden/>
          </w:rPr>
          <w:instrText xml:space="preserve"> PAGEREF _Toc126830574 \h </w:instrText>
        </w:r>
        <w:r w:rsidR="00706067">
          <w:rPr>
            <w:noProof/>
            <w:webHidden/>
          </w:rPr>
        </w:r>
        <w:r w:rsidR="00706067">
          <w:rPr>
            <w:noProof/>
            <w:webHidden/>
          </w:rPr>
          <w:fldChar w:fldCharType="separate"/>
        </w:r>
        <w:r w:rsidR="00706067">
          <w:rPr>
            <w:noProof/>
            <w:webHidden/>
          </w:rPr>
          <w:t>32</w:t>
        </w:r>
        <w:r w:rsidR="00706067">
          <w:rPr>
            <w:noProof/>
            <w:webHidden/>
          </w:rPr>
          <w:fldChar w:fldCharType="end"/>
        </w:r>
      </w:hyperlink>
    </w:p>
    <w:p w14:paraId="319AA8F8" w14:textId="2125A197" w:rsidR="00706067" w:rsidRDefault="00000000">
      <w:pPr>
        <w:pStyle w:val="TOC2"/>
        <w:tabs>
          <w:tab w:val="right" w:leader="dot" w:pos="9350"/>
        </w:tabs>
        <w:rPr>
          <w:rFonts w:asciiTheme="minorHAnsi" w:eastAsiaTheme="minorEastAsia" w:hAnsiTheme="minorHAnsi" w:cstheme="minorBidi"/>
          <w:noProof/>
          <w:szCs w:val="24"/>
        </w:rPr>
      </w:pPr>
      <w:hyperlink w:anchor="_Toc126830575" w:history="1">
        <w:r w:rsidR="00706067" w:rsidRPr="00FF74ED">
          <w:rPr>
            <w:rStyle w:val="Hyperlink"/>
            <w:noProof/>
          </w:rPr>
          <w:t>3.3 Materials and Methods</w:t>
        </w:r>
        <w:r w:rsidR="00706067">
          <w:rPr>
            <w:noProof/>
            <w:webHidden/>
          </w:rPr>
          <w:tab/>
        </w:r>
        <w:r w:rsidR="00706067">
          <w:rPr>
            <w:noProof/>
            <w:webHidden/>
          </w:rPr>
          <w:fldChar w:fldCharType="begin"/>
        </w:r>
        <w:r w:rsidR="00706067">
          <w:rPr>
            <w:noProof/>
            <w:webHidden/>
          </w:rPr>
          <w:instrText xml:space="preserve"> PAGEREF _Toc126830575 \h </w:instrText>
        </w:r>
        <w:r w:rsidR="00706067">
          <w:rPr>
            <w:noProof/>
            <w:webHidden/>
          </w:rPr>
        </w:r>
        <w:r w:rsidR="00706067">
          <w:rPr>
            <w:noProof/>
            <w:webHidden/>
          </w:rPr>
          <w:fldChar w:fldCharType="separate"/>
        </w:r>
        <w:r w:rsidR="00706067">
          <w:rPr>
            <w:noProof/>
            <w:webHidden/>
          </w:rPr>
          <w:t>35</w:t>
        </w:r>
        <w:r w:rsidR="00706067">
          <w:rPr>
            <w:noProof/>
            <w:webHidden/>
          </w:rPr>
          <w:fldChar w:fldCharType="end"/>
        </w:r>
      </w:hyperlink>
    </w:p>
    <w:p w14:paraId="1550F768" w14:textId="0BEBE55B" w:rsidR="00706067" w:rsidRDefault="00000000">
      <w:pPr>
        <w:pStyle w:val="TOC3"/>
        <w:tabs>
          <w:tab w:val="right" w:leader="dot" w:pos="9350"/>
        </w:tabs>
        <w:rPr>
          <w:rFonts w:asciiTheme="minorHAnsi" w:eastAsiaTheme="minorEastAsia" w:hAnsiTheme="minorHAnsi" w:cstheme="minorBidi"/>
          <w:noProof/>
          <w:szCs w:val="24"/>
        </w:rPr>
      </w:pPr>
      <w:hyperlink w:anchor="_Toc126830576" w:history="1">
        <w:r w:rsidR="00706067" w:rsidRPr="00FF74ED">
          <w:rPr>
            <w:rStyle w:val="Hyperlink"/>
            <w:noProof/>
          </w:rPr>
          <w:t>3.3.1 Animal Husbandry</w:t>
        </w:r>
        <w:r w:rsidR="00706067">
          <w:rPr>
            <w:noProof/>
            <w:webHidden/>
          </w:rPr>
          <w:tab/>
        </w:r>
        <w:r w:rsidR="00706067">
          <w:rPr>
            <w:noProof/>
            <w:webHidden/>
          </w:rPr>
          <w:fldChar w:fldCharType="begin"/>
        </w:r>
        <w:r w:rsidR="00706067">
          <w:rPr>
            <w:noProof/>
            <w:webHidden/>
          </w:rPr>
          <w:instrText xml:space="preserve"> PAGEREF _Toc126830576 \h </w:instrText>
        </w:r>
        <w:r w:rsidR="00706067">
          <w:rPr>
            <w:noProof/>
            <w:webHidden/>
          </w:rPr>
        </w:r>
        <w:r w:rsidR="00706067">
          <w:rPr>
            <w:noProof/>
            <w:webHidden/>
          </w:rPr>
          <w:fldChar w:fldCharType="separate"/>
        </w:r>
        <w:r w:rsidR="00706067">
          <w:rPr>
            <w:noProof/>
            <w:webHidden/>
          </w:rPr>
          <w:t>35</w:t>
        </w:r>
        <w:r w:rsidR="00706067">
          <w:rPr>
            <w:noProof/>
            <w:webHidden/>
          </w:rPr>
          <w:fldChar w:fldCharType="end"/>
        </w:r>
      </w:hyperlink>
    </w:p>
    <w:p w14:paraId="5E3004EE" w14:textId="683D9589" w:rsidR="00706067" w:rsidRDefault="00000000">
      <w:pPr>
        <w:pStyle w:val="TOC3"/>
        <w:tabs>
          <w:tab w:val="right" w:leader="dot" w:pos="9350"/>
        </w:tabs>
        <w:rPr>
          <w:rFonts w:asciiTheme="minorHAnsi" w:eastAsiaTheme="minorEastAsia" w:hAnsiTheme="minorHAnsi" w:cstheme="minorBidi"/>
          <w:noProof/>
          <w:szCs w:val="24"/>
        </w:rPr>
      </w:pPr>
      <w:hyperlink w:anchor="_Toc126830577" w:history="1">
        <w:r w:rsidR="00706067" w:rsidRPr="00FF74ED">
          <w:rPr>
            <w:rStyle w:val="Hyperlink"/>
            <w:noProof/>
          </w:rPr>
          <w:t>3.3.2 Genotyping</w:t>
        </w:r>
        <w:r w:rsidR="00706067">
          <w:rPr>
            <w:noProof/>
            <w:webHidden/>
          </w:rPr>
          <w:tab/>
        </w:r>
        <w:r w:rsidR="00706067">
          <w:rPr>
            <w:noProof/>
            <w:webHidden/>
          </w:rPr>
          <w:fldChar w:fldCharType="begin"/>
        </w:r>
        <w:r w:rsidR="00706067">
          <w:rPr>
            <w:noProof/>
            <w:webHidden/>
          </w:rPr>
          <w:instrText xml:space="preserve"> PAGEREF _Toc126830577 \h </w:instrText>
        </w:r>
        <w:r w:rsidR="00706067">
          <w:rPr>
            <w:noProof/>
            <w:webHidden/>
          </w:rPr>
        </w:r>
        <w:r w:rsidR="00706067">
          <w:rPr>
            <w:noProof/>
            <w:webHidden/>
          </w:rPr>
          <w:fldChar w:fldCharType="separate"/>
        </w:r>
        <w:r w:rsidR="00706067">
          <w:rPr>
            <w:noProof/>
            <w:webHidden/>
          </w:rPr>
          <w:t>36</w:t>
        </w:r>
        <w:r w:rsidR="00706067">
          <w:rPr>
            <w:noProof/>
            <w:webHidden/>
          </w:rPr>
          <w:fldChar w:fldCharType="end"/>
        </w:r>
      </w:hyperlink>
    </w:p>
    <w:p w14:paraId="733A087B" w14:textId="0B8CE4AD" w:rsidR="00706067" w:rsidRDefault="00000000">
      <w:pPr>
        <w:pStyle w:val="TOC3"/>
        <w:tabs>
          <w:tab w:val="right" w:leader="dot" w:pos="9350"/>
        </w:tabs>
        <w:rPr>
          <w:rFonts w:asciiTheme="minorHAnsi" w:eastAsiaTheme="minorEastAsia" w:hAnsiTheme="minorHAnsi" w:cstheme="minorBidi"/>
          <w:noProof/>
          <w:szCs w:val="24"/>
        </w:rPr>
      </w:pPr>
      <w:hyperlink w:anchor="_Toc126830578" w:history="1">
        <w:r w:rsidR="00706067" w:rsidRPr="00FF74ED">
          <w:rPr>
            <w:rStyle w:val="Hyperlink"/>
            <w:noProof/>
          </w:rPr>
          <w:t>3.3.3 Insulin tolerance tests</w:t>
        </w:r>
        <w:r w:rsidR="00706067">
          <w:rPr>
            <w:noProof/>
            <w:webHidden/>
          </w:rPr>
          <w:tab/>
        </w:r>
        <w:r w:rsidR="00706067">
          <w:rPr>
            <w:noProof/>
            <w:webHidden/>
          </w:rPr>
          <w:fldChar w:fldCharType="begin"/>
        </w:r>
        <w:r w:rsidR="00706067">
          <w:rPr>
            <w:noProof/>
            <w:webHidden/>
          </w:rPr>
          <w:instrText xml:space="preserve"> PAGEREF _Toc126830578 \h </w:instrText>
        </w:r>
        <w:r w:rsidR="00706067">
          <w:rPr>
            <w:noProof/>
            <w:webHidden/>
          </w:rPr>
        </w:r>
        <w:r w:rsidR="00706067">
          <w:rPr>
            <w:noProof/>
            <w:webHidden/>
          </w:rPr>
          <w:fldChar w:fldCharType="separate"/>
        </w:r>
        <w:r w:rsidR="00706067">
          <w:rPr>
            <w:noProof/>
            <w:webHidden/>
          </w:rPr>
          <w:t>37</w:t>
        </w:r>
        <w:r w:rsidR="00706067">
          <w:rPr>
            <w:noProof/>
            <w:webHidden/>
          </w:rPr>
          <w:fldChar w:fldCharType="end"/>
        </w:r>
      </w:hyperlink>
    </w:p>
    <w:p w14:paraId="146457B7" w14:textId="559F087A" w:rsidR="00706067" w:rsidRDefault="00000000">
      <w:pPr>
        <w:pStyle w:val="TOC3"/>
        <w:tabs>
          <w:tab w:val="right" w:leader="dot" w:pos="9350"/>
        </w:tabs>
        <w:rPr>
          <w:rFonts w:asciiTheme="minorHAnsi" w:eastAsiaTheme="minorEastAsia" w:hAnsiTheme="minorHAnsi" w:cstheme="minorBidi"/>
          <w:noProof/>
          <w:szCs w:val="24"/>
        </w:rPr>
      </w:pPr>
      <w:hyperlink w:anchor="_Toc126830579" w:history="1">
        <w:r w:rsidR="00706067" w:rsidRPr="00FF74ED">
          <w:rPr>
            <w:rStyle w:val="Hyperlink"/>
            <w:noProof/>
          </w:rPr>
          <w:t>3.3.4 Serum GDF15 Quantification</w:t>
        </w:r>
        <w:r w:rsidR="00706067">
          <w:rPr>
            <w:noProof/>
            <w:webHidden/>
          </w:rPr>
          <w:tab/>
        </w:r>
        <w:r w:rsidR="00706067">
          <w:rPr>
            <w:noProof/>
            <w:webHidden/>
          </w:rPr>
          <w:fldChar w:fldCharType="begin"/>
        </w:r>
        <w:r w:rsidR="00706067">
          <w:rPr>
            <w:noProof/>
            <w:webHidden/>
          </w:rPr>
          <w:instrText xml:space="preserve"> PAGEREF _Toc126830579 \h </w:instrText>
        </w:r>
        <w:r w:rsidR="00706067">
          <w:rPr>
            <w:noProof/>
            <w:webHidden/>
          </w:rPr>
        </w:r>
        <w:r w:rsidR="00706067">
          <w:rPr>
            <w:noProof/>
            <w:webHidden/>
          </w:rPr>
          <w:fldChar w:fldCharType="separate"/>
        </w:r>
        <w:r w:rsidR="00706067">
          <w:rPr>
            <w:noProof/>
            <w:webHidden/>
          </w:rPr>
          <w:t>37</w:t>
        </w:r>
        <w:r w:rsidR="00706067">
          <w:rPr>
            <w:noProof/>
            <w:webHidden/>
          </w:rPr>
          <w:fldChar w:fldCharType="end"/>
        </w:r>
      </w:hyperlink>
    </w:p>
    <w:p w14:paraId="6885B2DD" w14:textId="3C1DD435" w:rsidR="00706067" w:rsidRDefault="00000000">
      <w:pPr>
        <w:pStyle w:val="TOC3"/>
        <w:tabs>
          <w:tab w:val="right" w:leader="dot" w:pos="9350"/>
        </w:tabs>
        <w:rPr>
          <w:rFonts w:asciiTheme="minorHAnsi" w:eastAsiaTheme="minorEastAsia" w:hAnsiTheme="minorHAnsi" w:cstheme="minorBidi"/>
          <w:noProof/>
          <w:szCs w:val="24"/>
        </w:rPr>
      </w:pPr>
      <w:hyperlink w:anchor="_Toc126830580" w:history="1">
        <w:r w:rsidR="00706067" w:rsidRPr="00FF74ED">
          <w:rPr>
            <w:rStyle w:val="Hyperlink"/>
            <w:noProof/>
          </w:rPr>
          <w:t>3.3.5 Offspring Assessments</w:t>
        </w:r>
        <w:r w:rsidR="00706067">
          <w:rPr>
            <w:noProof/>
            <w:webHidden/>
          </w:rPr>
          <w:tab/>
        </w:r>
        <w:r w:rsidR="00706067">
          <w:rPr>
            <w:noProof/>
            <w:webHidden/>
          </w:rPr>
          <w:fldChar w:fldCharType="begin"/>
        </w:r>
        <w:r w:rsidR="00706067">
          <w:rPr>
            <w:noProof/>
            <w:webHidden/>
          </w:rPr>
          <w:instrText xml:space="preserve"> PAGEREF _Toc126830580 \h </w:instrText>
        </w:r>
        <w:r w:rsidR="00706067">
          <w:rPr>
            <w:noProof/>
            <w:webHidden/>
          </w:rPr>
        </w:r>
        <w:r w:rsidR="00706067">
          <w:rPr>
            <w:noProof/>
            <w:webHidden/>
          </w:rPr>
          <w:fldChar w:fldCharType="separate"/>
        </w:r>
        <w:r w:rsidR="00706067">
          <w:rPr>
            <w:noProof/>
            <w:webHidden/>
          </w:rPr>
          <w:t>38</w:t>
        </w:r>
        <w:r w:rsidR="00706067">
          <w:rPr>
            <w:noProof/>
            <w:webHidden/>
          </w:rPr>
          <w:fldChar w:fldCharType="end"/>
        </w:r>
      </w:hyperlink>
    </w:p>
    <w:p w14:paraId="6C2BA8A4" w14:textId="00F4EA60" w:rsidR="00706067" w:rsidRDefault="00000000">
      <w:pPr>
        <w:pStyle w:val="TOC3"/>
        <w:tabs>
          <w:tab w:val="right" w:leader="dot" w:pos="9350"/>
        </w:tabs>
        <w:rPr>
          <w:rFonts w:asciiTheme="minorHAnsi" w:eastAsiaTheme="minorEastAsia" w:hAnsiTheme="minorHAnsi" w:cstheme="minorBidi"/>
          <w:noProof/>
          <w:szCs w:val="24"/>
        </w:rPr>
      </w:pPr>
      <w:hyperlink w:anchor="_Toc126830581" w:history="1">
        <w:r w:rsidR="00706067" w:rsidRPr="00FF74ED">
          <w:rPr>
            <w:rStyle w:val="Hyperlink"/>
            <w:noProof/>
          </w:rPr>
          <w:t>3.3.6 Weigh-suckle-weigh, milk volume production</w:t>
        </w:r>
        <w:r w:rsidR="00706067">
          <w:rPr>
            <w:noProof/>
            <w:webHidden/>
          </w:rPr>
          <w:tab/>
        </w:r>
        <w:r w:rsidR="00706067">
          <w:rPr>
            <w:noProof/>
            <w:webHidden/>
          </w:rPr>
          <w:fldChar w:fldCharType="begin"/>
        </w:r>
        <w:r w:rsidR="00706067">
          <w:rPr>
            <w:noProof/>
            <w:webHidden/>
          </w:rPr>
          <w:instrText xml:space="preserve"> PAGEREF _Toc126830581 \h </w:instrText>
        </w:r>
        <w:r w:rsidR="00706067">
          <w:rPr>
            <w:noProof/>
            <w:webHidden/>
          </w:rPr>
        </w:r>
        <w:r w:rsidR="00706067">
          <w:rPr>
            <w:noProof/>
            <w:webHidden/>
          </w:rPr>
          <w:fldChar w:fldCharType="separate"/>
        </w:r>
        <w:r w:rsidR="00706067">
          <w:rPr>
            <w:noProof/>
            <w:webHidden/>
          </w:rPr>
          <w:t>38</w:t>
        </w:r>
        <w:r w:rsidR="00706067">
          <w:rPr>
            <w:noProof/>
            <w:webHidden/>
          </w:rPr>
          <w:fldChar w:fldCharType="end"/>
        </w:r>
      </w:hyperlink>
    </w:p>
    <w:p w14:paraId="61F18C0B" w14:textId="388B7821" w:rsidR="00706067" w:rsidRDefault="00000000">
      <w:pPr>
        <w:pStyle w:val="TOC3"/>
        <w:tabs>
          <w:tab w:val="right" w:leader="dot" w:pos="9350"/>
        </w:tabs>
        <w:rPr>
          <w:rFonts w:asciiTheme="minorHAnsi" w:eastAsiaTheme="minorEastAsia" w:hAnsiTheme="minorHAnsi" w:cstheme="minorBidi"/>
          <w:noProof/>
          <w:szCs w:val="24"/>
        </w:rPr>
      </w:pPr>
      <w:hyperlink w:anchor="_Toc126830582" w:history="1">
        <w:r w:rsidR="00706067" w:rsidRPr="00FF74ED">
          <w:rPr>
            <w:rStyle w:val="Hyperlink"/>
            <w:noProof/>
          </w:rPr>
          <w:t>3.3.7 Milk collection</w:t>
        </w:r>
        <w:r w:rsidR="00706067">
          <w:rPr>
            <w:noProof/>
            <w:webHidden/>
          </w:rPr>
          <w:tab/>
        </w:r>
        <w:r w:rsidR="00706067">
          <w:rPr>
            <w:noProof/>
            <w:webHidden/>
          </w:rPr>
          <w:fldChar w:fldCharType="begin"/>
        </w:r>
        <w:r w:rsidR="00706067">
          <w:rPr>
            <w:noProof/>
            <w:webHidden/>
          </w:rPr>
          <w:instrText xml:space="preserve"> PAGEREF _Toc126830582 \h </w:instrText>
        </w:r>
        <w:r w:rsidR="00706067">
          <w:rPr>
            <w:noProof/>
            <w:webHidden/>
          </w:rPr>
        </w:r>
        <w:r w:rsidR="00706067">
          <w:rPr>
            <w:noProof/>
            <w:webHidden/>
          </w:rPr>
          <w:fldChar w:fldCharType="separate"/>
        </w:r>
        <w:r w:rsidR="00706067">
          <w:rPr>
            <w:noProof/>
            <w:webHidden/>
          </w:rPr>
          <w:t>39</w:t>
        </w:r>
        <w:r w:rsidR="00706067">
          <w:rPr>
            <w:noProof/>
            <w:webHidden/>
          </w:rPr>
          <w:fldChar w:fldCharType="end"/>
        </w:r>
      </w:hyperlink>
    </w:p>
    <w:p w14:paraId="0A967491" w14:textId="48DE9E99" w:rsidR="00706067" w:rsidRDefault="00000000">
      <w:pPr>
        <w:pStyle w:val="TOC3"/>
        <w:tabs>
          <w:tab w:val="right" w:leader="dot" w:pos="9350"/>
        </w:tabs>
        <w:rPr>
          <w:rFonts w:asciiTheme="minorHAnsi" w:eastAsiaTheme="minorEastAsia" w:hAnsiTheme="minorHAnsi" w:cstheme="minorBidi"/>
          <w:noProof/>
          <w:szCs w:val="24"/>
        </w:rPr>
      </w:pPr>
      <w:hyperlink w:anchor="_Toc126830583" w:history="1">
        <w:r w:rsidR="00706067" w:rsidRPr="00FF74ED">
          <w:rPr>
            <w:rStyle w:val="Hyperlink"/>
            <w:noProof/>
          </w:rPr>
          <w:t>3.3.8 Statistical Analyses</w:t>
        </w:r>
        <w:r w:rsidR="00706067">
          <w:rPr>
            <w:noProof/>
            <w:webHidden/>
          </w:rPr>
          <w:tab/>
        </w:r>
        <w:r w:rsidR="00706067">
          <w:rPr>
            <w:noProof/>
            <w:webHidden/>
          </w:rPr>
          <w:fldChar w:fldCharType="begin"/>
        </w:r>
        <w:r w:rsidR="00706067">
          <w:rPr>
            <w:noProof/>
            <w:webHidden/>
          </w:rPr>
          <w:instrText xml:space="preserve"> PAGEREF _Toc126830583 \h </w:instrText>
        </w:r>
        <w:r w:rsidR="00706067">
          <w:rPr>
            <w:noProof/>
            <w:webHidden/>
          </w:rPr>
        </w:r>
        <w:r w:rsidR="00706067">
          <w:rPr>
            <w:noProof/>
            <w:webHidden/>
          </w:rPr>
          <w:fldChar w:fldCharType="separate"/>
        </w:r>
        <w:r w:rsidR="00706067">
          <w:rPr>
            <w:noProof/>
            <w:webHidden/>
          </w:rPr>
          <w:t>39</w:t>
        </w:r>
        <w:r w:rsidR="00706067">
          <w:rPr>
            <w:noProof/>
            <w:webHidden/>
          </w:rPr>
          <w:fldChar w:fldCharType="end"/>
        </w:r>
      </w:hyperlink>
    </w:p>
    <w:p w14:paraId="490287BC" w14:textId="315474EF" w:rsidR="00706067" w:rsidRDefault="00000000">
      <w:pPr>
        <w:pStyle w:val="TOC2"/>
        <w:tabs>
          <w:tab w:val="right" w:leader="dot" w:pos="9350"/>
        </w:tabs>
        <w:rPr>
          <w:rFonts w:asciiTheme="minorHAnsi" w:eastAsiaTheme="minorEastAsia" w:hAnsiTheme="minorHAnsi" w:cstheme="minorBidi"/>
          <w:noProof/>
          <w:szCs w:val="24"/>
        </w:rPr>
      </w:pPr>
      <w:hyperlink w:anchor="_Toc126830584" w:history="1">
        <w:r w:rsidR="00706067" w:rsidRPr="00FF74ED">
          <w:rPr>
            <w:rStyle w:val="Hyperlink"/>
            <w:noProof/>
          </w:rPr>
          <w:t>3.4 Results</w:t>
        </w:r>
        <w:r w:rsidR="00706067">
          <w:rPr>
            <w:noProof/>
            <w:webHidden/>
          </w:rPr>
          <w:tab/>
        </w:r>
        <w:r w:rsidR="00706067">
          <w:rPr>
            <w:noProof/>
            <w:webHidden/>
          </w:rPr>
          <w:fldChar w:fldCharType="begin"/>
        </w:r>
        <w:r w:rsidR="00706067">
          <w:rPr>
            <w:noProof/>
            <w:webHidden/>
          </w:rPr>
          <w:instrText xml:space="preserve"> PAGEREF _Toc126830584 \h </w:instrText>
        </w:r>
        <w:r w:rsidR="00706067">
          <w:rPr>
            <w:noProof/>
            <w:webHidden/>
          </w:rPr>
        </w:r>
        <w:r w:rsidR="00706067">
          <w:rPr>
            <w:noProof/>
            <w:webHidden/>
          </w:rPr>
          <w:fldChar w:fldCharType="separate"/>
        </w:r>
        <w:r w:rsidR="00706067">
          <w:rPr>
            <w:noProof/>
            <w:webHidden/>
          </w:rPr>
          <w:t>39</w:t>
        </w:r>
        <w:r w:rsidR="00706067">
          <w:rPr>
            <w:noProof/>
            <w:webHidden/>
          </w:rPr>
          <w:fldChar w:fldCharType="end"/>
        </w:r>
      </w:hyperlink>
    </w:p>
    <w:p w14:paraId="011E25D2" w14:textId="3C1B688B" w:rsidR="00706067" w:rsidRDefault="00000000">
      <w:pPr>
        <w:pStyle w:val="TOC3"/>
        <w:tabs>
          <w:tab w:val="right" w:leader="dot" w:pos="9350"/>
        </w:tabs>
        <w:rPr>
          <w:rFonts w:asciiTheme="minorHAnsi" w:eastAsiaTheme="minorEastAsia" w:hAnsiTheme="minorHAnsi" w:cstheme="minorBidi"/>
          <w:noProof/>
          <w:szCs w:val="24"/>
        </w:rPr>
      </w:pPr>
      <w:hyperlink w:anchor="_Toc126830585" w:history="1">
        <w:r w:rsidR="00706067" w:rsidRPr="00FF74ED">
          <w:rPr>
            <w:rStyle w:val="Hyperlink"/>
            <w:noProof/>
          </w:rPr>
          <w:t>3.4.1 GDF15 is elevated during pregnancy in mice</w:t>
        </w:r>
        <w:r w:rsidR="00706067">
          <w:rPr>
            <w:noProof/>
            <w:webHidden/>
          </w:rPr>
          <w:tab/>
        </w:r>
        <w:r w:rsidR="00706067">
          <w:rPr>
            <w:noProof/>
            <w:webHidden/>
          </w:rPr>
          <w:fldChar w:fldCharType="begin"/>
        </w:r>
        <w:r w:rsidR="00706067">
          <w:rPr>
            <w:noProof/>
            <w:webHidden/>
          </w:rPr>
          <w:instrText xml:space="preserve"> PAGEREF _Toc126830585 \h </w:instrText>
        </w:r>
        <w:r w:rsidR="00706067">
          <w:rPr>
            <w:noProof/>
            <w:webHidden/>
          </w:rPr>
        </w:r>
        <w:r w:rsidR="00706067">
          <w:rPr>
            <w:noProof/>
            <w:webHidden/>
          </w:rPr>
          <w:fldChar w:fldCharType="separate"/>
        </w:r>
        <w:r w:rsidR="00706067">
          <w:rPr>
            <w:noProof/>
            <w:webHidden/>
          </w:rPr>
          <w:t>39</w:t>
        </w:r>
        <w:r w:rsidR="00706067">
          <w:rPr>
            <w:noProof/>
            <w:webHidden/>
          </w:rPr>
          <w:fldChar w:fldCharType="end"/>
        </w:r>
      </w:hyperlink>
    </w:p>
    <w:p w14:paraId="7C9D99B0" w14:textId="07919E5D" w:rsidR="00706067" w:rsidRDefault="00000000">
      <w:pPr>
        <w:pStyle w:val="TOC3"/>
        <w:tabs>
          <w:tab w:val="right" w:leader="dot" w:pos="9350"/>
        </w:tabs>
        <w:rPr>
          <w:rFonts w:asciiTheme="minorHAnsi" w:eastAsiaTheme="minorEastAsia" w:hAnsiTheme="minorHAnsi" w:cstheme="minorBidi"/>
          <w:noProof/>
          <w:szCs w:val="24"/>
        </w:rPr>
      </w:pPr>
      <w:hyperlink w:anchor="_Toc126830586" w:history="1">
        <w:r w:rsidR="00706067" w:rsidRPr="00FF74ED">
          <w:rPr>
            <w:rStyle w:val="Hyperlink"/>
            <w:noProof/>
          </w:rPr>
          <w:t>3.4.2</w:t>
        </w:r>
        <w:r w:rsidR="00706067" w:rsidRPr="00FF74ED">
          <w:rPr>
            <w:rStyle w:val="Hyperlink"/>
            <w:iCs/>
            <w:noProof/>
          </w:rPr>
          <w:t xml:space="preserve"> Gdf15</w:t>
        </w:r>
        <w:r w:rsidR="00706067" w:rsidRPr="00FF74ED">
          <w:rPr>
            <w:rStyle w:val="Hyperlink"/>
            <w:iCs/>
            <w:noProof/>
            <w:vertAlign w:val="superscript"/>
          </w:rPr>
          <w:t>-/-</w:t>
        </w:r>
        <w:r w:rsidR="00706067" w:rsidRPr="00FF74ED">
          <w:rPr>
            <w:rStyle w:val="Hyperlink"/>
            <w:noProof/>
            <w:vertAlign w:val="superscript"/>
          </w:rPr>
          <w:t xml:space="preserve"> </w:t>
        </w:r>
        <w:r w:rsidR="00706067" w:rsidRPr="00FF74ED">
          <w:rPr>
            <w:rStyle w:val="Hyperlink"/>
            <w:noProof/>
          </w:rPr>
          <w:t>dams have normal weight gain and modestly reduced food intake during pregnancy and lactation</w:t>
        </w:r>
        <w:r w:rsidR="00706067">
          <w:rPr>
            <w:noProof/>
            <w:webHidden/>
          </w:rPr>
          <w:tab/>
        </w:r>
        <w:r w:rsidR="00706067">
          <w:rPr>
            <w:noProof/>
            <w:webHidden/>
          </w:rPr>
          <w:fldChar w:fldCharType="begin"/>
        </w:r>
        <w:r w:rsidR="00706067">
          <w:rPr>
            <w:noProof/>
            <w:webHidden/>
          </w:rPr>
          <w:instrText xml:space="preserve"> PAGEREF _Toc126830586 \h </w:instrText>
        </w:r>
        <w:r w:rsidR="00706067">
          <w:rPr>
            <w:noProof/>
            <w:webHidden/>
          </w:rPr>
        </w:r>
        <w:r w:rsidR="00706067">
          <w:rPr>
            <w:noProof/>
            <w:webHidden/>
          </w:rPr>
          <w:fldChar w:fldCharType="separate"/>
        </w:r>
        <w:r w:rsidR="00706067">
          <w:rPr>
            <w:noProof/>
            <w:webHidden/>
          </w:rPr>
          <w:t>44</w:t>
        </w:r>
        <w:r w:rsidR="00706067">
          <w:rPr>
            <w:noProof/>
            <w:webHidden/>
          </w:rPr>
          <w:fldChar w:fldCharType="end"/>
        </w:r>
      </w:hyperlink>
    </w:p>
    <w:p w14:paraId="451E022E" w14:textId="78300AB0" w:rsidR="00706067" w:rsidRDefault="00000000">
      <w:pPr>
        <w:pStyle w:val="TOC3"/>
        <w:tabs>
          <w:tab w:val="right" w:leader="dot" w:pos="9350"/>
        </w:tabs>
        <w:rPr>
          <w:rFonts w:asciiTheme="minorHAnsi" w:eastAsiaTheme="minorEastAsia" w:hAnsiTheme="minorHAnsi" w:cstheme="minorBidi"/>
          <w:noProof/>
          <w:szCs w:val="24"/>
        </w:rPr>
      </w:pPr>
      <w:hyperlink w:anchor="_Toc126830587" w:history="1">
        <w:r w:rsidR="00706067" w:rsidRPr="00FF74ED">
          <w:rPr>
            <w:rStyle w:val="Hyperlink"/>
            <w:noProof/>
          </w:rPr>
          <w:t>3.4.3</w:t>
        </w:r>
        <w:r w:rsidR="00706067" w:rsidRPr="00FF74ED">
          <w:rPr>
            <w:rStyle w:val="Hyperlink"/>
            <w:iCs/>
            <w:noProof/>
          </w:rPr>
          <w:t xml:space="preserve"> Gdf15</w:t>
        </w:r>
        <w:r w:rsidR="00706067" w:rsidRPr="00FF74ED">
          <w:rPr>
            <w:rStyle w:val="Hyperlink"/>
            <w:noProof/>
            <w:vertAlign w:val="superscript"/>
          </w:rPr>
          <w:t>-/-</w:t>
        </w:r>
        <w:r w:rsidR="00706067" w:rsidRPr="00FF74ED">
          <w:rPr>
            <w:rStyle w:val="Hyperlink"/>
            <w:noProof/>
          </w:rPr>
          <w:t xml:space="preserve"> dams have normal insulin tolerance during pregnancy</w:t>
        </w:r>
        <w:r w:rsidR="00706067">
          <w:rPr>
            <w:noProof/>
            <w:webHidden/>
          </w:rPr>
          <w:tab/>
        </w:r>
        <w:r w:rsidR="00706067">
          <w:rPr>
            <w:noProof/>
            <w:webHidden/>
          </w:rPr>
          <w:fldChar w:fldCharType="begin"/>
        </w:r>
        <w:r w:rsidR="00706067">
          <w:rPr>
            <w:noProof/>
            <w:webHidden/>
          </w:rPr>
          <w:instrText xml:space="preserve"> PAGEREF _Toc126830587 \h </w:instrText>
        </w:r>
        <w:r w:rsidR="00706067">
          <w:rPr>
            <w:noProof/>
            <w:webHidden/>
          </w:rPr>
        </w:r>
        <w:r w:rsidR="00706067">
          <w:rPr>
            <w:noProof/>
            <w:webHidden/>
          </w:rPr>
          <w:fldChar w:fldCharType="separate"/>
        </w:r>
        <w:r w:rsidR="00706067">
          <w:rPr>
            <w:noProof/>
            <w:webHidden/>
          </w:rPr>
          <w:t>46</w:t>
        </w:r>
        <w:r w:rsidR="00706067">
          <w:rPr>
            <w:noProof/>
            <w:webHidden/>
          </w:rPr>
          <w:fldChar w:fldCharType="end"/>
        </w:r>
      </w:hyperlink>
    </w:p>
    <w:p w14:paraId="2B466CDD" w14:textId="4593C7EC" w:rsidR="00706067" w:rsidRDefault="00000000">
      <w:pPr>
        <w:pStyle w:val="TOC3"/>
        <w:tabs>
          <w:tab w:val="right" w:leader="dot" w:pos="9350"/>
        </w:tabs>
        <w:rPr>
          <w:rFonts w:asciiTheme="minorHAnsi" w:eastAsiaTheme="minorEastAsia" w:hAnsiTheme="minorHAnsi" w:cstheme="minorBidi"/>
          <w:noProof/>
          <w:szCs w:val="24"/>
        </w:rPr>
      </w:pPr>
      <w:hyperlink w:anchor="_Toc126830588" w:history="1">
        <w:r w:rsidR="00706067" w:rsidRPr="00FF74ED">
          <w:rPr>
            <w:rStyle w:val="Hyperlink"/>
            <w:noProof/>
          </w:rPr>
          <w:t>3.4.4 Gdf15</w:t>
        </w:r>
        <w:r w:rsidR="00706067" w:rsidRPr="00FF74ED">
          <w:rPr>
            <w:rStyle w:val="Hyperlink"/>
            <w:noProof/>
            <w:vertAlign w:val="superscript"/>
          </w:rPr>
          <w:t>-/-</w:t>
        </w:r>
        <w:r w:rsidR="00706067" w:rsidRPr="00FF74ED">
          <w:rPr>
            <w:rStyle w:val="Hyperlink"/>
            <w:noProof/>
          </w:rPr>
          <w:t xml:space="preserve"> dams have normal fertility, gestational age, post-natal survival, and pup birth weights</w:t>
        </w:r>
        <w:r w:rsidR="00706067">
          <w:rPr>
            <w:noProof/>
            <w:webHidden/>
          </w:rPr>
          <w:tab/>
        </w:r>
        <w:r w:rsidR="00706067">
          <w:rPr>
            <w:noProof/>
            <w:webHidden/>
          </w:rPr>
          <w:fldChar w:fldCharType="begin"/>
        </w:r>
        <w:r w:rsidR="00706067">
          <w:rPr>
            <w:noProof/>
            <w:webHidden/>
          </w:rPr>
          <w:instrText xml:space="preserve"> PAGEREF _Toc126830588 \h </w:instrText>
        </w:r>
        <w:r w:rsidR="00706067">
          <w:rPr>
            <w:noProof/>
            <w:webHidden/>
          </w:rPr>
        </w:r>
        <w:r w:rsidR="00706067">
          <w:rPr>
            <w:noProof/>
            <w:webHidden/>
          </w:rPr>
          <w:fldChar w:fldCharType="separate"/>
        </w:r>
        <w:r w:rsidR="00706067">
          <w:rPr>
            <w:noProof/>
            <w:webHidden/>
          </w:rPr>
          <w:t>48</w:t>
        </w:r>
        <w:r w:rsidR="00706067">
          <w:rPr>
            <w:noProof/>
            <w:webHidden/>
          </w:rPr>
          <w:fldChar w:fldCharType="end"/>
        </w:r>
      </w:hyperlink>
    </w:p>
    <w:p w14:paraId="47CB1F12" w14:textId="5B9CA985" w:rsidR="00706067" w:rsidRDefault="00000000">
      <w:pPr>
        <w:pStyle w:val="TOC3"/>
        <w:tabs>
          <w:tab w:val="right" w:leader="dot" w:pos="9350"/>
        </w:tabs>
        <w:rPr>
          <w:rFonts w:asciiTheme="minorHAnsi" w:eastAsiaTheme="minorEastAsia" w:hAnsiTheme="minorHAnsi" w:cstheme="minorBidi"/>
          <w:noProof/>
          <w:szCs w:val="24"/>
        </w:rPr>
      </w:pPr>
      <w:hyperlink w:anchor="_Toc126830589" w:history="1">
        <w:r w:rsidR="00706067" w:rsidRPr="00FF74ED">
          <w:rPr>
            <w:rStyle w:val="Hyperlink"/>
            <w:noProof/>
          </w:rPr>
          <w:t>3.4.5 Gdf15</w:t>
        </w:r>
        <w:r w:rsidR="00706067" w:rsidRPr="00FF74ED">
          <w:rPr>
            <w:rStyle w:val="Hyperlink"/>
            <w:noProof/>
            <w:vertAlign w:val="superscript"/>
          </w:rPr>
          <w:t xml:space="preserve">-/- </w:t>
        </w:r>
        <w:r w:rsidR="00706067" w:rsidRPr="00FF74ED">
          <w:rPr>
            <w:rStyle w:val="Hyperlink"/>
            <w:noProof/>
          </w:rPr>
          <w:t>dams have no differences in milk production or milkfat percentage</w:t>
        </w:r>
        <w:r w:rsidR="00706067">
          <w:rPr>
            <w:noProof/>
            <w:webHidden/>
          </w:rPr>
          <w:tab/>
        </w:r>
        <w:r w:rsidR="00706067">
          <w:rPr>
            <w:noProof/>
            <w:webHidden/>
          </w:rPr>
          <w:fldChar w:fldCharType="begin"/>
        </w:r>
        <w:r w:rsidR="00706067">
          <w:rPr>
            <w:noProof/>
            <w:webHidden/>
          </w:rPr>
          <w:instrText xml:space="preserve"> PAGEREF _Toc126830589 \h </w:instrText>
        </w:r>
        <w:r w:rsidR="00706067">
          <w:rPr>
            <w:noProof/>
            <w:webHidden/>
          </w:rPr>
        </w:r>
        <w:r w:rsidR="00706067">
          <w:rPr>
            <w:noProof/>
            <w:webHidden/>
          </w:rPr>
          <w:fldChar w:fldCharType="separate"/>
        </w:r>
        <w:r w:rsidR="00706067">
          <w:rPr>
            <w:noProof/>
            <w:webHidden/>
          </w:rPr>
          <w:t>50</w:t>
        </w:r>
        <w:r w:rsidR="00706067">
          <w:rPr>
            <w:noProof/>
            <w:webHidden/>
          </w:rPr>
          <w:fldChar w:fldCharType="end"/>
        </w:r>
      </w:hyperlink>
    </w:p>
    <w:p w14:paraId="5673C5A3" w14:textId="204E2D55" w:rsidR="00706067" w:rsidRDefault="00000000">
      <w:pPr>
        <w:pStyle w:val="TOC3"/>
        <w:tabs>
          <w:tab w:val="right" w:leader="dot" w:pos="9350"/>
        </w:tabs>
        <w:rPr>
          <w:rFonts w:asciiTheme="minorHAnsi" w:eastAsiaTheme="minorEastAsia" w:hAnsiTheme="minorHAnsi" w:cstheme="minorBidi"/>
          <w:noProof/>
          <w:szCs w:val="24"/>
        </w:rPr>
      </w:pPr>
      <w:hyperlink w:anchor="_Toc126830590" w:history="1">
        <w:r w:rsidR="00706067" w:rsidRPr="00FF74ED">
          <w:rPr>
            <w:rStyle w:val="Hyperlink"/>
            <w:noProof/>
          </w:rPr>
          <w:t>3.4.6 Gdf15</w:t>
        </w:r>
        <w:r w:rsidR="00706067" w:rsidRPr="00FF74ED">
          <w:rPr>
            <w:rStyle w:val="Hyperlink"/>
            <w:noProof/>
            <w:vertAlign w:val="superscript"/>
          </w:rPr>
          <w:t xml:space="preserve">-/- </w:t>
        </w:r>
        <w:r w:rsidR="00706067" w:rsidRPr="00FF74ED">
          <w:rPr>
            <w:rStyle w:val="Hyperlink"/>
            <w:noProof/>
          </w:rPr>
          <w:t>pups accrete body mass at similar rates compared to  Gdf15</w:t>
        </w:r>
        <w:r w:rsidR="00706067" w:rsidRPr="00FF74ED">
          <w:rPr>
            <w:rStyle w:val="Hyperlink"/>
            <w:noProof/>
            <w:vertAlign w:val="superscript"/>
          </w:rPr>
          <w:t>+/+</w:t>
        </w:r>
        <w:r w:rsidR="00706067" w:rsidRPr="00FF74ED">
          <w:rPr>
            <w:rStyle w:val="Hyperlink"/>
            <w:noProof/>
          </w:rPr>
          <w:t xml:space="preserve"> pups</w:t>
        </w:r>
        <w:r w:rsidR="00706067">
          <w:rPr>
            <w:noProof/>
            <w:webHidden/>
          </w:rPr>
          <w:tab/>
        </w:r>
        <w:r w:rsidR="00706067">
          <w:rPr>
            <w:noProof/>
            <w:webHidden/>
          </w:rPr>
          <w:fldChar w:fldCharType="begin"/>
        </w:r>
        <w:r w:rsidR="00706067">
          <w:rPr>
            <w:noProof/>
            <w:webHidden/>
          </w:rPr>
          <w:instrText xml:space="preserve"> PAGEREF _Toc126830590 \h </w:instrText>
        </w:r>
        <w:r w:rsidR="00706067">
          <w:rPr>
            <w:noProof/>
            <w:webHidden/>
          </w:rPr>
        </w:r>
        <w:r w:rsidR="00706067">
          <w:rPr>
            <w:noProof/>
            <w:webHidden/>
          </w:rPr>
          <w:fldChar w:fldCharType="separate"/>
        </w:r>
        <w:r w:rsidR="00706067">
          <w:rPr>
            <w:noProof/>
            <w:webHidden/>
          </w:rPr>
          <w:t>52</w:t>
        </w:r>
        <w:r w:rsidR="00706067">
          <w:rPr>
            <w:noProof/>
            <w:webHidden/>
          </w:rPr>
          <w:fldChar w:fldCharType="end"/>
        </w:r>
      </w:hyperlink>
    </w:p>
    <w:p w14:paraId="3271DEB9" w14:textId="094B63E6" w:rsidR="00706067" w:rsidRDefault="00000000">
      <w:pPr>
        <w:pStyle w:val="TOC2"/>
        <w:tabs>
          <w:tab w:val="right" w:leader="dot" w:pos="9350"/>
        </w:tabs>
        <w:rPr>
          <w:rFonts w:asciiTheme="minorHAnsi" w:eastAsiaTheme="minorEastAsia" w:hAnsiTheme="minorHAnsi" w:cstheme="minorBidi"/>
          <w:noProof/>
          <w:szCs w:val="24"/>
        </w:rPr>
      </w:pPr>
      <w:hyperlink w:anchor="_Toc126830591" w:history="1">
        <w:r w:rsidR="00706067" w:rsidRPr="00FF74ED">
          <w:rPr>
            <w:rStyle w:val="Hyperlink"/>
            <w:noProof/>
          </w:rPr>
          <w:t>3.5 Discussion</w:t>
        </w:r>
        <w:r w:rsidR="00706067">
          <w:rPr>
            <w:noProof/>
            <w:webHidden/>
          </w:rPr>
          <w:tab/>
        </w:r>
        <w:r w:rsidR="00706067">
          <w:rPr>
            <w:noProof/>
            <w:webHidden/>
          </w:rPr>
          <w:fldChar w:fldCharType="begin"/>
        </w:r>
        <w:r w:rsidR="00706067">
          <w:rPr>
            <w:noProof/>
            <w:webHidden/>
          </w:rPr>
          <w:instrText xml:space="preserve"> PAGEREF _Toc126830591 \h </w:instrText>
        </w:r>
        <w:r w:rsidR="00706067">
          <w:rPr>
            <w:noProof/>
            <w:webHidden/>
          </w:rPr>
        </w:r>
        <w:r w:rsidR="00706067">
          <w:rPr>
            <w:noProof/>
            <w:webHidden/>
          </w:rPr>
          <w:fldChar w:fldCharType="separate"/>
        </w:r>
        <w:r w:rsidR="00706067">
          <w:rPr>
            <w:noProof/>
            <w:webHidden/>
          </w:rPr>
          <w:t>54</w:t>
        </w:r>
        <w:r w:rsidR="00706067">
          <w:rPr>
            <w:noProof/>
            <w:webHidden/>
          </w:rPr>
          <w:fldChar w:fldCharType="end"/>
        </w:r>
      </w:hyperlink>
    </w:p>
    <w:p w14:paraId="557A373F" w14:textId="767D30AA" w:rsidR="00706067" w:rsidRDefault="00000000">
      <w:pPr>
        <w:pStyle w:val="TOC2"/>
        <w:tabs>
          <w:tab w:val="right" w:leader="dot" w:pos="9350"/>
        </w:tabs>
        <w:rPr>
          <w:rFonts w:asciiTheme="minorHAnsi" w:eastAsiaTheme="minorEastAsia" w:hAnsiTheme="minorHAnsi" w:cstheme="minorBidi"/>
          <w:noProof/>
          <w:szCs w:val="24"/>
        </w:rPr>
      </w:pPr>
      <w:hyperlink w:anchor="_Toc126830592" w:history="1">
        <w:r w:rsidR="00706067" w:rsidRPr="00FF74ED">
          <w:rPr>
            <w:rStyle w:val="Hyperlink"/>
            <w:noProof/>
          </w:rPr>
          <w:t>3.6 Conclusion</w:t>
        </w:r>
        <w:r w:rsidR="00706067">
          <w:rPr>
            <w:noProof/>
            <w:webHidden/>
          </w:rPr>
          <w:tab/>
        </w:r>
        <w:r w:rsidR="00706067">
          <w:rPr>
            <w:noProof/>
            <w:webHidden/>
          </w:rPr>
          <w:fldChar w:fldCharType="begin"/>
        </w:r>
        <w:r w:rsidR="00706067">
          <w:rPr>
            <w:noProof/>
            <w:webHidden/>
          </w:rPr>
          <w:instrText xml:space="preserve"> PAGEREF _Toc126830592 \h </w:instrText>
        </w:r>
        <w:r w:rsidR="00706067">
          <w:rPr>
            <w:noProof/>
            <w:webHidden/>
          </w:rPr>
        </w:r>
        <w:r w:rsidR="00706067">
          <w:rPr>
            <w:noProof/>
            <w:webHidden/>
          </w:rPr>
          <w:fldChar w:fldCharType="separate"/>
        </w:r>
        <w:r w:rsidR="00706067">
          <w:rPr>
            <w:noProof/>
            <w:webHidden/>
          </w:rPr>
          <w:t>56</w:t>
        </w:r>
        <w:r w:rsidR="00706067">
          <w:rPr>
            <w:noProof/>
            <w:webHidden/>
          </w:rPr>
          <w:fldChar w:fldCharType="end"/>
        </w:r>
      </w:hyperlink>
    </w:p>
    <w:p w14:paraId="4CA65622" w14:textId="701F796B" w:rsidR="00706067" w:rsidRDefault="00000000">
      <w:pPr>
        <w:pStyle w:val="TOC1"/>
        <w:rPr>
          <w:rFonts w:asciiTheme="minorHAnsi" w:eastAsiaTheme="minorEastAsia" w:hAnsiTheme="minorHAnsi" w:cstheme="minorBidi"/>
          <w:noProof/>
          <w:color w:val="auto"/>
          <w:szCs w:val="24"/>
        </w:rPr>
      </w:pPr>
      <w:hyperlink w:anchor="_Toc126830593" w:history="1">
        <w:r w:rsidR="00706067" w:rsidRPr="00FF74ED">
          <w:rPr>
            <w:rStyle w:val="Hyperlink"/>
            <w:noProof/>
          </w:rPr>
          <w:t>Chapter 4 Later timing of eating and longer fasting duration during pregnancy are associated with lower infant birth weight and greater parent glycemia</w:t>
        </w:r>
        <w:r w:rsidR="00706067">
          <w:rPr>
            <w:noProof/>
            <w:webHidden/>
          </w:rPr>
          <w:tab/>
        </w:r>
        <w:r w:rsidR="00706067">
          <w:rPr>
            <w:noProof/>
            <w:webHidden/>
          </w:rPr>
          <w:fldChar w:fldCharType="begin"/>
        </w:r>
        <w:r w:rsidR="00706067">
          <w:rPr>
            <w:noProof/>
            <w:webHidden/>
          </w:rPr>
          <w:instrText xml:space="preserve"> PAGEREF _Toc126830593 \h </w:instrText>
        </w:r>
        <w:r w:rsidR="00706067">
          <w:rPr>
            <w:noProof/>
            <w:webHidden/>
          </w:rPr>
        </w:r>
        <w:r w:rsidR="00706067">
          <w:rPr>
            <w:noProof/>
            <w:webHidden/>
          </w:rPr>
          <w:fldChar w:fldCharType="separate"/>
        </w:r>
        <w:r w:rsidR="00706067">
          <w:rPr>
            <w:noProof/>
            <w:webHidden/>
          </w:rPr>
          <w:t>58</w:t>
        </w:r>
        <w:r w:rsidR="00706067">
          <w:rPr>
            <w:noProof/>
            <w:webHidden/>
          </w:rPr>
          <w:fldChar w:fldCharType="end"/>
        </w:r>
      </w:hyperlink>
    </w:p>
    <w:p w14:paraId="244345EC" w14:textId="4D748A49" w:rsidR="00706067" w:rsidRDefault="00000000">
      <w:pPr>
        <w:pStyle w:val="TOC2"/>
        <w:tabs>
          <w:tab w:val="right" w:leader="dot" w:pos="9350"/>
        </w:tabs>
        <w:rPr>
          <w:rFonts w:asciiTheme="minorHAnsi" w:eastAsiaTheme="minorEastAsia" w:hAnsiTheme="minorHAnsi" w:cstheme="minorBidi"/>
          <w:noProof/>
          <w:szCs w:val="24"/>
        </w:rPr>
      </w:pPr>
      <w:hyperlink w:anchor="_Toc126830594" w:history="1">
        <w:r w:rsidR="00706067" w:rsidRPr="00FF74ED">
          <w:rPr>
            <w:rStyle w:val="Hyperlink"/>
            <w:noProof/>
          </w:rPr>
          <w:t>4.1 Abstract</w:t>
        </w:r>
        <w:r w:rsidR="00706067">
          <w:rPr>
            <w:noProof/>
            <w:webHidden/>
          </w:rPr>
          <w:tab/>
        </w:r>
        <w:r w:rsidR="00706067">
          <w:rPr>
            <w:noProof/>
            <w:webHidden/>
          </w:rPr>
          <w:fldChar w:fldCharType="begin"/>
        </w:r>
        <w:r w:rsidR="00706067">
          <w:rPr>
            <w:noProof/>
            <w:webHidden/>
          </w:rPr>
          <w:instrText xml:space="preserve"> PAGEREF _Toc126830594 \h </w:instrText>
        </w:r>
        <w:r w:rsidR="00706067">
          <w:rPr>
            <w:noProof/>
            <w:webHidden/>
          </w:rPr>
        </w:r>
        <w:r w:rsidR="00706067">
          <w:rPr>
            <w:noProof/>
            <w:webHidden/>
          </w:rPr>
          <w:fldChar w:fldCharType="separate"/>
        </w:r>
        <w:r w:rsidR="00706067">
          <w:rPr>
            <w:noProof/>
            <w:webHidden/>
          </w:rPr>
          <w:t>58</w:t>
        </w:r>
        <w:r w:rsidR="00706067">
          <w:rPr>
            <w:noProof/>
            <w:webHidden/>
          </w:rPr>
          <w:fldChar w:fldCharType="end"/>
        </w:r>
      </w:hyperlink>
    </w:p>
    <w:p w14:paraId="43DE33F8" w14:textId="0C1EF4A2" w:rsidR="00706067" w:rsidRDefault="00000000">
      <w:pPr>
        <w:pStyle w:val="TOC2"/>
        <w:tabs>
          <w:tab w:val="right" w:leader="dot" w:pos="9350"/>
        </w:tabs>
        <w:rPr>
          <w:rFonts w:asciiTheme="minorHAnsi" w:eastAsiaTheme="minorEastAsia" w:hAnsiTheme="minorHAnsi" w:cstheme="minorBidi"/>
          <w:noProof/>
          <w:szCs w:val="24"/>
        </w:rPr>
      </w:pPr>
      <w:hyperlink w:anchor="_Toc126830595" w:history="1">
        <w:r w:rsidR="00706067" w:rsidRPr="00FF74ED">
          <w:rPr>
            <w:rStyle w:val="Hyperlink"/>
            <w:noProof/>
          </w:rPr>
          <w:t>4.2 Introduction</w:t>
        </w:r>
        <w:r w:rsidR="00706067">
          <w:rPr>
            <w:noProof/>
            <w:webHidden/>
          </w:rPr>
          <w:tab/>
        </w:r>
        <w:r w:rsidR="00706067">
          <w:rPr>
            <w:noProof/>
            <w:webHidden/>
          </w:rPr>
          <w:fldChar w:fldCharType="begin"/>
        </w:r>
        <w:r w:rsidR="00706067">
          <w:rPr>
            <w:noProof/>
            <w:webHidden/>
          </w:rPr>
          <w:instrText xml:space="preserve"> PAGEREF _Toc126830595 \h </w:instrText>
        </w:r>
        <w:r w:rsidR="00706067">
          <w:rPr>
            <w:noProof/>
            <w:webHidden/>
          </w:rPr>
        </w:r>
        <w:r w:rsidR="00706067">
          <w:rPr>
            <w:noProof/>
            <w:webHidden/>
          </w:rPr>
          <w:fldChar w:fldCharType="separate"/>
        </w:r>
        <w:r w:rsidR="00706067">
          <w:rPr>
            <w:noProof/>
            <w:webHidden/>
          </w:rPr>
          <w:t>58</w:t>
        </w:r>
        <w:r w:rsidR="00706067">
          <w:rPr>
            <w:noProof/>
            <w:webHidden/>
          </w:rPr>
          <w:fldChar w:fldCharType="end"/>
        </w:r>
      </w:hyperlink>
    </w:p>
    <w:p w14:paraId="3E7C84A4" w14:textId="0F89815E" w:rsidR="00706067" w:rsidRDefault="00000000">
      <w:pPr>
        <w:pStyle w:val="TOC2"/>
        <w:tabs>
          <w:tab w:val="right" w:leader="dot" w:pos="9350"/>
        </w:tabs>
        <w:rPr>
          <w:rFonts w:asciiTheme="minorHAnsi" w:eastAsiaTheme="minorEastAsia" w:hAnsiTheme="minorHAnsi" w:cstheme="minorBidi"/>
          <w:noProof/>
          <w:szCs w:val="24"/>
        </w:rPr>
      </w:pPr>
      <w:hyperlink w:anchor="_Toc126830596" w:history="1">
        <w:r w:rsidR="00706067" w:rsidRPr="00FF74ED">
          <w:rPr>
            <w:rStyle w:val="Hyperlink"/>
            <w:noProof/>
          </w:rPr>
          <w:t>4.3 Methods</w:t>
        </w:r>
        <w:r w:rsidR="00706067">
          <w:rPr>
            <w:noProof/>
            <w:webHidden/>
          </w:rPr>
          <w:tab/>
        </w:r>
        <w:r w:rsidR="00706067">
          <w:rPr>
            <w:noProof/>
            <w:webHidden/>
          </w:rPr>
          <w:fldChar w:fldCharType="begin"/>
        </w:r>
        <w:r w:rsidR="00706067">
          <w:rPr>
            <w:noProof/>
            <w:webHidden/>
          </w:rPr>
          <w:instrText xml:space="preserve"> PAGEREF _Toc126830596 \h </w:instrText>
        </w:r>
        <w:r w:rsidR="00706067">
          <w:rPr>
            <w:noProof/>
            <w:webHidden/>
          </w:rPr>
        </w:r>
        <w:r w:rsidR="00706067">
          <w:rPr>
            <w:noProof/>
            <w:webHidden/>
          </w:rPr>
          <w:fldChar w:fldCharType="separate"/>
        </w:r>
        <w:r w:rsidR="00706067">
          <w:rPr>
            <w:noProof/>
            <w:webHidden/>
          </w:rPr>
          <w:t>61</w:t>
        </w:r>
        <w:r w:rsidR="00706067">
          <w:rPr>
            <w:noProof/>
            <w:webHidden/>
          </w:rPr>
          <w:fldChar w:fldCharType="end"/>
        </w:r>
      </w:hyperlink>
    </w:p>
    <w:p w14:paraId="49F94F5C" w14:textId="0FE5BE1F" w:rsidR="00706067" w:rsidRDefault="00000000">
      <w:pPr>
        <w:pStyle w:val="TOC3"/>
        <w:tabs>
          <w:tab w:val="right" w:leader="dot" w:pos="9350"/>
        </w:tabs>
        <w:rPr>
          <w:rFonts w:asciiTheme="minorHAnsi" w:eastAsiaTheme="minorEastAsia" w:hAnsiTheme="minorHAnsi" w:cstheme="minorBidi"/>
          <w:noProof/>
          <w:szCs w:val="24"/>
        </w:rPr>
      </w:pPr>
      <w:hyperlink w:anchor="_Toc126830597" w:history="1">
        <w:r w:rsidR="00706067" w:rsidRPr="00FF74ED">
          <w:rPr>
            <w:rStyle w:val="Hyperlink"/>
            <w:noProof/>
          </w:rPr>
          <w:t>4.3.1 Study population</w:t>
        </w:r>
        <w:r w:rsidR="00706067">
          <w:rPr>
            <w:noProof/>
            <w:webHidden/>
          </w:rPr>
          <w:tab/>
        </w:r>
        <w:r w:rsidR="00706067">
          <w:rPr>
            <w:noProof/>
            <w:webHidden/>
          </w:rPr>
          <w:fldChar w:fldCharType="begin"/>
        </w:r>
        <w:r w:rsidR="00706067">
          <w:rPr>
            <w:noProof/>
            <w:webHidden/>
          </w:rPr>
          <w:instrText xml:space="preserve"> PAGEREF _Toc126830597 \h </w:instrText>
        </w:r>
        <w:r w:rsidR="00706067">
          <w:rPr>
            <w:noProof/>
            <w:webHidden/>
          </w:rPr>
        </w:r>
        <w:r w:rsidR="00706067">
          <w:rPr>
            <w:noProof/>
            <w:webHidden/>
          </w:rPr>
          <w:fldChar w:fldCharType="separate"/>
        </w:r>
        <w:r w:rsidR="00706067">
          <w:rPr>
            <w:noProof/>
            <w:webHidden/>
          </w:rPr>
          <w:t>61</w:t>
        </w:r>
        <w:r w:rsidR="00706067">
          <w:rPr>
            <w:noProof/>
            <w:webHidden/>
          </w:rPr>
          <w:fldChar w:fldCharType="end"/>
        </w:r>
      </w:hyperlink>
    </w:p>
    <w:p w14:paraId="7C6656B5" w14:textId="1F4BFF6B" w:rsidR="00706067" w:rsidRDefault="00000000">
      <w:pPr>
        <w:pStyle w:val="TOC3"/>
        <w:tabs>
          <w:tab w:val="right" w:leader="dot" w:pos="9350"/>
        </w:tabs>
        <w:rPr>
          <w:rFonts w:asciiTheme="minorHAnsi" w:eastAsiaTheme="minorEastAsia" w:hAnsiTheme="minorHAnsi" w:cstheme="minorBidi"/>
          <w:noProof/>
          <w:szCs w:val="24"/>
        </w:rPr>
      </w:pPr>
      <w:hyperlink w:anchor="_Toc126830598" w:history="1">
        <w:r w:rsidR="00706067" w:rsidRPr="00FF74ED">
          <w:rPr>
            <w:rStyle w:val="Hyperlink"/>
            <w:noProof/>
          </w:rPr>
          <w:t>4.3.2 Participant Exposures, Outcomes, and Covariates</w:t>
        </w:r>
        <w:r w:rsidR="00706067">
          <w:rPr>
            <w:noProof/>
            <w:webHidden/>
          </w:rPr>
          <w:tab/>
        </w:r>
        <w:r w:rsidR="00706067">
          <w:rPr>
            <w:noProof/>
            <w:webHidden/>
          </w:rPr>
          <w:fldChar w:fldCharType="begin"/>
        </w:r>
        <w:r w:rsidR="00706067">
          <w:rPr>
            <w:noProof/>
            <w:webHidden/>
          </w:rPr>
          <w:instrText xml:space="preserve"> PAGEREF _Toc126830598 \h </w:instrText>
        </w:r>
        <w:r w:rsidR="00706067">
          <w:rPr>
            <w:noProof/>
            <w:webHidden/>
          </w:rPr>
        </w:r>
        <w:r w:rsidR="00706067">
          <w:rPr>
            <w:noProof/>
            <w:webHidden/>
          </w:rPr>
          <w:fldChar w:fldCharType="separate"/>
        </w:r>
        <w:r w:rsidR="00706067">
          <w:rPr>
            <w:noProof/>
            <w:webHidden/>
          </w:rPr>
          <w:t>62</w:t>
        </w:r>
        <w:r w:rsidR="00706067">
          <w:rPr>
            <w:noProof/>
            <w:webHidden/>
          </w:rPr>
          <w:fldChar w:fldCharType="end"/>
        </w:r>
      </w:hyperlink>
    </w:p>
    <w:p w14:paraId="7D19593B" w14:textId="51E35C5F" w:rsidR="00706067" w:rsidRDefault="00000000">
      <w:pPr>
        <w:pStyle w:val="TOC3"/>
        <w:tabs>
          <w:tab w:val="right" w:leader="dot" w:pos="9350"/>
        </w:tabs>
        <w:rPr>
          <w:rFonts w:asciiTheme="minorHAnsi" w:eastAsiaTheme="minorEastAsia" w:hAnsiTheme="minorHAnsi" w:cstheme="minorBidi"/>
          <w:noProof/>
          <w:szCs w:val="24"/>
        </w:rPr>
      </w:pPr>
      <w:hyperlink w:anchor="_Toc126830599" w:history="1">
        <w:r w:rsidR="00706067" w:rsidRPr="00FF74ED">
          <w:rPr>
            <w:rStyle w:val="Hyperlink"/>
            <w:noProof/>
          </w:rPr>
          <w:t>4.3.3 Sensitivity Analysis</w:t>
        </w:r>
        <w:r w:rsidR="00706067">
          <w:rPr>
            <w:noProof/>
            <w:webHidden/>
          </w:rPr>
          <w:tab/>
        </w:r>
        <w:r w:rsidR="00706067">
          <w:rPr>
            <w:noProof/>
            <w:webHidden/>
          </w:rPr>
          <w:fldChar w:fldCharType="begin"/>
        </w:r>
        <w:r w:rsidR="00706067">
          <w:rPr>
            <w:noProof/>
            <w:webHidden/>
          </w:rPr>
          <w:instrText xml:space="preserve"> PAGEREF _Toc126830599 \h </w:instrText>
        </w:r>
        <w:r w:rsidR="00706067">
          <w:rPr>
            <w:noProof/>
            <w:webHidden/>
          </w:rPr>
        </w:r>
        <w:r w:rsidR="00706067">
          <w:rPr>
            <w:noProof/>
            <w:webHidden/>
          </w:rPr>
          <w:fldChar w:fldCharType="separate"/>
        </w:r>
        <w:r w:rsidR="00706067">
          <w:rPr>
            <w:noProof/>
            <w:webHidden/>
          </w:rPr>
          <w:t>65</w:t>
        </w:r>
        <w:r w:rsidR="00706067">
          <w:rPr>
            <w:noProof/>
            <w:webHidden/>
          </w:rPr>
          <w:fldChar w:fldCharType="end"/>
        </w:r>
      </w:hyperlink>
    </w:p>
    <w:p w14:paraId="508139D3" w14:textId="0875DE8A" w:rsidR="00706067" w:rsidRDefault="00000000">
      <w:pPr>
        <w:pStyle w:val="TOC3"/>
        <w:tabs>
          <w:tab w:val="right" w:leader="dot" w:pos="9350"/>
        </w:tabs>
        <w:rPr>
          <w:rFonts w:asciiTheme="minorHAnsi" w:eastAsiaTheme="minorEastAsia" w:hAnsiTheme="minorHAnsi" w:cstheme="minorBidi"/>
          <w:noProof/>
          <w:szCs w:val="24"/>
        </w:rPr>
      </w:pPr>
      <w:hyperlink w:anchor="_Toc126830600" w:history="1">
        <w:r w:rsidR="00706067" w:rsidRPr="00FF74ED">
          <w:rPr>
            <w:rStyle w:val="Hyperlink"/>
            <w:noProof/>
          </w:rPr>
          <w:t>4.3.4 Statistical Analyses</w:t>
        </w:r>
        <w:r w:rsidR="00706067">
          <w:rPr>
            <w:noProof/>
            <w:webHidden/>
          </w:rPr>
          <w:tab/>
        </w:r>
        <w:r w:rsidR="00706067">
          <w:rPr>
            <w:noProof/>
            <w:webHidden/>
          </w:rPr>
          <w:fldChar w:fldCharType="begin"/>
        </w:r>
        <w:r w:rsidR="00706067">
          <w:rPr>
            <w:noProof/>
            <w:webHidden/>
          </w:rPr>
          <w:instrText xml:space="preserve"> PAGEREF _Toc126830600 \h </w:instrText>
        </w:r>
        <w:r w:rsidR="00706067">
          <w:rPr>
            <w:noProof/>
            <w:webHidden/>
          </w:rPr>
        </w:r>
        <w:r w:rsidR="00706067">
          <w:rPr>
            <w:noProof/>
            <w:webHidden/>
          </w:rPr>
          <w:fldChar w:fldCharType="separate"/>
        </w:r>
        <w:r w:rsidR="00706067">
          <w:rPr>
            <w:noProof/>
            <w:webHidden/>
          </w:rPr>
          <w:t>65</w:t>
        </w:r>
        <w:r w:rsidR="00706067">
          <w:rPr>
            <w:noProof/>
            <w:webHidden/>
          </w:rPr>
          <w:fldChar w:fldCharType="end"/>
        </w:r>
      </w:hyperlink>
    </w:p>
    <w:p w14:paraId="08942434" w14:textId="51690050" w:rsidR="00706067" w:rsidRDefault="00000000">
      <w:pPr>
        <w:pStyle w:val="TOC2"/>
        <w:tabs>
          <w:tab w:val="right" w:leader="dot" w:pos="9350"/>
        </w:tabs>
        <w:rPr>
          <w:rFonts w:asciiTheme="minorHAnsi" w:eastAsiaTheme="minorEastAsia" w:hAnsiTheme="minorHAnsi" w:cstheme="minorBidi"/>
          <w:noProof/>
          <w:szCs w:val="24"/>
        </w:rPr>
      </w:pPr>
      <w:hyperlink w:anchor="_Toc126830601" w:history="1">
        <w:r w:rsidR="00706067" w:rsidRPr="00FF74ED">
          <w:rPr>
            <w:rStyle w:val="Hyperlink"/>
            <w:noProof/>
          </w:rPr>
          <w:t>4.4 Results</w:t>
        </w:r>
        <w:r w:rsidR="00706067">
          <w:rPr>
            <w:noProof/>
            <w:webHidden/>
          </w:rPr>
          <w:tab/>
        </w:r>
        <w:r w:rsidR="00706067">
          <w:rPr>
            <w:noProof/>
            <w:webHidden/>
          </w:rPr>
          <w:fldChar w:fldCharType="begin"/>
        </w:r>
        <w:r w:rsidR="00706067">
          <w:rPr>
            <w:noProof/>
            <w:webHidden/>
          </w:rPr>
          <w:instrText xml:space="preserve"> PAGEREF _Toc126830601 \h </w:instrText>
        </w:r>
        <w:r w:rsidR="00706067">
          <w:rPr>
            <w:noProof/>
            <w:webHidden/>
          </w:rPr>
        </w:r>
        <w:r w:rsidR="00706067">
          <w:rPr>
            <w:noProof/>
            <w:webHidden/>
          </w:rPr>
          <w:fldChar w:fldCharType="separate"/>
        </w:r>
        <w:r w:rsidR="00706067">
          <w:rPr>
            <w:noProof/>
            <w:webHidden/>
          </w:rPr>
          <w:t>66</w:t>
        </w:r>
        <w:r w:rsidR="00706067">
          <w:rPr>
            <w:noProof/>
            <w:webHidden/>
          </w:rPr>
          <w:fldChar w:fldCharType="end"/>
        </w:r>
      </w:hyperlink>
    </w:p>
    <w:p w14:paraId="363D9C7C" w14:textId="57A43BF7" w:rsidR="00706067" w:rsidRDefault="00000000">
      <w:pPr>
        <w:pStyle w:val="TOC3"/>
        <w:tabs>
          <w:tab w:val="right" w:leader="dot" w:pos="9350"/>
        </w:tabs>
        <w:rPr>
          <w:rFonts w:asciiTheme="minorHAnsi" w:eastAsiaTheme="minorEastAsia" w:hAnsiTheme="minorHAnsi" w:cstheme="minorBidi"/>
          <w:noProof/>
          <w:szCs w:val="24"/>
        </w:rPr>
      </w:pPr>
      <w:hyperlink w:anchor="_Toc126830602" w:history="1">
        <w:r w:rsidR="00706067" w:rsidRPr="00FF74ED">
          <w:rPr>
            <w:rStyle w:val="Hyperlink"/>
            <w:noProof/>
          </w:rPr>
          <w:t>4.4.1 Timing of eating during pregnancy differs based on sociodemographic factors</w:t>
        </w:r>
        <w:r w:rsidR="00706067">
          <w:rPr>
            <w:noProof/>
            <w:webHidden/>
          </w:rPr>
          <w:tab/>
        </w:r>
        <w:r w:rsidR="00706067">
          <w:rPr>
            <w:noProof/>
            <w:webHidden/>
          </w:rPr>
          <w:fldChar w:fldCharType="begin"/>
        </w:r>
        <w:r w:rsidR="00706067">
          <w:rPr>
            <w:noProof/>
            <w:webHidden/>
          </w:rPr>
          <w:instrText xml:space="preserve"> PAGEREF _Toc126830602 \h </w:instrText>
        </w:r>
        <w:r w:rsidR="00706067">
          <w:rPr>
            <w:noProof/>
            <w:webHidden/>
          </w:rPr>
        </w:r>
        <w:r w:rsidR="00706067">
          <w:rPr>
            <w:noProof/>
            <w:webHidden/>
          </w:rPr>
          <w:fldChar w:fldCharType="separate"/>
        </w:r>
        <w:r w:rsidR="00706067">
          <w:rPr>
            <w:noProof/>
            <w:webHidden/>
          </w:rPr>
          <w:t>66</w:t>
        </w:r>
        <w:r w:rsidR="00706067">
          <w:rPr>
            <w:noProof/>
            <w:webHidden/>
          </w:rPr>
          <w:fldChar w:fldCharType="end"/>
        </w:r>
      </w:hyperlink>
    </w:p>
    <w:p w14:paraId="74A9005C" w14:textId="286B640E" w:rsidR="00706067" w:rsidRDefault="00000000">
      <w:pPr>
        <w:pStyle w:val="TOC3"/>
        <w:tabs>
          <w:tab w:val="right" w:leader="dot" w:pos="9350"/>
        </w:tabs>
        <w:rPr>
          <w:rFonts w:asciiTheme="minorHAnsi" w:eastAsiaTheme="minorEastAsia" w:hAnsiTheme="minorHAnsi" w:cstheme="minorBidi"/>
          <w:noProof/>
          <w:szCs w:val="24"/>
        </w:rPr>
      </w:pPr>
      <w:hyperlink w:anchor="_Toc126830603" w:history="1">
        <w:r w:rsidR="00706067" w:rsidRPr="00FF74ED">
          <w:rPr>
            <w:rStyle w:val="Hyperlink"/>
            <w:noProof/>
          </w:rPr>
          <w:t>4.4.2 Infant birth weight is inversely associated with the timing of eating during pregnancy</w:t>
        </w:r>
        <w:r w:rsidR="00706067">
          <w:rPr>
            <w:noProof/>
            <w:webHidden/>
          </w:rPr>
          <w:tab/>
        </w:r>
        <w:r w:rsidR="00706067">
          <w:rPr>
            <w:noProof/>
            <w:webHidden/>
          </w:rPr>
          <w:fldChar w:fldCharType="begin"/>
        </w:r>
        <w:r w:rsidR="00706067">
          <w:rPr>
            <w:noProof/>
            <w:webHidden/>
          </w:rPr>
          <w:instrText xml:space="preserve"> PAGEREF _Toc126830603 \h </w:instrText>
        </w:r>
        <w:r w:rsidR="00706067">
          <w:rPr>
            <w:noProof/>
            <w:webHidden/>
          </w:rPr>
        </w:r>
        <w:r w:rsidR="00706067">
          <w:rPr>
            <w:noProof/>
            <w:webHidden/>
          </w:rPr>
          <w:fldChar w:fldCharType="separate"/>
        </w:r>
        <w:r w:rsidR="00706067">
          <w:rPr>
            <w:noProof/>
            <w:webHidden/>
          </w:rPr>
          <w:t>81</w:t>
        </w:r>
        <w:r w:rsidR="00706067">
          <w:rPr>
            <w:noProof/>
            <w:webHidden/>
          </w:rPr>
          <w:fldChar w:fldCharType="end"/>
        </w:r>
      </w:hyperlink>
    </w:p>
    <w:p w14:paraId="127FB5EC" w14:textId="1073C1A4" w:rsidR="00706067" w:rsidRDefault="00000000">
      <w:pPr>
        <w:pStyle w:val="TOC3"/>
        <w:tabs>
          <w:tab w:val="right" w:leader="dot" w:pos="9350"/>
        </w:tabs>
        <w:rPr>
          <w:rFonts w:asciiTheme="minorHAnsi" w:eastAsiaTheme="minorEastAsia" w:hAnsiTheme="minorHAnsi" w:cstheme="minorBidi"/>
          <w:noProof/>
          <w:szCs w:val="24"/>
        </w:rPr>
      </w:pPr>
      <w:hyperlink w:anchor="_Toc126830604" w:history="1">
        <w:r w:rsidR="00706067" w:rsidRPr="00FF74ED">
          <w:rPr>
            <w:rStyle w:val="Hyperlink"/>
            <w:noProof/>
          </w:rPr>
          <w:t>4.4.3 Later timing of eating is marginally related to parent glycemia in the second and third trimester</w:t>
        </w:r>
        <w:r w:rsidR="00706067">
          <w:rPr>
            <w:noProof/>
            <w:webHidden/>
          </w:rPr>
          <w:tab/>
        </w:r>
        <w:r w:rsidR="00706067">
          <w:rPr>
            <w:noProof/>
            <w:webHidden/>
          </w:rPr>
          <w:fldChar w:fldCharType="begin"/>
        </w:r>
        <w:r w:rsidR="00706067">
          <w:rPr>
            <w:noProof/>
            <w:webHidden/>
          </w:rPr>
          <w:instrText xml:space="preserve"> PAGEREF _Toc126830604 \h </w:instrText>
        </w:r>
        <w:r w:rsidR="00706067">
          <w:rPr>
            <w:noProof/>
            <w:webHidden/>
          </w:rPr>
        </w:r>
        <w:r w:rsidR="00706067">
          <w:rPr>
            <w:noProof/>
            <w:webHidden/>
          </w:rPr>
          <w:fldChar w:fldCharType="separate"/>
        </w:r>
        <w:r w:rsidR="00706067">
          <w:rPr>
            <w:noProof/>
            <w:webHidden/>
          </w:rPr>
          <w:t>82</w:t>
        </w:r>
        <w:r w:rsidR="00706067">
          <w:rPr>
            <w:noProof/>
            <w:webHidden/>
          </w:rPr>
          <w:fldChar w:fldCharType="end"/>
        </w:r>
      </w:hyperlink>
    </w:p>
    <w:p w14:paraId="4872D2CF" w14:textId="6E849F41" w:rsidR="00706067" w:rsidRDefault="00000000">
      <w:pPr>
        <w:pStyle w:val="TOC2"/>
        <w:tabs>
          <w:tab w:val="right" w:leader="dot" w:pos="9350"/>
        </w:tabs>
        <w:rPr>
          <w:rFonts w:asciiTheme="minorHAnsi" w:eastAsiaTheme="minorEastAsia" w:hAnsiTheme="minorHAnsi" w:cstheme="minorBidi"/>
          <w:noProof/>
          <w:szCs w:val="24"/>
        </w:rPr>
      </w:pPr>
      <w:hyperlink w:anchor="_Toc126830605" w:history="1">
        <w:r w:rsidR="00706067" w:rsidRPr="00FF74ED">
          <w:rPr>
            <w:rStyle w:val="Hyperlink"/>
            <w:noProof/>
          </w:rPr>
          <w:t>4.5 Discussion</w:t>
        </w:r>
        <w:r w:rsidR="00706067">
          <w:rPr>
            <w:noProof/>
            <w:webHidden/>
          </w:rPr>
          <w:tab/>
        </w:r>
        <w:r w:rsidR="00706067">
          <w:rPr>
            <w:noProof/>
            <w:webHidden/>
          </w:rPr>
          <w:fldChar w:fldCharType="begin"/>
        </w:r>
        <w:r w:rsidR="00706067">
          <w:rPr>
            <w:noProof/>
            <w:webHidden/>
          </w:rPr>
          <w:instrText xml:space="preserve"> PAGEREF _Toc126830605 \h </w:instrText>
        </w:r>
        <w:r w:rsidR="00706067">
          <w:rPr>
            <w:noProof/>
            <w:webHidden/>
          </w:rPr>
        </w:r>
        <w:r w:rsidR="00706067">
          <w:rPr>
            <w:noProof/>
            <w:webHidden/>
          </w:rPr>
          <w:fldChar w:fldCharType="separate"/>
        </w:r>
        <w:r w:rsidR="00706067">
          <w:rPr>
            <w:noProof/>
            <w:webHidden/>
          </w:rPr>
          <w:t>86</w:t>
        </w:r>
        <w:r w:rsidR="00706067">
          <w:rPr>
            <w:noProof/>
            <w:webHidden/>
          </w:rPr>
          <w:fldChar w:fldCharType="end"/>
        </w:r>
      </w:hyperlink>
    </w:p>
    <w:p w14:paraId="780E3240" w14:textId="614FA3CF" w:rsidR="00706067" w:rsidRDefault="00000000">
      <w:pPr>
        <w:pStyle w:val="TOC2"/>
        <w:tabs>
          <w:tab w:val="right" w:leader="dot" w:pos="9350"/>
        </w:tabs>
        <w:rPr>
          <w:rFonts w:asciiTheme="minorHAnsi" w:eastAsiaTheme="minorEastAsia" w:hAnsiTheme="minorHAnsi" w:cstheme="minorBidi"/>
          <w:noProof/>
          <w:szCs w:val="24"/>
        </w:rPr>
      </w:pPr>
      <w:hyperlink w:anchor="_Toc126830606" w:history="1">
        <w:r w:rsidR="00706067" w:rsidRPr="00FF74ED">
          <w:rPr>
            <w:rStyle w:val="Hyperlink"/>
            <w:noProof/>
          </w:rPr>
          <w:t>4.6 Conclusions</w:t>
        </w:r>
        <w:r w:rsidR="00706067">
          <w:rPr>
            <w:noProof/>
            <w:webHidden/>
          </w:rPr>
          <w:tab/>
        </w:r>
        <w:r w:rsidR="00706067">
          <w:rPr>
            <w:noProof/>
            <w:webHidden/>
          </w:rPr>
          <w:fldChar w:fldCharType="begin"/>
        </w:r>
        <w:r w:rsidR="00706067">
          <w:rPr>
            <w:noProof/>
            <w:webHidden/>
          </w:rPr>
          <w:instrText xml:space="preserve"> PAGEREF _Toc126830606 \h </w:instrText>
        </w:r>
        <w:r w:rsidR="00706067">
          <w:rPr>
            <w:noProof/>
            <w:webHidden/>
          </w:rPr>
        </w:r>
        <w:r w:rsidR="00706067">
          <w:rPr>
            <w:noProof/>
            <w:webHidden/>
          </w:rPr>
          <w:fldChar w:fldCharType="separate"/>
        </w:r>
        <w:r w:rsidR="00706067">
          <w:rPr>
            <w:noProof/>
            <w:webHidden/>
          </w:rPr>
          <w:t>89</w:t>
        </w:r>
        <w:r w:rsidR="00706067">
          <w:rPr>
            <w:noProof/>
            <w:webHidden/>
          </w:rPr>
          <w:fldChar w:fldCharType="end"/>
        </w:r>
      </w:hyperlink>
    </w:p>
    <w:p w14:paraId="53AAC666" w14:textId="3F18D512" w:rsidR="00706067" w:rsidRDefault="00000000">
      <w:pPr>
        <w:pStyle w:val="TOC1"/>
        <w:rPr>
          <w:rFonts w:asciiTheme="minorHAnsi" w:eastAsiaTheme="minorEastAsia" w:hAnsiTheme="minorHAnsi" w:cstheme="minorBidi"/>
          <w:noProof/>
          <w:color w:val="auto"/>
          <w:szCs w:val="24"/>
        </w:rPr>
      </w:pPr>
      <w:hyperlink w:anchor="_Toc126830607" w:history="1">
        <w:r w:rsidR="00706067" w:rsidRPr="00FF74ED">
          <w:rPr>
            <w:rStyle w:val="Hyperlink"/>
            <w:noProof/>
          </w:rPr>
          <w:t>Chapter 5 Gestational early time-restricted feeding results in sex-specific glucose intolerance in adult male mice</w:t>
        </w:r>
        <w:r w:rsidR="00706067">
          <w:rPr>
            <w:noProof/>
            <w:webHidden/>
          </w:rPr>
          <w:tab/>
        </w:r>
        <w:r w:rsidR="00706067">
          <w:rPr>
            <w:noProof/>
            <w:webHidden/>
          </w:rPr>
          <w:fldChar w:fldCharType="begin"/>
        </w:r>
        <w:r w:rsidR="00706067">
          <w:rPr>
            <w:noProof/>
            <w:webHidden/>
          </w:rPr>
          <w:instrText xml:space="preserve"> PAGEREF _Toc126830607 \h </w:instrText>
        </w:r>
        <w:r w:rsidR="00706067">
          <w:rPr>
            <w:noProof/>
            <w:webHidden/>
          </w:rPr>
        </w:r>
        <w:r w:rsidR="00706067">
          <w:rPr>
            <w:noProof/>
            <w:webHidden/>
          </w:rPr>
          <w:fldChar w:fldCharType="separate"/>
        </w:r>
        <w:r w:rsidR="00706067">
          <w:rPr>
            <w:noProof/>
            <w:webHidden/>
          </w:rPr>
          <w:t>91</w:t>
        </w:r>
        <w:r w:rsidR="00706067">
          <w:rPr>
            <w:noProof/>
            <w:webHidden/>
          </w:rPr>
          <w:fldChar w:fldCharType="end"/>
        </w:r>
      </w:hyperlink>
    </w:p>
    <w:p w14:paraId="598A085A" w14:textId="03F9479F" w:rsidR="00706067" w:rsidRDefault="00000000">
      <w:pPr>
        <w:pStyle w:val="TOC2"/>
        <w:tabs>
          <w:tab w:val="right" w:leader="dot" w:pos="9350"/>
        </w:tabs>
        <w:rPr>
          <w:rFonts w:asciiTheme="minorHAnsi" w:eastAsiaTheme="minorEastAsia" w:hAnsiTheme="minorHAnsi" w:cstheme="minorBidi"/>
          <w:noProof/>
          <w:szCs w:val="24"/>
        </w:rPr>
      </w:pPr>
      <w:hyperlink w:anchor="_Toc126830608" w:history="1">
        <w:r w:rsidR="00706067" w:rsidRPr="00FF74ED">
          <w:rPr>
            <w:rStyle w:val="Hyperlink"/>
            <w:noProof/>
          </w:rPr>
          <w:t>5.1 Abstract</w:t>
        </w:r>
        <w:r w:rsidR="00706067">
          <w:rPr>
            <w:noProof/>
            <w:webHidden/>
          </w:rPr>
          <w:tab/>
        </w:r>
        <w:r w:rsidR="00706067">
          <w:rPr>
            <w:noProof/>
            <w:webHidden/>
          </w:rPr>
          <w:fldChar w:fldCharType="begin"/>
        </w:r>
        <w:r w:rsidR="00706067">
          <w:rPr>
            <w:noProof/>
            <w:webHidden/>
          </w:rPr>
          <w:instrText xml:space="preserve"> PAGEREF _Toc126830608 \h </w:instrText>
        </w:r>
        <w:r w:rsidR="00706067">
          <w:rPr>
            <w:noProof/>
            <w:webHidden/>
          </w:rPr>
        </w:r>
        <w:r w:rsidR="00706067">
          <w:rPr>
            <w:noProof/>
            <w:webHidden/>
          </w:rPr>
          <w:fldChar w:fldCharType="separate"/>
        </w:r>
        <w:r w:rsidR="00706067">
          <w:rPr>
            <w:noProof/>
            <w:webHidden/>
          </w:rPr>
          <w:t>91</w:t>
        </w:r>
        <w:r w:rsidR="00706067">
          <w:rPr>
            <w:noProof/>
            <w:webHidden/>
          </w:rPr>
          <w:fldChar w:fldCharType="end"/>
        </w:r>
      </w:hyperlink>
    </w:p>
    <w:p w14:paraId="1F6F419C" w14:textId="193911B0" w:rsidR="00706067" w:rsidRDefault="00000000">
      <w:pPr>
        <w:pStyle w:val="TOC2"/>
        <w:tabs>
          <w:tab w:val="right" w:leader="dot" w:pos="9350"/>
        </w:tabs>
        <w:rPr>
          <w:rFonts w:asciiTheme="minorHAnsi" w:eastAsiaTheme="minorEastAsia" w:hAnsiTheme="minorHAnsi" w:cstheme="minorBidi"/>
          <w:noProof/>
          <w:szCs w:val="24"/>
        </w:rPr>
      </w:pPr>
      <w:hyperlink w:anchor="_Toc126830609" w:history="1">
        <w:r w:rsidR="00706067" w:rsidRPr="00FF74ED">
          <w:rPr>
            <w:rStyle w:val="Hyperlink"/>
            <w:noProof/>
          </w:rPr>
          <w:t>5.2 Introduction</w:t>
        </w:r>
        <w:r w:rsidR="00706067">
          <w:rPr>
            <w:noProof/>
            <w:webHidden/>
          </w:rPr>
          <w:tab/>
        </w:r>
        <w:r w:rsidR="00706067">
          <w:rPr>
            <w:noProof/>
            <w:webHidden/>
          </w:rPr>
          <w:fldChar w:fldCharType="begin"/>
        </w:r>
        <w:r w:rsidR="00706067">
          <w:rPr>
            <w:noProof/>
            <w:webHidden/>
          </w:rPr>
          <w:instrText xml:space="preserve"> PAGEREF _Toc126830609 \h </w:instrText>
        </w:r>
        <w:r w:rsidR="00706067">
          <w:rPr>
            <w:noProof/>
            <w:webHidden/>
          </w:rPr>
        </w:r>
        <w:r w:rsidR="00706067">
          <w:rPr>
            <w:noProof/>
            <w:webHidden/>
          </w:rPr>
          <w:fldChar w:fldCharType="separate"/>
        </w:r>
        <w:r w:rsidR="00706067">
          <w:rPr>
            <w:noProof/>
            <w:webHidden/>
          </w:rPr>
          <w:t>91</w:t>
        </w:r>
        <w:r w:rsidR="00706067">
          <w:rPr>
            <w:noProof/>
            <w:webHidden/>
          </w:rPr>
          <w:fldChar w:fldCharType="end"/>
        </w:r>
      </w:hyperlink>
    </w:p>
    <w:p w14:paraId="0A34BA25" w14:textId="39E3DEF9" w:rsidR="00706067" w:rsidRDefault="00000000">
      <w:pPr>
        <w:pStyle w:val="TOC2"/>
        <w:tabs>
          <w:tab w:val="right" w:leader="dot" w:pos="9350"/>
        </w:tabs>
        <w:rPr>
          <w:rFonts w:asciiTheme="minorHAnsi" w:eastAsiaTheme="minorEastAsia" w:hAnsiTheme="minorHAnsi" w:cstheme="minorBidi"/>
          <w:noProof/>
          <w:szCs w:val="24"/>
        </w:rPr>
      </w:pPr>
      <w:hyperlink w:anchor="_Toc126830610" w:history="1">
        <w:r w:rsidR="00706067" w:rsidRPr="00FF74ED">
          <w:rPr>
            <w:rStyle w:val="Hyperlink"/>
            <w:noProof/>
          </w:rPr>
          <w:t>5.3 Methods</w:t>
        </w:r>
        <w:r w:rsidR="00706067">
          <w:rPr>
            <w:noProof/>
            <w:webHidden/>
          </w:rPr>
          <w:tab/>
        </w:r>
        <w:r w:rsidR="00706067">
          <w:rPr>
            <w:noProof/>
            <w:webHidden/>
          </w:rPr>
          <w:fldChar w:fldCharType="begin"/>
        </w:r>
        <w:r w:rsidR="00706067">
          <w:rPr>
            <w:noProof/>
            <w:webHidden/>
          </w:rPr>
          <w:instrText xml:space="preserve"> PAGEREF _Toc126830610 \h </w:instrText>
        </w:r>
        <w:r w:rsidR="00706067">
          <w:rPr>
            <w:noProof/>
            <w:webHidden/>
          </w:rPr>
        </w:r>
        <w:r w:rsidR="00706067">
          <w:rPr>
            <w:noProof/>
            <w:webHidden/>
          </w:rPr>
          <w:fldChar w:fldCharType="separate"/>
        </w:r>
        <w:r w:rsidR="00706067">
          <w:rPr>
            <w:noProof/>
            <w:webHidden/>
          </w:rPr>
          <w:t>95</w:t>
        </w:r>
        <w:r w:rsidR="00706067">
          <w:rPr>
            <w:noProof/>
            <w:webHidden/>
          </w:rPr>
          <w:fldChar w:fldCharType="end"/>
        </w:r>
      </w:hyperlink>
    </w:p>
    <w:p w14:paraId="23D5C0F6" w14:textId="0C886342" w:rsidR="00706067" w:rsidRDefault="00000000">
      <w:pPr>
        <w:pStyle w:val="TOC3"/>
        <w:tabs>
          <w:tab w:val="right" w:leader="dot" w:pos="9350"/>
        </w:tabs>
        <w:rPr>
          <w:rFonts w:asciiTheme="minorHAnsi" w:eastAsiaTheme="minorEastAsia" w:hAnsiTheme="minorHAnsi" w:cstheme="minorBidi"/>
          <w:noProof/>
          <w:szCs w:val="24"/>
        </w:rPr>
      </w:pPr>
      <w:hyperlink w:anchor="_Toc126830611" w:history="1">
        <w:r w:rsidR="00706067" w:rsidRPr="00FF74ED">
          <w:rPr>
            <w:rStyle w:val="Hyperlink"/>
            <w:noProof/>
          </w:rPr>
          <w:t>5.3.1 Animal Husbandry</w:t>
        </w:r>
        <w:r w:rsidR="00706067">
          <w:rPr>
            <w:noProof/>
            <w:webHidden/>
          </w:rPr>
          <w:tab/>
        </w:r>
        <w:r w:rsidR="00706067">
          <w:rPr>
            <w:noProof/>
            <w:webHidden/>
          </w:rPr>
          <w:fldChar w:fldCharType="begin"/>
        </w:r>
        <w:r w:rsidR="00706067">
          <w:rPr>
            <w:noProof/>
            <w:webHidden/>
          </w:rPr>
          <w:instrText xml:space="preserve"> PAGEREF _Toc126830611 \h </w:instrText>
        </w:r>
        <w:r w:rsidR="00706067">
          <w:rPr>
            <w:noProof/>
            <w:webHidden/>
          </w:rPr>
        </w:r>
        <w:r w:rsidR="00706067">
          <w:rPr>
            <w:noProof/>
            <w:webHidden/>
          </w:rPr>
          <w:fldChar w:fldCharType="separate"/>
        </w:r>
        <w:r w:rsidR="00706067">
          <w:rPr>
            <w:noProof/>
            <w:webHidden/>
          </w:rPr>
          <w:t>95</w:t>
        </w:r>
        <w:r w:rsidR="00706067">
          <w:rPr>
            <w:noProof/>
            <w:webHidden/>
          </w:rPr>
          <w:fldChar w:fldCharType="end"/>
        </w:r>
      </w:hyperlink>
    </w:p>
    <w:p w14:paraId="5A585497" w14:textId="1DC68D63" w:rsidR="00706067" w:rsidRDefault="00000000">
      <w:pPr>
        <w:pStyle w:val="TOC3"/>
        <w:tabs>
          <w:tab w:val="right" w:leader="dot" w:pos="9350"/>
        </w:tabs>
        <w:rPr>
          <w:rFonts w:asciiTheme="minorHAnsi" w:eastAsiaTheme="minorEastAsia" w:hAnsiTheme="minorHAnsi" w:cstheme="minorBidi"/>
          <w:noProof/>
          <w:szCs w:val="24"/>
        </w:rPr>
      </w:pPr>
      <w:hyperlink w:anchor="_Toc126830612" w:history="1">
        <w:r w:rsidR="00706067" w:rsidRPr="00FF74ED">
          <w:rPr>
            <w:rStyle w:val="Hyperlink"/>
            <w:noProof/>
          </w:rPr>
          <w:t>5.3.2 Offspring growth and food intake monitoring</w:t>
        </w:r>
        <w:r w:rsidR="00706067">
          <w:rPr>
            <w:noProof/>
            <w:webHidden/>
          </w:rPr>
          <w:tab/>
        </w:r>
        <w:r w:rsidR="00706067">
          <w:rPr>
            <w:noProof/>
            <w:webHidden/>
          </w:rPr>
          <w:fldChar w:fldCharType="begin"/>
        </w:r>
        <w:r w:rsidR="00706067">
          <w:rPr>
            <w:noProof/>
            <w:webHidden/>
          </w:rPr>
          <w:instrText xml:space="preserve"> PAGEREF _Toc126830612 \h </w:instrText>
        </w:r>
        <w:r w:rsidR="00706067">
          <w:rPr>
            <w:noProof/>
            <w:webHidden/>
          </w:rPr>
        </w:r>
        <w:r w:rsidR="00706067">
          <w:rPr>
            <w:noProof/>
            <w:webHidden/>
          </w:rPr>
          <w:fldChar w:fldCharType="separate"/>
        </w:r>
        <w:r w:rsidR="00706067">
          <w:rPr>
            <w:noProof/>
            <w:webHidden/>
          </w:rPr>
          <w:t>96</w:t>
        </w:r>
        <w:r w:rsidR="00706067">
          <w:rPr>
            <w:noProof/>
            <w:webHidden/>
          </w:rPr>
          <w:fldChar w:fldCharType="end"/>
        </w:r>
      </w:hyperlink>
    </w:p>
    <w:p w14:paraId="09B1F9AE" w14:textId="1F2A88AA" w:rsidR="00706067" w:rsidRDefault="00000000">
      <w:pPr>
        <w:pStyle w:val="TOC3"/>
        <w:tabs>
          <w:tab w:val="right" w:leader="dot" w:pos="9350"/>
        </w:tabs>
        <w:rPr>
          <w:rFonts w:asciiTheme="minorHAnsi" w:eastAsiaTheme="minorEastAsia" w:hAnsiTheme="minorHAnsi" w:cstheme="minorBidi"/>
          <w:noProof/>
          <w:szCs w:val="24"/>
        </w:rPr>
      </w:pPr>
      <w:hyperlink w:anchor="_Toc126830613" w:history="1">
        <w:r w:rsidR="00706067" w:rsidRPr="00FF74ED">
          <w:rPr>
            <w:rStyle w:val="Hyperlink"/>
            <w:noProof/>
          </w:rPr>
          <w:t>5.3.3 Insulin tolerance and glucose tolerance testing</w:t>
        </w:r>
        <w:r w:rsidR="00706067">
          <w:rPr>
            <w:noProof/>
            <w:webHidden/>
          </w:rPr>
          <w:tab/>
        </w:r>
        <w:r w:rsidR="00706067">
          <w:rPr>
            <w:noProof/>
            <w:webHidden/>
          </w:rPr>
          <w:fldChar w:fldCharType="begin"/>
        </w:r>
        <w:r w:rsidR="00706067">
          <w:rPr>
            <w:noProof/>
            <w:webHidden/>
          </w:rPr>
          <w:instrText xml:space="preserve"> PAGEREF _Toc126830613 \h </w:instrText>
        </w:r>
        <w:r w:rsidR="00706067">
          <w:rPr>
            <w:noProof/>
            <w:webHidden/>
          </w:rPr>
        </w:r>
        <w:r w:rsidR="00706067">
          <w:rPr>
            <w:noProof/>
            <w:webHidden/>
          </w:rPr>
          <w:fldChar w:fldCharType="separate"/>
        </w:r>
        <w:r w:rsidR="00706067">
          <w:rPr>
            <w:noProof/>
            <w:webHidden/>
          </w:rPr>
          <w:t>96</w:t>
        </w:r>
        <w:r w:rsidR="00706067">
          <w:rPr>
            <w:noProof/>
            <w:webHidden/>
          </w:rPr>
          <w:fldChar w:fldCharType="end"/>
        </w:r>
      </w:hyperlink>
    </w:p>
    <w:p w14:paraId="0BC42D01" w14:textId="74EC5C3F" w:rsidR="00706067" w:rsidRDefault="00000000">
      <w:pPr>
        <w:pStyle w:val="TOC3"/>
        <w:tabs>
          <w:tab w:val="right" w:leader="dot" w:pos="9350"/>
        </w:tabs>
        <w:rPr>
          <w:rFonts w:asciiTheme="minorHAnsi" w:eastAsiaTheme="minorEastAsia" w:hAnsiTheme="minorHAnsi" w:cstheme="minorBidi"/>
          <w:noProof/>
          <w:szCs w:val="24"/>
        </w:rPr>
      </w:pPr>
      <w:hyperlink w:anchor="_Toc126830614" w:history="1">
        <w:r w:rsidR="00706067" w:rsidRPr="00FF74ED">
          <w:rPr>
            <w:rStyle w:val="Hyperlink"/>
            <w:noProof/>
          </w:rPr>
          <w:t>5.3.4 Glucose stimulated insulin secretion</w:t>
        </w:r>
        <w:r w:rsidR="00706067">
          <w:rPr>
            <w:noProof/>
            <w:webHidden/>
          </w:rPr>
          <w:tab/>
        </w:r>
        <w:r w:rsidR="00706067">
          <w:rPr>
            <w:noProof/>
            <w:webHidden/>
          </w:rPr>
          <w:fldChar w:fldCharType="begin"/>
        </w:r>
        <w:r w:rsidR="00706067">
          <w:rPr>
            <w:noProof/>
            <w:webHidden/>
          </w:rPr>
          <w:instrText xml:space="preserve"> PAGEREF _Toc126830614 \h </w:instrText>
        </w:r>
        <w:r w:rsidR="00706067">
          <w:rPr>
            <w:noProof/>
            <w:webHidden/>
          </w:rPr>
        </w:r>
        <w:r w:rsidR="00706067">
          <w:rPr>
            <w:noProof/>
            <w:webHidden/>
          </w:rPr>
          <w:fldChar w:fldCharType="separate"/>
        </w:r>
        <w:r w:rsidR="00706067">
          <w:rPr>
            <w:noProof/>
            <w:webHidden/>
          </w:rPr>
          <w:t>97</w:t>
        </w:r>
        <w:r w:rsidR="00706067">
          <w:rPr>
            <w:noProof/>
            <w:webHidden/>
          </w:rPr>
          <w:fldChar w:fldCharType="end"/>
        </w:r>
      </w:hyperlink>
    </w:p>
    <w:p w14:paraId="7FFF39F4" w14:textId="33E769DE" w:rsidR="00706067" w:rsidRDefault="00000000">
      <w:pPr>
        <w:pStyle w:val="TOC3"/>
        <w:tabs>
          <w:tab w:val="right" w:leader="dot" w:pos="9350"/>
        </w:tabs>
        <w:rPr>
          <w:rFonts w:asciiTheme="minorHAnsi" w:eastAsiaTheme="minorEastAsia" w:hAnsiTheme="minorHAnsi" w:cstheme="minorBidi"/>
          <w:noProof/>
          <w:szCs w:val="24"/>
        </w:rPr>
      </w:pPr>
      <w:hyperlink w:anchor="_Toc126830615" w:history="1">
        <w:r w:rsidR="00706067" w:rsidRPr="00FF74ED">
          <w:rPr>
            <w:rStyle w:val="Hyperlink"/>
            <w:noProof/>
          </w:rPr>
          <w:t>5.3.5 Statistical analysis</w:t>
        </w:r>
        <w:r w:rsidR="00706067">
          <w:rPr>
            <w:noProof/>
            <w:webHidden/>
          </w:rPr>
          <w:tab/>
        </w:r>
        <w:r w:rsidR="00706067">
          <w:rPr>
            <w:noProof/>
            <w:webHidden/>
          </w:rPr>
          <w:fldChar w:fldCharType="begin"/>
        </w:r>
        <w:r w:rsidR="00706067">
          <w:rPr>
            <w:noProof/>
            <w:webHidden/>
          </w:rPr>
          <w:instrText xml:space="preserve"> PAGEREF _Toc126830615 \h </w:instrText>
        </w:r>
        <w:r w:rsidR="00706067">
          <w:rPr>
            <w:noProof/>
            <w:webHidden/>
          </w:rPr>
        </w:r>
        <w:r w:rsidR="00706067">
          <w:rPr>
            <w:noProof/>
            <w:webHidden/>
          </w:rPr>
          <w:fldChar w:fldCharType="separate"/>
        </w:r>
        <w:r w:rsidR="00706067">
          <w:rPr>
            <w:noProof/>
            <w:webHidden/>
          </w:rPr>
          <w:t>98</w:t>
        </w:r>
        <w:r w:rsidR="00706067">
          <w:rPr>
            <w:noProof/>
            <w:webHidden/>
          </w:rPr>
          <w:fldChar w:fldCharType="end"/>
        </w:r>
      </w:hyperlink>
    </w:p>
    <w:p w14:paraId="7D5F477D" w14:textId="7E180D48" w:rsidR="00706067" w:rsidRDefault="00000000">
      <w:pPr>
        <w:pStyle w:val="TOC2"/>
        <w:tabs>
          <w:tab w:val="right" w:leader="dot" w:pos="9350"/>
        </w:tabs>
        <w:rPr>
          <w:rFonts w:asciiTheme="minorHAnsi" w:eastAsiaTheme="minorEastAsia" w:hAnsiTheme="minorHAnsi" w:cstheme="minorBidi"/>
          <w:noProof/>
          <w:szCs w:val="24"/>
        </w:rPr>
      </w:pPr>
      <w:hyperlink w:anchor="_Toc126830616" w:history="1">
        <w:r w:rsidR="00706067" w:rsidRPr="00FF74ED">
          <w:rPr>
            <w:rStyle w:val="Hyperlink"/>
            <w:noProof/>
          </w:rPr>
          <w:t>5.4 Results</w:t>
        </w:r>
        <w:r w:rsidR="00706067">
          <w:rPr>
            <w:noProof/>
            <w:webHidden/>
          </w:rPr>
          <w:tab/>
        </w:r>
        <w:r w:rsidR="00706067">
          <w:rPr>
            <w:noProof/>
            <w:webHidden/>
          </w:rPr>
          <w:fldChar w:fldCharType="begin"/>
        </w:r>
        <w:r w:rsidR="00706067">
          <w:rPr>
            <w:noProof/>
            <w:webHidden/>
          </w:rPr>
          <w:instrText xml:space="preserve"> PAGEREF _Toc126830616 \h </w:instrText>
        </w:r>
        <w:r w:rsidR="00706067">
          <w:rPr>
            <w:noProof/>
            <w:webHidden/>
          </w:rPr>
        </w:r>
        <w:r w:rsidR="00706067">
          <w:rPr>
            <w:noProof/>
            <w:webHidden/>
          </w:rPr>
          <w:fldChar w:fldCharType="separate"/>
        </w:r>
        <w:r w:rsidR="00706067">
          <w:rPr>
            <w:noProof/>
            <w:webHidden/>
          </w:rPr>
          <w:t>98</w:t>
        </w:r>
        <w:r w:rsidR="00706067">
          <w:rPr>
            <w:noProof/>
            <w:webHidden/>
          </w:rPr>
          <w:fldChar w:fldCharType="end"/>
        </w:r>
      </w:hyperlink>
    </w:p>
    <w:p w14:paraId="4B467E5F" w14:textId="0387824B" w:rsidR="00706067" w:rsidRDefault="00000000">
      <w:pPr>
        <w:pStyle w:val="TOC3"/>
        <w:tabs>
          <w:tab w:val="right" w:leader="dot" w:pos="9350"/>
        </w:tabs>
        <w:rPr>
          <w:rFonts w:asciiTheme="minorHAnsi" w:eastAsiaTheme="minorEastAsia" w:hAnsiTheme="minorHAnsi" w:cstheme="minorBidi"/>
          <w:noProof/>
          <w:szCs w:val="24"/>
        </w:rPr>
      </w:pPr>
      <w:hyperlink w:anchor="_Toc126830617" w:history="1">
        <w:r w:rsidR="00706067" w:rsidRPr="00FF74ED">
          <w:rPr>
            <w:rStyle w:val="Hyperlink"/>
            <w:noProof/>
          </w:rPr>
          <w:t>5.4.1 Gestational eTRF increases food intake, but not body weight in early life</w:t>
        </w:r>
        <w:r w:rsidR="00706067">
          <w:rPr>
            <w:noProof/>
            <w:webHidden/>
          </w:rPr>
          <w:tab/>
        </w:r>
        <w:r w:rsidR="00706067">
          <w:rPr>
            <w:noProof/>
            <w:webHidden/>
          </w:rPr>
          <w:fldChar w:fldCharType="begin"/>
        </w:r>
        <w:r w:rsidR="00706067">
          <w:rPr>
            <w:noProof/>
            <w:webHidden/>
          </w:rPr>
          <w:instrText xml:space="preserve"> PAGEREF _Toc126830617 \h </w:instrText>
        </w:r>
        <w:r w:rsidR="00706067">
          <w:rPr>
            <w:noProof/>
            <w:webHidden/>
          </w:rPr>
        </w:r>
        <w:r w:rsidR="00706067">
          <w:rPr>
            <w:noProof/>
            <w:webHidden/>
          </w:rPr>
          <w:fldChar w:fldCharType="separate"/>
        </w:r>
        <w:r w:rsidR="00706067">
          <w:rPr>
            <w:noProof/>
            <w:webHidden/>
          </w:rPr>
          <w:t>98</w:t>
        </w:r>
        <w:r w:rsidR="00706067">
          <w:rPr>
            <w:noProof/>
            <w:webHidden/>
          </w:rPr>
          <w:fldChar w:fldCharType="end"/>
        </w:r>
      </w:hyperlink>
    </w:p>
    <w:p w14:paraId="6A6AD501" w14:textId="5D62E9A1" w:rsidR="00706067" w:rsidRDefault="00000000">
      <w:pPr>
        <w:pStyle w:val="TOC3"/>
        <w:tabs>
          <w:tab w:val="right" w:leader="dot" w:pos="9350"/>
        </w:tabs>
        <w:rPr>
          <w:rFonts w:asciiTheme="minorHAnsi" w:eastAsiaTheme="minorEastAsia" w:hAnsiTheme="minorHAnsi" w:cstheme="minorBidi"/>
          <w:noProof/>
          <w:szCs w:val="24"/>
        </w:rPr>
      </w:pPr>
      <w:hyperlink w:anchor="_Toc126830618" w:history="1">
        <w:r w:rsidR="00706067" w:rsidRPr="00FF74ED">
          <w:rPr>
            <w:rStyle w:val="Hyperlink"/>
            <w:noProof/>
          </w:rPr>
          <w:t>5.4.2 Gestational eTRF modestly improves glucose tolerance in young adult males</w:t>
        </w:r>
        <w:r w:rsidR="00706067">
          <w:rPr>
            <w:noProof/>
            <w:webHidden/>
          </w:rPr>
          <w:tab/>
        </w:r>
        <w:r w:rsidR="00706067">
          <w:rPr>
            <w:noProof/>
            <w:webHidden/>
          </w:rPr>
          <w:fldChar w:fldCharType="begin"/>
        </w:r>
        <w:r w:rsidR="00706067">
          <w:rPr>
            <w:noProof/>
            <w:webHidden/>
          </w:rPr>
          <w:instrText xml:space="preserve"> PAGEREF _Toc126830618 \h </w:instrText>
        </w:r>
        <w:r w:rsidR="00706067">
          <w:rPr>
            <w:noProof/>
            <w:webHidden/>
          </w:rPr>
        </w:r>
        <w:r w:rsidR="00706067">
          <w:rPr>
            <w:noProof/>
            <w:webHidden/>
          </w:rPr>
          <w:fldChar w:fldCharType="separate"/>
        </w:r>
        <w:r w:rsidR="00706067">
          <w:rPr>
            <w:noProof/>
            <w:webHidden/>
          </w:rPr>
          <w:t>103</w:t>
        </w:r>
        <w:r w:rsidR="00706067">
          <w:rPr>
            <w:noProof/>
            <w:webHidden/>
          </w:rPr>
          <w:fldChar w:fldCharType="end"/>
        </w:r>
      </w:hyperlink>
    </w:p>
    <w:p w14:paraId="1F7A870B" w14:textId="0EC5048E" w:rsidR="00706067" w:rsidRDefault="00000000">
      <w:pPr>
        <w:pStyle w:val="TOC3"/>
        <w:tabs>
          <w:tab w:val="right" w:leader="dot" w:pos="9350"/>
        </w:tabs>
        <w:rPr>
          <w:rFonts w:asciiTheme="minorHAnsi" w:eastAsiaTheme="minorEastAsia" w:hAnsiTheme="minorHAnsi" w:cstheme="minorBidi"/>
          <w:noProof/>
          <w:szCs w:val="24"/>
        </w:rPr>
      </w:pPr>
      <w:hyperlink w:anchor="_Toc126830619" w:history="1">
        <w:r w:rsidR="00706067" w:rsidRPr="00FF74ED">
          <w:rPr>
            <w:rStyle w:val="Hyperlink"/>
            <w:noProof/>
          </w:rPr>
          <w:t>5.4.3 HFHS feeding in adult offspring exposed to eTRF during gestation generates sex-specific glucose intolerance</w:t>
        </w:r>
        <w:r w:rsidR="00706067">
          <w:rPr>
            <w:noProof/>
            <w:webHidden/>
          </w:rPr>
          <w:tab/>
        </w:r>
        <w:r w:rsidR="00706067">
          <w:rPr>
            <w:noProof/>
            <w:webHidden/>
          </w:rPr>
          <w:fldChar w:fldCharType="begin"/>
        </w:r>
        <w:r w:rsidR="00706067">
          <w:rPr>
            <w:noProof/>
            <w:webHidden/>
          </w:rPr>
          <w:instrText xml:space="preserve"> PAGEREF _Toc126830619 \h </w:instrText>
        </w:r>
        <w:r w:rsidR="00706067">
          <w:rPr>
            <w:noProof/>
            <w:webHidden/>
          </w:rPr>
        </w:r>
        <w:r w:rsidR="00706067">
          <w:rPr>
            <w:noProof/>
            <w:webHidden/>
          </w:rPr>
          <w:fldChar w:fldCharType="separate"/>
        </w:r>
        <w:r w:rsidR="00706067">
          <w:rPr>
            <w:noProof/>
            <w:webHidden/>
          </w:rPr>
          <w:t>106</w:t>
        </w:r>
        <w:r w:rsidR="00706067">
          <w:rPr>
            <w:noProof/>
            <w:webHidden/>
          </w:rPr>
          <w:fldChar w:fldCharType="end"/>
        </w:r>
      </w:hyperlink>
    </w:p>
    <w:p w14:paraId="3A9B7841" w14:textId="579B70FD" w:rsidR="00706067" w:rsidRDefault="00000000">
      <w:pPr>
        <w:pStyle w:val="TOC2"/>
        <w:tabs>
          <w:tab w:val="right" w:leader="dot" w:pos="9350"/>
        </w:tabs>
        <w:rPr>
          <w:rFonts w:asciiTheme="minorHAnsi" w:eastAsiaTheme="minorEastAsia" w:hAnsiTheme="minorHAnsi" w:cstheme="minorBidi"/>
          <w:noProof/>
          <w:szCs w:val="24"/>
        </w:rPr>
      </w:pPr>
      <w:hyperlink w:anchor="_Toc126830620" w:history="1">
        <w:r w:rsidR="00706067" w:rsidRPr="00FF74ED">
          <w:rPr>
            <w:rStyle w:val="Hyperlink"/>
            <w:noProof/>
          </w:rPr>
          <w:t>5.5 Discussion</w:t>
        </w:r>
        <w:r w:rsidR="00706067">
          <w:rPr>
            <w:noProof/>
            <w:webHidden/>
          </w:rPr>
          <w:tab/>
        </w:r>
        <w:r w:rsidR="00706067">
          <w:rPr>
            <w:noProof/>
            <w:webHidden/>
          </w:rPr>
          <w:fldChar w:fldCharType="begin"/>
        </w:r>
        <w:r w:rsidR="00706067">
          <w:rPr>
            <w:noProof/>
            <w:webHidden/>
          </w:rPr>
          <w:instrText xml:space="preserve"> PAGEREF _Toc126830620 \h </w:instrText>
        </w:r>
        <w:r w:rsidR="00706067">
          <w:rPr>
            <w:noProof/>
            <w:webHidden/>
          </w:rPr>
        </w:r>
        <w:r w:rsidR="00706067">
          <w:rPr>
            <w:noProof/>
            <w:webHidden/>
          </w:rPr>
          <w:fldChar w:fldCharType="separate"/>
        </w:r>
        <w:r w:rsidR="00706067">
          <w:rPr>
            <w:noProof/>
            <w:webHidden/>
          </w:rPr>
          <w:t>111</w:t>
        </w:r>
        <w:r w:rsidR="00706067">
          <w:rPr>
            <w:noProof/>
            <w:webHidden/>
          </w:rPr>
          <w:fldChar w:fldCharType="end"/>
        </w:r>
      </w:hyperlink>
    </w:p>
    <w:p w14:paraId="7961257C" w14:textId="06B0AC50" w:rsidR="00706067" w:rsidRDefault="00000000">
      <w:pPr>
        <w:pStyle w:val="TOC2"/>
        <w:tabs>
          <w:tab w:val="right" w:leader="dot" w:pos="9350"/>
        </w:tabs>
        <w:rPr>
          <w:rFonts w:asciiTheme="minorHAnsi" w:eastAsiaTheme="minorEastAsia" w:hAnsiTheme="minorHAnsi" w:cstheme="minorBidi"/>
          <w:noProof/>
          <w:szCs w:val="24"/>
        </w:rPr>
      </w:pPr>
      <w:hyperlink w:anchor="_Toc126830621" w:history="1">
        <w:r w:rsidR="00706067" w:rsidRPr="00FF74ED">
          <w:rPr>
            <w:rStyle w:val="Hyperlink"/>
            <w:noProof/>
          </w:rPr>
          <w:t>5.6 Conclusion</w:t>
        </w:r>
        <w:r w:rsidR="00706067">
          <w:rPr>
            <w:noProof/>
            <w:webHidden/>
          </w:rPr>
          <w:tab/>
        </w:r>
        <w:r w:rsidR="00706067">
          <w:rPr>
            <w:noProof/>
            <w:webHidden/>
          </w:rPr>
          <w:fldChar w:fldCharType="begin"/>
        </w:r>
        <w:r w:rsidR="00706067">
          <w:rPr>
            <w:noProof/>
            <w:webHidden/>
          </w:rPr>
          <w:instrText xml:space="preserve"> PAGEREF _Toc126830621 \h </w:instrText>
        </w:r>
        <w:r w:rsidR="00706067">
          <w:rPr>
            <w:noProof/>
            <w:webHidden/>
          </w:rPr>
        </w:r>
        <w:r w:rsidR="00706067">
          <w:rPr>
            <w:noProof/>
            <w:webHidden/>
          </w:rPr>
          <w:fldChar w:fldCharType="separate"/>
        </w:r>
        <w:r w:rsidR="00706067">
          <w:rPr>
            <w:noProof/>
            <w:webHidden/>
          </w:rPr>
          <w:t>116</w:t>
        </w:r>
        <w:r w:rsidR="00706067">
          <w:rPr>
            <w:noProof/>
            <w:webHidden/>
          </w:rPr>
          <w:fldChar w:fldCharType="end"/>
        </w:r>
      </w:hyperlink>
    </w:p>
    <w:p w14:paraId="1EE7F804" w14:textId="133D04E1" w:rsidR="00706067" w:rsidRDefault="00000000">
      <w:pPr>
        <w:pStyle w:val="TOC1"/>
        <w:rPr>
          <w:rFonts w:asciiTheme="minorHAnsi" w:eastAsiaTheme="minorEastAsia" w:hAnsiTheme="minorHAnsi" w:cstheme="minorBidi"/>
          <w:noProof/>
          <w:color w:val="auto"/>
          <w:szCs w:val="24"/>
        </w:rPr>
      </w:pPr>
      <w:hyperlink w:anchor="_Toc126830622" w:history="1">
        <w:r w:rsidR="00706067" w:rsidRPr="00FF74ED">
          <w:rPr>
            <w:rStyle w:val="Hyperlink"/>
            <w:noProof/>
          </w:rPr>
          <w:t>Chapter 6 Conclusions and Public Health Significance</w:t>
        </w:r>
        <w:r w:rsidR="00706067">
          <w:rPr>
            <w:noProof/>
            <w:webHidden/>
          </w:rPr>
          <w:tab/>
        </w:r>
        <w:r w:rsidR="00706067">
          <w:rPr>
            <w:noProof/>
            <w:webHidden/>
          </w:rPr>
          <w:fldChar w:fldCharType="begin"/>
        </w:r>
        <w:r w:rsidR="00706067">
          <w:rPr>
            <w:noProof/>
            <w:webHidden/>
          </w:rPr>
          <w:instrText xml:space="preserve"> PAGEREF _Toc126830622 \h </w:instrText>
        </w:r>
        <w:r w:rsidR="00706067">
          <w:rPr>
            <w:noProof/>
            <w:webHidden/>
          </w:rPr>
        </w:r>
        <w:r w:rsidR="00706067">
          <w:rPr>
            <w:noProof/>
            <w:webHidden/>
          </w:rPr>
          <w:fldChar w:fldCharType="separate"/>
        </w:r>
        <w:r w:rsidR="00706067">
          <w:rPr>
            <w:noProof/>
            <w:webHidden/>
          </w:rPr>
          <w:t>118</w:t>
        </w:r>
        <w:r w:rsidR="00706067">
          <w:rPr>
            <w:noProof/>
            <w:webHidden/>
          </w:rPr>
          <w:fldChar w:fldCharType="end"/>
        </w:r>
      </w:hyperlink>
    </w:p>
    <w:p w14:paraId="44226F92" w14:textId="456028ED" w:rsidR="00706067" w:rsidRDefault="00000000">
      <w:pPr>
        <w:pStyle w:val="TOC1"/>
        <w:rPr>
          <w:rFonts w:asciiTheme="minorHAnsi" w:eastAsiaTheme="minorEastAsia" w:hAnsiTheme="minorHAnsi" w:cstheme="minorBidi"/>
          <w:noProof/>
          <w:color w:val="auto"/>
          <w:szCs w:val="24"/>
        </w:rPr>
      </w:pPr>
      <w:hyperlink w:anchor="_Toc126830623" w:history="1">
        <w:r w:rsidR="00706067" w:rsidRPr="00FF74ED">
          <w:rPr>
            <w:rStyle w:val="Hyperlink"/>
            <w:noProof/>
          </w:rPr>
          <w:t>Bibliography</w:t>
        </w:r>
        <w:r w:rsidR="00706067">
          <w:rPr>
            <w:noProof/>
            <w:webHidden/>
          </w:rPr>
          <w:tab/>
        </w:r>
        <w:r w:rsidR="00706067">
          <w:rPr>
            <w:noProof/>
            <w:webHidden/>
          </w:rPr>
          <w:fldChar w:fldCharType="begin"/>
        </w:r>
        <w:r w:rsidR="00706067">
          <w:rPr>
            <w:noProof/>
            <w:webHidden/>
          </w:rPr>
          <w:instrText xml:space="preserve"> PAGEREF _Toc126830623 \h </w:instrText>
        </w:r>
        <w:r w:rsidR="00706067">
          <w:rPr>
            <w:noProof/>
            <w:webHidden/>
          </w:rPr>
        </w:r>
        <w:r w:rsidR="00706067">
          <w:rPr>
            <w:noProof/>
            <w:webHidden/>
          </w:rPr>
          <w:fldChar w:fldCharType="separate"/>
        </w:r>
        <w:r w:rsidR="00706067">
          <w:rPr>
            <w:noProof/>
            <w:webHidden/>
          </w:rPr>
          <w:t>cxxiv</w:t>
        </w:r>
        <w:r w:rsidR="00706067">
          <w:rPr>
            <w:noProof/>
            <w:webHidden/>
          </w:rPr>
          <w:fldChar w:fldCharType="end"/>
        </w:r>
      </w:hyperlink>
    </w:p>
    <w:p w14:paraId="54EE0C7D" w14:textId="781EFDC4" w:rsidR="00591DAD" w:rsidRDefault="00E06E91">
      <w:pPr>
        <w:sectPr w:rsidR="00591DAD" w:rsidSect="002039B2">
          <w:pgSz w:w="12240" w:h="15840"/>
          <w:pgMar w:top="1440" w:right="1440" w:bottom="1440" w:left="1440" w:header="720" w:footer="720" w:gutter="0"/>
          <w:pgNumType w:fmt="lowerRoman"/>
          <w:cols w:space="720"/>
          <w:docGrid w:linePitch="360"/>
        </w:sectPr>
      </w:pPr>
      <w:r>
        <w:fldChar w:fldCharType="end"/>
      </w:r>
    </w:p>
    <w:p w14:paraId="0416EF31" w14:textId="0E9BBF51" w:rsidR="00C1462F" w:rsidRDefault="00811541" w:rsidP="006E10A6">
      <w:pPr>
        <w:pStyle w:val="Heading1"/>
        <w:numPr>
          <w:ilvl w:val="0"/>
          <w:numId w:val="0"/>
        </w:numPr>
      </w:pPr>
      <w:bookmarkStart w:id="3" w:name="_Toc126830544"/>
      <w:r>
        <w:lastRenderedPageBreak/>
        <w:t>List</w:t>
      </w:r>
      <w:r w:rsidR="00946DC5">
        <w:t xml:space="preserve"> of Tables</w:t>
      </w:r>
      <w:bookmarkEnd w:id="3"/>
    </w:p>
    <w:p w14:paraId="7EE2EE4F" w14:textId="77777777" w:rsidR="00946DC5" w:rsidRDefault="00946DC5" w:rsidP="00946DC5"/>
    <w:p w14:paraId="2A184AB7" w14:textId="227D6206" w:rsidR="00FE2262" w:rsidRDefault="00FE2262">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\h \z \c "Table" </w:instrText>
      </w:r>
      <w:r>
        <w:fldChar w:fldCharType="separate"/>
      </w:r>
      <w:hyperlink w:anchor="_Toc126851054" w:history="1">
        <w:r w:rsidRPr="00583D3B">
          <w:rPr>
            <w:rStyle w:val="Hyperlink"/>
            <w:noProof/>
          </w:rPr>
          <w:t>Table 1:Second trimester timing of eating on weekdays in relation to sociodemographic and lifestyle factors</w:t>
        </w:r>
        <w:r>
          <w:rPr>
            <w:noProof/>
            <w:webHidden/>
          </w:rPr>
          <w:tab/>
        </w:r>
        <w:r>
          <w:rPr>
            <w:noProof/>
            <w:webHidden/>
          </w:rPr>
          <w:fldChar w:fldCharType="begin"/>
        </w:r>
        <w:r>
          <w:rPr>
            <w:noProof/>
            <w:webHidden/>
          </w:rPr>
          <w:instrText xml:space="preserve"> PAGEREF _Toc126851054 \h </w:instrText>
        </w:r>
        <w:r>
          <w:rPr>
            <w:noProof/>
            <w:webHidden/>
          </w:rPr>
        </w:r>
        <w:r>
          <w:rPr>
            <w:noProof/>
            <w:webHidden/>
          </w:rPr>
          <w:fldChar w:fldCharType="separate"/>
        </w:r>
        <w:r>
          <w:rPr>
            <w:noProof/>
            <w:webHidden/>
          </w:rPr>
          <w:t>65</w:t>
        </w:r>
        <w:r>
          <w:rPr>
            <w:noProof/>
            <w:webHidden/>
          </w:rPr>
          <w:fldChar w:fldCharType="end"/>
        </w:r>
      </w:hyperlink>
    </w:p>
    <w:p w14:paraId="00F721F4" w14:textId="656856F8" w:rsidR="00FE2262"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55" w:history="1">
        <w:r w:rsidR="00FE2262" w:rsidRPr="00583D3B">
          <w:rPr>
            <w:rStyle w:val="Hyperlink"/>
            <w:noProof/>
          </w:rPr>
          <w:t>Table 2: Second trimester timing of eating on weekends in relation to sociodemographic and lifestyle factors</w:t>
        </w:r>
        <w:r w:rsidR="00FE2262">
          <w:rPr>
            <w:noProof/>
            <w:webHidden/>
          </w:rPr>
          <w:tab/>
        </w:r>
        <w:r w:rsidR="00FE2262">
          <w:rPr>
            <w:noProof/>
            <w:webHidden/>
          </w:rPr>
          <w:fldChar w:fldCharType="begin"/>
        </w:r>
        <w:r w:rsidR="00FE2262">
          <w:rPr>
            <w:noProof/>
            <w:webHidden/>
          </w:rPr>
          <w:instrText xml:space="preserve"> PAGEREF _Toc126851055 \h </w:instrText>
        </w:r>
        <w:r w:rsidR="00FE2262">
          <w:rPr>
            <w:noProof/>
            <w:webHidden/>
          </w:rPr>
        </w:r>
        <w:r w:rsidR="00FE2262">
          <w:rPr>
            <w:noProof/>
            <w:webHidden/>
          </w:rPr>
          <w:fldChar w:fldCharType="separate"/>
        </w:r>
        <w:r w:rsidR="00FE2262">
          <w:rPr>
            <w:noProof/>
            <w:webHidden/>
          </w:rPr>
          <w:t>68</w:t>
        </w:r>
        <w:r w:rsidR="00FE2262">
          <w:rPr>
            <w:noProof/>
            <w:webHidden/>
          </w:rPr>
          <w:fldChar w:fldCharType="end"/>
        </w:r>
      </w:hyperlink>
    </w:p>
    <w:p w14:paraId="23DE4E75" w14:textId="176CA77F" w:rsidR="00FE2262"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56" w:history="1">
        <w:r w:rsidR="00FE2262" w:rsidRPr="00583D3B">
          <w:rPr>
            <w:rStyle w:val="Hyperlink"/>
            <w:noProof/>
          </w:rPr>
          <w:t>Table 3: Third trimester timing of eating on weekdays in relation to sociodemographic and lifestyle factors</w:t>
        </w:r>
        <w:r w:rsidR="00FE2262">
          <w:rPr>
            <w:noProof/>
            <w:webHidden/>
          </w:rPr>
          <w:tab/>
        </w:r>
        <w:r w:rsidR="00FE2262">
          <w:rPr>
            <w:noProof/>
            <w:webHidden/>
          </w:rPr>
          <w:fldChar w:fldCharType="begin"/>
        </w:r>
        <w:r w:rsidR="00FE2262">
          <w:rPr>
            <w:noProof/>
            <w:webHidden/>
          </w:rPr>
          <w:instrText xml:space="preserve"> PAGEREF _Toc126851056 \h </w:instrText>
        </w:r>
        <w:r w:rsidR="00FE2262">
          <w:rPr>
            <w:noProof/>
            <w:webHidden/>
          </w:rPr>
        </w:r>
        <w:r w:rsidR="00FE2262">
          <w:rPr>
            <w:noProof/>
            <w:webHidden/>
          </w:rPr>
          <w:fldChar w:fldCharType="separate"/>
        </w:r>
        <w:r w:rsidR="00FE2262">
          <w:rPr>
            <w:noProof/>
            <w:webHidden/>
          </w:rPr>
          <w:t>71</w:t>
        </w:r>
        <w:r w:rsidR="00FE2262">
          <w:rPr>
            <w:noProof/>
            <w:webHidden/>
          </w:rPr>
          <w:fldChar w:fldCharType="end"/>
        </w:r>
      </w:hyperlink>
    </w:p>
    <w:p w14:paraId="2274968E" w14:textId="6152D063" w:rsidR="00FE2262"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57" w:history="1">
        <w:r w:rsidR="00FE2262" w:rsidRPr="00583D3B">
          <w:rPr>
            <w:rStyle w:val="Hyperlink"/>
            <w:noProof/>
          </w:rPr>
          <w:t>Table 4:  Third trimester timing of eating on weekends in relation to sociodemographic and lifestyle factors</w:t>
        </w:r>
        <w:r w:rsidR="00FE2262">
          <w:rPr>
            <w:noProof/>
            <w:webHidden/>
          </w:rPr>
          <w:tab/>
        </w:r>
        <w:r w:rsidR="00FE2262">
          <w:rPr>
            <w:noProof/>
            <w:webHidden/>
          </w:rPr>
          <w:fldChar w:fldCharType="begin"/>
        </w:r>
        <w:r w:rsidR="00FE2262">
          <w:rPr>
            <w:noProof/>
            <w:webHidden/>
          </w:rPr>
          <w:instrText xml:space="preserve"> PAGEREF _Toc126851057 \h </w:instrText>
        </w:r>
        <w:r w:rsidR="00FE2262">
          <w:rPr>
            <w:noProof/>
            <w:webHidden/>
          </w:rPr>
        </w:r>
        <w:r w:rsidR="00FE2262">
          <w:rPr>
            <w:noProof/>
            <w:webHidden/>
          </w:rPr>
          <w:fldChar w:fldCharType="separate"/>
        </w:r>
        <w:r w:rsidR="00FE2262">
          <w:rPr>
            <w:noProof/>
            <w:webHidden/>
          </w:rPr>
          <w:t>74</w:t>
        </w:r>
        <w:r w:rsidR="00FE2262">
          <w:rPr>
            <w:noProof/>
            <w:webHidden/>
          </w:rPr>
          <w:fldChar w:fldCharType="end"/>
        </w:r>
      </w:hyperlink>
    </w:p>
    <w:p w14:paraId="6DC07F77" w14:textId="5E94FCBF" w:rsidR="00FE2262"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58" w:history="1">
        <w:r w:rsidR="00FE2262" w:rsidRPr="00583D3B">
          <w:rPr>
            <w:rStyle w:val="Hyperlink"/>
            <w:noProof/>
          </w:rPr>
          <w:t>Table 5: Parent mid-gestation 1-hour oral glucose tolerance test values and infant birth weight in relation to sociodemographic and lifestyle factors</w:t>
        </w:r>
        <w:r w:rsidR="00FE2262">
          <w:rPr>
            <w:noProof/>
            <w:webHidden/>
          </w:rPr>
          <w:tab/>
        </w:r>
        <w:r w:rsidR="00FE2262">
          <w:rPr>
            <w:noProof/>
            <w:webHidden/>
          </w:rPr>
          <w:fldChar w:fldCharType="begin"/>
        </w:r>
        <w:r w:rsidR="00FE2262">
          <w:rPr>
            <w:noProof/>
            <w:webHidden/>
          </w:rPr>
          <w:instrText xml:space="preserve"> PAGEREF _Toc126851058 \h </w:instrText>
        </w:r>
        <w:r w:rsidR="00FE2262">
          <w:rPr>
            <w:noProof/>
            <w:webHidden/>
          </w:rPr>
        </w:r>
        <w:r w:rsidR="00FE2262">
          <w:rPr>
            <w:noProof/>
            <w:webHidden/>
          </w:rPr>
          <w:fldChar w:fldCharType="separate"/>
        </w:r>
        <w:r w:rsidR="00FE2262">
          <w:rPr>
            <w:noProof/>
            <w:webHidden/>
          </w:rPr>
          <w:t>77</w:t>
        </w:r>
        <w:r w:rsidR="00FE2262">
          <w:rPr>
            <w:noProof/>
            <w:webHidden/>
          </w:rPr>
          <w:fldChar w:fldCharType="end"/>
        </w:r>
      </w:hyperlink>
    </w:p>
    <w:p w14:paraId="0CE6F16E" w14:textId="6786D9FD" w:rsidR="00FE2262"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59" w:history="1">
        <w:r w:rsidR="00FE2262" w:rsidRPr="00583D3B">
          <w:rPr>
            <w:rStyle w:val="Hyperlink"/>
            <w:noProof/>
          </w:rPr>
          <w:t>Table 6: Associations between infant birth weight and timing of eating on weekdays during trimesters 2 and 3</w:t>
        </w:r>
        <w:r w:rsidR="00FE2262">
          <w:rPr>
            <w:noProof/>
            <w:webHidden/>
          </w:rPr>
          <w:tab/>
        </w:r>
        <w:r w:rsidR="00FE2262">
          <w:rPr>
            <w:noProof/>
            <w:webHidden/>
          </w:rPr>
          <w:fldChar w:fldCharType="begin"/>
        </w:r>
        <w:r w:rsidR="00FE2262">
          <w:rPr>
            <w:noProof/>
            <w:webHidden/>
          </w:rPr>
          <w:instrText xml:space="preserve"> PAGEREF _Toc126851059 \h </w:instrText>
        </w:r>
        <w:r w:rsidR="00FE2262">
          <w:rPr>
            <w:noProof/>
            <w:webHidden/>
          </w:rPr>
        </w:r>
        <w:r w:rsidR="00FE2262">
          <w:rPr>
            <w:noProof/>
            <w:webHidden/>
          </w:rPr>
          <w:fldChar w:fldCharType="separate"/>
        </w:r>
        <w:r w:rsidR="00FE2262">
          <w:rPr>
            <w:noProof/>
            <w:webHidden/>
          </w:rPr>
          <w:t>84</w:t>
        </w:r>
        <w:r w:rsidR="00FE2262">
          <w:rPr>
            <w:noProof/>
            <w:webHidden/>
          </w:rPr>
          <w:fldChar w:fldCharType="end"/>
        </w:r>
      </w:hyperlink>
    </w:p>
    <w:p w14:paraId="12C8C821" w14:textId="79B1C97B" w:rsidR="00FE2262"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60" w:history="1">
        <w:r w:rsidR="00FE2262" w:rsidRPr="00583D3B">
          <w:rPr>
            <w:rStyle w:val="Hyperlink"/>
            <w:noProof/>
          </w:rPr>
          <w:t>Table 7:  Associations between infant birth weight and timing of eating on weekends during trimester 2 and 3</w:t>
        </w:r>
        <w:r w:rsidR="00FE2262">
          <w:rPr>
            <w:noProof/>
            <w:webHidden/>
          </w:rPr>
          <w:tab/>
        </w:r>
        <w:r w:rsidR="00FE2262">
          <w:rPr>
            <w:noProof/>
            <w:webHidden/>
          </w:rPr>
          <w:fldChar w:fldCharType="begin"/>
        </w:r>
        <w:r w:rsidR="00FE2262">
          <w:rPr>
            <w:noProof/>
            <w:webHidden/>
          </w:rPr>
          <w:instrText xml:space="preserve"> PAGEREF _Toc126851060 \h </w:instrText>
        </w:r>
        <w:r w:rsidR="00FE2262">
          <w:rPr>
            <w:noProof/>
            <w:webHidden/>
          </w:rPr>
        </w:r>
        <w:r w:rsidR="00FE2262">
          <w:rPr>
            <w:noProof/>
            <w:webHidden/>
          </w:rPr>
          <w:fldChar w:fldCharType="separate"/>
        </w:r>
        <w:r w:rsidR="00FE2262">
          <w:rPr>
            <w:noProof/>
            <w:webHidden/>
          </w:rPr>
          <w:t>85</w:t>
        </w:r>
        <w:r w:rsidR="00FE2262">
          <w:rPr>
            <w:noProof/>
            <w:webHidden/>
          </w:rPr>
          <w:fldChar w:fldCharType="end"/>
        </w:r>
      </w:hyperlink>
    </w:p>
    <w:p w14:paraId="3BB2522F" w14:textId="61AF6903" w:rsidR="00FE2262"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61" w:history="1">
        <w:r w:rsidR="00FE2262" w:rsidRPr="00583D3B">
          <w:rPr>
            <w:rStyle w:val="Hyperlink"/>
            <w:noProof/>
          </w:rPr>
          <w:t>Table 8: Associations between mid-gestation 1-hour glucose tolerance test value and timing of eating in trimesters 2 and 3</w:t>
        </w:r>
        <w:r w:rsidR="00FE2262">
          <w:rPr>
            <w:noProof/>
            <w:webHidden/>
          </w:rPr>
          <w:tab/>
        </w:r>
        <w:r w:rsidR="00FE2262">
          <w:rPr>
            <w:noProof/>
            <w:webHidden/>
          </w:rPr>
          <w:fldChar w:fldCharType="begin"/>
        </w:r>
        <w:r w:rsidR="00FE2262">
          <w:rPr>
            <w:noProof/>
            <w:webHidden/>
          </w:rPr>
          <w:instrText xml:space="preserve"> PAGEREF _Toc126851061 \h </w:instrText>
        </w:r>
        <w:r w:rsidR="00FE2262">
          <w:rPr>
            <w:noProof/>
            <w:webHidden/>
          </w:rPr>
        </w:r>
        <w:r w:rsidR="00FE2262">
          <w:rPr>
            <w:noProof/>
            <w:webHidden/>
          </w:rPr>
          <w:fldChar w:fldCharType="separate"/>
        </w:r>
        <w:r w:rsidR="00FE2262">
          <w:rPr>
            <w:noProof/>
            <w:webHidden/>
          </w:rPr>
          <w:t>86</w:t>
        </w:r>
        <w:r w:rsidR="00FE2262">
          <w:rPr>
            <w:noProof/>
            <w:webHidden/>
          </w:rPr>
          <w:fldChar w:fldCharType="end"/>
        </w:r>
      </w:hyperlink>
    </w:p>
    <w:p w14:paraId="4307B7C1" w14:textId="12F65299" w:rsidR="00FE2262"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62" w:history="1">
        <w:r w:rsidR="00FE2262" w:rsidRPr="00583D3B">
          <w:rPr>
            <w:rStyle w:val="Hyperlink"/>
            <w:noProof/>
          </w:rPr>
          <w:t>Table 9:Associations between mid-gestation 1-hour oral glucose tolerance test value and timing of eating on weekends in trimesters 2 and 3</w:t>
        </w:r>
        <w:r w:rsidR="00FE2262">
          <w:rPr>
            <w:noProof/>
            <w:webHidden/>
          </w:rPr>
          <w:tab/>
        </w:r>
        <w:r w:rsidR="00FE2262">
          <w:rPr>
            <w:noProof/>
            <w:webHidden/>
          </w:rPr>
          <w:fldChar w:fldCharType="begin"/>
        </w:r>
        <w:r w:rsidR="00FE2262">
          <w:rPr>
            <w:noProof/>
            <w:webHidden/>
          </w:rPr>
          <w:instrText xml:space="preserve"> PAGEREF _Toc126851062 \h </w:instrText>
        </w:r>
        <w:r w:rsidR="00FE2262">
          <w:rPr>
            <w:noProof/>
            <w:webHidden/>
          </w:rPr>
        </w:r>
        <w:r w:rsidR="00FE2262">
          <w:rPr>
            <w:noProof/>
            <w:webHidden/>
          </w:rPr>
          <w:fldChar w:fldCharType="separate"/>
        </w:r>
        <w:r w:rsidR="00FE2262">
          <w:rPr>
            <w:noProof/>
            <w:webHidden/>
          </w:rPr>
          <w:t>87</w:t>
        </w:r>
        <w:r w:rsidR="00FE2262">
          <w:rPr>
            <w:noProof/>
            <w:webHidden/>
          </w:rPr>
          <w:fldChar w:fldCharType="end"/>
        </w:r>
      </w:hyperlink>
    </w:p>
    <w:p w14:paraId="3B7C28B8" w14:textId="1A21496C" w:rsidR="007D7678" w:rsidRDefault="00FE2262" w:rsidP="00946DC5">
      <w:r>
        <w:fldChar w:fldCharType="end"/>
      </w:r>
    </w:p>
    <w:p w14:paraId="63BBBC7B" w14:textId="5E8550DD" w:rsidR="007D7678" w:rsidRDefault="007D7678" w:rsidP="00946DC5">
      <w:pPr>
        <w:sectPr w:rsidR="007D7678" w:rsidSect="002039B2">
          <w:pgSz w:w="12240" w:h="15840"/>
          <w:pgMar w:top="1440" w:right="1440" w:bottom="1440" w:left="1440" w:header="720" w:footer="720" w:gutter="0"/>
          <w:pgNumType w:fmt="lowerRoman"/>
          <w:cols w:space="720"/>
          <w:docGrid w:linePitch="360"/>
        </w:sectPr>
      </w:pPr>
    </w:p>
    <w:p w14:paraId="1101D243" w14:textId="0947AB4C" w:rsidR="00E57FF4" w:rsidRDefault="00E57FF4" w:rsidP="00E57FF4">
      <w:pPr>
        <w:pStyle w:val="Heading1"/>
        <w:numPr>
          <w:ilvl w:val="0"/>
          <w:numId w:val="0"/>
        </w:numPr>
      </w:pPr>
      <w:bookmarkStart w:id="4" w:name="_Toc126830545"/>
      <w:r>
        <w:lastRenderedPageBreak/>
        <w:t>List of Figures</w:t>
      </w:r>
      <w:bookmarkEnd w:id="4"/>
    </w:p>
    <w:p w14:paraId="2AAFDA55" w14:textId="0E931BE4" w:rsidR="00E37C64" w:rsidRDefault="00E37C64">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\h \z \c "Figure" </w:instrText>
      </w:r>
      <w:r>
        <w:fldChar w:fldCharType="separate"/>
      </w:r>
      <w:hyperlink w:anchor="_Toc126851086" w:history="1">
        <w:r w:rsidRPr="009E42C0">
          <w:rPr>
            <w:rStyle w:val="Hyperlink"/>
            <w:noProof/>
          </w:rPr>
          <w:t>Figure 1:Early Time-Restricted Feeding in a Mouse Pregnancy Model</w:t>
        </w:r>
        <w:r>
          <w:rPr>
            <w:noProof/>
            <w:webHidden/>
          </w:rPr>
          <w:tab/>
        </w:r>
        <w:r>
          <w:rPr>
            <w:noProof/>
            <w:webHidden/>
          </w:rPr>
          <w:fldChar w:fldCharType="begin"/>
        </w:r>
        <w:r>
          <w:rPr>
            <w:noProof/>
            <w:webHidden/>
          </w:rPr>
          <w:instrText xml:space="preserve"> PAGEREF _Toc126851086 \h </w:instrText>
        </w:r>
        <w:r>
          <w:rPr>
            <w:noProof/>
            <w:webHidden/>
          </w:rPr>
        </w:r>
        <w:r>
          <w:rPr>
            <w:noProof/>
            <w:webHidden/>
          </w:rPr>
          <w:fldChar w:fldCharType="separate"/>
        </w:r>
        <w:r>
          <w:rPr>
            <w:noProof/>
            <w:webHidden/>
          </w:rPr>
          <w:t>18</w:t>
        </w:r>
        <w:r>
          <w:rPr>
            <w:noProof/>
            <w:webHidden/>
          </w:rPr>
          <w:fldChar w:fldCharType="end"/>
        </w:r>
      </w:hyperlink>
    </w:p>
    <w:p w14:paraId="3757B89C" w14:textId="267FC434"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87" w:history="1">
        <w:r w:rsidR="00E37C64" w:rsidRPr="009E42C0">
          <w:rPr>
            <w:rStyle w:val="Hyperlink"/>
            <w:noProof/>
          </w:rPr>
          <w:t>Figure 2:eTRF in dams does not affect 24-hopur food intake or body weight during pregnancy</w:t>
        </w:r>
        <w:r w:rsidR="00E37C64">
          <w:rPr>
            <w:noProof/>
            <w:webHidden/>
          </w:rPr>
          <w:tab/>
        </w:r>
        <w:r w:rsidR="00E37C64">
          <w:rPr>
            <w:noProof/>
            <w:webHidden/>
          </w:rPr>
          <w:fldChar w:fldCharType="begin"/>
        </w:r>
        <w:r w:rsidR="00E37C64">
          <w:rPr>
            <w:noProof/>
            <w:webHidden/>
          </w:rPr>
          <w:instrText xml:space="preserve"> PAGEREF _Toc126851087 \h </w:instrText>
        </w:r>
        <w:r w:rsidR="00E37C64">
          <w:rPr>
            <w:noProof/>
            <w:webHidden/>
          </w:rPr>
        </w:r>
        <w:r w:rsidR="00E37C64">
          <w:rPr>
            <w:noProof/>
            <w:webHidden/>
          </w:rPr>
          <w:fldChar w:fldCharType="separate"/>
        </w:r>
        <w:r w:rsidR="00E37C64">
          <w:rPr>
            <w:noProof/>
            <w:webHidden/>
          </w:rPr>
          <w:t>20</w:t>
        </w:r>
        <w:r w:rsidR="00E37C64">
          <w:rPr>
            <w:noProof/>
            <w:webHidden/>
          </w:rPr>
          <w:fldChar w:fldCharType="end"/>
        </w:r>
      </w:hyperlink>
    </w:p>
    <w:p w14:paraId="3B520852" w14:textId="406DE508"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88" w:history="1">
        <w:r w:rsidR="00E37C64" w:rsidRPr="009E42C0">
          <w:rPr>
            <w:rStyle w:val="Hyperlink"/>
            <w:noProof/>
          </w:rPr>
          <w:t>Figure 3:Rebound after hypoglycemia is increased in eTRF dams during late gestation</w:t>
        </w:r>
        <w:r w:rsidR="00E37C64">
          <w:rPr>
            <w:noProof/>
            <w:webHidden/>
          </w:rPr>
          <w:tab/>
        </w:r>
        <w:r w:rsidR="00E37C64">
          <w:rPr>
            <w:noProof/>
            <w:webHidden/>
          </w:rPr>
          <w:fldChar w:fldCharType="begin"/>
        </w:r>
        <w:r w:rsidR="00E37C64">
          <w:rPr>
            <w:noProof/>
            <w:webHidden/>
          </w:rPr>
          <w:instrText xml:space="preserve"> PAGEREF _Toc126851088 \h </w:instrText>
        </w:r>
        <w:r w:rsidR="00E37C64">
          <w:rPr>
            <w:noProof/>
            <w:webHidden/>
          </w:rPr>
        </w:r>
        <w:r w:rsidR="00E37C64">
          <w:rPr>
            <w:noProof/>
            <w:webHidden/>
          </w:rPr>
          <w:fldChar w:fldCharType="separate"/>
        </w:r>
        <w:r w:rsidR="00E37C64">
          <w:rPr>
            <w:noProof/>
            <w:webHidden/>
          </w:rPr>
          <w:t>21</w:t>
        </w:r>
        <w:r w:rsidR="00E37C64">
          <w:rPr>
            <w:noProof/>
            <w:webHidden/>
          </w:rPr>
          <w:fldChar w:fldCharType="end"/>
        </w:r>
      </w:hyperlink>
    </w:p>
    <w:p w14:paraId="55160ED9" w14:textId="22D7DD81"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89" w:history="1">
        <w:r w:rsidR="00E37C64" w:rsidRPr="009E42C0">
          <w:rPr>
            <w:rStyle w:val="Hyperlink"/>
            <w:noProof/>
          </w:rPr>
          <w:t>Figure 4: eTRF does not affect fertility but reduces pup postnatal survival and litter size</w:t>
        </w:r>
        <w:r w:rsidR="00E37C64">
          <w:rPr>
            <w:noProof/>
            <w:webHidden/>
          </w:rPr>
          <w:tab/>
        </w:r>
        <w:r w:rsidR="00E37C64">
          <w:rPr>
            <w:noProof/>
            <w:webHidden/>
          </w:rPr>
          <w:fldChar w:fldCharType="begin"/>
        </w:r>
        <w:r w:rsidR="00E37C64">
          <w:rPr>
            <w:noProof/>
            <w:webHidden/>
          </w:rPr>
          <w:instrText xml:space="preserve"> PAGEREF _Toc126851089 \h </w:instrText>
        </w:r>
        <w:r w:rsidR="00E37C64">
          <w:rPr>
            <w:noProof/>
            <w:webHidden/>
          </w:rPr>
        </w:r>
        <w:r w:rsidR="00E37C64">
          <w:rPr>
            <w:noProof/>
            <w:webHidden/>
          </w:rPr>
          <w:fldChar w:fldCharType="separate"/>
        </w:r>
        <w:r w:rsidR="00E37C64">
          <w:rPr>
            <w:noProof/>
            <w:webHidden/>
          </w:rPr>
          <w:t>26</w:t>
        </w:r>
        <w:r w:rsidR="00E37C64">
          <w:rPr>
            <w:noProof/>
            <w:webHidden/>
          </w:rPr>
          <w:fldChar w:fldCharType="end"/>
        </w:r>
      </w:hyperlink>
    </w:p>
    <w:p w14:paraId="4A448B99" w14:textId="7DD7FD82"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90" w:history="1">
        <w:r w:rsidR="00E37C64" w:rsidRPr="009E42C0">
          <w:rPr>
            <w:rStyle w:val="Hyperlink"/>
            <w:noProof/>
          </w:rPr>
          <w:t>Figure 5: Gdf15 knockout in mouse pregnancy</w:t>
        </w:r>
        <w:r w:rsidR="00E37C64">
          <w:rPr>
            <w:noProof/>
            <w:webHidden/>
          </w:rPr>
          <w:tab/>
        </w:r>
        <w:r w:rsidR="00E37C64">
          <w:rPr>
            <w:noProof/>
            <w:webHidden/>
          </w:rPr>
          <w:fldChar w:fldCharType="begin"/>
        </w:r>
        <w:r w:rsidR="00E37C64">
          <w:rPr>
            <w:noProof/>
            <w:webHidden/>
          </w:rPr>
          <w:instrText xml:space="preserve"> PAGEREF _Toc126851090 \h </w:instrText>
        </w:r>
        <w:r w:rsidR="00E37C64">
          <w:rPr>
            <w:noProof/>
            <w:webHidden/>
          </w:rPr>
        </w:r>
        <w:r w:rsidR="00E37C64">
          <w:rPr>
            <w:noProof/>
            <w:webHidden/>
          </w:rPr>
          <w:fldChar w:fldCharType="separate"/>
        </w:r>
        <w:r w:rsidR="00E37C64">
          <w:rPr>
            <w:noProof/>
            <w:webHidden/>
          </w:rPr>
          <w:t>42</w:t>
        </w:r>
        <w:r w:rsidR="00E37C64">
          <w:rPr>
            <w:noProof/>
            <w:webHidden/>
          </w:rPr>
          <w:fldChar w:fldCharType="end"/>
        </w:r>
      </w:hyperlink>
    </w:p>
    <w:p w14:paraId="42AC5495" w14:textId="2C1419C2"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91" w:history="1">
        <w:r w:rsidR="00E37C64" w:rsidRPr="009E42C0">
          <w:rPr>
            <w:rStyle w:val="Hyperlink"/>
            <w:noProof/>
          </w:rPr>
          <w:t>Figure 6: Insulin resistance of pregnancy co-occurs with elevations in GDF15</w:t>
        </w:r>
        <w:r w:rsidR="00E37C64">
          <w:rPr>
            <w:noProof/>
            <w:webHidden/>
          </w:rPr>
          <w:tab/>
        </w:r>
        <w:r w:rsidR="00E37C64">
          <w:rPr>
            <w:noProof/>
            <w:webHidden/>
          </w:rPr>
          <w:fldChar w:fldCharType="begin"/>
        </w:r>
        <w:r w:rsidR="00E37C64">
          <w:rPr>
            <w:noProof/>
            <w:webHidden/>
          </w:rPr>
          <w:instrText xml:space="preserve"> PAGEREF _Toc126851091 \h </w:instrText>
        </w:r>
        <w:r w:rsidR="00E37C64">
          <w:rPr>
            <w:noProof/>
            <w:webHidden/>
          </w:rPr>
        </w:r>
        <w:r w:rsidR="00E37C64">
          <w:rPr>
            <w:noProof/>
            <w:webHidden/>
          </w:rPr>
          <w:fldChar w:fldCharType="separate"/>
        </w:r>
        <w:r w:rsidR="00E37C64">
          <w:rPr>
            <w:noProof/>
            <w:webHidden/>
          </w:rPr>
          <w:t>43</w:t>
        </w:r>
        <w:r w:rsidR="00E37C64">
          <w:rPr>
            <w:noProof/>
            <w:webHidden/>
          </w:rPr>
          <w:fldChar w:fldCharType="end"/>
        </w:r>
      </w:hyperlink>
    </w:p>
    <w:p w14:paraId="6835B676" w14:textId="5F4EB3FE"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92" w:history="1">
        <w:r w:rsidR="00E37C64" w:rsidRPr="009E42C0">
          <w:rPr>
            <w:rStyle w:val="Hyperlink"/>
            <w:noProof/>
          </w:rPr>
          <w:t>Figure 7: Gdf15 knockout does not impact food intake or body weight during mouse pregnancy</w:t>
        </w:r>
        <w:r w:rsidR="00E37C64">
          <w:rPr>
            <w:noProof/>
            <w:webHidden/>
          </w:rPr>
          <w:tab/>
        </w:r>
        <w:r w:rsidR="00E37C64">
          <w:rPr>
            <w:noProof/>
            <w:webHidden/>
          </w:rPr>
          <w:fldChar w:fldCharType="begin"/>
        </w:r>
        <w:r w:rsidR="00E37C64">
          <w:rPr>
            <w:noProof/>
            <w:webHidden/>
          </w:rPr>
          <w:instrText xml:space="preserve"> PAGEREF _Toc126851092 \h </w:instrText>
        </w:r>
        <w:r w:rsidR="00E37C64">
          <w:rPr>
            <w:noProof/>
            <w:webHidden/>
          </w:rPr>
        </w:r>
        <w:r w:rsidR="00E37C64">
          <w:rPr>
            <w:noProof/>
            <w:webHidden/>
          </w:rPr>
          <w:fldChar w:fldCharType="separate"/>
        </w:r>
        <w:r w:rsidR="00E37C64">
          <w:rPr>
            <w:noProof/>
            <w:webHidden/>
          </w:rPr>
          <w:t>45</w:t>
        </w:r>
        <w:r w:rsidR="00E37C64">
          <w:rPr>
            <w:noProof/>
            <w:webHidden/>
          </w:rPr>
          <w:fldChar w:fldCharType="end"/>
        </w:r>
      </w:hyperlink>
    </w:p>
    <w:p w14:paraId="6FA5C101" w14:textId="40311841"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93" w:history="1">
        <w:r w:rsidR="00E37C64" w:rsidRPr="009E42C0">
          <w:rPr>
            <w:rStyle w:val="Hyperlink"/>
            <w:noProof/>
          </w:rPr>
          <w:t>Figure 8: Gdf15 knockout has no effect on gestational insulin tolerance</w:t>
        </w:r>
        <w:r w:rsidR="00E37C64">
          <w:rPr>
            <w:noProof/>
            <w:webHidden/>
          </w:rPr>
          <w:tab/>
        </w:r>
        <w:r w:rsidR="00E37C64">
          <w:rPr>
            <w:noProof/>
            <w:webHidden/>
          </w:rPr>
          <w:fldChar w:fldCharType="begin"/>
        </w:r>
        <w:r w:rsidR="00E37C64">
          <w:rPr>
            <w:noProof/>
            <w:webHidden/>
          </w:rPr>
          <w:instrText xml:space="preserve"> PAGEREF _Toc126851093 \h </w:instrText>
        </w:r>
        <w:r w:rsidR="00E37C64">
          <w:rPr>
            <w:noProof/>
            <w:webHidden/>
          </w:rPr>
        </w:r>
        <w:r w:rsidR="00E37C64">
          <w:rPr>
            <w:noProof/>
            <w:webHidden/>
          </w:rPr>
          <w:fldChar w:fldCharType="separate"/>
        </w:r>
        <w:r w:rsidR="00E37C64">
          <w:rPr>
            <w:noProof/>
            <w:webHidden/>
          </w:rPr>
          <w:t>47</w:t>
        </w:r>
        <w:r w:rsidR="00E37C64">
          <w:rPr>
            <w:noProof/>
            <w:webHidden/>
          </w:rPr>
          <w:fldChar w:fldCharType="end"/>
        </w:r>
      </w:hyperlink>
    </w:p>
    <w:p w14:paraId="44EA3208" w14:textId="6FA392F3"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94" w:history="1">
        <w:r w:rsidR="00E37C64" w:rsidRPr="009E42C0">
          <w:rPr>
            <w:rStyle w:val="Hyperlink"/>
            <w:noProof/>
          </w:rPr>
          <w:t>Figure 9: Birth weight is reduced in Gdf15 knockout pregnancies</w:t>
        </w:r>
        <w:r w:rsidR="00E37C64">
          <w:rPr>
            <w:noProof/>
            <w:webHidden/>
          </w:rPr>
          <w:tab/>
        </w:r>
        <w:r w:rsidR="00E37C64">
          <w:rPr>
            <w:noProof/>
            <w:webHidden/>
          </w:rPr>
          <w:fldChar w:fldCharType="begin"/>
        </w:r>
        <w:r w:rsidR="00E37C64">
          <w:rPr>
            <w:noProof/>
            <w:webHidden/>
          </w:rPr>
          <w:instrText xml:space="preserve"> PAGEREF _Toc126851094 \h </w:instrText>
        </w:r>
        <w:r w:rsidR="00E37C64">
          <w:rPr>
            <w:noProof/>
            <w:webHidden/>
          </w:rPr>
        </w:r>
        <w:r w:rsidR="00E37C64">
          <w:rPr>
            <w:noProof/>
            <w:webHidden/>
          </w:rPr>
          <w:fldChar w:fldCharType="separate"/>
        </w:r>
        <w:r w:rsidR="00E37C64">
          <w:rPr>
            <w:noProof/>
            <w:webHidden/>
          </w:rPr>
          <w:t>49</w:t>
        </w:r>
        <w:r w:rsidR="00E37C64">
          <w:rPr>
            <w:noProof/>
            <w:webHidden/>
          </w:rPr>
          <w:fldChar w:fldCharType="end"/>
        </w:r>
      </w:hyperlink>
    </w:p>
    <w:p w14:paraId="678E41AF" w14:textId="0DA2B379"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95" w:history="1">
        <w:r w:rsidR="00E37C64" w:rsidRPr="009E42C0">
          <w:rPr>
            <w:rStyle w:val="Hyperlink"/>
            <w:noProof/>
          </w:rPr>
          <w:t>Figure 10: Milk volume and milkfat percentage are not changed in Gdf15 knockout dams</w:t>
        </w:r>
        <w:r w:rsidR="00E37C64">
          <w:rPr>
            <w:noProof/>
            <w:webHidden/>
          </w:rPr>
          <w:tab/>
        </w:r>
        <w:r w:rsidR="00E37C64">
          <w:rPr>
            <w:noProof/>
            <w:webHidden/>
          </w:rPr>
          <w:fldChar w:fldCharType="begin"/>
        </w:r>
        <w:r w:rsidR="00E37C64">
          <w:rPr>
            <w:noProof/>
            <w:webHidden/>
          </w:rPr>
          <w:instrText xml:space="preserve"> PAGEREF _Toc126851095 \h </w:instrText>
        </w:r>
        <w:r w:rsidR="00E37C64">
          <w:rPr>
            <w:noProof/>
            <w:webHidden/>
          </w:rPr>
        </w:r>
        <w:r w:rsidR="00E37C64">
          <w:rPr>
            <w:noProof/>
            <w:webHidden/>
          </w:rPr>
          <w:fldChar w:fldCharType="separate"/>
        </w:r>
        <w:r w:rsidR="00E37C64">
          <w:rPr>
            <w:noProof/>
            <w:webHidden/>
          </w:rPr>
          <w:t>51</w:t>
        </w:r>
        <w:r w:rsidR="00E37C64">
          <w:rPr>
            <w:noProof/>
            <w:webHidden/>
          </w:rPr>
          <w:fldChar w:fldCharType="end"/>
        </w:r>
      </w:hyperlink>
    </w:p>
    <w:p w14:paraId="577ABC2D" w14:textId="43E2EC95"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96" w:history="1">
        <w:r w:rsidR="00E37C64" w:rsidRPr="009E42C0">
          <w:rPr>
            <w:rStyle w:val="Hyperlink"/>
            <w:noProof/>
          </w:rPr>
          <w:t>Figure 11: Offspring postnatal growth is normal in Gdf15 knockout litters</w:t>
        </w:r>
        <w:r w:rsidR="00E37C64">
          <w:rPr>
            <w:noProof/>
            <w:webHidden/>
          </w:rPr>
          <w:tab/>
        </w:r>
        <w:r w:rsidR="00E37C64">
          <w:rPr>
            <w:noProof/>
            <w:webHidden/>
          </w:rPr>
          <w:fldChar w:fldCharType="begin"/>
        </w:r>
        <w:r w:rsidR="00E37C64">
          <w:rPr>
            <w:noProof/>
            <w:webHidden/>
          </w:rPr>
          <w:instrText xml:space="preserve"> PAGEREF _Toc126851096 \h </w:instrText>
        </w:r>
        <w:r w:rsidR="00E37C64">
          <w:rPr>
            <w:noProof/>
            <w:webHidden/>
          </w:rPr>
        </w:r>
        <w:r w:rsidR="00E37C64">
          <w:rPr>
            <w:noProof/>
            <w:webHidden/>
          </w:rPr>
          <w:fldChar w:fldCharType="separate"/>
        </w:r>
        <w:r w:rsidR="00E37C64">
          <w:rPr>
            <w:noProof/>
            <w:webHidden/>
          </w:rPr>
          <w:t>52</w:t>
        </w:r>
        <w:r w:rsidR="00E37C64">
          <w:rPr>
            <w:noProof/>
            <w:webHidden/>
          </w:rPr>
          <w:fldChar w:fldCharType="end"/>
        </w:r>
      </w:hyperlink>
    </w:p>
    <w:p w14:paraId="1A91EFE1" w14:textId="461D6B6C"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97" w:history="1">
        <w:r w:rsidR="00E37C64" w:rsidRPr="009E42C0">
          <w:rPr>
            <w:rStyle w:val="Hyperlink"/>
            <w:noProof/>
          </w:rPr>
          <w:t>Figure 12: Survey instrument and data abstraction design of the PRESS study</w:t>
        </w:r>
        <w:r w:rsidR="00E37C64">
          <w:rPr>
            <w:noProof/>
            <w:webHidden/>
          </w:rPr>
          <w:tab/>
        </w:r>
        <w:r w:rsidR="00E37C64">
          <w:rPr>
            <w:noProof/>
            <w:webHidden/>
          </w:rPr>
          <w:fldChar w:fldCharType="begin"/>
        </w:r>
        <w:r w:rsidR="00E37C64">
          <w:rPr>
            <w:noProof/>
            <w:webHidden/>
          </w:rPr>
          <w:instrText xml:space="preserve"> PAGEREF _Toc126851097 \h </w:instrText>
        </w:r>
        <w:r w:rsidR="00E37C64">
          <w:rPr>
            <w:noProof/>
            <w:webHidden/>
          </w:rPr>
        </w:r>
        <w:r w:rsidR="00E37C64">
          <w:rPr>
            <w:noProof/>
            <w:webHidden/>
          </w:rPr>
          <w:fldChar w:fldCharType="separate"/>
        </w:r>
        <w:r w:rsidR="00E37C64">
          <w:rPr>
            <w:noProof/>
            <w:webHidden/>
          </w:rPr>
          <w:t>61</w:t>
        </w:r>
        <w:r w:rsidR="00E37C64">
          <w:rPr>
            <w:noProof/>
            <w:webHidden/>
          </w:rPr>
          <w:fldChar w:fldCharType="end"/>
        </w:r>
      </w:hyperlink>
    </w:p>
    <w:p w14:paraId="6BAC42EF" w14:textId="2B498AE9"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98" w:history="1">
        <w:r w:rsidR="00E37C64" w:rsidRPr="009E42C0">
          <w:rPr>
            <w:rStyle w:val="Hyperlink"/>
            <w:noProof/>
          </w:rPr>
          <w:t>Figure 13: PRESS participant recruitment, data cleaning, and sample size</w:t>
        </w:r>
        <w:r w:rsidR="00E37C64">
          <w:rPr>
            <w:noProof/>
            <w:webHidden/>
          </w:rPr>
          <w:tab/>
        </w:r>
        <w:r w:rsidR="00E37C64">
          <w:rPr>
            <w:noProof/>
            <w:webHidden/>
          </w:rPr>
          <w:fldChar w:fldCharType="begin"/>
        </w:r>
        <w:r w:rsidR="00E37C64">
          <w:rPr>
            <w:noProof/>
            <w:webHidden/>
          </w:rPr>
          <w:instrText xml:space="preserve"> PAGEREF _Toc126851098 \h </w:instrText>
        </w:r>
        <w:r w:rsidR="00E37C64">
          <w:rPr>
            <w:noProof/>
            <w:webHidden/>
          </w:rPr>
        </w:r>
        <w:r w:rsidR="00E37C64">
          <w:rPr>
            <w:noProof/>
            <w:webHidden/>
          </w:rPr>
          <w:fldChar w:fldCharType="separate"/>
        </w:r>
        <w:r w:rsidR="00E37C64">
          <w:rPr>
            <w:noProof/>
            <w:webHidden/>
          </w:rPr>
          <w:t>82</w:t>
        </w:r>
        <w:r w:rsidR="00E37C64">
          <w:rPr>
            <w:noProof/>
            <w:webHidden/>
          </w:rPr>
          <w:fldChar w:fldCharType="end"/>
        </w:r>
      </w:hyperlink>
    </w:p>
    <w:p w14:paraId="4A90AD81" w14:textId="7803F33B"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099" w:history="1">
        <w:r w:rsidR="00E37C64" w:rsidRPr="009E42C0">
          <w:rPr>
            <w:rStyle w:val="Hyperlink"/>
            <w:noProof/>
          </w:rPr>
          <w:t>Figure 14: Associations of timing of eating and fasting duration with OGTT and infant birth weight</w:t>
        </w:r>
        <w:r w:rsidR="00E37C64">
          <w:rPr>
            <w:noProof/>
            <w:webHidden/>
          </w:rPr>
          <w:tab/>
        </w:r>
        <w:r w:rsidR="00E37C64">
          <w:rPr>
            <w:noProof/>
            <w:webHidden/>
          </w:rPr>
          <w:fldChar w:fldCharType="begin"/>
        </w:r>
        <w:r w:rsidR="00E37C64">
          <w:rPr>
            <w:noProof/>
            <w:webHidden/>
          </w:rPr>
          <w:instrText xml:space="preserve"> PAGEREF _Toc126851099 \h </w:instrText>
        </w:r>
        <w:r w:rsidR="00E37C64">
          <w:rPr>
            <w:noProof/>
            <w:webHidden/>
          </w:rPr>
        </w:r>
        <w:r w:rsidR="00E37C64">
          <w:rPr>
            <w:noProof/>
            <w:webHidden/>
          </w:rPr>
          <w:fldChar w:fldCharType="separate"/>
        </w:r>
        <w:r w:rsidR="00E37C64">
          <w:rPr>
            <w:noProof/>
            <w:webHidden/>
          </w:rPr>
          <w:t>83</w:t>
        </w:r>
        <w:r w:rsidR="00E37C64">
          <w:rPr>
            <w:noProof/>
            <w:webHidden/>
          </w:rPr>
          <w:fldChar w:fldCharType="end"/>
        </w:r>
      </w:hyperlink>
    </w:p>
    <w:p w14:paraId="2B5D103F" w14:textId="43AD43C2"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100" w:history="1">
        <w:r w:rsidR="00E37C64" w:rsidRPr="009E42C0">
          <w:rPr>
            <w:rStyle w:val="Hyperlink"/>
            <w:noProof/>
          </w:rPr>
          <w:t>Figure 15: Early time-restricted feeding protocol</w:t>
        </w:r>
        <w:r w:rsidR="00E37C64">
          <w:rPr>
            <w:noProof/>
            <w:webHidden/>
          </w:rPr>
          <w:tab/>
        </w:r>
        <w:r w:rsidR="00E37C64">
          <w:rPr>
            <w:noProof/>
            <w:webHidden/>
          </w:rPr>
          <w:fldChar w:fldCharType="begin"/>
        </w:r>
        <w:r w:rsidR="00E37C64">
          <w:rPr>
            <w:noProof/>
            <w:webHidden/>
          </w:rPr>
          <w:instrText xml:space="preserve"> PAGEREF _Toc126851100 \h </w:instrText>
        </w:r>
        <w:r w:rsidR="00E37C64">
          <w:rPr>
            <w:noProof/>
            <w:webHidden/>
          </w:rPr>
        </w:r>
        <w:r w:rsidR="00E37C64">
          <w:rPr>
            <w:noProof/>
            <w:webHidden/>
          </w:rPr>
          <w:fldChar w:fldCharType="separate"/>
        </w:r>
        <w:r w:rsidR="00E37C64">
          <w:rPr>
            <w:noProof/>
            <w:webHidden/>
          </w:rPr>
          <w:t>102</w:t>
        </w:r>
        <w:r w:rsidR="00E37C64">
          <w:rPr>
            <w:noProof/>
            <w:webHidden/>
          </w:rPr>
          <w:fldChar w:fldCharType="end"/>
        </w:r>
      </w:hyperlink>
    </w:p>
    <w:p w14:paraId="2C450752" w14:textId="395E9198"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101" w:history="1">
        <w:r w:rsidR="00E37C64" w:rsidRPr="009E42C0">
          <w:rPr>
            <w:rStyle w:val="Hyperlink"/>
            <w:noProof/>
          </w:rPr>
          <w:t>Figure 16: Early life body composition, food intake, and glycemic homeostasis</w:t>
        </w:r>
        <w:r w:rsidR="00E37C64">
          <w:rPr>
            <w:noProof/>
            <w:webHidden/>
          </w:rPr>
          <w:tab/>
        </w:r>
        <w:r w:rsidR="00E37C64">
          <w:rPr>
            <w:noProof/>
            <w:webHidden/>
          </w:rPr>
          <w:fldChar w:fldCharType="begin"/>
        </w:r>
        <w:r w:rsidR="00E37C64">
          <w:rPr>
            <w:noProof/>
            <w:webHidden/>
          </w:rPr>
          <w:instrText xml:space="preserve"> PAGEREF _Toc126851101 \h </w:instrText>
        </w:r>
        <w:r w:rsidR="00E37C64">
          <w:rPr>
            <w:noProof/>
            <w:webHidden/>
          </w:rPr>
        </w:r>
        <w:r w:rsidR="00E37C64">
          <w:rPr>
            <w:noProof/>
            <w:webHidden/>
          </w:rPr>
          <w:fldChar w:fldCharType="separate"/>
        </w:r>
        <w:r w:rsidR="00E37C64">
          <w:rPr>
            <w:noProof/>
            <w:webHidden/>
          </w:rPr>
          <w:t>107</w:t>
        </w:r>
        <w:r w:rsidR="00E37C64">
          <w:rPr>
            <w:noProof/>
            <w:webHidden/>
          </w:rPr>
          <w:fldChar w:fldCharType="end"/>
        </w:r>
      </w:hyperlink>
    </w:p>
    <w:p w14:paraId="6F36A4BC" w14:textId="3E31664C"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102" w:history="1">
        <w:r w:rsidR="00E37C64" w:rsidRPr="009E42C0">
          <w:rPr>
            <w:rStyle w:val="Hyperlink"/>
            <w:noProof/>
          </w:rPr>
          <w:t>Figure 17: Body composition, food intake, and glycemic response to high-fat, high-sucrose diet feeding in adulthood</w:t>
        </w:r>
        <w:r w:rsidR="00E37C64">
          <w:rPr>
            <w:noProof/>
            <w:webHidden/>
          </w:rPr>
          <w:tab/>
        </w:r>
        <w:r w:rsidR="00E37C64">
          <w:rPr>
            <w:noProof/>
            <w:webHidden/>
          </w:rPr>
          <w:fldChar w:fldCharType="begin"/>
        </w:r>
        <w:r w:rsidR="00E37C64">
          <w:rPr>
            <w:noProof/>
            <w:webHidden/>
          </w:rPr>
          <w:instrText xml:space="preserve"> PAGEREF _Toc126851102 \h </w:instrText>
        </w:r>
        <w:r w:rsidR="00E37C64">
          <w:rPr>
            <w:noProof/>
            <w:webHidden/>
          </w:rPr>
        </w:r>
        <w:r w:rsidR="00E37C64">
          <w:rPr>
            <w:noProof/>
            <w:webHidden/>
          </w:rPr>
          <w:fldChar w:fldCharType="separate"/>
        </w:r>
        <w:r w:rsidR="00E37C64">
          <w:rPr>
            <w:noProof/>
            <w:webHidden/>
          </w:rPr>
          <w:t>112</w:t>
        </w:r>
        <w:r w:rsidR="00E37C64">
          <w:rPr>
            <w:noProof/>
            <w:webHidden/>
          </w:rPr>
          <w:fldChar w:fldCharType="end"/>
        </w:r>
      </w:hyperlink>
    </w:p>
    <w:p w14:paraId="7DDC159D" w14:textId="77777777" w:rsidR="00E37C64" w:rsidRDefault="00E37C64" w:rsidP="00E37C64">
      <w:pPr>
        <w:rPr>
          <w:noProof/>
        </w:rPr>
      </w:pPr>
      <w:r>
        <w:fldChar w:fldCharType="end"/>
      </w:r>
      <w:r>
        <w:fldChar w:fldCharType="begin"/>
      </w:r>
      <w:r>
        <w:instrText xml:space="preserve"> TOC \h \z \c "Supplemental Figure" </w:instrText>
      </w:r>
      <w:r>
        <w:fldChar w:fldCharType="separate"/>
      </w:r>
    </w:p>
    <w:p w14:paraId="7F3624A3" w14:textId="2A18DD3B"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109" w:history="1">
        <w:r w:rsidR="00E37C64" w:rsidRPr="00F0556D">
          <w:rPr>
            <w:rStyle w:val="Hyperlink"/>
            <w:noProof/>
          </w:rPr>
          <w:t>Supplemental Figure 1: Maternal Food Intake and Body Weight during Gestation</w:t>
        </w:r>
        <w:r w:rsidR="00E37C64">
          <w:rPr>
            <w:noProof/>
            <w:webHidden/>
          </w:rPr>
          <w:tab/>
        </w:r>
        <w:r w:rsidR="00E37C64">
          <w:rPr>
            <w:noProof/>
            <w:webHidden/>
          </w:rPr>
          <w:fldChar w:fldCharType="begin"/>
        </w:r>
        <w:r w:rsidR="00E37C64">
          <w:rPr>
            <w:noProof/>
            <w:webHidden/>
          </w:rPr>
          <w:instrText xml:space="preserve"> PAGEREF _Toc126851109 \h </w:instrText>
        </w:r>
        <w:r w:rsidR="00E37C64">
          <w:rPr>
            <w:noProof/>
            <w:webHidden/>
          </w:rPr>
        </w:r>
        <w:r w:rsidR="00E37C64">
          <w:rPr>
            <w:noProof/>
            <w:webHidden/>
          </w:rPr>
          <w:fldChar w:fldCharType="separate"/>
        </w:r>
        <w:r w:rsidR="00E37C64">
          <w:rPr>
            <w:noProof/>
            <w:webHidden/>
          </w:rPr>
          <w:t>104</w:t>
        </w:r>
        <w:r w:rsidR="00E37C64">
          <w:rPr>
            <w:noProof/>
            <w:webHidden/>
          </w:rPr>
          <w:fldChar w:fldCharType="end"/>
        </w:r>
      </w:hyperlink>
    </w:p>
    <w:p w14:paraId="5B28841D" w14:textId="19F09DAB" w:rsidR="00E37C64" w:rsidRDefault="00000000">
      <w:pPr>
        <w:pStyle w:val="TableofFigures"/>
        <w:tabs>
          <w:tab w:val="right" w:leader="dot" w:pos="9350"/>
        </w:tabs>
        <w:rPr>
          <w:rFonts w:asciiTheme="minorHAnsi" w:eastAsiaTheme="minorEastAsia" w:hAnsiTheme="minorHAnsi" w:cstheme="minorBidi"/>
          <w:noProof/>
          <w:color w:val="auto"/>
          <w:szCs w:val="24"/>
        </w:rPr>
      </w:pPr>
      <w:hyperlink w:anchor="_Toc126851110" w:history="1">
        <w:r w:rsidR="00E37C64" w:rsidRPr="00F0556D">
          <w:rPr>
            <w:rStyle w:val="Hyperlink"/>
            <w:noProof/>
          </w:rPr>
          <w:t>Supplemental Figure 2: Feeding efficiency throughout adulthood</w:t>
        </w:r>
        <w:r w:rsidR="00E37C64">
          <w:rPr>
            <w:noProof/>
            <w:webHidden/>
          </w:rPr>
          <w:tab/>
        </w:r>
        <w:r w:rsidR="00E37C64">
          <w:rPr>
            <w:noProof/>
            <w:webHidden/>
          </w:rPr>
          <w:fldChar w:fldCharType="begin"/>
        </w:r>
        <w:r w:rsidR="00E37C64">
          <w:rPr>
            <w:noProof/>
            <w:webHidden/>
          </w:rPr>
          <w:instrText xml:space="preserve"> PAGEREF _Toc126851110 \h </w:instrText>
        </w:r>
        <w:r w:rsidR="00E37C64">
          <w:rPr>
            <w:noProof/>
            <w:webHidden/>
          </w:rPr>
        </w:r>
        <w:r w:rsidR="00E37C64">
          <w:rPr>
            <w:noProof/>
            <w:webHidden/>
          </w:rPr>
          <w:fldChar w:fldCharType="separate"/>
        </w:r>
        <w:r w:rsidR="00E37C64">
          <w:rPr>
            <w:noProof/>
            <w:webHidden/>
          </w:rPr>
          <w:t>109</w:t>
        </w:r>
        <w:r w:rsidR="00E37C64">
          <w:rPr>
            <w:noProof/>
            <w:webHidden/>
          </w:rPr>
          <w:fldChar w:fldCharType="end"/>
        </w:r>
      </w:hyperlink>
    </w:p>
    <w:p w14:paraId="1D833770" w14:textId="66D46964" w:rsidR="00701FBE" w:rsidRPr="00701FBE" w:rsidRDefault="00E37C64" w:rsidP="00E37C64">
      <w:r>
        <w:lastRenderedPageBreak/>
        <w:fldChar w:fldCharType="end"/>
      </w:r>
    </w:p>
    <w:p w14:paraId="0DEC1216" w14:textId="77777777" w:rsidR="00E57FF4" w:rsidRDefault="00E57FF4" w:rsidP="00E57FF4"/>
    <w:p w14:paraId="2BDB63B2" w14:textId="77777777" w:rsidR="00E57FF4" w:rsidRPr="00204AD6" w:rsidRDefault="00E57FF4" w:rsidP="00E57FF4">
      <w:pPr>
        <w:sectPr w:rsidR="00E57FF4" w:rsidRPr="00204AD6" w:rsidSect="002039B2">
          <w:pgSz w:w="12240" w:h="15840"/>
          <w:pgMar w:top="1440" w:right="1440" w:bottom="1440" w:left="1440" w:header="720" w:footer="720" w:gutter="0"/>
          <w:pgNumType w:fmt="lowerRoman"/>
          <w:cols w:space="720"/>
          <w:docGrid w:linePitch="360"/>
        </w:sectPr>
      </w:pPr>
    </w:p>
    <w:p w14:paraId="58931661" w14:textId="6098970F" w:rsidR="006E5C7F" w:rsidRDefault="00CF6A9D" w:rsidP="006E10A6">
      <w:pPr>
        <w:pStyle w:val="Heading1"/>
        <w:numPr>
          <w:ilvl w:val="0"/>
          <w:numId w:val="0"/>
        </w:numPr>
      </w:pPr>
      <w:bookmarkStart w:id="5" w:name="_Toc126830546"/>
      <w:r>
        <w:lastRenderedPageBreak/>
        <w:t>Abstract</w:t>
      </w:r>
      <w:bookmarkEnd w:id="5"/>
    </w:p>
    <w:p w14:paraId="1DCE60A1" w14:textId="77777777" w:rsidR="00D30D3A" w:rsidRDefault="00D30D3A" w:rsidP="00D30D3A">
      <w:pPr>
        <w:spacing w:line="240" w:lineRule="auto"/>
      </w:pPr>
    </w:p>
    <w:p w14:paraId="75800120" w14:textId="3A32561D" w:rsidR="00D21186" w:rsidRDefault="00D21186" w:rsidP="00CE1CBD">
      <w:pPr>
        <w:ind w:firstLine="720"/>
      </w:pPr>
      <w:r>
        <w:t xml:space="preserve">Pregnancy is a critical period of development </w:t>
      </w:r>
      <w:r w:rsidR="00500BB2">
        <w:t xml:space="preserve">where </w:t>
      </w:r>
      <w:r>
        <w:t>nutrition</w:t>
      </w:r>
      <w:r w:rsidR="00500BB2">
        <w:t xml:space="preserve"> choices and endocrine changes </w:t>
      </w:r>
      <w:r>
        <w:t>can impact the health of the pregnant person and their child long after birth</w:t>
      </w:r>
      <w:r w:rsidR="00500BB2">
        <w:t xml:space="preserve">. While poor diet quality and caloric restriction during pregnancy are frequently associated with ill health in both animal and human models, there is very little evidence that speaks to the impact of the timing of food intake and duration of fasting on perinatal health outcomes. There is also evidence that growth differentiation factor 15 (GDF15) levels increase during the course of pregnancy and are associated with </w:t>
      </w:r>
      <w:ins w:id="6" w:author="Erica Jansen" w:date="2023-02-28T15:43:00Z">
        <w:r w:rsidR="00E926ED">
          <w:t xml:space="preserve">nutritional challenges and </w:t>
        </w:r>
      </w:ins>
      <w:r w:rsidR="00500BB2">
        <w:t xml:space="preserve">complications, but the effect of this hormone on critical outcomes in a normal pregnancy are limited to observational studies in humans. </w:t>
      </w:r>
    </w:p>
    <w:p w14:paraId="493893F0" w14:textId="23C02C70" w:rsidR="00500BB2" w:rsidRDefault="00500BB2" w:rsidP="00CE1CBD">
      <w:pPr>
        <w:ind w:firstLine="720"/>
      </w:pPr>
      <w:r>
        <w:t xml:space="preserve">Based on evidence from non-pregnant populations, the manipulation of the timing of eating and duration of fasting can impact both body weight and metabolic health. GDF15 levels </w:t>
      </w:r>
      <w:r w:rsidR="00513217">
        <w:t>have also been evaluated in relation to</w:t>
      </w:r>
      <w:r>
        <w:t xml:space="preserve"> body weight regulation, food intake, and glycemic health. To understand the impact of these exposures during the normal course of pregnancy in lean </w:t>
      </w:r>
      <w:r w:rsidR="00513217">
        <w:t>individuals</w:t>
      </w:r>
      <w:r>
        <w:t xml:space="preserve"> we employed a translational approach that incorporated preclinical and human observational methods. </w:t>
      </w:r>
      <w:r w:rsidR="00513217">
        <w:t xml:space="preserve">To assess the role of the timing of eating in perinatal health, we restricted food access of laboratory chow to 6 hours in the early dark cycle from one week before mating until birth. We examined outcomes in dams during the course of pregnancy and followed the resultant pups from birth until adulthood, when we challenged them with a high-fat, high-sucrose diet. To assess relationships between the timing of eating in pregnant humans, we surveyed currently pregnant individuals about their habitual timing of eating and fasting habits during trimester 2 and 3 of pregnancy. We then evaluated their responses with respect to mid-gestation </w:t>
      </w:r>
      <w:r w:rsidR="00513217">
        <w:lastRenderedPageBreak/>
        <w:t xml:space="preserve">measures of glycemic health and infant birth weights. Finally, to assess the role of GDF15 in normal pregnancy, we used a </w:t>
      </w:r>
      <w:r w:rsidR="00513217" w:rsidRPr="00513217">
        <w:rPr>
          <w:i/>
          <w:iCs/>
        </w:rPr>
        <w:t>Gdf15</w:t>
      </w:r>
      <w:r w:rsidR="00513217">
        <w:t xml:space="preserve"> knockout mouse model to compare dams and litters where there were normal levels of GDF15 with those who had no circulating levels of GDF15. </w:t>
      </w:r>
    </w:p>
    <w:p w14:paraId="1E7589C6" w14:textId="47226A59" w:rsidR="00513217" w:rsidRDefault="00513217" w:rsidP="00CE1CBD">
      <w:pPr>
        <w:ind w:firstLine="720"/>
      </w:pPr>
      <w:commentRangeStart w:id="7"/>
      <w:r>
        <w:t xml:space="preserve">These studies showed that effects of TRF in pregnant adults </w:t>
      </w:r>
      <w:proofErr w:type="spellStart"/>
      <w:ins w:id="8" w:author="Erica Jansen" w:date="2023-02-28T15:45:00Z">
        <w:r w:rsidR="00E926ED">
          <w:t>may</w:t>
        </w:r>
      </w:ins>
      <w:del w:id="9" w:author="Erica Jansen" w:date="2023-02-28T15:45:00Z">
        <w:r w:rsidDel="00E926ED">
          <w:delText xml:space="preserve">can </w:delText>
        </w:r>
      </w:del>
      <w:r>
        <w:t>negatively</w:t>
      </w:r>
      <w:proofErr w:type="spellEnd"/>
      <w:r>
        <w:t xml:space="preserve"> impact glycemic </w:t>
      </w:r>
      <w:commentRangeStart w:id="10"/>
      <w:r>
        <w:t>health</w:t>
      </w:r>
      <w:commentRangeEnd w:id="10"/>
      <w:r w:rsidR="00D936FB">
        <w:rPr>
          <w:rStyle w:val="CommentReference"/>
          <w:rFonts w:asciiTheme="minorHAnsi" w:eastAsiaTheme="minorHAnsi" w:hAnsiTheme="minorHAnsi" w:cstheme="minorBidi"/>
          <w:color w:val="auto"/>
        </w:rPr>
        <w:commentReference w:id="10"/>
      </w:r>
      <w:r>
        <w:t xml:space="preserve">. The </w:t>
      </w:r>
      <w:r w:rsidR="00146B4B">
        <w:t>associations</w:t>
      </w:r>
      <w:r>
        <w:t xml:space="preserve"> between longer duration of fasting in humans </w:t>
      </w:r>
      <w:r w:rsidR="00146B4B">
        <w:t>support</w:t>
      </w:r>
      <w:r>
        <w:t xml:space="preserve"> this </w:t>
      </w:r>
      <w:commentRangeStart w:id="11"/>
      <w:r>
        <w:t>finding</w:t>
      </w:r>
      <w:commentRangeEnd w:id="11"/>
      <w:r w:rsidR="00D936FB">
        <w:rPr>
          <w:rStyle w:val="CommentReference"/>
          <w:rFonts w:asciiTheme="minorHAnsi" w:eastAsiaTheme="minorHAnsi" w:hAnsiTheme="minorHAnsi" w:cstheme="minorBidi"/>
          <w:color w:val="auto"/>
        </w:rPr>
        <w:commentReference w:id="11"/>
      </w:r>
      <w:r>
        <w:t xml:space="preserve">. We find that </w:t>
      </w:r>
      <w:r w:rsidR="00146B4B">
        <w:t xml:space="preserve">longer fasting durations during pregnancy </w:t>
      </w:r>
      <w:commentRangeStart w:id="12"/>
      <w:r w:rsidR="00146B4B">
        <w:t>affects</w:t>
      </w:r>
      <w:commentRangeEnd w:id="12"/>
      <w:r w:rsidR="00D936FB">
        <w:rPr>
          <w:rStyle w:val="CommentReference"/>
          <w:rFonts w:asciiTheme="minorHAnsi" w:eastAsiaTheme="minorHAnsi" w:hAnsiTheme="minorHAnsi" w:cstheme="minorBidi"/>
          <w:color w:val="auto"/>
        </w:rPr>
        <w:commentReference w:id="12"/>
      </w:r>
      <w:r w:rsidR="00146B4B">
        <w:t xml:space="preserve"> weight in offspring; although the directionality and timing of this association is different in humans than it is in animal models. We also conclude that normal GDF15 levels during  pregnancy are not necessary for </w:t>
      </w:r>
      <w:del w:id="13" w:author="Erica Jansen" w:date="2023-02-28T15:45:00Z">
        <w:r w:rsidR="00146B4B" w:rsidDel="00E926ED">
          <w:delText>helathful</w:delText>
        </w:r>
      </w:del>
      <w:del w:id="14" w:author="Sandoval, Darleen" w:date="2023-03-01T09:38:00Z">
        <w:r w:rsidR="00146B4B" w:rsidDel="00D936FB">
          <w:delText xml:space="preserve"> </w:delText>
        </w:r>
      </w:del>
      <w:proofErr w:type="spellStart"/>
      <w:ins w:id="15" w:author="Sandoval, Darleen" w:date="2023-03-01T09:38:00Z">
        <w:r w:rsidR="00D936FB">
          <w:t>healthy</w:t>
        </w:r>
      </w:ins>
      <w:ins w:id="16" w:author="Erica Jansen" w:date="2023-02-28T15:45:00Z">
        <w:r w:rsidR="00E926ED">
          <w:t>healthful</w:t>
        </w:r>
      </w:ins>
      <w:proofErr w:type="spellEnd"/>
      <w:ins w:id="17" w:author="Sandoval, Darleen" w:date="2023-03-01T09:38:00Z">
        <w:r w:rsidR="00146B4B">
          <w:t xml:space="preserve"> </w:t>
        </w:r>
      </w:ins>
      <w:r w:rsidR="00146B4B">
        <w:t xml:space="preserve">pregnancies. These findings highlight the need for continued research to better understand these </w:t>
      </w:r>
      <w:commentRangeStart w:id="18"/>
      <w:r w:rsidR="00146B4B">
        <w:t>exposures</w:t>
      </w:r>
      <w:commentRangeEnd w:id="18"/>
      <w:r w:rsidR="00D936FB">
        <w:rPr>
          <w:rStyle w:val="CommentReference"/>
          <w:rFonts w:asciiTheme="minorHAnsi" w:eastAsiaTheme="minorHAnsi" w:hAnsiTheme="minorHAnsi" w:cstheme="minorBidi"/>
          <w:color w:val="auto"/>
        </w:rPr>
        <w:commentReference w:id="18"/>
      </w:r>
      <w:r w:rsidR="00146B4B">
        <w:t xml:space="preserve"> during this critical period of development.</w:t>
      </w:r>
      <w:commentRangeEnd w:id="7"/>
      <w:r w:rsidR="00E926ED">
        <w:rPr>
          <w:rStyle w:val="CommentReference"/>
          <w:rFonts w:asciiTheme="minorHAnsi" w:eastAsiaTheme="minorHAnsi" w:hAnsiTheme="minorHAnsi" w:cstheme="minorBidi"/>
          <w:color w:val="auto"/>
        </w:rPr>
        <w:commentReference w:id="7"/>
      </w:r>
    </w:p>
    <w:p w14:paraId="639B8FCF" w14:textId="77777777" w:rsidR="00D30D3A" w:rsidRPr="00D30D3A" w:rsidRDefault="00D30D3A" w:rsidP="00D30D3A"/>
    <w:p w14:paraId="61E8F314" w14:textId="77777777" w:rsidR="009B079C" w:rsidRDefault="009B079C" w:rsidP="009B079C">
      <w:pPr>
        <w:pStyle w:val="Heading1"/>
        <w:sectPr w:rsidR="009B079C" w:rsidSect="002039B2">
          <w:pgSz w:w="12240" w:h="15840"/>
          <w:pgMar w:top="1440" w:right="1440" w:bottom="1440" w:left="1440" w:header="720" w:footer="720" w:gutter="0"/>
          <w:pgNumType w:fmt="lowerRoman"/>
          <w:cols w:space="720"/>
          <w:docGrid w:linePitch="360"/>
        </w:sectPr>
      </w:pPr>
    </w:p>
    <w:p w14:paraId="68A11B77" w14:textId="684CAEC7" w:rsidR="007D7678" w:rsidRDefault="00E37459" w:rsidP="007D7678">
      <w:pPr>
        <w:pStyle w:val="Heading1"/>
      </w:pPr>
      <w:bookmarkStart w:id="19" w:name="_Toc126830547"/>
      <w:r>
        <w:lastRenderedPageBreak/>
        <w:t>Introduction</w:t>
      </w:r>
      <w:bookmarkEnd w:id="19"/>
    </w:p>
    <w:p w14:paraId="74E31903" w14:textId="77777777" w:rsidR="00146B4B" w:rsidRPr="00F30484" w:rsidRDefault="00146B4B" w:rsidP="00146B4B">
      <w:pPr>
        <w:pStyle w:val="Heading2"/>
        <w:rPr>
          <w:szCs w:val="24"/>
        </w:rPr>
      </w:pPr>
      <w:bookmarkStart w:id="20" w:name="_Toc126830548"/>
      <w:r w:rsidRPr="00F30484">
        <w:rPr>
          <w:szCs w:val="24"/>
        </w:rPr>
        <w:t xml:space="preserve">Pregnancy is a critical period of </w:t>
      </w:r>
      <w:proofErr w:type="gramStart"/>
      <w:r w:rsidRPr="00F30484">
        <w:rPr>
          <w:szCs w:val="24"/>
        </w:rPr>
        <w:t>development</w:t>
      </w:r>
      <w:bookmarkEnd w:id="20"/>
      <w:proofErr w:type="gramEnd"/>
      <w:r w:rsidRPr="00F30484">
        <w:rPr>
          <w:szCs w:val="24"/>
        </w:rPr>
        <w:t xml:space="preserve"> </w:t>
      </w:r>
    </w:p>
    <w:p w14:paraId="47436E97" w14:textId="78FC74E2" w:rsidR="00146B4B" w:rsidRPr="007B1FF6" w:rsidRDefault="00146B4B" w:rsidP="00146B4B">
      <w:r w:rsidRPr="007B1FF6">
        <w:t xml:space="preserve">During the life course, there are periods of critical impact that can change the trajectory of one’s health. Pregnancy is one of these critical periods, as complications and behavioral choices that occur during pregnancy not only impact the pregnant person, but also the resultant child for years to come. The study of these critical periods of development, and specifically those that occur during pregnancy have long been coined the Developmental Origins of Health and Disease or (DOHaD) hypothesis. This field was born </w:t>
      </w:r>
      <w:proofErr w:type="spellStart"/>
      <w:ins w:id="21" w:author="Erica Jansen" w:date="2023-02-28T11:00:00Z">
        <w:r w:rsidR="005D7FE2">
          <w:t>from</w:t>
        </w:r>
      </w:ins>
      <w:del w:id="22" w:author="Erica Jansen" w:date="2023-02-28T11:00:00Z">
        <w:r w:rsidRPr="007B1FF6" w:rsidDel="005D7FE2">
          <w:delText xml:space="preserve">of by </w:delText>
        </w:r>
      </w:del>
      <w:r w:rsidRPr="007B1FF6">
        <w:t>Dr</w:t>
      </w:r>
      <w:proofErr w:type="spellEnd"/>
      <w:r w:rsidRPr="007B1FF6">
        <w:t>. David Barker’s epidemiological work that sought to understand why some populations experience higher burden of both infant mortality and adult cardiometabolic morbidity and mortality</w:t>
      </w:r>
      <w:r w:rsidRPr="007B1FF6">
        <w:fldChar w:fldCharType="begin"/>
      </w:r>
      <w:r w:rsidRPr="007B1FF6">
        <w:instrText xml:space="preserve"> ADDIN ZOTERO_ITEM CSL_CITATION {"citationID":"kkjFZxCh","properties":{"formattedCitation":"(Barker et al., 1989, 1993; Barker &amp; Osmond, 1986)","plainCitation":"(Barker et al., 1989, 1993; Barker &amp; Osmond, 1986)","noteIndex":0},"citationItems":[{"id":1657,"uris":["http://zotero.org/users/5073745/items/YCIXTGER"],"itemData":{"id":1657,"type":"article-journal","abstract":"Environmental influences that impair growth and development in early life may be risk factors for ischaemic heart disease. To test this hypothesis, 5654 men born during 1911-30 were traced. They were born in six districts of Hertfordshire, England, and their weights in infancy were recorded. 92.4% were breast fed. Men with the lowest weights at birth and at one year had the highest death rates from ischaemic heart disease. The standardised mortality ratios fell from 111 in men who weighed 18 pounds (8.2 kg) or less at one year to 42 in those who weighed 27 pounds (12.3 kg) or more. Measures that promote prenatal and postnatal growth may reduce deaths from ischaemic heart disease. Promotion of postnatal growth may be especially important in boys who weigh below 7.5 pounds (3.4 kg) at birth.","container-title":"Lancet (London, England)","DOI":"10.1016/s0140-6736(89)90710-1","ISSN":"0140-6736","issue":"8663","journalAbbreviation":"Lancet","language":"eng","note":"PMID: 2570282","page":"577-580","source":"PubMed","title":"Weight in infancy and death from ischaemic heart disease","volume":"2","author":[{"family":"Barker","given":"D. J."},{"family":"Winter","given":"P. D."},{"family":"Osmond","given":"C."},{"family":"Margetts","given":"B."},{"family":"Simmonds","given":"S. J."}],"issued":{"date-parts":[["1989",9,9]]}}},{"id":823,"uris":["http://zotero.org/users/5073745/items/JMBIHCFL"],"itemData":{"id":823,"type":"article-journal","abstract":"Babies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S."}],"issued":{"date-parts":[["1993",4,10]]}}},{"id":1563,"uris":["http://zotero.org/users/5073745/items/NDF9D37U"],"itemData":{"id":1563,"type":"article-journal","abstract":"Although the rise in ischaemic heart disease in England and Wales has been associated with increasing prosperity, mortality rates are highest in the least affluent areas. On division of the country into two hundred and twelve local authority areas a strong geographical relation was found between ischaemic heart disease mortality rates in 1968-78 and infant mortality in 1921-25. Of the twenty-four other common causes of death only bronchitis, stomach cancer, and rheumatic heart disease were similarly related to infant mortality. These diseases are associated with poor living conditions and mortality from them is declining. Ischaemic heart disease is strongly correlated with both neonatal and postneonatal mortality. It is suggested that poor nutrition in early life increases susceptibility to the effects of an affluent diet.","container-title":"Lancet (London, England)","DOI":"10.1016/s0140-6736(86)91340-1","ISSN":"0140-6736","issue":"8489","journalAbbreviation":"Lancet","language":"eng","note":"PMID: 2871345","page":"1077-1081","source":"PubMed","title":"Infant mortality, childhood nutrition, and ischaemic heart disease in England and Wales","volume":"1","author":[{"family":"Barker","given":"D. J."},{"family":"Osmond","given":"C."}],"issued":{"date-parts":[["1986",5,10]]}}}],"schema":"https://github.com/citation-style-language/schema/raw/master/csl-citation.json"} </w:instrText>
      </w:r>
      <w:r w:rsidRPr="007B1FF6">
        <w:fldChar w:fldCharType="separate"/>
      </w:r>
      <w:r w:rsidRPr="007B1FF6">
        <w:rPr>
          <w:noProof/>
        </w:rPr>
        <w:t>(Barker et al., 1989, 1993; Barker &amp; Osmond, 1986)</w:t>
      </w:r>
      <w:r w:rsidRPr="007B1FF6">
        <w:fldChar w:fldCharType="end"/>
      </w:r>
      <w:r w:rsidRPr="007B1FF6">
        <w:t xml:space="preserve">. Barker and colleagues discovered that individuals who experienced malnutrition or growth restriction </w:t>
      </w:r>
      <w:r w:rsidRPr="007B1FF6">
        <w:rPr>
          <w:i/>
          <w:iCs/>
        </w:rPr>
        <w:t>in utero</w:t>
      </w:r>
      <w:r w:rsidRPr="007B1FF6">
        <w:t xml:space="preserve"> were experiencing cardiovascular disease and events at greater rates than those who developed with optimal nutrition and growth. Since that those early analyses, the field has exploded to include human clinical, observational, and preclinical experimental work. </w:t>
      </w:r>
    </w:p>
    <w:p w14:paraId="0C170E44" w14:textId="4B362050" w:rsidR="00146B4B" w:rsidRPr="00146B4B" w:rsidRDefault="00146B4B" w:rsidP="00146B4B">
      <w:r w:rsidRPr="007B1FF6">
        <w:t>As such, there has been much attention and research focused on optimizing nutrition during this period of life. Especially since maternal diets in utero are also known to impact resultant children’s trajectory toward health and disease, even through</w:t>
      </w:r>
      <w:r>
        <w:t>out</w:t>
      </w:r>
      <w:r w:rsidRPr="007B1FF6">
        <w:t xml:space="preserve"> adulthood. </w:t>
      </w:r>
    </w:p>
    <w:p w14:paraId="6B8B0784" w14:textId="77777777" w:rsidR="00146B4B" w:rsidRPr="007B1FF6" w:rsidRDefault="00146B4B" w:rsidP="00146B4B">
      <w:pPr>
        <w:pStyle w:val="Heading2"/>
        <w:rPr>
          <w:szCs w:val="24"/>
        </w:rPr>
      </w:pPr>
      <w:bookmarkStart w:id="23" w:name="_Toc126830549"/>
      <w:r w:rsidRPr="007B1FF6">
        <w:rPr>
          <w:szCs w:val="24"/>
        </w:rPr>
        <w:t>Pregnancy</w:t>
      </w:r>
      <w:r>
        <w:rPr>
          <w:szCs w:val="24"/>
        </w:rPr>
        <w:t>-Related</w:t>
      </w:r>
      <w:r w:rsidRPr="007B1FF6">
        <w:rPr>
          <w:szCs w:val="24"/>
        </w:rPr>
        <w:t xml:space="preserve"> </w:t>
      </w:r>
      <w:r>
        <w:rPr>
          <w:szCs w:val="24"/>
        </w:rPr>
        <w:t>C</w:t>
      </w:r>
      <w:r w:rsidRPr="007B1FF6">
        <w:rPr>
          <w:szCs w:val="24"/>
        </w:rPr>
        <w:t xml:space="preserve">hanges </w:t>
      </w:r>
      <w:r>
        <w:rPr>
          <w:szCs w:val="24"/>
        </w:rPr>
        <w:t>in I</w:t>
      </w:r>
      <w:r w:rsidRPr="007B1FF6">
        <w:rPr>
          <w:szCs w:val="24"/>
        </w:rPr>
        <w:t xml:space="preserve">nsulin </w:t>
      </w:r>
      <w:r>
        <w:rPr>
          <w:szCs w:val="24"/>
        </w:rPr>
        <w:t>S</w:t>
      </w:r>
      <w:r w:rsidRPr="007B1FF6">
        <w:rPr>
          <w:szCs w:val="24"/>
        </w:rPr>
        <w:t>ensitivity and endocrine factors</w:t>
      </w:r>
      <w:bookmarkEnd w:id="23"/>
    </w:p>
    <w:p w14:paraId="4FAC3CDD" w14:textId="37E60C41" w:rsidR="00146B4B" w:rsidRPr="007B1FF6" w:rsidRDefault="00146B4B" w:rsidP="00146B4B">
      <w:r w:rsidRPr="007B1FF6">
        <w:t xml:space="preserve">Pregnancy is an incredibly physiologically demanding process. The body undergoes rapid change in order to facilitate delivery of nutrients to the developing fetus. To facilitate this shift in </w:t>
      </w:r>
      <w:r w:rsidRPr="007B1FF6">
        <w:lastRenderedPageBreak/>
        <w:t>nutrient partitioning, there are profound endocrine changes that occur. A state of insulin resistance is considered normal during pregnancy</w:t>
      </w:r>
      <w:ins w:id="24" w:author="Erica Jansen" w:date="2023-02-28T11:01:00Z">
        <w:r w:rsidR="005D7FE2">
          <w:t xml:space="preserve"> and</w:t>
        </w:r>
      </w:ins>
      <w:r w:rsidRPr="007B1FF6">
        <w:t xml:space="preserve"> is well established in both </w:t>
      </w:r>
      <w:commentRangeStart w:id="25"/>
      <w:r w:rsidRPr="007B1FF6">
        <w:t xml:space="preserve">preclinical </w:t>
      </w:r>
      <w:commentRangeEnd w:id="25"/>
      <w:r w:rsidR="005D7FE2">
        <w:rPr>
          <w:rStyle w:val="CommentReference"/>
          <w:rFonts w:asciiTheme="minorHAnsi" w:eastAsiaTheme="minorHAnsi" w:hAnsiTheme="minorHAnsi" w:cstheme="minorBidi"/>
          <w:color w:val="auto"/>
        </w:rPr>
        <w:commentReference w:id="25"/>
      </w:r>
      <w:r w:rsidRPr="007B1FF6">
        <w:fldChar w:fldCharType="begin"/>
      </w:r>
      <w:r w:rsidRPr="007B1FF6">
        <w:instrText xml:space="preserve"> ADDIN ZOTERO_ITEM CSL_CITATION {"citationID":"qazGUYsx","properties":{"formattedCitation":"(Ladyman et al., 2018; Musial et al., 2016)","plainCitation":"(Ladyman et al., 2018; Musial et al., 2016)","noteIndex":0},"citationItems":[{"id":43,"uris":["http://zotero.org/users/5073745/items/3EYRTHI4"],"itemData":{"id":43,"type":"article-journal","abstract":"Pregnancy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R."}],"issued":{"date-parts":[["2018",10,1]]}}},{"id":850,"uris":["http://zotero.org/users/5073745/items/6KH8KP3B"],"itemData":{"id":850,"type":"article-journal","abstract":"In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1939-327X","issue":"4","language":"en","license":"© 2016 by the American Diabetes Association. Readers may use this article as long as the work is properly cited, the use is educational and not for profit, and the work is not altered.","note":"PMID: 26740602","page":"851-860","source":"diabetes.diabetesjournals.org","title":"Proximity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sidRPr="007B1FF6">
        <w:fldChar w:fldCharType="separate"/>
      </w:r>
      <w:r w:rsidRPr="007B1FF6">
        <w:rPr>
          <w:noProof/>
        </w:rPr>
        <w:t>(Ladyman et al., 2018; Musial et al., 2016)</w:t>
      </w:r>
      <w:r w:rsidRPr="007B1FF6">
        <w:fldChar w:fldCharType="end"/>
      </w:r>
      <w:r w:rsidRPr="007B1FF6">
        <w:t xml:space="preserve"> and human pregnancies </w:t>
      </w:r>
      <w:r w:rsidRPr="007B1FF6">
        <w:fldChar w:fldCharType="begin"/>
      </w:r>
      <w:r w:rsidRPr="007B1FF6">
        <w:instrText xml:space="preserve"> ADDIN ZOTERO_ITEM CSL_CITATION {"citationID":"EDZDaQsi","properties":{"formattedCitation":"(Sonagra et al., 2014)","plainCitation":"(Sonagra et al., 2014)","noteIndex":0},"citationItems":[{"id":184,"uris":["http://zotero.org/users/5073745/items/ZDTFX5KY"],"itemData":{"id":184,"type":"article-journal","abstract":"Background: Purpose of insulin resistance (IR) adapted by mother is to deliver enough quantity of nutrients to the growing fetus. Many maternal hormones and factors play role in causation of IR during pregnancy., Aim: The study aims at evaluating IR at different trimesters of pregnancy., Materials and Methods: Pregnant women at 1st, 2nd and 3rd trimester were grouped into groups I, II and III respectively (n=20 in each group). Healthy non-pregnant women were taken as controls (n=30). Fasting plasma glucose (FPG) and fasting serum insulin (FSI) were measured and IR indices such as fasting glucose to insulin ratio (FGIR), quantitative insulin sensitivity check index (QUICKI), log FSI and log HOMA1-IR were calculated. The student’s t-test and one way Analysis of variance (ANOVA) were used for data analysis., Results: The mean FSI, log FSI and log HOMA 1-IR were significantly higher in 2nd and 3rd trimesters while QUICKI was significantly lower in 2nd and 3rd trimesters of pregnancy when compared with controls. Also, mean FGIR was found to be significantly lower in 3rd trimester when compared with controls., Conclusion: As pregnancy advances, IR increases. Increased IR is associated with poor maternal and fetal outcome. Screening of all pregnancy for IR and early intervention may help to reduce the associated complications.","container-title":"Journal of Clinical and Diagnostic Research : JCDR","DOI":"10.7860/JCDR/2014/10068.5081","ISSN":"2249-782X","issue":"11","journalAbbreviation":"J Clin Diagn Res","note":"PMID: 25584208\nPMCID: PMC4290225","page":"CC01-CC03","source":"PubMed Central","title":"Normal Pregnancy- A State of Insulin Resistance","volume":"8","author":[{"family":"Sonagra","given":"Amit D."},{"family":"Biradar","given":"Shivaleela M."},{"family":"K.","given":"Dattatreya"},{"family":"Murthy D.S.","given":"Jayaprakash"}],"issued":{"date-parts":[["2014",11]]}}}],"schema":"https://github.com/citation-style-language/schema/raw/master/csl-citation.json"} </w:instrText>
      </w:r>
      <w:r w:rsidRPr="007B1FF6">
        <w:fldChar w:fldCharType="separate"/>
      </w:r>
      <w:r w:rsidRPr="007B1FF6">
        <w:rPr>
          <w:noProof/>
        </w:rPr>
        <w:t>(Sonagra et al., 2014)</w:t>
      </w:r>
      <w:r w:rsidRPr="007B1FF6">
        <w:fldChar w:fldCharType="end"/>
      </w:r>
      <w:r w:rsidRPr="007B1FF6">
        <w:t>. This state of insulin resistance is related to changes at the level</w:t>
      </w:r>
      <w:ins w:id="26" w:author="Erica Jansen" w:date="2023-03-06T11:01:00Z">
        <w:r w:rsidRPr="007B1FF6">
          <w:t xml:space="preserve"> </w:t>
        </w:r>
      </w:ins>
      <w:ins w:id="27" w:author="Erica Jansen" w:date="2023-02-28T11:02:00Z">
        <w:r w:rsidR="005D7FE2">
          <w:t xml:space="preserve">of </w:t>
        </w:r>
      </w:ins>
      <w:r w:rsidRPr="007B1FF6">
        <w:t xml:space="preserve">the pancreas to facilitate hyperinsulinemia </w:t>
      </w:r>
      <w:r w:rsidRPr="007B1FF6">
        <w:fldChar w:fldCharType="begin"/>
      </w:r>
      <w:r w:rsidRPr="007B1FF6">
        <w:instrText xml:space="preserve"> ADDIN ZOTERO_ITEM CSL_CITATION {"citationID":"BKFB6Gjr","properties":{"formattedCitation":"(Butte, 2000)","plainCitation":"(Butte, 2000)","noteIndex":0},"citationItems":[{"id":1650,"uris":["http://zotero.org/users/5073745/items/PB7QL4SP"],"itemData":{"id":1650,"type":"article-journal","abstract":"This article reviews maternal metabolic strategies for accommodating fetal nutrient requirements in normal pregnancy and in gestational diabetes mellitus (GDM). Pregnancy is characterized by a progressive increase in nutrient-stimulated insulin responses despite an only minor deterioration in glucose tolerance, consistent with progressive insulin resistance. The hyperinsulinemic-euglycemic glucose clamp technique and intravenous-glucose-tolerance test have indicated that insulin action in late normal pregnancy is 50-70% lower than in nonpregnant women. Metabolic adaptations do not fully compensate in GDM and glucose intolerance ensues. GDM may reflect a predisposition to type 2 diabetes or may be an extreme manifestation of metabolic alterations that normally occur in pregnancy. In normal pregnant women, basal endogenous hepatic glucose production (R(a)) was shown to increase by 16-30% to meet the increasing needs of the placenta and fetus. Total gluconeogenesis is increased in late gestation, although the fractional contribution of total gluconeogenesis to R(a), quantified from (2)H enrichment on carbon 5 of glucose (65-85%), does not differ in pregnant women after a 16-h fast. Endogenous hepatic glucose production was shown to remain sensitive to increased insulin concentration in normal pregnancy (96% suppression), but is less sensitive in GDM (80%). Commensurate with the increased rate of glucose appearance, an increased contribution of carbohydrate to oxidative metabolism has been observed in late pregnancy compared with pregravid states. The 24-h respiratory quotient is significantly higher in late pregnancy than postpartum. Recent advances in carbohydrate metabolism during pregnancy suggest that preventive measures should be aimed at improving insulin sensitivity in women predisposed to GDM. Further research is needed to elucidate the mechanisms and consequences of alterations in lipid metabolism during pregnancy.","container-title":"The American Journal of Clinical Nutrition","DOI":"10.1093/ajcn/71.5.1256s","ISSN":"0002-9165","issue":"5 Suppl","journalAbbreviation":"Am J Clin Nutr","language":"eng","note":"PMID: 10799399","page":"1256S-61S","source":"PubMed","title":"Carbohydrate and lipid metabolism in pregnancy: normal compared with gestational diabetes mellitus","title-short":"Carbohydrate and lipid metabolism in pregnancy","volume":"71","author":[{"family":"Butte","given":"N. F."}],"issued":{"date-parts":[["2000",5]]}}}],"schema":"https://github.com/citation-style-language/schema/raw/master/csl-citation.json"} </w:instrText>
      </w:r>
      <w:r w:rsidRPr="007B1FF6">
        <w:fldChar w:fldCharType="separate"/>
      </w:r>
      <w:r w:rsidRPr="007B1FF6">
        <w:rPr>
          <w:noProof/>
        </w:rPr>
        <w:t>(Butte, 2000)</w:t>
      </w:r>
      <w:r w:rsidRPr="007B1FF6">
        <w:fldChar w:fldCharType="end"/>
      </w:r>
      <w:r w:rsidRPr="007B1FF6">
        <w:t xml:space="preserve"> and peripheral tissues to interfere with normal insulin signaling </w:t>
      </w:r>
      <w:r w:rsidRPr="007B1FF6">
        <w:fldChar w:fldCharType="begin"/>
      </w:r>
      <w:r w:rsidRPr="007B1FF6">
        <w:instrText xml:space="preserve">  ADDIN ZOTERO_ITEM CSL_CITATION {"citationID":"nV9xij93","properties":{"formattedCitation":"(Newbern &amp; Freemark, 2011)","plainCitation":"(Newbern &amp; Freemark, 2011)","noteIndex":0},"citationItems":[{"id":1653,"uris":["http://zotero.org/users/5073745/items/T5ZPLXYQ"],"itemData":{"id":1653,"type":"article-journal","abstract":"PURPOSE OF REVIEW: To examine the roles of the placental and pituitary hormones in the control of maternal metabolism and fetal growth.\nRECENT FINDINGS: In addition to promoting growth of maternal tissues, placental growth hormone (GH-V) induces maternal insulin resistance and thereby facilitates the mobilization of maternal nutrients for fetal growth. Human placental lactogen (hPL) and prolactin increase maternal food intake by induction of central leptin resistance and promote maternal beta-cell expansion and insulin production to defend against the development of gestational diabetes mellitus. The effects of the lactogens are mediated by diverse signaling pathways and are potentiated by glucose. Pathologic conditions of pregnancy are associated with dysregulation of GH-V and hPL gene expression.\nSUMMARY: The somatogenic and lactogenic hormones of the placenta and maternal pituitary gland integrate the metabolic adaptations of pregnancy with the demands of fetal and neonatal development. Dysregulation of placental growth hormone and/or placental lactogen in pathologic conditions of pregnancy may adversely impact fetal growth and postnatal metabolic function.","container-title":"Current Opinion in Endocrinology, Diabetes, and Obesity","DOI":"10.1097/MED.0b013e32834c800d","ISSN":"1752-2978","issue":"6","journalAbbreviation":"Curr Opin Endocrinol Diabetes Obes","language":"eng","note":"PMID: 21986512","page":"409-416","source":"PubMed","title":"Placental hormones and the control of maternal metabolism and fetal growth","volume":"18","author":[{"family":"Newbern","given":"Dorothee"},{"family":"Freemark","given":"Michael"}],"issued":{"date-parts":[["2011",12]]}}}],"schema":"https://github.com/citation-style-language/schema/raw/master/csl-citation.json"} </w:instrText>
      </w:r>
      <w:r w:rsidRPr="007B1FF6">
        <w:fldChar w:fldCharType="separate"/>
      </w:r>
      <w:r w:rsidRPr="007B1FF6">
        <w:rPr>
          <w:noProof/>
        </w:rPr>
        <w:t>(Newbern &amp; Freemark, 2011)</w:t>
      </w:r>
      <w:r w:rsidRPr="007B1FF6">
        <w:fldChar w:fldCharType="end"/>
      </w:r>
      <w:del w:id="28" w:author="Erica Jansen" w:date="2023-03-06T11:01:00Z">
        <w:r w:rsidRPr="007B1FF6">
          <w:delText>,</w:delText>
        </w:r>
      </w:del>
      <w:ins w:id="29" w:author="Erica Jansen" w:date="2023-02-28T11:02:00Z">
        <w:r w:rsidR="005D7FE2">
          <w:t>;</w:t>
        </w:r>
      </w:ins>
      <w:del w:id="30" w:author="Erica Jansen" w:date="2023-02-28T11:02:00Z">
        <w:r w:rsidRPr="007B1FF6" w:rsidDel="005D7FE2">
          <w:delText>,</w:delText>
        </w:r>
      </w:del>
      <w:r w:rsidRPr="007B1FF6">
        <w:t xml:space="preserve"> these phenomena work in concert to facilitate shunting of vital nutrients towards the developing placenta and fetus. There are many endocrine factors that are known to change in relation to pregnancy. Cortisol (corticosterone in rodents </w:t>
      </w:r>
      <w:r w:rsidRPr="007B1FF6">
        <w:fldChar w:fldCharType="begin"/>
      </w:r>
      <w:r w:rsidRPr="007B1FF6">
        <w:instrText xml:space="preserve"> ADDIN ZOTERO_ITEM CSL_CITATION {"citationID":"4qsB1jyo","properties":{"formattedCitation":"(Barlow et al., 1974)","plainCitation":"(Barlow et al., 1974)","noteIndex":0},"citationItems":[{"id":143,"uris":["http://zotero.org/users/5073745/items/HA4KF47J"],"itemData":{"id":143,"type":"article-journal","container-title":"Journal of Endocrinology","DOI":"10.1677/joe.0.0600473","ISSN":"0022-0795, 1479-6805","issue":"3","language":"en_US","page":"473-483","source":"joe.bioscientifica.com","title":"PLASMA CORTICOSTERONE LEVELS DURING PREGNANCY IN THE MOUSE: THE RELATIVE CONTRIBUTIONS OF THE ADRENAL GLANDS AND FOETO-PLACENTAL UNITS","title-short":"PLASMA CORTICOSTERONE LEVELS DURING PREGNANCY IN THE MOUSE","volume":"60","author":[{"family":"Barlow","given":"Susan M."},{"family":"Morrison","given":"P. J."},{"family":"Sullivan","given":"F. M."}],"issued":{"date-parts":[["1974",3,1]]}}}],"schema":"https://github.com/citation-style-language/schema/raw/master/csl-citation.json"} </w:instrText>
      </w:r>
      <w:r w:rsidRPr="007B1FF6">
        <w:fldChar w:fldCharType="separate"/>
      </w:r>
      <w:r w:rsidRPr="007B1FF6">
        <w:rPr>
          <w:noProof/>
        </w:rPr>
        <w:t>(Barlow et al., 1974)</w:t>
      </w:r>
      <w:r w:rsidRPr="007B1FF6">
        <w:fldChar w:fldCharType="end"/>
      </w:r>
      <w:r w:rsidRPr="007B1FF6">
        <w:t xml:space="preserve">), is one such hormone. Cortisol is one of the major players in coordinating diurnal rhythms and is progressively increased until delivery </w:t>
      </w:r>
      <w:r w:rsidRPr="007B1FF6">
        <w:fldChar w:fldCharType="begin"/>
      </w:r>
      <w:r w:rsidRPr="007B1FF6">
        <w:instrText xml:space="preserve"> ADDIN ZOTERO_ITEM CSL_CITATION {"citationID":"SvhpWSKB","properties":{"formattedCitation":"(Jung et al., 2011)","plainCitation":"(Jung et al., 2011)","noteIndex":0},"citationItems":[{"id":845,"uris":["http://zotero.org/users/5073745/items/G832FC2A"],"itemData":{"id":845,"type":"article-journal","abstract":"CONTEXT: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group).\nRESULTS: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pregnancy.\nCONCLUSIONS: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CBG.","container-title":"The Journal of Clinical Endocrinology and Metabolism","DOI":"10.1210/jc.2010-2395","ISSN":"1945-7197","issue":"5","journalAbbreviation":"J. Clin. Endocrinol. Metab.","language":"eng","note":"PMID: 21367926","page":"1533-1540","source":"PubMed","title":"A longitudinal study of plasma and urinary cortisol in pregnancy and postpartum","volume":"96","author":[{"family":"Jung","given":"Caroline"},{"family":"Ho","given":"Jui T."},{"family":"Torpy","given":"David J."},{"family":"Rogers","given":"Anne"},{"family":"Doogue","given":"Matt"},{"family":"Lewis","given":"John G."},{"family":"Czajko","given":"Raymond J."},{"family":"Inder","given":"Warrick J."}],"issued":{"date-parts":[["2011",5]]}}}],"schema":"https://github.com/citation-style-language/schema/raw/master/csl-citation.json"} </w:instrText>
      </w:r>
      <w:r w:rsidRPr="007B1FF6">
        <w:fldChar w:fldCharType="separate"/>
      </w:r>
      <w:r w:rsidRPr="007B1FF6">
        <w:rPr>
          <w:noProof/>
        </w:rPr>
        <w:t>(Jung et al., 2011)</w:t>
      </w:r>
      <w:r w:rsidRPr="007B1FF6">
        <w:fldChar w:fldCharType="end"/>
      </w:r>
      <w:r w:rsidRPr="007B1FF6">
        <w:t>. Cortisol also in</w:t>
      </w:r>
      <w:r>
        <w:t>creases</w:t>
      </w:r>
      <w:r w:rsidRPr="007B1FF6">
        <w:t xml:space="preserve"> insulin resistance of pregnancy</w:t>
      </w:r>
      <w:r>
        <w:t xml:space="preserve"> and impacts other perinatal complications such as preterm birth</w:t>
      </w:r>
      <w:r>
        <w:fldChar w:fldCharType="begin"/>
      </w:r>
      <w:r>
        <w:instrText xml:space="preserve"> ADDIN ZOTERO_ITEM CSL_CITATION {"citationID":"CQQb6Shx","properties":{"formattedCitation":"(Soma-Pillay et al., 2016)","plainCitation":"(Soma-Pillay et al., 2016)","noteIndex":0},"citationItems":[{"id":1666,"uris":["http://zotero.org/users/5073745/items/XBNP6U52"],"itemData":{"id":1666,"type":"article-journal","abstract":"Physiological changes occur in pregnancy to nurture the developing foetus and prepare the mother for labour and delivery. Some of these changes influence normal biochemical values while others may mimic symptoms of medical disease. It is important to differentiate between normal physiological changes and disease pathology. This review highlights the important changes that take place during normal pregnancy.","container-title":"Cardiovascular Journal of Africa","DOI":"10.5830/CVJA-2016-021","ISSN":"1995-1892","issue":"2","journalAbbreviation":"Cardiovasc J Afr","note":"PMID: 27213856\nPMCID: PMC4928162","page":"89-94","source":"PubMed Central","title":"Physiological changes in pregnancy","volume":"27","author":[{"family":"Soma-Pillay","given":"Priya"},{"family":"Catherine","given":"Nelson-Piercy"},{"family":"Tolppanen","given":"Heli"},{"family":"Mebazaa","given":"Alexandre"},{"family":"Tolppanen","given":"Heli"},{"family":"Mebazaa","given":"Alexandre"}],"issued":{"date-parts":[["2016"]]}}}],"schema":"https://github.com/citation-style-language/schema/raw/master/csl-citation.json"} </w:instrText>
      </w:r>
      <w:r>
        <w:fldChar w:fldCharType="separate"/>
      </w:r>
      <w:r>
        <w:rPr>
          <w:noProof/>
        </w:rPr>
        <w:t>(Soma-Pillay et al., 2016)</w:t>
      </w:r>
      <w:r>
        <w:fldChar w:fldCharType="end"/>
      </w:r>
      <w:r w:rsidRPr="007B1FF6">
        <w:t xml:space="preserve">. </w:t>
      </w:r>
    </w:p>
    <w:p w14:paraId="1DA7CDB8" w14:textId="77777777" w:rsidR="00146B4B" w:rsidRPr="007B1FF6" w:rsidRDefault="00146B4B" w:rsidP="00146B4B"/>
    <w:p w14:paraId="498BC0BE" w14:textId="77777777" w:rsidR="00146B4B" w:rsidRPr="007B1FF6" w:rsidRDefault="00146B4B" w:rsidP="00146B4B">
      <w:pPr>
        <w:pStyle w:val="Heading2"/>
      </w:pPr>
      <w:bookmarkStart w:id="31" w:name="_Toc126830550"/>
      <w:r w:rsidRPr="007B1FF6">
        <w:t xml:space="preserve">GDF15 and </w:t>
      </w:r>
      <w:r>
        <w:t>Pregnancy</w:t>
      </w:r>
      <w:bookmarkEnd w:id="31"/>
    </w:p>
    <w:p w14:paraId="116E1C02" w14:textId="77777777" w:rsidR="00146B4B" w:rsidRPr="007B1FF6" w:rsidRDefault="00146B4B" w:rsidP="00146B4B">
      <w:r w:rsidRPr="007B1FF6">
        <w:t xml:space="preserve">GDF15 is a Transforming Growth Factor (TGF) ß family cytokine that was first discovered in 1997 by </w:t>
      </w:r>
      <w:proofErr w:type="spellStart"/>
      <w:r w:rsidRPr="007B1FF6">
        <w:t>Bootcov</w:t>
      </w:r>
      <w:proofErr w:type="spellEnd"/>
      <w:r w:rsidRPr="007B1FF6">
        <w:t xml:space="preserve"> and colleagues, when it was originally thought to be related to parent immune-tolerance of the feto-placental unit </w:t>
      </w:r>
      <w:r w:rsidRPr="007B1FF6">
        <w:fldChar w:fldCharType="begin"/>
      </w:r>
      <w:r w:rsidRPr="007B1FF6">
        <w:instrText xml:space="preserve"> ADDIN ZOTERO_ITEM CSL_CITATION {"citationID":"mWj1Frsv","properties":{"formattedCitation":"(Bootcov et al., 1997)","plainCitation":"(Bootcov et al., 1997)","noteIndex":0},"citationItems":[{"id":1431,"uris":["http://zotero.org/users/5073745/items/93AFYQ39"],"itemData":{"id":1431,"type":"article-journal","container-title":"Proceedings of the National Academy of Sciences","DOI":"10.1073/pnas.94.21.11514","issue":"21","note":"publisher: Proceedings of the National Academy of Sciences","page":"11514-11519","source":"pnas.org (Atypon)","title":"MIC-1, a novel macrophage inhibitory cytokine, is a divergent member of the TGF-β superfamily","volume":"94","author":[{"family":"Bootcov","given":"Michelle R."},{"family":"Bauskin","given":"Asne R."},{"family":"Valenzuela","given":"Stella M."},{"family":"Moore","given":"Anthony G."},{"family":"Bansal","given":"Mohinder"},{"family":"He","given":"Xiao Yan"},{"family":"Zhang","given":"Hong Ping"},{"family":"Donnellan","given":"Melissa"},{"family":"Mahler","given":"Stephen"},{"family":"Pryor","given":"Kimberley"},{"family":"Walsh","given":"Bradley J."},{"family":"Nicholson","given":"Richard C."},{"family":"Fairlie","given":"W. Douglas"},{"family":"Por","given":"Suzanne B."},{"family":"Robbins","given":"Joan M."},{"family":"Breit","given":"Samuel N."}],"issued":{"date-parts":[["1997",10,14]]}}}],"schema":"https://github.com/citation-style-language/schema/raw/master/csl-citation.json"} </w:instrText>
      </w:r>
      <w:r w:rsidRPr="007B1FF6">
        <w:fldChar w:fldCharType="separate"/>
      </w:r>
      <w:r w:rsidRPr="007B1FF6">
        <w:rPr>
          <w:noProof/>
        </w:rPr>
        <w:t>(Bootcov et al., 1997)</w:t>
      </w:r>
      <w:r w:rsidRPr="007B1FF6">
        <w:fldChar w:fldCharType="end"/>
      </w:r>
      <w:r w:rsidRPr="007B1FF6">
        <w:t xml:space="preserve">. Since that time, much work has been done to demonstrate that GDF15 has a role in signaling somatic stress in all ages. The hormone increases with  age </w:t>
      </w:r>
      <w:r w:rsidRPr="007B1FF6">
        <w:fldChar w:fldCharType="begin"/>
      </w:r>
      <w:r w:rsidRPr="007B1FF6">
        <w:instrText xml:space="preserve"> ADDIN ZOTERO_ITEM CSL_CITATION {"citationID":"OQEyDom9","properties":{"formattedCitation":"(Welsh et al., 2022)","plainCitation":"(Welsh et al., 2022)","noteIndex":0},"citationItems":[{"id":1418,"uris":["http://zotero.org/users/5073745/items/6RGK8GV2"],"itemData":{"id":1418,"type":"article-journal","abstract":"Objectives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Pr="007B1FF6">
        <w:fldChar w:fldCharType="separate"/>
      </w:r>
      <w:r w:rsidRPr="007B1FF6">
        <w:rPr>
          <w:noProof/>
        </w:rPr>
        <w:t>(Welsh et al., 2022)</w:t>
      </w:r>
      <w:r w:rsidRPr="007B1FF6">
        <w:fldChar w:fldCharType="end"/>
      </w:r>
      <w:r w:rsidRPr="007B1FF6">
        <w:t xml:space="preserve">, and is elevated by many systemic stressors, such as intense exercise </w:t>
      </w:r>
      <w:r w:rsidRPr="007B1FF6">
        <w:fldChar w:fldCharType="begin"/>
      </w:r>
      <w:r w:rsidRPr="007B1FF6">
        <w:instrText xml:space="preserve"> ADDIN ZOTERO_ITEM CSL_CITATION {"citationID":"sMbpfZCq","properties":{"formattedCitation":"(Klein et al., 2021)","plainCitation":"(Klein et al., 2021)","noteIndex":0},"citationItems":[{"id":1441,"uris":["http://zotero.org/users/5073745/items/N7UUX6A6"],"itemData":{"id":1441,"type":"article-journal","abstract":"Growing evidence supports that pharmacological application of growth differentiation factor 15 (GDF15) suppresses appetite but also promotes sickness-like behaviors in rodents via GDNF family receptor α-like (GFRAL)-dependent mechanisms. Conversely, the endogenous regulation of GDF15 and its physiological effects on energy homeostasis and behavior remain elusive. Here we show, in four independent human studies that prolonged endurance exercise increases circulating GDF15 to levels otherwise only observed in pathophysiological conditions. This exercise-induced increase can be recapitulated in mice and is accompanied by increased Gdf15 expression in the liver, skeletal muscle, and heart muscle. However, whereas pharmacological GDF15 inhibits appetite and suppresses voluntary running activity via GFRAL, the physiological induction of GDF15 by exercise does not. In summary, exercise-induced circulating GDF15 correlates with the duration of endurance exercise. Yet, higher GDF15 levels after exercise are not sufficient to evoke canonical pharmacological GDF15 effects on appetite or responsible for diminishing exercise motivation., The physiological role of GDF15 remains poorly defined. Here, the authors show that circulating GDF15 increases in response to prolonged exercise, but that this exercise-induced GDF15, unlike pharmacological GDF15, does not affect post-exercise food intake or exercise motivation.","container-title":"Nature Communications","DOI":"10.1038/s41467-021-21309-x","ISSN":"2041-1723","journalAbbreviation":"Nat Commun","note":"PMID: 33589633\nPMCID: PMC7884842","page":"1041","source":"PubMed Central","title":"Pharmacological but not physiological GDF15 suppresses feeding and the motivation to exercise","volume":"12","author":[{"family":"Klein","given":"Anders B."},{"family":"Nicolaisen","given":"Trine S."},{"family":"Ørtenblad","given":"Niels"},{"family":"Gejl","given":"Kasper D."},{"family":"Jensen","given":"Rasmus"},{"family":"Fritzen","given":"Andreas M."},{"family":"Larsen","given":"Emil L."},{"family":"Karstoft","given":"Kristian"},{"family":"Poulsen","given":"Henrik E."},{"family":"Morville","given":"Thomas"},{"family":"Sahl","given":"Ronni E."},{"family":"Helge","given":"Jørn W."},{"family":"Lund","given":"Jens"},{"family":"Falk","given":"Sarah"},{"family":"Lyngbæk","given":"Mark"},{"family":"Ellingsgaard","given":"Helga"},{"family":"Pedersen","given":"Bente K."},{"family":"Lu","given":"Wei"},{"family":"Finan","given":"Brian"},{"family":"Jørgensen","given":"Sebastian B."},{"family":"Seeley","given":"Randy J."},{"family":"Kleinert","given":"Maximilian"},{"family":"Kiens","given":"Bente"},{"family":"Richter","given":"Erik A."},{"family":"Clemmensen","given":"Christoffer"}],"issued":{"date-parts":[["2021",2,15]]}}}],"schema":"https://github.com/citation-style-language/schema/raw/master/csl-citation.json"} </w:instrText>
      </w:r>
      <w:r w:rsidRPr="007B1FF6">
        <w:fldChar w:fldCharType="separate"/>
      </w:r>
      <w:r w:rsidRPr="007B1FF6">
        <w:rPr>
          <w:noProof/>
        </w:rPr>
        <w:t>(Klein et al., 2021)</w:t>
      </w:r>
      <w:r w:rsidRPr="007B1FF6">
        <w:fldChar w:fldCharType="end"/>
      </w:r>
      <w:r w:rsidRPr="007B1FF6">
        <w:t xml:space="preserve">, metabolic disease </w:t>
      </w:r>
      <w:r w:rsidRPr="007B1FF6">
        <w:fldChar w:fldCharType="begin"/>
      </w:r>
      <w:r w:rsidRPr="007B1FF6">
        <w:instrText xml:space="preserve"> ADDIN ZOTERO_ITEM CSL_CITATION {"citationID":"cjo5oGE5","properties":{"formattedCitation":"(Mullican et al., 2017)","plainCitation":"(Mullican et al., 2017)","noteIndex":0},"citationItems":[{"id":1478,"uris":["http://zotero.org/users/5073745/items/4SK3Y76E"],"itemData":{"id":1478,"type":"article-journal","container-title":"Nature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M"}],"issued":{"date-parts":[["2017",10,1]]}}}],"schema":"https://github.com/citation-style-language/schema/raw/master/csl-citation.json"} </w:instrText>
      </w:r>
      <w:r w:rsidRPr="007B1FF6">
        <w:fldChar w:fldCharType="separate"/>
      </w:r>
      <w:r w:rsidRPr="007B1FF6">
        <w:rPr>
          <w:noProof/>
        </w:rPr>
        <w:t>(Mullican et al., 2017)</w:t>
      </w:r>
      <w:r w:rsidRPr="007B1FF6">
        <w:fldChar w:fldCharType="end"/>
      </w:r>
      <w:r w:rsidRPr="007B1FF6">
        <w:t xml:space="preserve">, liver injury </w:t>
      </w:r>
      <w:r w:rsidRPr="007B1FF6">
        <w:fldChar w:fldCharType="begin"/>
      </w:r>
      <w:r w:rsidRPr="007B1FF6">
        <w:instrText xml:space="preserve"> ADDIN ZOTERO_ITEM CSL_CITATION {"citationID":"1rITWvcH","properties":{"formattedCitation":"(Hsiao et al., 2000)","plainCitation":"(Hsiao et al., 2000)","noteIndex":0},"citationItems":[{"id":1480,"uris":["http://zotero.org/users/5073745/items/4JU34HZC"],"itemData":{"id":1480,"type":"article-journal","container-title":"MOL. CELL. BIOL.","language":"en","page":"10","source":"Zotero","title":"Characterization of Growth-Differentiation Factor 15, a Transforming Growth Factor </w:instrText>
      </w:r>
      <w:r w:rsidRPr="007B1FF6">
        <w:rPr>
          <w:rFonts w:ascii="Segoe UI Symbol" w:hAnsi="Segoe UI Symbol" w:cs="Segoe UI Symbol"/>
        </w:rPr>
        <w:instrText>␤</w:instrText>
      </w:r>
      <w:r w:rsidRPr="007B1FF6">
        <w:instrText xml:space="preserve"> Superfamily Member Induced following Liver Injury","volume":"20","author":[{"family":"Hsiao","given":"Edward C"},{"family":"Koniaris","given":"Leonidas G"},{"family":"Zimmers-Koniaris","given":"Teresa"},{"family":"Sebald","given":"Suzanne M"},{"family":"Huynh","given":"Thanh V"},{"family":"Lee","given":"Se-Jin"}],"issued":{"date-parts":[["2000"]]}}}],"schema":"https://github.com/citation-style-language/schema/raw/master/csl-citation.json"} </w:instrText>
      </w:r>
      <w:r w:rsidRPr="007B1FF6">
        <w:fldChar w:fldCharType="separate"/>
      </w:r>
      <w:r w:rsidRPr="007B1FF6">
        <w:rPr>
          <w:noProof/>
        </w:rPr>
        <w:t>(Hsiao et al., 2000)</w:t>
      </w:r>
      <w:r w:rsidRPr="007B1FF6">
        <w:fldChar w:fldCharType="end"/>
      </w:r>
      <w:r w:rsidRPr="007B1FF6">
        <w:t xml:space="preserve">, and pregnancy </w:t>
      </w:r>
      <w:r w:rsidRPr="007B1FF6">
        <w:fldChar w:fldCharType="begin"/>
      </w:r>
      <w:r w:rsidRPr="007B1FF6">
        <w:instrText xml:space="preserve"> ADDIN ZOTERO_ITEM CSL_CITATION {"citationID":"tJOEt951","properties":{"formattedCitation":"(Andersson-Hall et al., 2021; Chen et al., 2016; Marjono et al., 2003; Moore et al., 2000)","plainCitation":"(Andersson-Hall et al., 2021; Chen et al., 2016; Marjono et al., 2003; Moore et al., 2000)","noteIndex":0},"citationItems":[{"id":1384,"uris":["http://zotero.org/users/5073745/items/D7NVPGRH"],"itemData":{"id":1384,"type":"article-journal","abstract":"Objective/Aim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1440,"uris":["http://zotero.org/users/5073745/items/FVD859KV"],"itemData":{"id":1440,"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rsidRPr="007B1FF6">
        <w:fldChar w:fldCharType="separate"/>
      </w:r>
      <w:r w:rsidRPr="007B1FF6">
        <w:rPr>
          <w:noProof/>
        </w:rPr>
        <w:t>(Andersson-Hall et al., 2021; Chen et al., 2016; Marjono et al., 2003; Moore et al., 2000)</w:t>
      </w:r>
      <w:r w:rsidRPr="007B1FF6">
        <w:fldChar w:fldCharType="end"/>
      </w:r>
      <w:r w:rsidRPr="007B1FF6">
        <w:t xml:space="preserve">. Elevations in GDF15 may occur after periods of nutritional stress, such as overfeeding, caloric restriction, periods of fasting, and unbalanced diets </w:t>
      </w:r>
      <w:r w:rsidRPr="007B1FF6">
        <w:fldChar w:fldCharType="begin"/>
      </w:r>
      <w:r w:rsidRPr="007B1FF6">
        <w:instrText xml:space="preserve"> ADDIN ZOTERO_ITEM CSL_CITATION {"citationID":"WdmWMkHn","properties":{"formattedCitation":"(Patel et al., 2019)","plainCitation":"(Patel et al., 2019)","noteIndex":0},"citationItems":[{"id":111,"uris":["http://zotero.org/users/5073745/items/T9W7L7G4"],"itemData":{"id":111,"type":"article-journal","abstract":"Summary\nGDF15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Pr="007B1FF6">
        <w:fldChar w:fldCharType="separate"/>
      </w:r>
      <w:r w:rsidRPr="007B1FF6">
        <w:rPr>
          <w:noProof/>
        </w:rPr>
        <w:t xml:space="preserve">(Patel et al., </w:t>
      </w:r>
      <w:r w:rsidRPr="007B1FF6">
        <w:rPr>
          <w:noProof/>
        </w:rPr>
        <w:lastRenderedPageBreak/>
        <w:t>2019)</w:t>
      </w:r>
      <w:r w:rsidRPr="007B1FF6">
        <w:fldChar w:fldCharType="end"/>
      </w:r>
      <w:r w:rsidRPr="007B1FF6">
        <w:t>. There is evidence</w:t>
      </w:r>
      <w:ins w:id="32" w:author="Sandoval, Darleen" w:date="2023-03-06T11:01:00Z">
        <w:r w:rsidRPr="007B1FF6">
          <w:t xml:space="preserve"> </w:t>
        </w:r>
      </w:ins>
      <w:ins w:id="33" w:author="Sandoval, Darleen" w:date="2023-03-01T09:43:00Z">
        <w:r w:rsidR="00D936FB">
          <w:t>of</w:t>
        </w:r>
        <w:r w:rsidRPr="007B1FF6">
          <w:t xml:space="preserve"> </w:t>
        </w:r>
      </w:ins>
      <w:r w:rsidRPr="007B1FF6">
        <w:t xml:space="preserve">avoidance of food intake or of macronutrient preference </w:t>
      </w:r>
      <w:commentRangeStart w:id="34"/>
      <w:r w:rsidRPr="007B1FF6">
        <w:t>changes</w:t>
      </w:r>
      <w:commentRangeEnd w:id="34"/>
      <w:r w:rsidR="00D936FB">
        <w:rPr>
          <w:rStyle w:val="CommentReference"/>
          <w:rFonts w:asciiTheme="minorHAnsi" w:eastAsiaTheme="minorHAnsi" w:hAnsiTheme="minorHAnsi" w:cstheme="minorBidi"/>
          <w:color w:val="auto"/>
        </w:rPr>
        <w:commentReference w:id="34"/>
      </w:r>
      <w:r w:rsidRPr="007B1FF6">
        <w:t xml:space="preserve"> </w:t>
      </w:r>
      <w:r w:rsidRPr="007B1FF6">
        <w:fldChar w:fldCharType="begin"/>
      </w:r>
      <w:r w:rsidRPr="007B1FF6">
        <w:instrText xml:space="preserve"> ADDIN ZOTERO_ITEM CSL_CITATION {"citationID":"ka5uXAbw","properties":{"formattedCitation":"(Frikke-Schmidt et al., 2019)","plainCitation":"(Frikke-Schmidt et al., 2019)","noteIndex":0},"citationItems":[{"id":1379,"uris":["http://zotero.org/users/5073745/items/5MMFNCAZ"],"itemData":{"id":1379,"type":"article-journal","abstract":"OBJECTIVE: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rsidRPr="007B1FF6">
        <w:fldChar w:fldCharType="separate"/>
      </w:r>
      <w:r w:rsidRPr="007B1FF6">
        <w:rPr>
          <w:noProof/>
        </w:rPr>
        <w:t>(Frikke-Schmidt et al., 2019)</w:t>
      </w:r>
      <w:r w:rsidRPr="007B1FF6">
        <w:fldChar w:fldCharType="end"/>
      </w:r>
      <w:r w:rsidRPr="007B1FF6">
        <w:t xml:space="preserve"> that result in weight loss when exogenous GDF15 is given in animals models </w:t>
      </w:r>
      <w:r w:rsidRPr="007B1FF6">
        <w:fldChar w:fldCharType="begin"/>
      </w:r>
      <w:r w:rsidRPr="007B1FF6">
        <w:instrText xml:space="preserve"> ADDIN ZOTERO_ITEM CSL_CITATION {"citationID":"AeENFKli","properties":{"formattedCitation":"(Mullican et al., 2017; Patel et al., 2019)","plainCitation":"(Mullican et al., 2017; Patel et al., 2019)","noteIndex":0},"citationItems":[{"id":1478,"uris":["http://zotero.org/users/5073745/items/4SK3Y76E"],"itemData":{"id":1478,"type":"article-journal","container-title":"Nature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M"}],"issued":{"date-parts":[["2017",10,1]]}}},{"id":111,"uris":["http://zotero.org/users/5073745/items/T9W7L7G4"],"itemData":{"id":111,"type":"article-journal","abstract":"Summary\nGDF15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Pr="007B1FF6">
        <w:fldChar w:fldCharType="separate"/>
      </w:r>
      <w:r w:rsidRPr="007B1FF6">
        <w:rPr>
          <w:noProof/>
        </w:rPr>
        <w:t>(Mullican et al., 2017; Patel et al., 2019)</w:t>
      </w:r>
      <w:r w:rsidRPr="007B1FF6">
        <w:fldChar w:fldCharType="end"/>
      </w:r>
      <w:r w:rsidRPr="007B1FF6">
        <w:t xml:space="preserve">. As such, GDF15 merits study as a contributor toward habitus and nutrition in a wide swath of populations, including pregnant individuals. </w:t>
      </w:r>
    </w:p>
    <w:p w14:paraId="26957AA8" w14:textId="7F7B3D83" w:rsidR="00146B4B" w:rsidRPr="00F30484" w:rsidRDefault="00146B4B" w:rsidP="00146B4B">
      <w:pPr>
        <w:ind w:firstLine="720"/>
      </w:pPr>
      <w:r w:rsidRPr="007B1FF6">
        <w:t xml:space="preserve">The role of GDF15 in pregnancy is incompletely understood. There is great consistency that  GDF15 in circulation increases as pregnancy progresses </w:t>
      </w:r>
      <w:r w:rsidRPr="007B1FF6">
        <w:fldChar w:fldCharType="begin"/>
      </w:r>
      <w:r w:rsidRPr="007B1FF6">
        <w:instrText xml:space="preserve"> ADDIN ZOTERO_ITEM CSL_CITATION {"citationID":"RyZASrSz","properties":{"formattedCitation":"(Andersson-Hall et al., 2021; Moore et al., 2000)","plainCitation":"(Andersson-Hall et al., 2021; Moore et al., 2000)","noteIndex":0},"citationItems":[{"id":1384,"uris":["http://zotero.org/users/5073745/items/D7NVPGRH"],"itemData":{"id":1384,"type":"article-journal","abstract":"Objective/Aim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rsidRPr="007B1FF6">
        <w:fldChar w:fldCharType="separate"/>
      </w:r>
      <w:r w:rsidRPr="007B1FF6">
        <w:rPr>
          <w:noProof/>
        </w:rPr>
        <w:t>(Andersson-Hall et al., 2021; Moore et al., 2000)</w:t>
      </w:r>
      <w:r w:rsidRPr="007B1FF6">
        <w:fldChar w:fldCharType="end"/>
      </w:r>
      <w:r w:rsidRPr="007B1FF6">
        <w:t xml:space="preserve">and that it is highly expressed in the placenta. More interestingly, elevated GDF15 levels in parent serum during pregnancy is associated with metabolic complications of pregnancy. Recent work in pregnant humans find that GDF15 is reduced in serum from those who would later experience pregnancy loss or miscarriage </w:t>
      </w:r>
      <w:r w:rsidRPr="007B1FF6">
        <w:fldChar w:fldCharType="begin"/>
      </w:r>
      <w:r w:rsidRPr="007B1FF6">
        <w:instrText xml:space="preserve"> ADDIN ZOTERO_ITEM CSL_CITATION {"citationID":"2HVjmVpF","properties":{"formattedCitation":"(Tong et al., 2004)","plainCitation":"(Tong et al., 2004)","noteIndex":0},"citationItems":[{"id":1461,"uris":["http://zotero.org/users/5073745/items/S8YA3E3X"],"itemData":{"id":1461,"type":"article-journal","abstract":"Macrophage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potential.","container-title":"The Lancet","DOI":"10.1016/S0140-6736(03)15265-8","ISSN":"0140-6736","issue":"9403","journalAbbreviation":"The Lancet","language":"en","page":"129-130","source":"ScienceDirect","title":"Serum concentrations of macrophage inhibitory cytokine 1 (MIC 1) as a predictor of miscarriage","volume":"363","author":[{"family":"Tong","given":"Stephen"},{"family":"Marjono","given":"Budi"},{"family":"Brown","given":"David A"},{"family":"Mulvey","given":"Sheila"},{"family":"Breit","given":"Samuel N"},{"family":"Manuelpillai","given":"Ursula"},{"family":"Wallace","given":"Euan M"}],"issued":{"date-parts":[["2004",1,10]]}}}],"schema":"https://github.com/citation-style-language/schema/raw/master/csl-citation.json"} </w:instrText>
      </w:r>
      <w:r w:rsidRPr="007B1FF6">
        <w:fldChar w:fldCharType="separate"/>
      </w:r>
      <w:r w:rsidRPr="007B1FF6">
        <w:rPr>
          <w:noProof/>
        </w:rPr>
        <w:t>(Tong et al., 2004)</w:t>
      </w:r>
      <w:r w:rsidRPr="007B1FF6">
        <w:fldChar w:fldCharType="end"/>
      </w:r>
      <w:r w:rsidRPr="007B1FF6">
        <w:t xml:space="preserve">. The role of GDF15 on gestational weight gain is less clear, with some showing an inverse relationship </w:t>
      </w:r>
      <w:r w:rsidRPr="007B1FF6">
        <w:fldChar w:fldCharType="begin"/>
      </w:r>
      <w:r>
        <w:instrText xml:space="preserve"> ADDIN ZOTERO_ITEM CSL_CITATION {"citationID":"iUFzsKRV","properties":{"formattedCitation":"(P. Wang et al., 2020)","plainCitation":"(P. Wang et al., 2020)","noteIndex":0},"citationItems":[{"id":777,"uris":["http://zotero.org/users/5073745/items/9VI47QZ9"],"itemData":{"id":777,"type":"article-journal","abstract":"Objectives\nBased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rsidRPr="007B1FF6">
        <w:fldChar w:fldCharType="separate"/>
      </w:r>
      <w:r>
        <w:rPr>
          <w:noProof/>
        </w:rPr>
        <w:t>(P. Wang et al., 2020)</w:t>
      </w:r>
      <w:r w:rsidRPr="007B1FF6">
        <w:fldChar w:fldCharType="end"/>
      </w:r>
      <w:r w:rsidRPr="007B1FF6">
        <w:t xml:space="preserve">and others finding no differences </w:t>
      </w:r>
      <w:r w:rsidRPr="007B1FF6">
        <w:fldChar w:fldCharType="begin"/>
      </w:r>
      <w:r w:rsidRPr="007B1FF6">
        <w:instrText xml:space="preserve"> ADDIN ZOTERO_ITEM CSL_CITATION {"citationID":"7GWUHNK5","properties":{"formattedCitation":"(Andersson-Hall et al., 2021)","plainCitation":"(Andersson-Hall et al., 2021)","noteIndex":0},"citationItems":[{"id":1384,"uris":["http://zotero.org/users/5073745/items/D7NVPGRH"],"itemData":{"id":1384,"type":"article-journal","abstract":"Objective/Aim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schema":"https://github.com/citation-style-language/schema/raw/master/csl-citation.json"} </w:instrText>
      </w:r>
      <w:r w:rsidRPr="007B1FF6">
        <w:fldChar w:fldCharType="separate"/>
      </w:r>
      <w:r w:rsidRPr="007B1FF6">
        <w:rPr>
          <w:noProof/>
        </w:rPr>
        <w:t>(Andersson-Hall et al., 2021)</w:t>
      </w:r>
      <w:r w:rsidRPr="007B1FF6">
        <w:fldChar w:fldCharType="end"/>
      </w:r>
      <w:r w:rsidRPr="007B1FF6">
        <w:t xml:space="preserve">. Elevations of GDF15 are present in parents diagnosed with gestational diabetes </w:t>
      </w:r>
      <w:r w:rsidRPr="007B1FF6">
        <w:fldChar w:fldCharType="begin"/>
      </w:r>
      <w:r w:rsidRPr="007B1FF6">
        <w:instrText xml:space="preserve"> ADDIN ZOTERO_ITEM CSL_CITATION {"citationID":"A2SeoNdQ","properties":{"formattedCitation":"(Yakut et al., 2021)","plainCitation":"(Yakut et al., 2021)","noteIndex":0},"citationItems":[{"id":1416,"uris":["http://zotero.org/users/5073745/items/DITELI98"],"itemData":{"id":1416,"type":"article-journal","abstract":"Objective\nGrowth differentiation factor-15 (GDF-15), the new member of transforming growth factor (TGF)-beta family, is released as a response of oxidative stress, inflammation and tissue injury. We aimed to determine GDF-15 levels in patients with Gestational Diabetes Mellitus (GDM) and the relation between GDF-15 and adverse perinatal outcomes.\nMaterials and methods:\nForty pregnant women with GDM (receiving diet and insulin therapy) and forty healthy pregnant women as control group participated in this current study. GDF- 15 levels were analyzed by enzyme-linked immunosorbent assess kit.\nResults\nThe median serum GDF-15 level was measured higher in patients with GDM, and it was statistically meaningful (p: 0.000). Logistic regression analysis indicated that with the increase of GDF-15 level, the risk of GDM diseases increases as well. (P: 0.001, OR = 1.009; 95% CI = 1.003–1.014). There were no differences between GDF-15 levels and perinatal outcomes.\nConclusion\nWe concluded that higher GDF-15 levels are related to GDM in the third trimester. The optimal GDF-15 cut-off value was measured as 326 pg/ml for the diagnosis of GDM with 70% sensitivity and 60% specificity in our study. Further studies are needed to show the significance of GDF-15 as a biomarker for the disease.","container-title":"Taiwanese Journal of Obstetrics and Gynecology","DOI":"10.1016/j.tjog.2020.12.004","ISSN":"1028-4559","issue":"2","journalAbbreviation":"Taiwanese Journal of Obstetrics and Gynecology","language":"en","page":"221-224","source":"ScienceDirect","title":"Is GDF-15 level associated with gestational diabetes mellitus and adverse perinatal outcomes?","volume":"60","author":[{"family":"Yakut","given":"Kadriye"},{"family":"Öcal","given":"Doğa Fatma"},{"family":"Öztürk","given":"Filiz Halıcı"},{"family":"Öztürk","given":"Merve"},{"family":"Oğuz","given":"Yüksel"},{"family":"Sınacı","given":"Selcan"},{"family":"Çağlar","given":"Turhan"}],"issued":{"date-parts":[["2021",3,1]]}}}],"schema":"https://github.com/citation-style-language/schema/raw/master/csl-citation.json"} </w:instrText>
      </w:r>
      <w:r w:rsidRPr="007B1FF6">
        <w:fldChar w:fldCharType="separate"/>
      </w:r>
      <w:r w:rsidRPr="007B1FF6">
        <w:rPr>
          <w:noProof/>
        </w:rPr>
        <w:t>(Yakut et al., 2021)</w:t>
      </w:r>
      <w:r w:rsidRPr="007B1FF6">
        <w:fldChar w:fldCharType="end"/>
      </w:r>
      <w:r w:rsidRPr="007B1FF6">
        <w:t xml:space="preserve">, or have pre-existing type1 </w:t>
      </w:r>
      <w:r w:rsidRPr="007B1FF6">
        <w:fldChar w:fldCharType="begin"/>
      </w:r>
      <w:r w:rsidRPr="007B1FF6">
        <w:instrText xml:space="preserve"> ADDIN ZOTERO_ITEM CSL_CITATION {"citationID":"whCrfdqm","properties":{"formattedCitation":"(Jacobsen et al., 2022)","plainCitation":"(Jacobsen et al., 2022)","noteIndex":0},"citationItems":[{"id":1420,"uris":["http://zotero.org/users/5073745/items/CHLIH6VP"],"itemData":{"id":1420,"type":"article-journal","abstract":"Cardiovascular disease (CVD) is a leading cause of death in both men and women. Type 1 and 2 diabetes mellitus (DM1 and DM2) are well-known risk factors for CVD. In addition, gestational diabetes mellitus (GDM) is a female sex-specific risk factor for CVD. Here, we measure circulating concentrations of cardiac troponin T (cTNT), N-terminal pro-B-type natriuretic peptide (NT-proBNP) and growth differentiation factor 15 (GDF-15) during pregnancy—a window of time often referred to as a cardiovascular stress test for women.","container-title":"Acta Diabetologica","DOI":"10.1007/s00592-022-01916-w","ISSN":"1432-5233","issue":"9","journalAbbreviation":"Acta Diabetol","language":"en","page":"1229-1236","source":"Springer Link","title":"Cardiovascular biomarkers in pregnancy with diabetes and associations to glucose control","volume":"59","author":[{"family":"Jacobsen","given":"Daniel P."},{"family":"Røysland","given":"Ragnhild"},{"family":"Strand","given":"Heidi"},{"family":"Moe","given":"Kjartan"},{"family":"Sugulle","given":"Meryam"},{"family":"Omland","given":"Torbjørn"},{"family":"Staff","given":"Anne Cathrine"}],"issued":{"date-parts":[["2022",9,1]]}}}],"schema":"https://github.com/citation-style-language/schema/raw/master/csl-citation.json"} </w:instrText>
      </w:r>
      <w:r w:rsidRPr="007B1FF6">
        <w:fldChar w:fldCharType="separate"/>
      </w:r>
      <w:r w:rsidRPr="007B1FF6">
        <w:rPr>
          <w:noProof/>
        </w:rPr>
        <w:t>(Jacobsen et al., 2022)</w:t>
      </w:r>
      <w:r w:rsidRPr="007B1FF6">
        <w:fldChar w:fldCharType="end"/>
      </w:r>
      <w:r w:rsidRPr="007B1FF6">
        <w:t xml:space="preserve"> or type 2 diabetes </w:t>
      </w:r>
      <w:r w:rsidRPr="007B1FF6">
        <w:fldChar w:fldCharType="begin"/>
      </w:r>
      <w:r w:rsidRPr="007B1FF6">
        <w:instrText xml:space="preserve"> ADDIN ZOTERO_ITEM CSL_CITATION {"citationID":"cjvdZQxc","properties":{"formattedCitation":"(Sugulle et al., 2009)","plainCitation":"(Sugulle et al., 2009)","noteIndex":0},"citationItems":[{"id":46,"uris":["http://zotero.org/users/5073745/items/7H36LHYK"],"itemData":{"id":46,"type":"article-journal","container-title":"Hypertension","DOI":"10.1161/HYPERTENSIONAHA.109.130583","ISSN":"0194-911X,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Pr="007B1FF6">
        <w:fldChar w:fldCharType="separate"/>
      </w:r>
      <w:r w:rsidRPr="007B1FF6">
        <w:rPr>
          <w:noProof/>
        </w:rPr>
        <w:t>(Sugulle et al., 2009)</w:t>
      </w:r>
      <w:r w:rsidRPr="007B1FF6">
        <w:fldChar w:fldCharType="end"/>
      </w:r>
      <w:r w:rsidRPr="007B1FF6">
        <w:t xml:space="preserve">. Recently the effect of GDF15 on nausea and emesis has been of great research interest. Higher levels of emesis and nausea during pregnancy have been related to higher circulating levels of GDF15 in pregnant humans </w:t>
      </w:r>
      <w:r w:rsidRPr="007B1FF6">
        <w:fldChar w:fldCharType="begin"/>
      </w:r>
      <w:r w:rsidRPr="007B1FF6">
        <w:instrText xml:space="preserve"> ADDIN ZOTERO_ITEM CSL_CITATION {"citationID":"EE5t6XhG","properties":{"formattedCitation":"(Petry et al., 2018)","plainCitation":"(Petry et al., 2018)","noteIndex":0},"citationItems":[{"id":1467,"uris":["http://zotero.org/users/5073745/items/4M9LNJ5A"],"itemData":{"id":1467,"type":"article-journal","abstract":"Background: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\nMethods: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\nResults: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\nConclusions: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vomiting.","container-title":"Wellcome Open Research","DOI":"10.12688/wellcomeopenres.14818.1","ISSN":"2398-502X","journalAbbreviation":"Wellcome Open Res","note":"PMID: 30345390\nPMCID: PMC6171563","page":"123","source":"PubMed Central","title":"Associations of vomiting and antiemetic use in pregnancy with levels of circulating GDF15 early in the second trimester: A nested case-control study","title-short":"Associations of vomiting and antiemetic use in pregnancy with levels of circulating GDF15 early in the second trimester","volume":"3","author":[{"family":"Petry","given":"Clive J."},{"family":"Ong","given":"Ken K."},{"family":"Burling","given":"Keith A."},{"family":"Barker","given":"Peter"},{"family":"Goodburn","given":"Sandra F."},{"family":"Perry","given":"John R.B."},{"family":"Acerini","given":"Carlo L."},{"family":"Hughes","given":"Ieuan A."},{"family":"Painter","given":"Rebecca C."},{"family":"Afink","given":"Gijs B."},{"family":"Dunger","given":"David B."},{"family":"O'Rahilly","given":"Stephen"}],"issued":{"date-parts":[["2018",9,21]]}}}],"schema":"https://github.com/citation-style-language/schema/raw/master/csl-citation.json"} </w:instrText>
      </w:r>
      <w:r w:rsidRPr="007B1FF6">
        <w:fldChar w:fldCharType="separate"/>
      </w:r>
      <w:r w:rsidRPr="007B1FF6">
        <w:rPr>
          <w:noProof/>
        </w:rPr>
        <w:t>(Petry et al., 2018)</w:t>
      </w:r>
      <w:r w:rsidRPr="007B1FF6">
        <w:fldChar w:fldCharType="end"/>
      </w:r>
      <w:r w:rsidRPr="007B1FF6">
        <w:t xml:space="preserve">. Another group demonstrated a relationship between those </w:t>
      </w:r>
      <w:del w:id="35" w:author="Erica Jansen" w:date="2023-02-28T11:11:00Z">
        <w:r w:rsidRPr="007B1FF6" w:rsidDel="005D7FE2">
          <w:delText xml:space="preserve">who </w:delText>
        </w:r>
      </w:del>
      <w:r w:rsidRPr="007B1FF6">
        <w:t xml:space="preserve">with excessive nausea and vomiting of pregnancy, or hyperemesis gravidarum, wherein after symptoms subsided there was a normalization in previously elevated levels of GDF15 </w:t>
      </w:r>
      <w:r w:rsidRPr="007B1FF6">
        <w:fldChar w:fldCharType="begin"/>
      </w:r>
      <w:r w:rsidRPr="007B1FF6">
        <w:instrText xml:space="preserve"> ADDIN ZOTERO_ITEM CSL_CITATION {"citationID":"MdbJ6X1g","properties":{"formattedCitation":"(Fejzo et al., 2019)","plainCitation":"(Fejzo et al., 2019)","noteIndex":0},"citationItems":[{"id":576,"uris":["http://zotero.org/users/5073745/items/39F2TGH3"],"itemData":{"id":576,"type":"article-journal","abstract":"Objective\nHyperemesis gravidarum, severe nausea and vomiting in pregnancy, occurs in up to 2% of pregnancies and leads to significant weight loss, dehydration, electrolyte imbalance, and ketonuria. It is associated with both maternal and fetal morbidity. Familial aggregation studies and twin studies suggest a genetic component. In a recent GWAS, we showed that placentation, appetite, and cachexia genes GDF15 and IGFBP7 are linked to hyperemesis gravidarum (HG). The purpose of this study is to determine whether GDF15 and IGFBP7 are upregulated in HG patients.\n, \nMethods\nWe compared serum levels of GDF15 and IGFBP7 at 12 and 24 weeksʼ gestation in women hospitalized for HG, and two control groups, women with nausea and vomiting of pregnancy (NVP), and women with no NVP.\n, \nResults\nWe show GDF15 and IGFBP7 serum levels are significantly increased in women with HG at 12 weeksʼ gestation. Serum levels of hCG are not significantly different between cases and controls. At 24 weeks gestation, when symptoms have largely resolved, there is no difference in GDF15 and IGFBP7 serum levels between cases and controls.\n, \nConclusion\nThis study supports GDF15 and IGFBP7 in the pathogenesis of HG and may be useful for prediction and diagnosis. The GDF15-GFRAL brainstem-activated pathway was recently identified and therapies to treat conditions of abnormal appetite are under intense investigation. Based on our findings, HG should be included.","container-title":"Geburtshilfe und Frauenheilkunde","DOI":"10.1055/a-0830-1346","ISSN":"0016-5751","issue":"4","journalAbbreviation":"Geburtshilfe Frauenheilkd","note":"PMID: 31000883\nPMCID: PMC6461465","page":"382-388","source":"PubMed Central","title":"Analysis of GDF15 and IGFBP7 in Hyperemesis Gravidarum Support Causality","volume":"79","author":[{"family":"Fejzo","given":"Marlena S."},{"family":"Fasching","given":"Peter A."},{"family":"Schneider","given":"Michael O."},{"family":"Schwitulla","given":"Judith"},{"family":"Beckmann","given":"Matthias W."},{"family":"Schwenke","given":"Eva"},{"family":"MacGibbon","given":"Kimber W."},{"family":"Mullin","given":"Patrick M."}],"issued":{"date-parts":[["2019",4]]}}}],"schema":"https://github.com/citation-style-language/schema/raw/master/csl-citation.json"} </w:instrText>
      </w:r>
      <w:r w:rsidRPr="007B1FF6">
        <w:fldChar w:fldCharType="separate"/>
      </w:r>
      <w:r w:rsidRPr="007B1FF6">
        <w:rPr>
          <w:noProof/>
        </w:rPr>
        <w:t>(Fejzo et al., 2019)</w:t>
      </w:r>
      <w:r w:rsidRPr="007B1FF6">
        <w:fldChar w:fldCharType="end"/>
      </w:r>
      <w:ins w:id="36" w:author="Erica Jansen" w:date="2023-02-28T11:11:00Z">
        <w:r w:rsidR="005D7FE2">
          <w:t>,</w:t>
        </w:r>
      </w:ins>
      <w:r w:rsidRPr="007B1FF6">
        <w:t xml:space="preserve"> and missense genetic variants near </w:t>
      </w:r>
      <w:r w:rsidRPr="007B1FF6">
        <w:rPr>
          <w:i/>
          <w:iCs/>
        </w:rPr>
        <w:t xml:space="preserve">GDF15 </w:t>
      </w:r>
      <w:r w:rsidRPr="007B1FF6">
        <w:t xml:space="preserve"> were associated with 32% reduced odds of developing the condition. Because of these associations with anorectic behavior and perinatal health complications, more research is needed to understand the role of physiologically normal </w:t>
      </w:r>
      <w:r w:rsidRPr="007B1FF6">
        <w:lastRenderedPageBreak/>
        <w:t xml:space="preserve">levels of GDF15 during routine pregnancy, and moreover to understand the consequences of </w:t>
      </w:r>
      <w:r w:rsidRPr="007B1FF6">
        <w:rPr>
          <w:i/>
          <w:iCs/>
        </w:rPr>
        <w:t>Gdf15</w:t>
      </w:r>
      <w:r w:rsidRPr="007B1FF6">
        <w:t xml:space="preserve"> ablation during gestation. It may be that GDF15 plays a role in the onset of pregnancy-related complications, or it may serve as a marker of the stress of pregnancy. </w:t>
      </w:r>
    </w:p>
    <w:p w14:paraId="4F8F4324" w14:textId="77777777" w:rsidR="00146B4B" w:rsidRPr="00F30484" w:rsidRDefault="00146B4B" w:rsidP="00146B4B">
      <w:pPr>
        <w:pStyle w:val="Heading2"/>
        <w:rPr>
          <w:szCs w:val="24"/>
        </w:rPr>
      </w:pPr>
      <w:bookmarkStart w:id="37" w:name="_Toc126830551"/>
      <w:r w:rsidRPr="00F30484">
        <w:rPr>
          <w:szCs w:val="24"/>
        </w:rPr>
        <w:t xml:space="preserve">Maternal </w:t>
      </w:r>
      <w:r>
        <w:rPr>
          <w:szCs w:val="24"/>
        </w:rPr>
        <w:t>Nutrition Restriction</w:t>
      </w:r>
      <w:r w:rsidRPr="00F30484">
        <w:rPr>
          <w:szCs w:val="24"/>
        </w:rPr>
        <w:t xml:space="preserve"> and Chronodisruption are Public Health </w:t>
      </w:r>
      <w:r>
        <w:rPr>
          <w:szCs w:val="24"/>
        </w:rPr>
        <w:t>Problems</w:t>
      </w:r>
      <w:bookmarkEnd w:id="37"/>
    </w:p>
    <w:p w14:paraId="460F9A30" w14:textId="67633BFC" w:rsidR="00146B4B" w:rsidRDefault="00146B4B" w:rsidP="00146B4B">
      <w:pPr>
        <w:ind w:firstLine="720"/>
      </w:pPr>
      <w:r w:rsidRPr="00F30484">
        <w:t>For obvious ethical reasons, much work in DOHaD has been adapted to preclinical models of pregnancy. Poor nutrition in pregnancy is often accomplished in animal model</w:t>
      </w:r>
      <w:ins w:id="38" w:author="Erica Jansen" w:date="2023-02-28T11:11:00Z">
        <w:r w:rsidR="005D7FE2">
          <w:t>s</w:t>
        </w:r>
      </w:ins>
      <w:r w:rsidRPr="00F30484">
        <w:t xml:space="preserve"> through means of calorie </w:t>
      </w:r>
      <w:r>
        <w:t xml:space="preserve">or protein </w:t>
      </w:r>
      <w:r w:rsidRPr="00F30484">
        <w:t>restriction. Frequently, severe nutrient restriction results in more harm for the resultant fetus than for the dam, and studies often</w:t>
      </w:r>
      <w:r>
        <w:t xml:space="preserve"> </w:t>
      </w:r>
      <w:r w:rsidRPr="00F30484">
        <w:t xml:space="preserve">find that pups born to </w:t>
      </w:r>
      <w:r>
        <w:t xml:space="preserve">restricted </w:t>
      </w:r>
      <w:r w:rsidRPr="00F30484">
        <w:t xml:space="preserve">dams are </w:t>
      </w:r>
      <w:r>
        <w:t xml:space="preserve">growth restricted </w:t>
      </w:r>
      <w:r w:rsidRPr="00F30484">
        <w:fldChar w:fldCharType="begin"/>
      </w:r>
      <w:r w:rsidRPr="00F30484">
        <w:instrText xml:space="preserve"> ADDIN ZOTERO_ITEM CSL_CITATION {"citationID":"hJCdyWyL","properties":{"formattedCitation":"(Berends et al., 2013; Cunha et al., 2015; Martin\\uc0\\u8208{}Gronert &amp; Ozanne, 2007)","plainCitation":"(Berends et al., 2013; Cunha et al., 2015; Martin‐Gronert &amp; Ozanne, 2007)","noteIndex":0},"citationItems":[{"id":883,"uris":["http://zotero.org/users/5073745/items/WLHPJ6SU"],"itemData":{"id":883,"type":"article-journal","abstract":"We have previously described a theoretical model in humans, called \"Similarities in the Inequalities\", in which extremely unequal social backgrounds coexist in a complex scenario promoting similar health outcomes in adulthood. Based on the potential applicability of and to further explore the \"similarities in the inequalities\" phenomenon, this study used a rat model to investigate the effect of different nutritional backgrounds during gestation on the willingness of offspring to engage in physical activity in adulthood. Sprague-Dawley rats were time mated and randomly allocated to one of three dietary groups: Control (Adlib), receiving standard laboratory chow ad libitum; 50% food restricted (FR), receiving 50% of the ad libitum-fed dam's habitual intake; or high-fat diet (HF), receiving a diet containing 23% fat. The diets were provided from day 10 of pregnancy until weaning. Within 24 hours of birth, pups were cross-fostered to other dams, forming the following groups: Adlib_Adlib, FR_Adlib, and HF_Adlib. Maternal chow consumption and weight gain, and offspring birth weight, growth, physical activity (one week of free exercise in running wheels), abdominal adiposity and biochemical data were evaluated. Western blot was performed to assess D2 receptors in the dorsal striatum. The \"similarities in the inequalities\" effect was observed on birth weight (both FR and HF groups were smaller than the Adlib group at birth) and physical activity (both FR_Adlib and HF_Adlib groups were different from the Adlib_Adlib group, with less active males and more active females). Our findings contribute to the view that health inequalities in fetal life may program the health outcomes manifested in offspring adult life (such as altered physical activity and metabolic parameters), probably through different biological mechanisms.","container-title":"PloS One","DOI":"10.1371/journal.pone.0118586","ISSN":"1932-6203","issue":"3","journalAbbreviation":"PLoS ONE","language":"eng","note":"PMID: 25738800\nPMCID: PMC4349804","page":"e0118586","source":"PubMed","title":"Both food restriction and high-fat diet during gestation induce low birth weight and altered physical activity in adult rat offspring: the \"Similarities in the Inequalities\" model","title-short":"Both food restriction and high-fat diet during gestation induce low birth weight and altered physical activity in adult rat offspring","volume":"10","author":[{"family":"Cunha","given":"Fábio da Silva"},{"family":"Dalle Molle","given":"Roberta"},{"family":"Portella","given":"André Krumel"},{"family":"Benetti","given":"Carla da Silva"},{"family":"Noschang","given":"Cristie"},{"family":"Goldani","given":"Marcelo Zubaran"},{"family":"Silveira","given":"Patrícia Pelufo"}],"issued":{"date-parts":[["2015"]]}}},{"id":321,"uris":["http://zotero.org/users/5073745/items/9RRR6H92"],"itemData":{"id":321,"type":"article-journal","abstract":"It is now widely accepted that the early-life nutritional environment is important in determining susceptibility to metabolic diseases. In particular, intra-uterine growth restriction followed by accelerated postnatal growth is associated with an increased risk of obesity, type-2 diabetes and other features of the metabolic syndrome. The mechanisms underlying these observations are not fully understood. Using a well-established maternal protein-restriction rodent model, our aim was to determine if exposure to mismatched nutrition in early-life programmes adipose tissue structure and function, and expression of key components of the insulin-signalling pathway. Offspring of dams fed a low-protein (8%) diet during pregnancy were suckled by control (20%)-fed dams to drive catch-up growth. This ‘recuperated’ group was compared with offspring of dams fed a 20% protein diet during pregnancy and lactation (control group). Epididymal adipose tissue from 22-day and 3-month-old control and recuperated male rats was studied using histological analysis. Expression and phosphorylation of insulin-signalling proteins and gene expression were assessed by western blotting and reverse-transcriptase PCR, respectively. Recuperated offspring at both ages had larger adipocytes (P&lt;0.001). Fasting serum glucose, insulin and leptin levels were comparable between groups but increased with age. Recuperated offspring had reduced expression of IRS-1 (P&lt;0.01) and PI3K p110β (P&lt;0.001) in adipose tissue. In adult recuperated rats, Akt phosphorylation (P&lt;0.01) and protein levels of Akt-2 (P&lt;0.01) were also reduced. Messenger RNA expression levels of these proteins were not different, indicating a post-transcriptional effect. Early-life nutrition programmes alterations in adipocyte cell size and impairs the protein expression of several insulin-signalling proteins through post-transcriptional mechanisms. These indices may represent early markers of insulin resistance and metabolic disease risk.","container-title":"International Journal of Obesity","DOI":"10.1038/ijo.2012.196","ISSN":"1476-5497","issue":"8","language":"en","license":"2013 The Author(s)","page":"1051-1057","source":"www.nature.com","title":"Catch-up growth following intra-uterine growth-restriction programmes an insulin-resistant phenotype in adipose tissue","volume":"37","author":[{"family":"Berends","given":"L. M."},{"family":"Fernandez-Twinn","given":"D. S."},{"family":"Martin-Gronert","given":"M. S."},{"family":"Cripps","given":"R. L."},{"family":"Ozanne","given":"S. E."}],"issued":{"date-parts":[["2013",8]]}}},{"id":538,"uris":["http://zotero.org/users/5073745/items/DVA3F2R2"],"itemData":{"id":538,"type":"article-journal","abstract":"Abstract. It is widely accepted that an association exists between the intrauterine environment in which a fetus grows and develops and the subsequent development of type 2 diabetes. Any disturbance in maternal ability to provide nutrients and oxygen to the fetus can lead to fetal intrauterine growth restriction (IUGR). Here we will review IUGR in rodent models, in which maternal metabolism has been experimentally manipulated to investigate the molecular basis of the relationship between IUGR and development of type 2 diabetes in later life, and the identification of the molecular derangements in specific metabolically - sensitive organs/tissues.","container-title":"Journal of Internal Medicine","DOI":"https://doi.org/10.1111/j.1365-2796.2007.01800.x","ISSN":"1365-2796","issue":"5","language":"en","note":"_eprint: https://onlinelibrary.wiley.com/doi/pdf/10.1111/j.1365-2796.2007.01800.x","page":"437-452","source":"Wiley Online Library","title":"Experimental IUGR and later diabetes","volume":"261","author":[{"family":"Martin‐Gronert","given":"M. S."},{"family":"Ozanne","given":"S. E."}],"issued":{"date-parts":[["2007"]]}}}],"schema":"https://github.com/citation-style-language/schema/raw/master/csl-citation.json"} </w:instrText>
      </w:r>
      <w:r w:rsidRPr="00F30484">
        <w:fldChar w:fldCharType="separate"/>
      </w:r>
      <w:r w:rsidRPr="00F30484">
        <w:t>(Berends et al., 2013; Cunha et al., 2015; Martin‐Gronert &amp; Ozanne, 2007)</w:t>
      </w:r>
      <w:r w:rsidRPr="00F30484">
        <w:fldChar w:fldCharType="end"/>
      </w:r>
      <w:r w:rsidRPr="00F30484">
        <w:t xml:space="preserve">. The effects </w:t>
      </w:r>
      <w:r>
        <w:t xml:space="preserve">gestational restriction </w:t>
      </w:r>
      <w:r w:rsidRPr="00F30484">
        <w:t xml:space="preserve">often are more pronounced when offspring </w:t>
      </w:r>
      <w:r>
        <w:t>reach</w:t>
      </w:r>
      <w:r w:rsidRPr="00F30484">
        <w:t xml:space="preserve"> adulthood, increasing their likelihood for metabolic disease such as glucose intolerance</w:t>
      </w:r>
      <w:r>
        <w:t xml:space="preserve"> and insulin insensitivity</w:t>
      </w:r>
      <w:r w:rsidRPr="00F30484">
        <w:t xml:space="preserve"> </w:t>
      </w:r>
      <w:r w:rsidRPr="00F30484">
        <w:fldChar w:fldCharType="begin"/>
      </w:r>
      <w:r w:rsidRPr="00F30484">
        <w:instrText xml:space="preserve"> ADDIN ZOTERO_ITEM CSL_CITATION {"citationID":"WZkdhCHf","properties":{"formattedCitation":"(Radford &amp; Han, 2019; Shahkhalili et al., 2010)","plainCitation":"(Radford &amp; Han, 2019; Shahkhalili et al., 2010)","noteIndex":0},"citationItems":[{"id":812,"uris":["http://zotero.org/users/5073745/items/BPRWDEFA"],"itemData":{"id":812,"type":"article-journal","abstract":"Two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743,"uris":["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M."}],"issued":{"date-parts":[["2019",8]]}}}],"schema":"https://github.com/citation-style-language/schema/raw/master/csl-citation.json"} </w:instrText>
      </w:r>
      <w:r w:rsidRPr="00F30484">
        <w:fldChar w:fldCharType="separate"/>
      </w:r>
      <w:r w:rsidRPr="00F30484">
        <w:rPr>
          <w:noProof/>
        </w:rPr>
        <w:t>(Radford &amp; Han, 2019; Shahkhalili et al., 2010)</w:t>
      </w:r>
      <w:r w:rsidRPr="00F30484">
        <w:fldChar w:fldCharType="end"/>
      </w:r>
      <w:r w:rsidRPr="00F30484">
        <w:t xml:space="preserve">. </w:t>
      </w:r>
      <w:r>
        <w:t xml:space="preserve">Restrictive feeding patterns have also been known to impact endocrine factors that play a role in the circadian rhythm, such a cortisol/corticosterone. Rodent studies have demonstrated that restriction in utero may impart blunted corticosterone responses </w:t>
      </w:r>
      <w:r>
        <w:fldChar w:fldCharType="begin"/>
      </w:r>
      <w:r>
        <w:instrText xml:space="preserve"> ADDIN ZOTERO_ITEM CSL_CITATION {"citationID":"sY0p0ebk","properties":{"formattedCitation":"(Kenny et al., 2014; Levay et al., 2010)","plainCitation":"(Kenny et al., 2014; Levay et al., 2010)","noteIndex":0},"citationItems":[{"id":917,"uris":["http://zotero.org/users/local/2BJQ9o4N/items/XK8FG8V3",["http://zotero.org/users/local/2BJQ9o4N/items/XK8FG8V3"],"http://zotero.org/users/5073745/items/XK8FG8V3"],"itemData":{"id":917,"type":"article-journal","abstract":"Abstract Chronic calorie restriction (CR) is one of the few interventions to improve longevity and quality of life in a variety of species. It also reduces behavioral indices of anxiety and influences some stress hormones under basal conditions. However, it is not known how CR influences hypothalamic-pituitary-adrenal (HPA) axis function or if those on a CR diet have heightened HPA axis responses to stress. We hypothesized elevated basal glucocorticoid levels induced by CR would lead to exacerbated HPA axis responses to the psychological stress, restraint, in the male rat. We first confirmed rats fed 75% of their normal calorie intake for 3 weeks were less anxious than ad libitum-fed (AD) rats in the elevated plus maze test for anxiety. The anxiolytic effect was mild, with only grooming significantly attenuated in the open field and no measured behavior affected in the light/dark box. Despite elevated basal glucocorticoids, CR rats had very similar hormonal and central responses to 15-min restraint to the AD rats. Both CR and AD rats responded to restraint stress with a robust increase in glucocorticoids that was resolved by 60 min. Both groups also showed robust neuronal activation in the paraventricular nucleus of the hypothalamus and in other stress- and feeding-sensitive brain regions that was not substantially affected by calorie intake. Our findings thus demonstrate chronic mild CR is subtly anxiolytic and is not likely to affect HPA axis responses to psychological stress. These findings support research suggesting a beneficial effect of mild CR.","container-title":"Physiological Reports","DOI":"10.1002/phy2.265","ISSN":"2051-817X","issue":"3","journalAbbreviation":"Physiol Rep","language":"eng","note":"PMID: 24760519\nPMCID: PMC4002245","page":"e00265","source":"PubMed","title":"Effects of mild calorie restriction on anxiety and hypothalamic-pituitary-adrenal axis responses to stress in the male rat","volume":"2","author":[{"family":"Kenny","given":"Rachel"},{"family":"Dinan","given":"Tara"},{"family":"Cai","given":"Guohui"},{"family":"Spencer","given":"Sarah J."}],"issued":{"date-parts":[["2014"]]}}},{"id":908,"uris":["http://zotero.org/users/local/2BJQ9o4N/items/GVGCGNGX",["http://zotero.org/users/local/2BJQ9o4N/items/GVGCGNGX"],"http://zotero.org/users/5073745/items/GVGCGNGX"],"itemData":{"id":908,"type":"article-journal","abstract":"Developmental programming of neuroendocrine systems is profoundly influenced by environmental cues such as caloric availability. The focus of investigations in this area has been on the effects of under- and malnutrition while there is a paucity of research examining the effects of more mild levels of calorie restriction (CR). Rat dams and their offspring were subjected to one of five dietary regimens: control, CR50% for 3 days preconception, CR25% during gestation, CR25% during lactation, and CR25% during gestation, lactation, and post-weaning (lifelong). Adult male offspring were decapitated and trunk blood collected to assay for basal concentrations of serum adrenocorticotropic hormone (ACTH) and corticosterone (CORT), as well as plasma concentrations of adrenalin (A) and noradrenalin (NA). Basal serum ACTH was reduced by 35–43% in all dietary regimens except the lifelong group. Although a similar trend was observed in the concentrations of serum CORT, only the decrease in the lactation group attained statistical significance. A was reduced by 33–49% as a result of all dietary regimens and NA was reduced in the gestation and lifelong groups by 51% and 39%, respectively. The potential mechanisms underlying these neuroendocrine alterations are discussed.","container-title":"Behavioural Brain Research","DOI":"10.1016/j.bbr.2009.11.033","ISSN":"0166-4328","issue":"1","journalAbbreviation":"Behavioural Brain Research","page":"202-208","source":"ScienceDirect","title":"HPA and sympathoadrenal activity of adult rats perinatally exposed to maternal mild calorie restriction","volume":"208","author":[{"family":"Levay","given":"Elizabeth A."},{"family":"Paolini","given":"Antonio G."},{"family":"Govic","given":"Antonina"},{"family":"Hazi","given":"Agnes"},{"family":"Penman","given":"Jim"},{"family":"Kent","given":"Stephen"}],"issued":{"date-parts":[["2010",3,17]]}}}],"schema":"https://github.com/citation-style-language/schema/raw/master/csl-citation.json"} </w:instrText>
      </w:r>
      <w:r>
        <w:fldChar w:fldCharType="separate"/>
      </w:r>
      <w:r>
        <w:rPr>
          <w:noProof/>
        </w:rPr>
        <w:t>(Kenny et al., 2014; Levay et al., 2010)</w:t>
      </w:r>
      <w:r>
        <w:fldChar w:fldCharType="end"/>
      </w:r>
      <w:r>
        <w:t xml:space="preserve">. </w:t>
      </w:r>
      <w:proofErr w:type="spellStart"/>
      <w:ins w:id="39" w:author="Erica Jansen" w:date="2023-02-28T11:12:00Z">
        <w:r w:rsidR="005D7FE2">
          <w:t>Given</w:t>
        </w:r>
      </w:ins>
      <w:del w:id="40" w:author="Erica Jansen" w:date="2023-02-28T11:12:00Z">
        <w:r w:rsidDel="005D7FE2">
          <w:delText xml:space="preserve">Taken </w:delText>
        </w:r>
      </w:del>
      <w:r>
        <w:t>that</w:t>
      </w:r>
      <w:proofErr w:type="spellEnd"/>
      <w:r>
        <w:t xml:space="preserve"> it is already established that cortisol/corticosterone is imperative for insulin resistance of pregnancy, dietary strategies that may impact this hormone during pregnancy need to be thoroughly investigated to prevent passing on harmful health effects to gestating infants.</w:t>
      </w:r>
    </w:p>
    <w:p w14:paraId="58C25527" w14:textId="5FB423ED" w:rsidR="00146B4B" w:rsidRPr="00146B4B" w:rsidRDefault="00146B4B" w:rsidP="00146B4B">
      <w:pPr>
        <w:pStyle w:val="ListParagraph"/>
        <w:spacing w:after="0" w:line="480" w:lineRule="auto"/>
        <w:ind w:left="0" w:firstLine="720"/>
        <w:rPr>
          <w:rFonts w:ascii="Times New Roman" w:hAnsi="Times New Roman" w:cs="Times New Roman"/>
          <w:sz w:val="24"/>
          <w:szCs w:val="24"/>
        </w:rPr>
      </w:pPr>
      <w:r w:rsidRPr="009E1EC4">
        <w:rPr>
          <w:rFonts w:ascii="Times New Roman" w:hAnsi="Times New Roman" w:cs="Times New Roman"/>
          <w:sz w:val="24"/>
          <w:szCs w:val="24"/>
        </w:rPr>
        <w:t>The only human investigations of intentional fasting have occurred within the context of Ramadan in practicing Muslim women. These studies have been inconsistent in the ways they quantify Ramadan fasting exposure, making compar</w:t>
      </w:r>
      <w:r>
        <w:rPr>
          <w:rFonts w:ascii="Times New Roman" w:hAnsi="Times New Roman" w:cs="Times New Roman"/>
          <w:sz w:val="24"/>
          <w:szCs w:val="24"/>
        </w:rPr>
        <w:t>ison difficult</w:t>
      </w:r>
      <w:r w:rsidRPr="009E1EC4">
        <w:rPr>
          <w:rFonts w:ascii="Times New Roman" w:hAnsi="Times New Roman" w:cs="Times New Roman"/>
          <w:sz w:val="24"/>
          <w:szCs w:val="24"/>
        </w:rPr>
        <w:t xml:space="preserve">. Results show </w:t>
      </w:r>
      <w:ins w:id="41" w:author="Erica Jansen" w:date="2023-02-28T11:13:00Z">
        <w:r w:rsidR="005D7FE2">
          <w:rPr>
            <w:rFonts w:ascii="Times New Roman" w:hAnsi="Times New Roman" w:cs="Times New Roman"/>
            <w:sz w:val="24"/>
            <w:szCs w:val="24"/>
          </w:rPr>
          <w:t xml:space="preserve">fasting </w:t>
        </w:r>
      </w:ins>
      <w:del w:id="42" w:author="Erica Jansen" w:date="2023-02-28T11:13:00Z">
        <w:r w:rsidDel="005D7FE2">
          <w:rPr>
            <w:rFonts w:ascii="Times New Roman" w:hAnsi="Times New Roman" w:cs="Times New Roman"/>
            <w:sz w:val="24"/>
            <w:szCs w:val="24"/>
          </w:rPr>
          <w:delText xml:space="preserve">there </w:delText>
        </w:r>
      </w:del>
      <w:ins w:id="43" w:author="Erica Jansen" w:date="2023-02-28T11:14:00Z">
        <w:r w:rsidR="005D7FE2">
          <w:rPr>
            <w:rFonts w:ascii="Times New Roman" w:hAnsi="Times New Roman" w:cs="Times New Roman"/>
            <w:sz w:val="24"/>
            <w:szCs w:val="24"/>
          </w:rPr>
          <w:t xml:space="preserve">result in </w:t>
        </w:r>
      </w:ins>
      <w:del w:id="44" w:author="Erica Jansen" w:date="2023-02-28T11:14:00Z">
        <w:r w:rsidDel="005D7FE2">
          <w:rPr>
            <w:rFonts w:ascii="Times New Roman" w:hAnsi="Times New Roman" w:cs="Times New Roman"/>
            <w:sz w:val="24"/>
            <w:szCs w:val="24"/>
          </w:rPr>
          <w:delText xml:space="preserve">may be </w:delText>
        </w:r>
      </w:del>
      <w:r>
        <w:rPr>
          <w:rFonts w:ascii="Times New Roman" w:hAnsi="Times New Roman" w:cs="Times New Roman"/>
          <w:sz w:val="24"/>
          <w:szCs w:val="24"/>
        </w:rPr>
        <w:t xml:space="preserve">reductions in birth weight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{"citationID":"jPuU8XfP","properties":{"formattedCitation":"(Awwad et al., 2012; Glazier et al., 2018; Savitri et al., 2014; Ziaee et al., 2010)","plainCitation":"(Awwad et al., 2012; Glazier et al., 2018; Savitri et al., 2014; Ziaee et al., 2010)","noteIndex":0},"citationItems":[{"id":238,"uris":["http://zotero.org/users/5073745/items/SAHRDCIB"],"itemData":{"id":238,"type":"article-journal","abstract":"OBJECTIVE: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890,"uris":["http://zotero.org/users/local/2BJQ9o4N/items/YJQP8A5D",["http://zotero.org/users/local/2BJQ9o4N/items/YJQP8A5D"],"http://zotero.org/users/5073745/items/YJQP8A5D"],"itemData":{"id":890,"type":"article-journal","abstract":"BACKGROUND: 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weight.\nMETHODS: 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STATA.\nRESULTS: 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fasting).\nCONCLUSIONS: 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outcome.","container-title":"BMC pregnancy and childbirth","DOI":"10.1186/s12884-018-2048-y","ISSN":"1471-2393","issue":"1","journalAbbreviation":"BMC Pregnancy Childbirth","language":"eng","note":"PMID: 30359228\nPMCID: PMC6202808","page":"421","source":"PubMed","title":"The effect of Ramadan fasting during pregnancy on perinatal outcomes: a systematic review and meta-analysis","title-short":"The effect of Ramadan fasting during pregnancy on perinatal outcomes","volume":"18","author":[{"family":"Glazier","given":"Jocelyn D."},{"family":"Hayes","given":"Dexter J. L."},{"family":"Hussain","given":"Sabiha"},{"family":"D'Souza","given":"Stephen W."},{"family":"Whitcombe","given":"Joanne"},{"family":"Heazell","given":"Alexander E. P."},{"family":"Ashton","given":"Nick"}],"issued":{"date-parts":[["2018",10,25]]}}},{"id":855,"uris":["http://zotero.org/users/5073745/items/NGPFBYNT"],"itemData":{"id":855,"type":"article-journal","abstract":"Many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mortality.","container-title":"British Journal of Nutrition","DOI":"10.1017/S0007114514002219","ISSN":"0007-1145, 1475-2662","issue":"9","language":"en","page":"1503-1509","source":"Cambridge Core","title":"Ramadan fasting and newborn's birth weight in pregnant Muslim women in The Netherlands","volume":"112","author":[{"family":"Savitri","given":"Ary I."},{"family":"Yadegari","given":"Nasim"},{"family":"Bakker","given":"Julia"},{"family":"Ewijk","given":"Reyn J. G.","dropping-particle":"van"},{"family":"Grobbee","given":"Diederick E."},{"family":"Painter","given":"Rebecca C."},{"family":"Uiterwaal","given":"Cuno S. P. M."},{"family":"Roseboom","given":"Tessa J."}],"issued":{"date-parts":[["2014",11]]}}},{"id":856,"uris":["http://zotero.org/users/5073745/items/9FUGN3YN"],"itemData":{"id":856,"type":"article-journal","abstract":"OBJECTIVE: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(Awwad et al., 2012; Glazier et al., 2018; Savitri et al., 2014; Ziaee et al., 2010)</w:t>
      </w:r>
      <w:r>
        <w:rPr>
          <w:rFonts w:ascii="Times New Roman" w:hAnsi="Times New Roman" w:cs="Times New Roman"/>
          <w:sz w:val="24"/>
          <w:szCs w:val="24"/>
        </w:rPr>
        <w:fldChar w:fldCharType="end"/>
      </w:r>
      <w:r>
        <w:rPr>
          <w:rFonts w:ascii="Times New Roman" w:hAnsi="Times New Roman" w:cs="Times New Roman"/>
          <w:sz w:val="24"/>
          <w:szCs w:val="24"/>
        </w:rPr>
        <w:t>, greater rates of small-for-gestational age</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{"citationID":"M79VFHND","properties":{"formattedCitation":"(Cross et al., 1990; Daley et al., 2017; Opaneye et al., 1990; Ziaee et al., 2010)","plainCitation":"(Cross et al., 1990; Daley et al., 2017; Opaneye et al., 1990; Ziaee et al., 2010)","noteIndex":0},"citationItems":[{"id":859,"uris":["http://zotero.org/users/5073745/items/S56FD75U"],"itemData":{"id":859,"type":"article-journal","abstract":"The birth weights of 13,351 babies born at full term from 1964-84 to Asian Moslem mothers in Birmingham were analysed to see if the effect of the Ramadan fast on maternal biochemical profiles was of any clinical relevance. These were compared with two age matched control groups comprising white and non-Moslem Asian babies. Ramadan had no effect on mean birth weight at whatever stage of pregnancy it occurred. There was an increase in the prevalence of low birth weights (4.5% to 8%) among babies who were born at full term when Ramadan had occurred during the second trimester, but this was not significant. We conclude that the Ramadan fast has no effect on the birth weights of babies born at full term.","container-title":"Archives of Disease in Childhood","ISSN":"0003-9888","issue":"10 Spec No","journalAbbreviation":"Arch Dis Child","note":"PMID: 2241226\nPMCID: PMC1590265","page":"1053-1056","source":"PubMed Central","title":"Ramadan and birth weight at full term in Asian Moslem pregnant women in Birmingham.","volume":"65","author":[{"family":"Cross","given":"J H"},{"family":"Eminson","given":"J"},{"family":"Wharton","given":"B A"}],"issued":{"date-parts":[["1990",10]]}}},{"id":867,"uris":["http://zotero.org/users/5073745/items/6TTK3RMS"],"itemData":{"id":867,"type":"article-journal","abstract":"Background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 Epidemiol Community Health","DOI":"10.1136/jech-2016-208800","ISSN":"0143-005X, 1470-2738","issue":"7","journalAbbreviation":"J Epidemiol Community Health","language":"en","license":"Published by the BMJ Publishing Group Limited. For permission to use (where not already granted under a licence) please go to http://www.bmj.com/company/products-services/rights-and-licensing/","note":"PMID: 28360117","page":"722-728","source":"jech.bmj.com","title":"Are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K."},{"family":"Roalfe","given":"Andrea"}],"issued":{"date-parts":[["2017",7,1]]}}},{"id":857,"uris":["http://zotero.org/users/5073745/items/MNTTR3QY"],"itemData":{"id":857,"type":"article-journal","abstract":"DURING THE period between Rajab 1405 and Jamad Thani 1407 (March 1985-January 1987) a total of 5280 babies were delivered at King Khalid Hospital, Al-Kharj, Saudi-Arabia. Out of these children, 345 i.e. 6.53% weighed less than 2500g. Seventy-three, i.e. 21% of the low birthweight (LBW) babies were born during the festival months of Rama dan and Hajj. When compared with the non-festival months, the number was statistically significant p&lt;0.01; and Odds Ratio of 1.42. The perinatal mortality rate for the LBW infants was 176.8 per thousand compared with 25.82 for all deliveries during the same period of time. As in a previous report adolescent primiparae made a large contribution to the total number of LBW deliveries. Therefore there is a need for more vigilance in the care of pregnant patients and, more provisions for the care of LBW infants during the festival months.","container-title":"Journal of the Royal Society of Health","DOI":"10.1177/146642409011000313","ISSN":"0264-0325","issue":"3","journalAbbreviation":"Journal of the Royal Society of Health","language":"en","page":"106-107","source":"SAGE Journals","title":"Islamic Festivals and Low Birthweight Infants","volume":"110","author":[{"family":"Opaneye","given":"A.A."},{"family":"Villegas","given":"D.D."},{"family":"Abdel Azeim","given":"Ali"}],"issued":{"date-parts":[["1990",6,1]]}}},{"id":856,"uris":["http://zotero.org/users/5073745/items/9FUGN3YN"],"itemData":{"id":856,"type":"article-journal","abstract":"OBJECTIVE: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(Cross et al., 1990; Daley et al., 2017; </w:t>
      </w:r>
      <w:r>
        <w:rPr>
          <w:rFonts w:ascii="Times New Roman" w:hAnsi="Times New Roman" w:cs="Times New Roman"/>
          <w:noProof/>
          <w:sz w:val="24"/>
          <w:szCs w:val="24"/>
        </w:rPr>
        <w:lastRenderedPageBreak/>
        <w:t>Opaneye et al., 1990; Ziaee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and inconsistent effects on parent gestational glycemia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{"citationID":"fn5De5LO","properties":{"formattedCitation":"(Baynouna Al Ketbi et al., 2014; Ismail et al., 2011)","plainCitation":"(Baynouna Al Ketbi et al., 2014; Ismail et al., 2011)","noteIndex":0},"citationItems":[{"id":303,"uris":["http://zotero.org/users/5073745/items/CKE8K2M8"],"itemData":{"id":303,"type":"article-journal","abstract":"Background\nMaternal diet restriction might be associated with adverse maternal and perinatal outcomes due to metabolic changes. This study aimed to investigate the prevalence of changes in glucose levels due to Ramadan fasting in Emirati pregnant women. We conducted a cross-sectional observational study of 150 women from the United Arab Emirates, (76 during Ramadan and 74 after Ramadan), with uncomplicated pregnancies at a gestational age between 20 and 36 weeks.\n\nResults\nThe two groups of pregnant women had similar physiological parameters. Using the oral glucose tolerance test, the mean random blood glucose level after 1 hour of breaking the fast was significantly higher (p = 0.002) in the Ramadan fasting group than in the control group, and this was not affected by the number of fasting days. In 50% of patients after Ramadan and 70.5% during Ramadan, this value was more than 6.7 mmol/l, which is high and not an acceptable postprandial level in pregnancy.\n\nConclusion\nCaregivers need to consider the 1-hour postprandial glucose level response after fasting in Muslim pregnant women. Research of an interventional design is required to determine remedial actions for this issue.","container-title":"BMC Research Notes","DOI":"10.1186/1756-0500-7-392","ISSN":"1756-0500","journalAbbreviation":"BMC Res Notes","note":"PMID: 24962444\nPMCID: PMC4088297","page":"392","source":"PubMed Central","title":"Diet restriction in Ramadan and the effect of fasting on glucose levels in pregnancy","volume":"7","author":[{"family":"Baynouna Al Ketbi","given":"Latifa Mohammad"},{"family":"Niglekerke","given":"Nico JD"},{"family":"Zein Al Deen","given":"Sanna M"},{"family":"Mirghani","given":"Hisham"}],"issued":{"date-parts":[["2014",6,24]]}}},{"id":360,"uris":["http://zotero.org/users/5073745/items/HMAG9552"],"itemData":{"id":360,"type":"article-journal","abstract":"Background: Ramadan fasting for pregnant women with diabetes remains controversial and underreported. The objective of this study was to determine the glycemic control in pregnant diabetic women on insulin who fasted during Ramadan., \nMethods: This was a retrospective study carried out over a period of three years including pregnant diabetic women, who were on short-acting, intermediate-acting, or a combination of them, and opted to carry out Ramadan fasting. Glycemic control was assessed before, middle and after Ramadan fasting., \nResults: Thirty seven women opted to fast with 24 (64.9%) of them had type 2 diabetes mellitus and 83.8% of them required combined insulin (short- acting, intermediate-acting) therapy. The age of the participants was 32.13±4.68 years, and the age of their pregnancies was 25.60±7.12 weeks when the study was performed. The median number of days fasted was 25 days, and most of the women were able to fast for more than 15 days. There was no difference between glycemic control of type 2 diabetes mellitus and gestational diabetes mellitus women prior to fasting. In the middle of Ramadan, serum fructosamine decreased in both groups. However, only serum HbA1c reduced in gestational diabetes mellitus after Ramadan. , \nConclusion: the findings indicate that pregnant diabetic women on insulin were able to fast during Ramadan and that their glycemic control was improved during fasting period. They may also suggest that instead of absolute ban on fasting for pregnant diabetic women more practical approach and close consultation with health care providers might be more helpful.","container-title":"Iranian Journal of Medical Sciences","ISSN":"0253-0716","issue":"4","journalAbbreviation":"Iran J Med Sci","note":"PMID: 23115409\nPMCID: PMC3470278","page":"254-259","source":"PubMed Central","title":"Glycemic Control among Pregnant Diabetic Women on Insulin Who Fasted During Ramadan","volume":"36","author":[{"family":"Ismail","given":"Nor Azlin Mohamed"},{"family":"Olaide Raji","given":"Hadijat"},{"family":"Abd Wahab","given":"Norashikin"},{"family":"Mustafa","given":"Norlaila"},{"family":"Kamaruddin","given":"Nor Azmi"},{"family":"Abdul Jamil","given":"Muhammad"}],"issued":{"date-parts":[["2011",12]]}}}],"schema":"https://github.com/citation-style-language/schema/raw/master/csl-citation.json"}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(Baynouna Al Ketbi et al., 2014; Ismail et al., 2011)</w:t>
      </w:r>
      <w:r>
        <w:rPr>
          <w:rFonts w:ascii="Times New Roman" w:hAnsi="Times New Roman" w:cs="Times New Roman"/>
          <w:sz w:val="24"/>
          <w:szCs w:val="24"/>
        </w:rPr>
        <w:fldChar w:fldCharType="end"/>
      </w:r>
      <w:r>
        <w:rPr>
          <w:rFonts w:ascii="Times New Roman" w:hAnsi="Times New Roman" w:cs="Times New Roman"/>
          <w:sz w:val="24"/>
          <w:szCs w:val="24"/>
        </w:rPr>
        <w:t>.</w:t>
      </w:r>
      <w:r w:rsidRPr="009E1EC4">
        <w:rPr>
          <w:rFonts w:ascii="Times New Roman" w:hAnsi="Times New Roman" w:cs="Times New Roman"/>
          <w:sz w:val="24"/>
          <w:szCs w:val="24"/>
        </w:rPr>
        <w:t xml:space="preserve"> </w:t>
      </w:r>
    </w:p>
    <w:p w14:paraId="32499CC0" w14:textId="77777777" w:rsidR="00146B4B" w:rsidRPr="00F30484" w:rsidRDefault="00146B4B" w:rsidP="00146B4B">
      <w:pPr>
        <w:pStyle w:val="Heading2"/>
        <w:rPr>
          <w:szCs w:val="24"/>
        </w:rPr>
      </w:pPr>
      <w:bookmarkStart w:id="45" w:name="_Toc126830552"/>
      <w:r w:rsidRPr="00F30484">
        <w:rPr>
          <w:szCs w:val="24"/>
        </w:rPr>
        <w:t xml:space="preserve">Chrononutrition </w:t>
      </w:r>
      <w:r>
        <w:rPr>
          <w:szCs w:val="24"/>
        </w:rPr>
        <w:t>Impact on</w:t>
      </w:r>
      <w:r w:rsidRPr="00F30484">
        <w:rPr>
          <w:szCs w:val="24"/>
        </w:rPr>
        <w:t xml:space="preserve"> </w:t>
      </w:r>
      <w:r>
        <w:rPr>
          <w:szCs w:val="24"/>
        </w:rPr>
        <w:t>M</w:t>
      </w:r>
      <w:r w:rsidRPr="00F30484">
        <w:rPr>
          <w:szCs w:val="24"/>
        </w:rPr>
        <w:t>etabolic Health</w:t>
      </w:r>
      <w:bookmarkEnd w:id="45"/>
    </w:p>
    <w:p w14:paraId="4D0F3496" w14:textId="17E638BE" w:rsidR="00146B4B" w:rsidRPr="003E419D" w:rsidRDefault="00146B4B" w:rsidP="00146B4B">
      <w:r w:rsidRPr="003E419D">
        <w:t xml:space="preserve"> One aspect of eating that has gained interest is not what one eats, but when. Metabolism in mammals occurs in a daily circadian rhythm, where waking hours are predominantly focused on nutrient </w:t>
      </w:r>
      <w:r>
        <w:t xml:space="preserve">acquisition and </w:t>
      </w:r>
      <w:r w:rsidRPr="003E419D">
        <w:t xml:space="preserve">storage and sleeping hours rely on liberation of </w:t>
      </w:r>
      <w:r>
        <w:t>e</w:t>
      </w:r>
      <w:r w:rsidRPr="003E419D">
        <w:t>nergy</w:t>
      </w:r>
      <w:r>
        <w:t xml:space="preserve"> from storage tissues</w:t>
      </w:r>
      <w:r w:rsidRPr="003E419D">
        <w:t xml:space="preserve">.  All mammalian cells have an intrinsic cellular clock mechanism that is coordinated by a series of transcription factors </w:t>
      </w:r>
      <w:r w:rsidRPr="003E419D">
        <w:fldChar w:fldCharType="begin"/>
      </w:r>
      <w:r w:rsidRPr="003E419D">
        <w:instrText xml:space="preserve"> ADDIN ZOTERO_ITEM CSL_CITATION {"citationID":"Fbe5H1Ij","properties":{"formattedCitation":"(Panda, 2016)","plainCitation":"(Panda, 2016)","noteIndex":0},"citationItems":[{"id":891,"uris":["http://zotero.org/users/5073745/items/5D8DPZT4"],"itemData":{"id":891,"type":"article-journal","abstract":"A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metabolism","volume":"354","author":[{"family":"Panda","given":"Satchidananda"}],"issued":{"date-parts":[["2016"]],"season":"25"}}}],"schema":"https://github.com/citation-style-language/schema/raw/master/csl-citation.json"} </w:instrText>
      </w:r>
      <w:r w:rsidRPr="003E419D">
        <w:fldChar w:fldCharType="separate"/>
      </w:r>
      <w:r w:rsidRPr="003E419D">
        <w:rPr>
          <w:noProof/>
        </w:rPr>
        <w:t>(Panda, 2016)</w:t>
      </w:r>
      <w:r w:rsidRPr="003E419D">
        <w:fldChar w:fldCharType="end"/>
      </w:r>
      <w:r w:rsidRPr="003E419D">
        <w:t>. Evaluations of chronodisruption, such as engaging in shift work or sleep disturbances, demonstrate that a disrupted circadian rhythm clock imparts greater risk for poor metabolic health</w:t>
      </w:r>
      <w:r>
        <w:fldChar w:fldCharType="begin"/>
      </w:r>
      <w:r>
        <w:instrText xml:space="preserve"> ADDIN ZOTERO_ITEM CSL_CITATION {"citationID":"yKlUGs8g","properties":{"formattedCitation":"(Vetter et al., 2018)","plainCitation":"(Vetter et al., 2018)","dontUpdate":true,"noteIndex":0},"citationItems":[{"id":1348,"uris":["http://zotero.org/users/5073745/items/BB3XD43M"],"itemData":{"id":1348,"type":"article-journal","abstract":"OBJECTIVE: To examine the effects of past and current night shift work and genetic type 2 diabetes vulnerability on type 2 diabetes odds.\nRESEARCH DESIGN AND METHODS: In the UK Biobank, we examined associations of current (N = 272,214) and lifetime (N = 70,480) night shift work exposure with type 2 diabetes risk (6,770 and 1,191 prevalent cases, respectively). For 180,704 and 44,141 unrelated participants of European ancestry (4,002 and 726 cases, respectively) with genetic data, we assessed whether shift work exposure modified the relationship between a genetic risk score (comprising 110 single-nucleotide polymorphisms) for type 2 diabetes and prevalent diabetes.\nRESULTS: Compared with day workers, all current night shift workers were at higher multivariable-adjusted odds for type 2 diabetes (none or rare night shifts: odds ratio [OR] 1.15 [95% CI 1.05-1.26]; some nights: OR 1.18 [95% CI 1.05-1.32]; and usual nights: OR 1.44 [95% CI 1.19-1.73]), except current permanent night shift workers (OR 1.09 [95% CI 0.93-1.27]). Considering a person's lifetime work schedule and compared with never shift workers, working more night shifts per month was associated with higher type 2 diabetes odds (&lt;3/month: OR 1.24 [95% CI 0.90-1.68]; 3-8/month: OR 1.11 [95% CI 0.90-1.37]; and &gt;8/month: OR 1.36 [95% CI 1.14-1.62]; Ptrend = 0.001). The association between genetic type 2 diabetes predisposition and type 2 diabetes odds was not modified by shift work exposure.\nCONCLUSIONS: Our findings show that night shift work, especially rotating shift work including night shifts, is associated with higher type 2 diabetes odds and that the number of night shifts worked per month appears most relevant for type 2 diabetes odds. Also, shift work exposure does not modify genetic risk for type 2 diabetes, a novel finding that warrants replication.","container-title":"Diabetes Care","DOI":"10.2337/dc17-1933","ISSN":"1935-5548","issue":"4","journalAbbreviation":"Diabetes Care","language":"eng","note":"PMID: 29440150\nPMCID: PMC5860836","page":"762-769","source":"PubMed","title":"Night Shift Work, Genetic Risk, and Type 2 Diabetes in the UK Biobank","volume":"41","author":[{"family":"Vetter","given":"Céline"},{"family":"Dashti","given":"Hassan S."},{"family":"Lane","given":"Jacqueline M."},{"family":"Anderson","given":"Simon G."},{"family":"Schernhammer","given":"Eva S."},{"family":"Rutter","given":"Martin K."},{"family":"Saxena","given":"Richa"},{"family":"Scheer","given":"Frank A. J. L."}],"issued":{"date-parts":[["2018",4]]}}}],"schema":"https://github.com/citation-style-language/schema/raw/master/csl-citation.json"} </w:instrText>
      </w:r>
      <w:r>
        <w:fldChar w:fldCharType="separate"/>
      </w:r>
      <w:r>
        <w:t xml:space="preserve"> </w:t>
      </w:r>
      <w:r>
        <w:rPr>
          <w:noProof/>
        </w:rPr>
        <w:t>(Vetter et al., 2018)</w:t>
      </w:r>
      <w:r>
        <w:fldChar w:fldCharType="end"/>
      </w:r>
      <w:r w:rsidRPr="003E419D">
        <w:t>. A key hormone for insulin resistance of pregnancy, cortisol/corticosterone, is also critical to the maintenance of a normal circadian rhythm</w:t>
      </w:r>
      <w:r>
        <w:fldChar w:fldCharType="begin"/>
      </w:r>
      <w:r>
        <w:instrText xml:space="preserve"> ADDIN ZOTERO_ITEM CSL_CITATION {"citationID":"5NsvOe5M","properties":{"formattedCitation":"(Potter et al., 2016)","plainCitation":"(Potter et al., 2016)","noteIndex":0},"citationItems":[{"id":1669,"uris":["http://zotero.org/users/5073745/items/HLKHEY73"],"itemData":{"id":1669,"type":"article-journal","abstract":"Circadian (</w:instrText>
      </w:r>
      <w:r>
        <w:rPr>
          <w:rFonts w:ascii="Cambria Math" w:hAnsi="Cambria Math" w:cs="Cambria Math"/>
        </w:rPr>
        <w:instrText>∼</w:instrText>
      </w:r>
      <w:r>
        <w:instrText xml:space="preserve">24-hour) timing systems pervade all kingdoms of life and temporally optimize behavior and physiology in humans. Relatively recent changes to our environments, such as the introduction of artificial lighting, can disorganize the circadian system, from the level of the molecular clocks that regulate the timing of cellular activities to the level of synchronization between our daily cycles of behavior and the solar day. Sleep/wake cycles are intertwined with the circadian system, and global trends indicate that these, too, are increasingly subject to disruption. A large proportion of the world's population is at increased risk of environmentally driven circadian rhythm and sleep disruption, and a minority of individuals are also genetically predisposed to circadian misalignment and sleep disorders. The consequences of disruption to the circadian system and sleep are profound and include myriad metabolic ramifications, some of which may be compounded by adverse effects on dietary choices. If not addressed, the deleterious effects of such disruption will continue to cause widespread health problems; therefore, implementation of the numerous behavioral and pharmaceutical interventions that can help restore circadian system alignment and enhance sleep will be important.","container-title":"Endocrine Reviews","DOI":"10.1210/er.2016-1083","ISSN":"0163-769X","issue":"6","journalAbbreviation":"Endocr Rev","note":"PMID: 27763782\nPMCID: PMC5142605","page":"584-608","source":"PubMed Central","title":"Circadian Rhythm and Sleep Disruption: Causes, Metabolic Consequences, and Countermeasures","title-short":"Circadian Rhythm and Sleep Disruption","volume":"37","author":[{"family":"Potter","given":"Gregory D. M."},{"family":"Skene","given":"Debra J."},{"family":"Arendt","given":"Josephine"},{"family":"Cade","given":"Janet E."},{"family":"Grant","given":"Peter J."},{"family":"Hardie","given":"Laura J."}],"issued":{"date-parts":[["2016",12]]}}}],"schema":"https://github.com/citation-style-language/schema/raw/master/csl-citation.json"} </w:instrText>
      </w:r>
      <w:r>
        <w:fldChar w:fldCharType="separate"/>
      </w:r>
      <w:r>
        <w:rPr>
          <w:noProof/>
        </w:rPr>
        <w:t>(Potter et al., 2016)</w:t>
      </w:r>
      <w:r>
        <w:fldChar w:fldCharType="end"/>
      </w:r>
      <w:r w:rsidRPr="003E419D">
        <w:t xml:space="preserve">. This mammalian circadian clock, both central and peripheral, can be entrained be exogenous cues, or zeitgebers. </w:t>
      </w:r>
      <w:r>
        <w:t>Studies in both humans and in rodents have identified that the timing of food intake is a zeitgeber. Examining or adjusting the</w:t>
      </w:r>
      <w:r w:rsidRPr="003E419D">
        <w:t xml:space="preserve"> temporality of food intake</w:t>
      </w:r>
      <w:ins w:id="46" w:author="Erica Jansen" w:date="2023-02-28T11:15:00Z">
        <w:r w:rsidR="005D7FE2">
          <w:t xml:space="preserve"> is</w:t>
        </w:r>
      </w:ins>
      <w:del w:id="47" w:author="Erica Jansen" w:date="2023-02-28T11:15:00Z">
        <w:r w:rsidDel="005D7FE2">
          <w:delText>,</w:delText>
        </w:r>
      </w:del>
      <w:r>
        <w:t xml:space="preserve"> often called Chrononutrition,</w:t>
      </w:r>
      <w:r w:rsidRPr="003E419D">
        <w:t xml:space="preserve"> and it is a burgeoning</w:t>
      </w:r>
      <w:r>
        <w:t xml:space="preserve"> area of research</w:t>
      </w:r>
      <w:r w:rsidRPr="003E419D">
        <w:t xml:space="preserve">. </w:t>
      </w:r>
      <w:r>
        <w:t>One of the primary interventions evaluated in Chrononutrition is that of time-restricted eating/time-restricted feeding (TRE/TRF). This is a form of intermittent fasting that limits food intake to a consistent period each day, usually less than 12 hours long. In contrast to other calorie restriction methods, TRE does not set stipulations on diet quality, macro- or micronutrients, or even portion size. The ease with which this dietary modality can be employed without repeated counseling from a healthcare practitioner has made it a popular diet. In fact, in a sample meant to reflect typical dietary habits</w:t>
      </w:r>
      <w:ins w:id="48" w:author="Erica Jansen" w:date="2023-02-28T11:17:00Z">
        <w:r w:rsidR="005D7FE2">
          <w:t>,</w:t>
        </w:r>
      </w:ins>
      <w:r>
        <w:t xml:space="preserve"> the </w:t>
      </w:r>
      <w:del w:id="49" w:author="Erica Jansen" w:date="2023-03-06T11:01:00Z">
        <w:r>
          <w:delText xml:space="preserve">international food </w:delText>
        </w:r>
      </w:del>
      <w:ins w:id="50" w:author="Erica Jansen" w:date="2023-02-28T11:17:00Z">
        <w:r w:rsidR="005D7FE2">
          <w:t>I</w:t>
        </w:r>
      </w:ins>
      <w:del w:id="51" w:author="Erica Jansen" w:date="2023-02-28T11:17:00Z">
        <w:r w:rsidDel="005D7FE2">
          <w:delText>i</w:delText>
        </w:r>
      </w:del>
      <w:ins w:id="52" w:author="Erica Jansen" w:date="2023-03-06T11:01:00Z">
        <w:r>
          <w:t xml:space="preserve">nternational </w:t>
        </w:r>
      </w:ins>
      <w:ins w:id="53" w:author="Erica Jansen" w:date="2023-02-28T11:17:00Z">
        <w:r w:rsidR="005D7FE2">
          <w:t>F</w:t>
        </w:r>
      </w:ins>
      <w:del w:id="54" w:author="Erica Jansen" w:date="2023-02-28T11:17:00Z">
        <w:r w:rsidDel="005D7FE2">
          <w:delText>f</w:delText>
        </w:r>
      </w:del>
      <w:ins w:id="55" w:author="Erica Jansen" w:date="2023-03-06T11:01:00Z">
        <w:r>
          <w:t xml:space="preserve">ood </w:t>
        </w:r>
      </w:ins>
      <w:ins w:id="56" w:author="Erica Jansen" w:date="2023-02-28T11:17:00Z">
        <w:r w:rsidR="005D7FE2">
          <w:t>C</w:t>
        </w:r>
      </w:ins>
      <w:del w:id="57" w:author="Erica Jansen" w:date="2023-02-28T11:17:00Z">
        <w:r w:rsidDel="005D7FE2">
          <w:delText>c</w:delText>
        </w:r>
      </w:del>
      <w:r>
        <w:t xml:space="preserve">ouncil reported 10% of dieters had used intermittent fasting in the last year </w:t>
      </w:r>
      <w:r>
        <w:fldChar w:fldCharType="begin"/>
      </w:r>
      <w:r>
        <w:instrText xml:space="preserve"> ADDIN ZOTERO_ITEM CSL_CITATION {"citationID":"BjbuHSW8","properties":{"formattedCitation":"(International Food Information Council, 2020)","plainCitation":"(International Food Information Council, 2020)","noteIndex":0},"citationItems":[{"id":756,"uris":["http://zotero.org/users/5073745/items/G6NTKEQP"],"itemData":{"id":756,"type":"report","title":"2020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fldChar w:fldCharType="separate"/>
      </w:r>
      <w:r>
        <w:rPr>
          <w:noProof/>
        </w:rPr>
        <w:t>(International Food Information Council, 2020)</w:t>
      </w:r>
      <w:r>
        <w:fldChar w:fldCharType="end"/>
      </w:r>
      <w:r>
        <w:t xml:space="preserve">. A study in </w:t>
      </w:r>
      <w:r>
        <w:lastRenderedPageBreak/>
        <w:t xml:space="preserve">young Canadians also noted that 38.4-52.0% of respondents had used IF in the last 12 months </w:t>
      </w:r>
      <w:r>
        <w:fldChar w:fldCharType="begin"/>
      </w:r>
      <w:r>
        <w:instrText xml:space="preserve"> ADDIN ZOTERO_ITEM CSL_CITATION {"citationID":"U06Ci4Xs","properties":{"formattedCitation":"(Ganson et al., 2022)","plainCitation":"(Ganson et al., 2022)","noteIndex":0},"citationItems":[{"id":1596,"uris":["http://zotero.org/users/5073745/items/FV9UGXS9"],"itemData":{"id":1596,"type":"article-journal","abstract":"Intermittent fasting has grown in popularity over the past several years. However, intermittent fasting has also been shown to relate to eating disorder  behaviors and psychopathology, yet little research has explored this relationship  in epidemiological samples. Therefore, the aims of this study were to determine  prevalence and characteristics of engagement in intermittent fasting, and  associations with eating disorder behaviors and psychopathology. Data from the  Canadian Study of Adolescent Health Behaviors, a national study of Canadian  adolescents and young adults (N = 2762) were analyzed. Multiple modified Poisson  regression analyses were conducted to determine the association between  intermittent fasting (past 12 months and 30 days) and eating disorder behaviors  and psychopathology (measured using the Eating Disorder Examination  Questionnaire). Overall, 47.7 % of women, 38.4 % of men, and 52.0 % of  transgender/gender non-conforming (TGNC) participants reported engaging in  intermittent fasting in the past 12 months. Intermittent fasting in the past  12 months and 30 days was significantly associated with eating disorder  psychopathology among women, men, and TGNC participants. Varying patterns of  association between intermittent fasting and eating disorder behaviors were found  across genders, with the most consistent relationships between intermittent  fasting and ED behaviors in women. Findings underscore the common nature of  intermittent fasting among a large, community sample of adolescents and young  adults across Canada, as well as associated eating disorder behaviors and  psychopathology. Continued research is needed to further understand the effects  of intermittent fasting, as clinical and public health efforts are needed to  protect the health of adolescent and young adults.","container-title":"Eating behaviors","DOI":"10.1016/j.eatbeh.2022.101681","ISSN":"1873-7358 1471-0153","journalAbbreviation":"Eat Behav","language":"eng","license":"Copyright © 2022 Elsevier Ltd. All rights reserved.","note":"publisher-place: United States\nPMID: 36368052","page":"101681","title":"Intermittent fasting: Describing engagement and associations with eating disorder behaviors and psychopathology among Canadian adolescents and young adults.","volume":"47","author":[{"family":"Ganson","given":"Kyle T."},{"family":"Cuccolo","given":"Kelly"},{"family":"Hallward","given":"Laura"},{"family":"Nagata","given":"Jason M."}],"issued":{"date-parts":[["2022",12]]}}}],"schema":"https://github.com/citation-style-language/schema/raw/master/csl-citation.json"} </w:instrText>
      </w:r>
      <w:r>
        <w:fldChar w:fldCharType="separate"/>
      </w:r>
      <w:r>
        <w:rPr>
          <w:noProof/>
        </w:rPr>
        <w:t>(Ganson et al., 2022)</w:t>
      </w:r>
      <w:r>
        <w:fldChar w:fldCharType="end"/>
      </w:r>
      <w:r>
        <w:t xml:space="preserve">. Literature that evaluates TRE/TRF is rarely focused </w:t>
      </w:r>
      <w:proofErr w:type="gramStart"/>
      <w:r>
        <w:t>in</w:t>
      </w:r>
      <w:proofErr w:type="gramEnd"/>
      <w:r>
        <w:t xml:space="preserve"> pregnant populations. Typically, modest weight loss occurs in adults</w:t>
      </w:r>
      <w:ins w:id="58" w:author="Erica Jansen" w:date="2023-02-28T11:17:00Z">
        <w:r w:rsidR="005D7FE2">
          <w:t xml:space="preserve"> who engage in TRE/TRF, </w:t>
        </w:r>
      </w:ins>
      <w:r>
        <w:t xml:space="preserve"> with excess adiposity that is comparable to other forms of calorie restriction </w:t>
      </w:r>
      <w:r>
        <w:fldChar w:fldCharType="begin"/>
      </w:r>
      <w:r>
        <w:instrText xml:space="preserve"> ADDIN ZOTERO_ITEM CSL_CITATION {"citationID":"oeF8lfHq","properties":{"formattedCitation":"(Cienfuegos et al., 2021; Gabel et al., 2018, 2019; Hutchison et al., 2019; Lowe et al., 2020; Moro et al., 2016)","plainCitation":"(Cienfuegos et al., 2021; Gabel et al., 2018, 2019; Hutchison et al., 2019; Lowe et al., 2020; Moro et al., 2016)","noteIndex":0},"citationItems":[{"id":1584,"uris":["http://zotero.org/users/5073745/items/WXVXCGPF"],"itemData":{"id":1584,"type":"article-journal","abstract":"BACKGROUND: Time restricted feeding (TRF) involves confining the eating window to a specific number of hours, and fasting for the remaining hours of the day.  OBJECTIVE: This study examined if changes in body weight and metabolic risk  factors during TRF, differ between premenopausal and postmenopausal women.  METHODS: This is a secondary analysis of an 8-week TRF study (4-6 h eating  window, 18-20 h fasting window daily) conducted in adults with obesity. Male  participants were excluded, and female subjects were classified in two groups  based on menstrual status: premenopausal (n = 13), or postmenopausal (n = 19).  Perimenopausal women were excluded from the original study. RESULTS: Body weight  decreased by week 8 in premenopausal women (-3.3 ± 0.4%) and postmenopausal women  (-3.3 ± 0.5%) (main effect of time, P &lt; 0.001), with no difference between groups  (no group × time interaction). Adherence was excellent in both groups, with  premenopausal women adhering to their prescribed eating window on  6.2 ± 0.1 d/week, and postmenopausal women adhering to their window on  6.2 ± 0.2 d/week. Fat mass, lean mass, fasting insulin, insulin resistance, and  8-isoprostane (marker of oxidative stress) were reduced similarly in both groups  (main effect of time, P &lt; 0.05 for all comparisons). Visceral fat mass, relative  skeletal muscle index (RSMI), blood pressure, LDL cholesterol, HDL cholesterol,  triglycerides, fasting glucose, HbA1c, TNF-alpha and IL-6 remained unchanged in  both groups by week 8. CONCLUSION: These findings suggest that the weight loss  and metabolic benefits of TRF do not differ between premenopausal and  postmenopausal women with obesity.","container-title":"Experimental gerontology","DOI":"10.1016/j.exger.2021.111545","ISSN":"1873-6815 0531-5565","journalAbbreviation":"Exp Gerontol","language":"eng","license":"Copyright © 2021 Elsevier Inc. All rights reserved.","note":"publisher-place: England\nPMID: 34478825 \nPMCID: PMC8464526","page":"111545","title":"Changes in body weight and metabolic risk during time restricted feeding in premenopausal versus postmenopausal women.","volume":"154","author":[{"family":"Cienfuegos","given":"Sofia"},{"family":"Gabel","given":"Kelsey"},{"family":"Kalam","given":"Faiza"},{"family":"Ezpeleta","given":"Mark"},{"family":"Lin","given":"Shuhao"},{"family":"Varady","given":"Krista A."}],"issued":{"date-parts":[["2021",10,15]]}}},{"id":134,"uris":["http://zotero.org/users/5073745/items/JQGFN28M"],"itemData":{"id":134,"type":"article-journal","abstract":"BACKGROUND:\nTime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A."}],"issued":{"date-parts":[["2018",6,15]]}}},{"id":570,"uris":["http://zotero.org/users/5073745/items/MT3GZ88S"],"itemData":{"id":570,"type":"article-journal","abstract":"This study examined the effects of time-restricted feeding (TRF; 8-h feeding window/16-h fasting window daily) on sleep. Obese adults (n = 23) followed 8-h TRF for 12 weeks. Pittsburgh Sleep Quality Index (PSQI) total score was below 5 at week 1 (4.7 ± 0.5) and week 12 (4.8 ± 0.7), indicating good sleep quality throughout the trial. Subjective measures of wake time, bedtime, and sleep duration remained unchanged. Findings from this secondary analysis indicate that TRF does not alter sleep quality or duration in subjects with obesity. Novelty This study is the first to show that TRF (8-h feeding window/16-h fasting window daily) does not alter sleep quality or duration in subjects with obesity.","container-title":"Applied Physiology, Nutrition, and Metabolism = Physiologie Appliquee, Nutrition Et Metabolisme","DOI":"10.1139/apnm-2019-0032","ISSN":"1715-5320","issue":"8","journalAbbreviation":"Appl Physiol Nutr Metab","language":"eng","note":"PMID: 30802152","page":"903-906","source":"PubMed","title":"Effect of 8-h time-restricted feeding on sleep quality and duration in adults with obesity","volume":"44","author":[{"family":"Gabel","given":"Kelsey"},{"family":"Hoddy","given":"Kristin K."},{"family":"Burgess","given":"Helen J."},{"family":"Varady","given":"Krista A."}],"issued":{"date-parts":[["2019",8]]}}},{"id":327,"uris":["http://zotero.org/users/5073745/items/E89CVTH5"],"itemData":{"id":327,"type":"article-journal","abstract":"Objective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w:instrText>
      </w:r>
      <w:r w:rsidRPr="005D7FE2">
        <w:rPr>
          <w:lang w:val="es-MX"/>
          <w:rPrChange w:id="59" w:author="Erica Jansen" w:date="2023-03-06T11:01:00Z">
            <w:rPr/>
          </w:rPrChange>
        </w:rPr>
        <w:instrText xml:space="preserv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fldChar w:fldCharType="separate"/>
      </w:r>
      <w:r w:rsidRPr="005D7FE2">
        <w:rPr>
          <w:lang w:val="es-MX"/>
          <w:rPrChange w:id="60" w:author="Erica Jansen" w:date="2023-03-06T11:01:00Z">
            <w:rPr/>
          </w:rPrChange>
        </w:rPr>
        <w:t>(Cienfuegos et al., 2021; Gabel et al., 2018, 2019; Hutchison et al., 2019; Lowe et al., 2020; Moro et al., 2016)</w:t>
      </w:r>
      <w:r>
        <w:fldChar w:fldCharType="end"/>
      </w:r>
      <w:r w:rsidRPr="005D7FE2">
        <w:rPr>
          <w:lang w:val="es-MX"/>
          <w:rPrChange w:id="61" w:author="Erica Jansen" w:date="2023-03-06T11:01:00Z">
            <w:rPr/>
          </w:rPrChange>
        </w:rPr>
        <w:t xml:space="preserve">. </w:t>
      </w:r>
      <w:r>
        <w:t>However, some studies find metabolic improvements from the use of TRF in humans</w:t>
      </w:r>
      <w:r>
        <w:fldChar w:fldCharType="begin"/>
      </w:r>
      <w:r>
        <w:instrText xml:space="preserve"> ADDIN ZOTERO_ITEM CSL_CITATION {"citationID":"VgqwAcXp","properties":{"formattedCitation":"(Cienfuegos et al., 2021; Gabel et al., 2018; Hutchison et al., 2019; Jamshed et al., 2019; Moro et al., 2016; Sutton et al., 2018)","plainCitation":"(Cienfuegos et al., 2021; Gabel et al., 2018; Hutchison et al., 2019; Jamshed et al., 2019; Moro et al., 2016; Sutton et al., 2018)","noteIndex":0},"citationItems":[{"id":1584,"uris":["http://zotero.org/users/5073745/items/WXVXCGPF"],"itemData":{"id":1584,"type":"article-journal","abstract":"BACKGROUND: Time restricted feeding (TRF) involves confining the eating window to a specific number of hours, and fasting for the remaining hours of the day.  OBJECTIVE: This study examined if changes in body weight and metabolic risk  factors during TRF, differ between premenopausal and postmenopausal women.  METHODS: This is a secondary analysis of an 8-week TRF study (4-6 h eating  window, 18-20 h fasting window daily) conducted in adults with obesity. Male  participants were excluded, and female subjects were classified in two groups  based on menstrual status: premenopausal (n = 13), or postmenopausal (n = 19).  Perimenopausal women were excluded from the original study. RESULTS: Body weight  decreased by week 8 in premenopausal women (-3.3 ± 0.4%) and postmenopausal women  (-3.3 ± 0.5%) (main effect of time, P &lt; 0.001), with no difference between groups  (no group × time interaction). Adherence was excellent in both groups, with  premenopausal women adhering to their prescribed eating window on  6.2 ± 0.1 d/week, and postmenopausal women adhering to their window on  6.2 ± 0.2 d/week. Fat mass, lean mass, fasting insulin, insulin resistance, and  8-isoprostane (marker of oxidative stress) were reduced similarly in both groups  (main effect of time, P &lt; 0.05 for all comparisons). Visceral fat mass, relative  skeletal muscle index (RSMI), blood pressure, LDL cholesterol, HDL cholesterol,  triglycerides, fasting glucose, HbA1c, TNF-alpha and IL-6 remained unchanged in  both groups by week 8. CONCLUSION: These findings suggest that the weight loss  and metabolic benefits of TRF do not differ between premenopausal and  postmenopausal women with obesity.","container-title":"Experimental gerontology","DOI":"10.1016/j.exger.2021.111545","ISSN":"1873-6815 0531-5565","journalAbbreviation":"Exp Gerontol","language":"eng","license":"Copyright © 2021 Elsevier Inc. All rights reserved.","note":"publisher-place: England\nPMID: 34478825 \nPMCID: PMC8464526","page":"111545","title":"Changes in body weight and metabolic risk during time restricted feeding in premenopausal versus postmenopausal women.","volume":"154","author":[{"family":"Cienfuegos","given":"Sofia"},{"family":"Gabel","given":"Kelsey"},{"family":"Kalam","given":"Faiza"},{"family":"Ezpeleta","given":"Mark"},{"family":"Lin","given":"Shuhao"},{"family":"Varady","given":"Krista A."}],"issued":{"date-parts":[["2021",10,15]]}}},{"id":134,"uris":["http://zotero.org/users/5073745/items/JQGFN28M"],"itemData":{"id":134,"type":"article-journal","abstract":"BACKGROUND:\nTime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id":903,"uris":["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w:instrText>
      </w:r>
      <w:r w:rsidRPr="005D7FE2">
        <w:rPr>
          <w:lang w:val="es-MX"/>
          <w:rPrChange w:id="62" w:author="Erica Jansen" w:date="2023-03-06T11:01:00Z">
            <w:rPr/>
          </w:rPrChange>
        </w:rPr>
        <w:instrText xml:space="preserve">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w:instrText>
      </w:r>
      <w:r>
        <w:instrText>β</w:instrText>
      </w:r>
      <w:r w:rsidRPr="005D7FE2">
        <w:rPr>
          <w:lang w:val="es-MX"/>
          <w:rPrChange w:id="63" w:author="Erica Jansen" w:date="2023-03-06T11:01:00Z">
            <w:rPr/>
          </w:rPrChange>
        </w:rPr>
        <w:instrText xml:space="preserve">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sidRPr="005D7FE2">
        <w:rPr>
          <w:lang w:val="es-MX"/>
          <w:rPrChange w:id="64" w:author="Erica Jansen" w:date="2023-03-06T11:01:00Z">
            <w:rPr/>
          </w:rPrChange>
        </w:rPr>
        <w:t>(Cienfuegos et al., 2021; Gabel et al., 2018; Hutchison et al., 2019; Jamshed et al., 2019; Moro et al., 2016; Sutton et al., 2018)</w:t>
      </w:r>
      <w:r>
        <w:fldChar w:fldCharType="end"/>
      </w:r>
      <w:r w:rsidRPr="005D7FE2">
        <w:rPr>
          <w:lang w:val="es-MX"/>
          <w:rPrChange w:id="65" w:author="Erica Jansen" w:date="2023-03-06T11:01:00Z">
            <w:rPr/>
          </w:rPrChange>
        </w:rPr>
        <w:t xml:space="preserve"> and in animal models</w:t>
      </w:r>
      <w:ins w:id="66" w:author="Erica Jansen" w:date="2023-02-28T11:18:00Z">
        <w:r w:rsidR="005D7FE2">
          <w:rPr>
            <w:lang w:val="es-MX"/>
          </w:rPr>
          <w:t xml:space="preserve"> </w:t>
        </w:r>
      </w:ins>
      <w:r>
        <w:fldChar w:fldCharType="begin"/>
      </w:r>
      <w:r w:rsidRPr="005D7FE2">
        <w:rPr>
          <w:lang w:val="es-MX"/>
          <w:rPrChange w:id="67" w:author="Erica Jansen" w:date="2023-02-28T11:00:00Z">
            <w:rPr/>
          </w:rPrChange>
        </w:rPr>
        <w:instrText xml:space="preserve"> ADDIN ZOTERO_ITEM CSL_CITATION {"citationID":"kJpZZBPj","properties":{"formattedCitation":"(Chaix et al., 2019, 2021; Chung et al., 2016; Hatori et al., 2012, 2012; Hua et al., 2020; X.-P. Wang et al., 2020)","plainCitation":"(Chaix et al., 2019, 2021; Chung et al., 2016; Hatori et al., 2012, 2012; Hua et al., 2020; X.-P. Wang et al., 2020)","noteIndex":0},"citationItems":[{"id":287,"uris":["http://zotero.org/users/5073745/items/UGYPSTUR"],"itemData":{"id":287,"type":"article-journal","abstract":"Increased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w:instrText>
      </w:r>
      <w:r>
        <w:instrText>ﬁ</w:instrText>
      </w:r>
      <w:r w:rsidRPr="005D7FE2">
        <w:rPr>
          <w:lang w:val="es-MX"/>
          <w:rPrChange w:id="68" w:author="Erica Jansen" w:date="2023-02-28T11:00:00Z">
            <w:rPr/>
          </w:rPrChange>
        </w:rPr>
        <w:instrText>c Bmal1 and Rev-erba/b knockout mice. When provided access to food ad libitum, these mice rapidly gained weight and showed genotype-speci</w:instrText>
      </w:r>
      <w:r>
        <w:instrText>ﬁ</w:instrText>
      </w:r>
      <w:r w:rsidRPr="005D7FE2">
        <w:rPr>
          <w:lang w:val="es-MX"/>
          <w:rPrChange w:id="69" w:author="Erica Jansen" w:date="2023-02-28T11:00:00Z">
            <w:rPr/>
          </w:rPrChange>
        </w:rPr>
        <w:instrText>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w:instrText>
      </w:r>
      <w:r w:rsidRPr="005D7FE2">
        <w:rPr>
          <w:lang w:val="es-MX"/>
          <w:rPrChange w:id="70" w:author="Erica Jansen" w:date="2023-02-28T11:18:00Z">
            <w:rPr/>
          </w:rPrChange>
        </w:rPr>
        <w:instrText>ese results suggest that the circadian clock maintains metabolic homeostasis by sustaining daily rhythms in feeding and fast</w:instrText>
      </w:r>
      <w:r>
        <w:instrText xml:space="preserve">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W."},{"family":"Panda","given":"Satchidananda"}],"issued":{"date-parts":[["2019",2]]}}},{"id":1572,"uris":["http://zotero.org/users/5073745/items/XB8F3U63"],"itemData":{"id":1572,"type":"article-journal","abstract":"Time-restricted feeding (TRF) is a nutritional intervention wherein food intake is limited to a consistent 8- to 10-h daily window without changes in nutritional  quality or quantity. TRF can prevent and treat diet-induced obesity (DIO) and  associated metabolic disease in young male mice fed an obesogenic diet, the gold  standard preclinical model for metabolic disease research. Because age and sex  are key biological variables affecting metabolic disease pathophysiology and  response to therapies, we assessed their impact on TRF benefits by subjecting  young 3-month-old or middle-aged 12-month-old male and female mice to ad libitum  or TRF of a Western diet. We show that most of the benefits of TRF are  age-independent but are sex-dependent. TRF protects both sexes against fatty  liver and glucose intolerance while body weight benefits are observed only in  males. We also find that TRF imparts performance benefits and increases survival  to sepsis in both sexes.","container-title":"Cell reports","DOI":"10.1016/j.celrep.2021.109543","ISSN":"2211-1247","issue":"7","journalAbbreviation":"Cell Rep","language":"eng","license":"Copyright © 2021 The Authors. Published by Elsevier Inc. All rights reserved.","note":"publisher-place: United States\nPMID: 34407415 \nPMCID: PMC8500107","page":"109543","title":"Sex- and age-dependent outcomes of 9-hour time-restricted feeding of a Western high-fat high-sucrose diet in C57BL/6J mice.","volume":"36","author":[{"family":"Chaix","given":"Amandine"},{"family":"Deota","given":"Shaunak"},{"family":"Bhardwaj","given":"Raghav"},{"family":"Lin","given":"Terry"},{"family":"Panda","given":"Satchidananda"}],"issued":{"date-parts":[["2021",8,17]]}}},{"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id":499,"uris":["http://zotero.org/users/5073745/items/ISBB6Q83"],"itemData":{"id":499,"type":"article-journal","abstract":"Dietary restriction has been well-described to improve health metrics, but whether it could benefit pathophysiological adaptation to extreme environment, for example, microgravity, remains unknown. Here, we investigated the effects of a daily rhythm of fasting and feeding without reducing caloric intake on cardiac function and metabolism against simulated microgravity. Male rats under ad libitum feeding or time-restricted feeding (TRF; food access limited to 8 hours every day) were subjected to hindlimb unloading (HU) to simulate microgravity. HU for 6 weeks led to left ventricular dyssynchrony and declined cardiac function. HU also lowered pyruvate dehydrogenase (PDH) activity and impaired glucose utilization in the heart. All these were largely preserved by TRF. TRF showed no effects on HU-induced loss of cardiac mass, but significantly improved contractile function of cardiomyocytes. Interestingly, TRF raised liver-derived fibroblast growth factor 21 (FGF21) level and enhanced cardiac FGF21 signaling as manifested by upregulation of FGF receptor-1 (FGFR1) expression and its downstream markers in HU rats. In isolated cardiomyocytes, FGF21 treatment improved PDH activity and glucose utilization, consequently enhancing cell contractile function. Finally, both liver-specific knockdown (KD) of FGF21 and cardiac-specific FGFR1 KD abrogated the cardioprotective effects of TRF in HU rats. These data demonstrate that TRF improves cardiac glucose utilization and ameliorates cardiac dysfunction induced by simulated microgravity, at least partially, through restoring cardiac FGF21 signaling, suggesting TRF as a potential countermeasure for cardioprotection in long-term spaceflight.","container-title":"The FASEB Journal","DOI":"10.1096/fj.202001246RR","ISSN":"1530-6860","issue":"11","language":"en","license":"© 2020 Federation of American Societies for Experimental Biology","note":"_eprint: https://faseb.onlinelibrary.wiley.com/doi/pdf/10.1096/fj.202001246RR","source":"Wiley Online Library","title":"Time-restricted feeding alleviates cardiac dysfunction induced by simulated microgravity via restoring cardiac FGF21 signaling","URL":"https://faseb.onlinelibrary.wiley.com/doi/abs/10.1096/fj.202001246RR","volume":"34","author":[{"family":"Wang","given":"Xin-Pei"},{"family":"Xing","given":"Chang-Yang"},{"family":"Zhang","given":"Jia-Xin"},{"family":"Zhou","given":"Jia-Heng"},{"family":"Li","given":"Yun-Chu"},{"family":"Yang","given":"Hong-Yan"},{"family":"Zhang","given":"Peng-Fei"},{"family":"Zhang","given":"Wei"},{"family":"Huang","given":"Yin"},{"family":"Long","given":"Jian-Gang"},{"family":"Gao","given":"Feng"},{"family":"Zhang","given":"Xing"},{"family":"Li","given":"Jia"}],"accessed":{"date-parts":[["2020",9,25]]},"issued":{"date-parts":[["2020",9,21]]}}}],"schema":"https://github.com/citation-style-language/schema/raw/master/csl-citation.json"} </w:instrText>
      </w:r>
      <w:r>
        <w:fldChar w:fldCharType="separate"/>
      </w:r>
      <w:r>
        <w:rPr>
          <w:noProof/>
        </w:rPr>
        <w:t>(Chaix et al., 2019, 2021; Chung et al., 2016; Hatori et al., 2012, 2012; Hua et al., 2020; X.-P. Wang et al., 2020)</w:t>
      </w:r>
      <w:r>
        <w:fldChar w:fldCharType="end"/>
      </w:r>
      <w:r>
        <w:t>.</w:t>
      </w:r>
    </w:p>
    <w:p w14:paraId="5B61393B" w14:textId="77777777" w:rsidR="00146B4B" w:rsidRDefault="00146B4B" w:rsidP="00146B4B">
      <w:pPr>
        <w:pStyle w:val="ListParagraph"/>
        <w:spacing w:after="0" w:line="480" w:lineRule="auto"/>
        <w:ind w:left="0" w:firstLine="720"/>
        <w:rPr>
          <w:rFonts w:ascii="Times New Roman" w:hAnsi="Times New Roman" w:cs="Times New Roman"/>
          <w:sz w:val="24"/>
          <w:szCs w:val="24"/>
        </w:rPr>
      </w:pPr>
      <w:r w:rsidRPr="009E1EC4">
        <w:rPr>
          <w:rFonts w:ascii="Times New Roman" w:hAnsi="Times New Roman" w:cs="Times New Roman"/>
          <w:sz w:val="24"/>
          <w:szCs w:val="24"/>
        </w:rPr>
        <w:t xml:space="preserve">Studies that </w:t>
      </w:r>
      <w:r>
        <w:rPr>
          <w:rFonts w:ascii="Times New Roman" w:hAnsi="Times New Roman" w:cs="Times New Roman"/>
          <w:sz w:val="24"/>
          <w:szCs w:val="24"/>
        </w:rPr>
        <w:t>examine</w:t>
      </w:r>
      <w:r w:rsidRPr="009E1EC4">
        <w:rPr>
          <w:rFonts w:ascii="Times New Roman" w:hAnsi="Times New Roman" w:cs="Times New Roman"/>
          <w:sz w:val="24"/>
          <w:szCs w:val="24"/>
        </w:rPr>
        <w:t xml:space="preserve"> TRF </w:t>
      </w:r>
      <w:r>
        <w:rPr>
          <w:rFonts w:ascii="Times New Roman" w:hAnsi="Times New Roman" w:cs="Times New Roman"/>
          <w:sz w:val="24"/>
          <w:szCs w:val="24"/>
        </w:rPr>
        <w:t xml:space="preserve">interventions </w:t>
      </w:r>
      <w:r w:rsidRPr="009E1EC4">
        <w:rPr>
          <w:rFonts w:ascii="Times New Roman" w:hAnsi="Times New Roman" w:cs="Times New Roman"/>
          <w:sz w:val="24"/>
          <w:szCs w:val="24"/>
        </w:rPr>
        <w:t xml:space="preserve">during pregnancy are </w:t>
      </w:r>
      <w:r>
        <w:rPr>
          <w:rFonts w:ascii="Times New Roman" w:hAnsi="Times New Roman" w:cs="Times New Roman"/>
          <w:sz w:val="24"/>
          <w:szCs w:val="24"/>
        </w:rPr>
        <w:t>almost exclusively</w:t>
      </w:r>
      <w:r w:rsidRPr="009E1EC4">
        <w:rPr>
          <w:rFonts w:ascii="Times New Roman" w:hAnsi="Times New Roman" w:cs="Times New Roman"/>
          <w:sz w:val="24"/>
          <w:szCs w:val="24"/>
        </w:rPr>
        <w:t xml:space="preserve"> </w:t>
      </w:r>
      <w:commentRangeStart w:id="71"/>
      <w:r w:rsidRPr="009E1EC4">
        <w:rPr>
          <w:rFonts w:ascii="Times New Roman" w:hAnsi="Times New Roman" w:cs="Times New Roman"/>
          <w:sz w:val="24"/>
          <w:szCs w:val="24"/>
        </w:rPr>
        <w:t>preclinical</w:t>
      </w:r>
      <w:commentRangeEnd w:id="71"/>
      <w:r w:rsidR="005D7FE2">
        <w:rPr>
          <w:rStyle w:val="CommentReference"/>
        </w:rPr>
        <w:commentReference w:id="71"/>
      </w:r>
      <w:r w:rsidRPr="009E1EC4">
        <w:rPr>
          <w:rFonts w:ascii="Times New Roman" w:hAnsi="Times New Roman" w:cs="Times New Roman"/>
          <w:sz w:val="24"/>
          <w:szCs w:val="24"/>
        </w:rPr>
        <w:t xml:space="preserve"> models that </w:t>
      </w:r>
      <w:r>
        <w:rPr>
          <w:rFonts w:ascii="Times New Roman" w:hAnsi="Times New Roman" w:cs="Times New Roman"/>
          <w:sz w:val="24"/>
          <w:szCs w:val="24"/>
        </w:rPr>
        <w:t xml:space="preserve">use </w:t>
      </w:r>
      <w:r w:rsidRPr="009E1EC4">
        <w:rPr>
          <w:rFonts w:ascii="Times New Roman" w:hAnsi="Times New Roman" w:cs="Times New Roman"/>
          <w:sz w:val="24"/>
          <w:szCs w:val="24"/>
        </w:rPr>
        <w:t xml:space="preserve">TRF to reduce effects of overnutrition on the fetus </w:t>
      </w:r>
      <w:r w:rsidRPr="009E1EC4">
        <w:rPr>
          <w:rFonts w:ascii="Times New Roman" w:hAnsi="Times New Roman" w:cs="Times New Roman"/>
          <w:sz w:val="24"/>
          <w:szCs w:val="24"/>
        </w:rPr>
        <w:fldChar w:fldCharType="begin"/>
      </w:r>
      <w:r w:rsidRPr="009E1EC4">
        <w:rPr>
          <w:rFonts w:ascii="Times New Roman" w:hAnsi="Times New Roman" w:cs="Times New Roman"/>
          <w:sz w:val="24"/>
          <w:szCs w:val="24"/>
        </w:rPr>
        <w:instrText xml:space="preserve"> ADDIN ZOTERO_ITEM CSL_CITATION {"citationID":"07IbOpJi","properties":{"formattedCitation":"(Upadhyay et al., 2019, 2020)","plainCitation":"(Upadhyay et al., 2019, 2020)","noteIndex":0},"citationItems":[{"id":2,"uris":["http://zotero.org/users/5073745/items/EC9EJ9LI"],"itemData":{"id":2,"type":"article-journal","abstract":"Maternal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Pr="009E1EC4">
        <w:rPr>
          <w:rFonts w:ascii="Times New Roman" w:hAnsi="Times New Roman" w:cs="Times New Roman"/>
          <w:sz w:val="24"/>
          <w:szCs w:val="24"/>
        </w:rPr>
        <w:fldChar w:fldCharType="separate"/>
      </w:r>
      <w:r w:rsidRPr="009E1EC4">
        <w:rPr>
          <w:rFonts w:ascii="Times New Roman" w:hAnsi="Times New Roman" w:cs="Times New Roman"/>
          <w:noProof/>
          <w:sz w:val="24"/>
          <w:szCs w:val="24"/>
        </w:rPr>
        <w:t>(Upadhyay et al., 2019, 2020)</w:t>
      </w:r>
      <w:r w:rsidRPr="009E1EC4">
        <w:rPr>
          <w:rFonts w:ascii="Times New Roman" w:hAnsi="Times New Roman" w:cs="Times New Roman"/>
          <w:sz w:val="24"/>
          <w:szCs w:val="24"/>
        </w:rPr>
        <w:fldChar w:fldCharType="end"/>
      </w:r>
      <w:r w:rsidRPr="009E1EC4">
        <w:rPr>
          <w:rFonts w:ascii="Times New Roman" w:hAnsi="Times New Roman" w:cs="Times New Roman"/>
          <w:sz w:val="24"/>
          <w:szCs w:val="24"/>
        </w:rPr>
        <w:t xml:space="preserve">. Only two studies have investigated the effect of TRF in a chow diet, and both focused on the effect for offspring once they reach adulthood </w:t>
      </w:r>
      <w:r w:rsidRPr="009E1EC4">
        <w:rPr>
          <w:rFonts w:ascii="Times New Roman" w:hAnsi="Times New Roman" w:cs="Times New Roman"/>
          <w:sz w:val="24"/>
          <w:szCs w:val="24"/>
        </w:rPr>
        <w:fldChar w:fldCharType="begin"/>
      </w:r>
      <w:r w:rsidRPr="009E1EC4">
        <w:rPr>
          <w:rFonts w:ascii="Times New Roman" w:hAnsi="Times New Roman" w:cs="Times New Roman"/>
          <w:sz w:val="24"/>
          <w:szCs w:val="24"/>
        </w:rPr>
        <w:instrText xml:space="preserve"> ADDIN ZOTERO_ITEM CSL_CITATION {"citationID":"HcQuRUAR","properties":{"formattedCitation":"(Mulcahy et al., 2022; Prates et al., 2022)","plainCitation":"(Mulcahy et al., 2022; Prates et al., 2022)","noteIndex":0},"citationItems":[{"id":1374,"uris":["http://zotero.org/users/5073745/items/AH9V27AA"],"itemData":{"id":1374,"type":"report","abstract":"The timing of food intake is a novel dietary component that can impact health. Time-restricted feeding (TRF), a form of intermittent fasting, manipulates food timing. During pregnancy, one may experience disruptions to food intake for diverse reasons (e.g. nausea and vomiting of pregnancy, food insecurity, desire to manage gestational weight gain, disordered eating behaviors, changes in taste and food preferences, etc) and therefore may experience periods of intentional or unintentional fasting similar to TRF protocols. Because interest in TRF is gaining popularity and feeding may be interrupted in those who are pregnant, it is important to understand the long-term effects of TRF during pregnancy on the resultant offspring. Using a mouse model, we tested the effects of gestational exposure to early TRF (eTRF) over the life course of both male and female offspring. Offspring body composition was similar between experimental groups in both males and females from weaning (day 21) to adulthood (day 70), with minor increases in food intake in eTRF females and improved glucose tolerance in males. After 10 weeks of high fat, high sucrose diet feeding, male eTRF offspring were more sensitive to insulin but developed glucose intolerance with impaired insulin secretion. As such, gestational eTRF causes sex-specific deleterious effects on glucose homeostasis after chronic high fat, high sucrose diet feeding in male offspring. Further studies are needed to determine the effect gestational eTRF has on the male pancreas as well as to elucidate the mechanisms that protect females from this metabolic dysfunction.","language":"en","license":"© 2022, Posted by Cold Spring Harbor Laboratory. This pre-print is available under a Creative Commons License (Attribution 4.0 International), CC BY 4.0, as described at http://creativecommons.org/licenses/by/4.0/","note":"DOI: 10.1101/2022.04.27.489576\nsection: New Results\ntype: article","page":"2022.04.27.489576","publisher":"bioRxiv","source":"bioRxiv","title":"Gestational Early-Time Restricted Feeding Results in Sex-Specific Glucose Intolerance in Adult Male Mice","URL":"https://www.biorxiv.org/content/10.1101/2022.04.27.489576v1","author":[{"family":"Mulcahy","given":"Molly C."},{"family":"Habbal","given":"Noura El"},{"family":"Snyder","given":"Detrick"},{"family":"Redd","given":"JeAnna R."},{"family":"Sun","given":"Haijing"},{"family":"Gregg","given":"Brigid E."},{"family":"Bridges","given":"Dave"}],"accessed":{"date-parts":[["2022",4,29]]},"issued":{"date-parts":[["2022",4,28]]}}},{"id":1395,"uris":["http://zotero.org/users/5073745/items/H2SF844K"],"itemData":{"id":1395,"type":"article-journal","abstract":"Maternal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9E1EC4">
        <w:rPr>
          <w:rFonts w:ascii="Times New Roman" w:hAnsi="Times New Roman" w:cs="Times New Roman"/>
          <w:sz w:val="24"/>
          <w:szCs w:val="24"/>
        </w:rPr>
        <w:fldChar w:fldCharType="separate"/>
      </w:r>
      <w:r w:rsidRPr="009E1EC4">
        <w:rPr>
          <w:rFonts w:ascii="Times New Roman" w:hAnsi="Times New Roman" w:cs="Times New Roman"/>
          <w:noProof/>
          <w:sz w:val="24"/>
          <w:szCs w:val="24"/>
        </w:rPr>
        <w:t>(Mulcahy et al., 2022; Prates et al., 2022)</w:t>
      </w:r>
      <w:r w:rsidRPr="009E1EC4">
        <w:rPr>
          <w:rFonts w:ascii="Times New Roman" w:hAnsi="Times New Roman" w:cs="Times New Roman"/>
          <w:sz w:val="24"/>
          <w:szCs w:val="24"/>
        </w:rPr>
        <w:fldChar w:fldCharType="end"/>
      </w:r>
      <w:r w:rsidRPr="009E1EC4">
        <w:rPr>
          <w:rFonts w:ascii="Times New Roman" w:hAnsi="Times New Roman" w:cs="Times New Roman"/>
          <w:sz w:val="24"/>
          <w:szCs w:val="24"/>
        </w:rPr>
        <w:t xml:space="preserve">, </w:t>
      </w:r>
      <w:commentRangeStart w:id="72"/>
      <w:r w:rsidRPr="009E1EC4">
        <w:rPr>
          <w:rFonts w:ascii="Times New Roman" w:hAnsi="Times New Roman"/>
          <w:sz w:val="24"/>
          <w:rPrChange w:id="73" w:author="Erica Jansen" w:date="2023-03-06T11:01:00Z">
            <w:rPr>
              <w:rFonts w:ascii="Times New Roman" w:hAnsi="Times New Roman"/>
              <w:sz w:val="24"/>
              <w:highlight w:val="yellow"/>
            </w:rPr>
          </w:rPrChange>
        </w:rPr>
        <w:t>sought to include chronodisruption as a model of Ramadan fasting</w:t>
      </w:r>
      <w:r w:rsidRPr="008C7533">
        <w:rPr>
          <w:rFonts w:ascii="Times New Roman" w:hAnsi="Times New Roman"/>
          <w:sz w:val="24"/>
          <w:highlight w:val="yellow"/>
          <w:rPrChange w:id="74" w:author="Sandoval, Darleen" w:date="2023-03-06T11:01:00Z">
            <w:rPr>
              <w:rFonts w:ascii="Times New Roman" w:hAnsi="Times New Roman" w:cs="Times New Roman"/>
              <w:sz w:val="24"/>
              <w:szCs w:val="24"/>
            </w:rPr>
          </w:rPrChange>
        </w:rPr>
        <w:t xml:space="preserve"> </w:t>
      </w:r>
      <w:commentRangeStart w:id="75"/>
      <w:r w:rsidRPr="009E1EC4">
        <w:rPr>
          <w:rFonts w:ascii="Times New Roman" w:hAnsi="Times New Roman"/>
          <w:sz w:val="24"/>
          <w:rPrChange w:id="76" w:author="Erica Jansen" w:date="2023-03-06T11:01:00Z">
            <w:rPr>
              <w:rFonts w:ascii="Times New Roman" w:hAnsi="Times New Roman"/>
              <w:sz w:val="24"/>
              <w:highlight w:val="yellow"/>
            </w:rPr>
          </w:rPrChange>
        </w:rPr>
        <w:fldChar w:fldCharType="begin"/>
      </w:r>
      <w:r w:rsidRPr="009E1EC4">
        <w:rPr>
          <w:rFonts w:ascii="Times New Roman" w:hAnsi="Times New Roman" w:cs="Times New Roman"/>
          <w:sz w:val="24"/>
          <w:szCs w:val="24"/>
        </w:rPr>
        <w:instrText xml:space="preserve"> ADDIN ZOTERO_ITEM CSL_CITATION {"citationID":"lBYuGU8E","properties":{"formattedCitation":"(Alkhalefah et al., 2021, 2022)","plainCitation":"(Alkhalefah et al., 2021, 2022)","noteIndex":0},"citationItems":[{"id":1615,"uris":["http://zotero.org/users/5073745/items/8GDECLSP"],"itemData":{"id":1615,"type":"article-journal","abstract":"During Ramadan, many pregnant Muslim women fast between dawn and sunset. Although the impacts of prolonged maternal intermittent fasting (IF) on fetal growth and placental function are under-researched, reported effects include reduced placental weight and birth weight. In the present study, pregnant Wistar rats were used to model repeated cycles of IF on fetal development and placental function and to examine sex-specific effects. In the IF group, food was withdrawn daily from 17:00 to 09:00 over 21 days of gestation, while the control group received food ad libitum. Both groups had free water access. IF dams consumed less food, had significantly reduced weight compared with controls, with reduced plasma glucose and amino acids. Both fetal sexes were significantly lighter in the IF group with reduced fetal plasma amino acids. Placental weights and morphology were unchanged. The profile of placental metabolites was altered in the IF group with sex-specific responses evident. Transplacental flux of 14C-methylaminoisobutyric acid (14C-MeAIB), a system A amino acid transporter substrate, was significantly reduced in both fetal sexes in the IF group. Sodium-dependent 14C-MeAIB uptake into isolated placental plasma membrane vesicles was unchanged. The gene expression of system A transporter Slc38a1, Slc38a2 and Slc38a4 was up-regulated in IF male placentas only. No changes were observed in placental SNAT1 and SNAT2 protein expression. Maternal IF results in detrimental impacts on maternal physiology and fetal development with changes in the placental and fetal metabolite profiles. Reduced placental system A transporter activity may be responsible for fetal growth restriction in both sexes.","container-title":"Clinical Science","DOI":"10.1042/CS20210137","ISSN":"0143-5221","issue":"11","journalAbbreviation":"Clinical Science","page":"1445-1466","source":"Silverchair","title":"Maternal intermittent fasting during pregnancy induces fetal growth restriction and down-regulated placental system A amino acid transport in the rat","volume":"135","author":[{"family":"Alkhalefah","given":"Alaa"},{"family":"Dunn","given":"Warwick B."},{"family":"Allwood","given":"James W."},{"family":"Parry","given":"Kate L."},{"family":"Houghton","given":"Franchesca D."},{"family":"Ashton","given":"Nick"},{"family":"Glazier","given":"Jocelyn D."}],"issued":{"date-parts":[["2021",6,11]]}}},{"id":1610,"uris":["http://zotero.org/users/5073745/items/4MDFXPJG"],"itemData":{"id":1610,"type":"article-journal","abstract":"Pregnant Muslim women are exempt from fasting during Ramadan; however a majority are reported to fast. The impact of this form of maternal intermittent fasting  (IF) on fetal development and offspring health is not well defined. Using a rat  model, we have shown previously that maternal IF results in fetal growth  restriction accompanied by changes in placental nutrient transport function. The  aim of this study was to assess cardiovascular, metabolic and renal function in  adult offspring of IF-exposed dams. Food was withheld from Wistar rats from 17:00  to 09:00 daily throughout pregnancy; controls had ad libitum access to food.  Birth weight was unaffected; however male IF pups grew more slowly up to 10 weeks  of age (P &lt; 0.01) whereas IF females matched their control counterparts. Systolic  blood pressure (SBP), glucose tolerance and basal renal function at 14 weeks were  not affected by IF exposure. When offered saline solutions (0.9-2.1%) to drink,  females showed a greater salt preference than males (P &lt; 0.01); however there  were no differences between dietary groups. A separate group of pups was weaned  onto a 4% NaCl diet. SBP increased in IF pups sooner, at 7 weeks (P &lt; 0.01), than  controls which became hypertensive from 10 weeks. Renal function did not appear  to differ; however markers of renal injury were elevated in IF males (P &lt; 0.05).  Maternal IF does not affect resting cardiovascular, metabolic and renal function;  but when challenged by dietary salt load male IF offspring are more prone to  renal injury.","container-title":"PloS one","DOI":"10.1371/journal.pone.0258372","ISSN":"1932-6203","issue":"3","journalAbbreviation":"PLoS One","language":"eng","note":"publisher-place: United States\nPMID: 35271586 \nPMCID: PMC8912128","page":"e0258372","title":"Impact of maternal intermittent fasting during pregnancy on cardiovascular, metabolic and renal function in adult rat offspring.","volume":"17","author":[{"family":"Alkhalefah","given":"Alaa"},{"family":"Eyre","given":"Heather J."},{"family":"Hussain","given":"Rezwana"},{"family":"Glazier","given":"Jocelyn D."},{"family":"Ashton","given":"Nick"}],"issued":{"date-parts":[["2022"]]}}}],"schema":"https://github.com/citation-style-language/schema/raw/master/csl-citation.json"} </w:instrText>
      </w:r>
      <w:r w:rsidRPr="009E1EC4">
        <w:rPr>
          <w:rFonts w:ascii="Times New Roman" w:hAnsi="Times New Roman"/>
          <w:sz w:val="24"/>
          <w:rPrChange w:id="77" w:author="Erica Jansen" w:date="2023-03-06T11:01:00Z">
            <w:rPr>
              <w:rFonts w:ascii="Times New Roman" w:hAnsi="Times New Roman"/>
              <w:sz w:val="24"/>
              <w:highlight w:val="yellow"/>
            </w:rPr>
          </w:rPrChange>
        </w:rPr>
        <w:fldChar w:fldCharType="separate"/>
      </w:r>
      <w:r w:rsidRPr="009E1EC4">
        <w:rPr>
          <w:rFonts w:ascii="Times New Roman" w:hAnsi="Times New Roman" w:cs="Times New Roman"/>
          <w:noProof/>
          <w:sz w:val="24"/>
          <w:szCs w:val="24"/>
        </w:rPr>
        <w:t>(Alkhalefah et al., 2021, 2022)</w:t>
      </w:r>
      <w:r w:rsidRPr="009E1EC4">
        <w:rPr>
          <w:rFonts w:ascii="Times New Roman" w:hAnsi="Times New Roman"/>
          <w:sz w:val="24"/>
          <w:rPrChange w:id="78" w:author="Erica Jansen" w:date="2023-03-06T11:01:00Z">
            <w:rPr>
              <w:rFonts w:ascii="Times New Roman" w:hAnsi="Times New Roman"/>
              <w:sz w:val="24"/>
              <w:highlight w:val="yellow"/>
            </w:rPr>
          </w:rPrChange>
        </w:rPr>
        <w:fldChar w:fldCharType="end"/>
      </w:r>
      <w:commentRangeEnd w:id="75"/>
      <w:ins w:id="79" w:author="Erica Jansen" w:date="2023-03-06T11:01:00Z">
        <w:r w:rsidRPr="009E1EC4">
          <w:rPr>
            <w:rFonts w:ascii="Times New Roman" w:hAnsi="Times New Roman" w:cs="Times New Roman"/>
            <w:sz w:val="24"/>
            <w:szCs w:val="24"/>
          </w:rPr>
          <w:t xml:space="preserve">. </w:t>
        </w:r>
      </w:ins>
      <w:commentRangeEnd w:id="72"/>
      <w:r w:rsidR="008C7533">
        <w:rPr>
          <w:rStyle w:val="CommentReference"/>
        </w:rPr>
        <w:commentReference w:id="75"/>
      </w:r>
      <w:r w:rsidR="00BB1C77">
        <w:rPr>
          <w:rStyle w:val="CommentReference"/>
        </w:rPr>
        <w:commentReference w:id="72"/>
      </w:r>
      <w:ins w:id="80" w:author="Sandoval, Darleen" w:date="2023-03-06T11:01:00Z">
        <w:r w:rsidRPr="009E1EC4">
          <w:rPr>
            <w:rFonts w:ascii="Times New Roman" w:hAnsi="Times New Roman" w:cs="Times New Roman"/>
            <w:sz w:val="24"/>
            <w:szCs w:val="24"/>
          </w:rPr>
          <w:t xml:space="preserve">. </w:t>
        </w:r>
      </w:ins>
      <w:r>
        <w:rPr>
          <w:rFonts w:ascii="Times New Roman" w:hAnsi="Times New Roman" w:cs="Times New Roman"/>
          <w:sz w:val="24"/>
          <w:szCs w:val="24"/>
        </w:rPr>
        <w:t xml:space="preserve">Evidence points to interest in this diet in pregnant human populations, as a case study of prolonged fasting to control gestational diabetes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{"citationID":"VsiGl2dJ","properties":{"formattedCitation":"(Ali &amp; Kunugi, 2020)","plainCitation":"(Ali &amp; Kunugi, 2020)","noteIndex":0},"citationItems":[{"id":825,"uris":["http://zotero.org/users/5073745/items/MJUJ2CHG"],"itemData":{"id":825,"type":"article-journal","abstract":"Gestational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(Ali &amp; Kunugi, 2020)</w:t>
      </w:r>
      <w:r>
        <w:rPr>
          <w:rFonts w:ascii="Times New Roman" w:hAnsi="Times New Roman" w:cs="Times New Roman"/>
          <w:sz w:val="24"/>
          <w:szCs w:val="24"/>
        </w:rPr>
        <w:fldChar w:fldCharType="end"/>
      </w:r>
      <w:r>
        <w:rPr>
          <w:rFonts w:ascii="Times New Roman" w:hAnsi="Times New Roman" w:cs="Times New Roman"/>
          <w:sz w:val="24"/>
          <w:szCs w:val="24"/>
        </w:rPr>
        <w:t xml:space="preserve"> and an investigation about the beliefs and attitudes related to intermittent fasting during pregnancy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{"citationID":"gKXKlZUH","properties":{"formattedCitation":"(Flanagan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(Flanagan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have recently been published. </w:t>
      </w:r>
    </w:p>
    <w:p w14:paraId="3BDD6500" w14:textId="5A664F27" w:rsidR="00146B4B" w:rsidRPr="00146B4B" w:rsidRDefault="00146B4B" w:rsidP="00146B4B">
      <w:pPr>
        <w:pStyle w:val="ListParagraph"/>
        <w:spacing w:after="0" w:line="480" w:lineRule="auto"/>
        <w:ind w:left="0" w:firstLine="720"/>
        <w:rPr>
          <w:rFonts w:ascii="Times New Roman" w:hAnsi="Times New Roman" w:cs="Times New Roman"/>
          <w:sz w:val="24"/>
          <w:szCs w:val="24"/>
        </w:rPr>
      </w:pPr>
      <w:r w:rsidRPr="00146B4B">
        <w:rPr>
          <w:rFonts w:ascii="Times New Roman" w:hAnsi="Times New Roman" w:cs="Times New Roman"/>
          <w:sz w:val="24"/>
          <w:szCs w:val="24"/>
        </w:rPr>
        <w:t xml:space="preserve">Because there are so few studies about this dietary modality in pregnancy, we have an incomplete understanding of its effects. The work of this dissertation seeks to broaden the understanding of how the timing of eating and GDF15 elevations during pregnancy can impact both parent and child health using both preclinical and human observational methods. Chapter 2 seeks to characterize the effect of TRF of a chow diet during gestation in a mouse model on </w:t>
      </w:r>
      <w:r w:rsidRPr="00146B4B">
        <w:rPr>
          <w:rFonts w:ascii="Times New Roman" w:hAnsi="Times New Roman" w:cs="Times New Roman"/>
          <w:sz w:val="24"/>
          <w:szCs w:val="24"/>
        </w:rPr>
        <w:lastRenderedPageBreak/>
        <w:t xml:space="preserve">maternal body weight, food intake, estrus cyclicity and fertility, insulin sensitivity, and early postnatal health indicators. In Chapter 3, I use a </w:t>
      </w:r>
      <w:r w:rsidRPr="00146B4B">
        <w:rPr>
          <w:rFonts w:ascii="Times New Roman" w:hAnsi="Times New Roman" w:cs="Times New Roman"/>
          <w:i/>
          <w:iCs/>
          <w:sz w:val="24"/>
          <w:szCs w:val="24"/>
        </w:rPr>
        <w:t>Gdf15</w:t>
      </w:r>
      <w:r w:rsidRPr="00146B4B">
        <w:rPr>
          <w:rFonts w:ascii="Times New Roman" w:hAnsi="Times New Roman" w:cs="Times New Roman"/>
          <w:sz w:val="24"/>
          <w:szCs w:val="24"/>
        </w:rPr>
        <w:t xml:space="preserve"> knockout mouse model to evaluate the impact of GDF15 on maternal food intake, gestational weight gain, insulin sensitivity, lactation, and pup postnatal growth. In chapter 4, I use data from an observational cohort study of human pregnancy to assess the relationship between self-reported timing of eating and fasting duration and mid-gestation oral glucose tolerance test values and infant birth weight. Finally, in chapter 5, I evaluate the effect of gestational TRF on the offspring from dams in chapter 2 from weaning</w:t>
      </w:r>
      <w:del w:id="81" w:author="Erica Jansen" w:date="2023-02-28T11:21:00Z">
        <w:r w:rsidRPr="00146B4B" w:rsidDel="00BB1C77">
          <w:rPr>
            <w:rFonts w:ascii="Times New Roman" w:hAnsi="Times New Roman" w:cs="Times New Roman"/>
            <w:sz w:val="24"/>
            <w:szCs w:val="24"/>
          </w:rPr>
          <w:delText>,</w:delText>
        </w:r>
      </w:del>
      <w:r w:rsidRPr="00146B4B">
        <w:rPr>
          <w:rFonts w:ascii="Times New Roman" w:hAnsi="Times New Roman" w:cs="Times New Roman"/>
          <w:sz w:val="24"/>
          <w:szCs w:val="24"/>
        </w:rPr>
        <w:t xml:space="preserve"> until adulthood, and in response to a high-fat, high-sucrose diet in both sexes. These studies together implicate the timing of eating and fasting duration as critical contributors to  perinatal health outcomes in both animal model and human participants. </w:t>
      </w:r>
    </w:p>
    <w:p w14:paraId="1B6E2195" w14:textId="77777777" w:rsidR="007D7678" w:rsidRDefault="007D7678" w:rsidP="007D7678">
      <w:pPr>
        <w:spacing w:line="259" w:lineRule="auto"/>
      </w:pPr>
    </w:p>
    <w:p w14:paraId="4DC37F5B" w14:textId="26440B31" w:rsidR="00A77D50" w:rsidRDefault="00A77D50" w:rsidP="007D7678">
      <w:pPr>
        <w:spacing w:line="259" w:lineRule="auto"/>
        <w:sectPr w:rsidR="00A77D50" w:rsidSect="00BC3B69">
          <w:footerReference w:type="default" r:id="rId16"/>
          <w:pgSz w:w="12240" w:h="15840"/>
          <w:pgMar w:top="1440" w:right="1440" w:bottom="1440" w:left="1440" w:header="720" w:footer="720" w:gutter="0"/>
          <w:pgNumType w:start="1"/>
          <w:cols w:space="720"/>
          <w:docGrid w:linePitch="360"/>
        </w:sectPr>
      </w:pPr>
    </w:p>
    <w:p w14:paraId="3572B716" w14:textId="77777777" w:rsidR="00566EB5" w:rsidRPr="00C85F4C" w:rsidRDefault="00566EB5" w:rsidP="00566EB5">
      <w:pPr>
        <w:pStyle w:val="Heading1"/>
      </w:pPr>
      <w:bookmarkStart w:id="82" w:name="_Toc126771646"/>
      <w:bookmarkStart w:id="83" w:name="_Toc126830553"/>
      <w:r w:rsidRPr="00C85F4C">
        <w:lastRenderedPageBreak/>
        <w:t>Gestational early time-restricted feeding results in mild maternal glycemic differences, reduced litter sizes, and pup survival</w:t>
      </w:r>
      <w:bookmarkEnd w:id="82"/>
      <w:bookmarkEnd w:id="83"/>
    </w:p>
    <w:p w14:paraId="57927134" w14:textId="77777777" w:rsidR="00566EB5" w:rsidRDefault="00566EB5" w:rsidP="00566EB5">
      <w:pPr>
        <w:pStyle w:val="Heading2"/>
      </w:pPr>
      <w:bookmarkStart w:id="84" w:name="_Toc126771647"/>
      <w:bookmarkStart w:id="85" w:name="_Toc126830554"/>
      <w:r>
        <w:t>Abstract</w:t>
      </w:r>
      <w:bookmarkEnd w:id="84"/>
      <w:bookmarkEnd w:id="85"/>
    </w:p>
    <w:p w14:paraId="280DC24A" w14:textId="05F22FE1" w:rsidR="00566EB5" w:rsidRDefault="00566EB5" w:rsidP="00566EB5">
      <w:pPr>
        <w:tabs>
          <w:tab w:val="left" w:pos="1256"/>
        </w:tabs>
      </w:pPr>
      <w:r w:rsidRPr="004D7957">
        <w:t>Time-restricted Feeding is an increasingly common diet that may modulate metabolic health. As recent evidence suggests pregnant people have considered or used the diet</w:t>
      </w:r>
      <w:ins w:id="86" w:author="Erica Jansen" w:date="2023-02-28T12:02:00Z">
        <w:r w:rsidR="00343543">
          <w:t>,</w:t>
        </w:r>
      </w:ins>
      <w:r>
        <w:t xml:space="preserve"> and pregnancy is a critical period of development for both parent and child, investigation of the effects of TRF during pregnancy in preclinical models is warranted. We employed a chow fed daily early time-restricted feeding (eTRF) regimen during the dark during the course of mouse pregnancy and evaluated its effect on maternal body weight and food intake, maternal insulin sensitivity, and offspring early postnatal health. We found that dams who were fed eTRF consumed similar kilocalories during the course of their pregnancies and gained comparable weight to Ad Libitum dams. Dams who were exposed to eTRF had similar insulin sensitivity but </w:t>
      </w:r>
      <w:del w:id="87" w:author="Sandoval, Darleen" w:date="2023-03-01T10:11:00Z">
        <w:r>
          <w:delText xml:space="preserve">increased </w:delText>
        </w:r>
      </w:del>
      <w:ins w:id="88" w:author="Sandoval, Darleen" w:date="2023-03-01T10:11:00Z">
        <w:r w:rsidR="00930A68">
          <w:t xml:space="preserve">had greater </w:t>
        </w:r>
      </w:ins>
      <w:r>
        <w:t>rebound from hypoglycemia during late gestation. Fertility</w:t>
      </w:r>
      <w:del w:id="89" w:author="Erica Jansen" w:date="2023-02-28T12:03:00Z">
        <w:r w:rsidDel="00343543">
          <w:delText>,</w:delText>
        </w:r>
      </w:del>
      <w:r>
        <w:t xml:space="preserve"> and pup birth weight were comparable between diets, but there was a significant reduction in litter sizes and rates of survival to postnatal day 3 in eTRF dams. Pups born to eTRF dams had similar growth to postnatal day 21. These data suggest that eTRF during gestation has mild effects in pregnant </w:t>
      </w:r>
      <w:del w:id="90" w:author="Sandoval, Darleen" w:date="2023-03-01T10:11:00Z">
        <w:r>
          <w:delText xml:space="preserve">populations </w:delText>
        </w:r>
      </w:del>
      <w:ins w:id="91" w:author="Sandoval, Darleen" w:date="2023-03-01T10:11:00Z">
        <w:r w:rsidR="00930A68">
          <w:t xml:space="preserve">dams </w:t>
        </w:r>
      </w:ins>
      <w:r>
        <w:t>but may</w:t>
      </w:r>
      <w:ins w:id="92" w:author="Sandoval, Darleen" w:date="2023-03-01T10:11:00Z">
        <w:r w:rsidR="00930A68">
          <w:t xml:space="preserve"> negatively</w:t>
        </w:r>
      </w:ins>
      <w:r>
        <w:t xml:space="preserve"> impact offspring health. More evaluation of this phenotype is warranted in order to translate to pregnant human populations. </w:t>
      </w:r>
    </w:p>
    <w:p w14:paraId="32E36807" w14:textId="77777777" w:rsidR="00566EB5" w:rsidRDefault="00566EB5" w:rsidP="00566EB5">
      <w:pPr>
        <w:pStyle w:val="Heading2"/>
      </w:pPr>
      <w:bookmarkStart w:id="93" w:name="_Toc126771648"/>
      <w:bookmarkStart w:id="94" w:name="_Toc126830555"/>
      <w:r>
        <w:lastRenderedPageBreak/>
        <w:t>Introduction</w:t>
      </w:r>
      <w:bookmarkEnd w:id="93"/>
      <w:bookmarkEnd w:id="94"/>
    </w:p>
    <w:p w14:paraId="591A9189" w14:textId="4A114B61" w:rsidR="00566EB5" w:rsidRDefault="00566EB5" w:rsidP="00566EB5">
      <w:pPr>
        <w:ind w:firstLine="720"/>
      </w:pPr>
      <w:r>
        <w:t>The timing of eating with respect to one’s circadian rhythm has become an area of interest as a  modifiable component of the diet to alter for health reasons. There are many forms of eating that attempt to manipulate the timing of food</w:t>
      </w:r>
      <w:ins w:id="95" w:author="Erica Jansen" w:date="2023-02-28T12:04:00Z">
        <w:r w:rsidR="00343543">
          <w:t>;</w:t>
        </w:r>
      </w:ins>
      <w:del w:id="96" w:author="Erica Jansen" w:date="2023-02-28T12:03:00Z">
        <w:r w:rsidDel="00343543">
          <w:delText>,</w:delText>
        </w:r>
      </w:del>
      <w:r>
        <w:t xml:space="preserve"> among them is time-restricted eating or feeding (TRF/TRE). With this modality, one confines caloric intake to a predictable and condensed period of time each day, in line with the circadian day, ultimately increasing the number of hours spent fasting. </w:t>
      </w:r>
    </w:p>
    <w:p w14:paraId="6B4E0910" w14:textId="77777777" w:rsidR="00566EB5" w:rsidRDefault="00566EB5" w:rsidP="00566EB5">
      <w:pPr>
        <w:ind w:firstLine="720"/>
      </w:pPr>
      <w:r>
        <w:t xml:space="preserve">Preclinical models have thoroughly detailed this dietary manipulation. Often, when TRF is employed in rodents provided with a high-fat, high-sucrose diet, that weight gain is reduced compared to ad libitum fed controls </w:t>
      </w:r>
      <w:r>
        <w:fldChar w:fldCharType="begin"/>
      </w:r>
      <w:r>
        <w:instrText xml:space="preserve"> ADDIN ZOTERO_ITEM CSL_CITATION {"citationID":"3bYPDqnX","properties":{"formattedCitation":"(Boucsein et al., 2019; Chaix et al., 2019; Sherman et al., 2012)","plainCitation":"(Boucsein et al., 2019; Chaix et al., 2019; Sherman et al., 2012)","noteIndex":0},"citationItems":[{"id":652,"uris":["http://zotero.org/users/5073745/items/K7KVJXE6"],"itemData":{"id":652,"type":"article-journal","abstract":"Synchronization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fldChar w:fldCharType="separate"/>
      </w:r>
      <w:r>
        <w:rPr>
          <w:noProof/>
        </w:rPr>
        <w:t>(Boucsein et al., 2019; Chaix et al., 2019; Sherman et al., 2012)</w:t>
      </w:r>
      <w:r>
        <w:fldChar w:fldCharType="end"/>
      </w:r>
      <w:r>
        <w:t xml:space="preserve">. More importantly, TRF in rodent models </w:t>
      </w:r>
      <w:del w:id="97" w:author="Erica Jansen" w:date="2023-02-28T12:04:00Z">
        <w:r w:rsidDel="00343543">
          <w:delText>on</w:delText>
        </w:r>
      </w:del>
      <w:r>
        <w:t xml:space="preserve"> has been shown to positively impact glucose homeostasis </w:t>
      </w:r>
      <w:del w:id="98" w:author="Erica Jansen" w:date="2023-02-28T12:04:00Z">
        <w:r w:rsidDel="00343543">
          <w:delText>in rodent models</w:delText>
        </w:r>
      </w:del>
      <w:r>
        <w:t xml:space="preserve"> </w:t>
      </w:r>
      <w:r>
        <w:fldChar w:fldCharType="begin"/>
      </w:r>
      <w:r>
        <w:instrText xml:space="preserve"> ADDIN ZOTERO_ITEM CSL_CITATION {"citationID":"UBdRZnwN","properties":{"formattedCitation":"(Chaix et al., 2019; Chung et al., 2016; Hatori et al., 2012; She et al., 2021; W. Wang et al., 2021; X.-P. Wang et al., 2020; Wilson et al., 2020; Woodie et al., 2018)","plainCitation":"(Chaix et al., 2019; Chung et al., 2016; Hatori et al., 2012; She et al., 2021; W. Wang et al., 2021; X.-P. Wang et al., 2020; Wilson et al., 2020; Woodie et al., 2018)","noteIndex":0},"citationItems":[{"id":287,"uris":["http://zotero.org/users/5073745/items/UGYPSTUR"],"itemData":{"id":287,"type":"article-journal","abstract":"Increased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646,"uris":["http://zotero.org/users/5073745/items/GIX88IQF"],"itemData":{"id":646,"type":"article-journal","abstract":"Background: Dysregulation of metabolic regulatory hormones often occurs during the progress of obesity. Key regulatory hormone insulin-growth hormone (GH) balance has recently been proposed to maintain metabolism profiles. Time-restricted feeding (TRF) is an effective strategy against obesity without detailed research on pulsatile GH releasing patterns. Methods: TRF was performed in an over-eating melanocortin 4 receptor-knockout (MC4RKO) obese mouse model using normal food. Body weight and food intake were measured. Series of blood samples were collected for 6-h pulsatile GH profile, glucose tolerance test, and insulin tolerance test at 5, 8, and 9 weeks of TRF, respectively. Indirect calorimetric recordings were performed by the Phenomaster system at 6 weeks for 1 week, and body composition was measured by nuclear magnetic resonance spectroscopy (NMR). Substrate- and energy metabolism-related gene expressions were measured in terminal liver and subcutaneous white adipose tissues. Results: TRF increased pulsatile GH secretion in dark phase and suppressed hyperinsulinemia in MC4RKO obese mice to reach a reduced insulin/GH ratio.","container-title":"Neuroendocrinology","DOI":"10.1159/000515960","ISSN":"0028-3835, 1423-0194","journalAbbreviation":"Neuroendocrinology","language":"en","source":"DOI.org (Crossref)","title":"Time-restricted feeding restored insulin-growth hormone balance and improved substrate and energy metabolism in MC4RKO obese mice","URL":"https://www.karger.com/Article/FullText/515960","author":[{"family":"Wang","given":"Weihao"},{"family":"Huang","given":"Zhengxiang"},{"family":"Huang","given":"Lili"},{"family":"Gao","given":"Lyn"},{"family":"Cui","given":"Ling"},{"family":"Cowley","given":"Michael"},{"family":"Guo","given":"Lixin"},{"family":"Chen","given":"Chen"}],"accessed":{"date-parts":[["2021",6,9]]},"issued":{"date-parts":[["2021",3,18]]}}},{"id":499,"uris":["http://zotero.org/users/5073745/items/ISBB6Q83"],"itemData":{"id":499,"type":"article-journal","abstract":"Dietary restriction has been well-described to improve health metrics, but whether it could benefit pathophysiological adaptation to extreme environment, for example, microgravity, remains unknown. Here, we investigated the effects of a daily rhythm of fasting and feeding without reducing caloric intake on cardiac function and metabolism against simulated microgravity. Male rats under ad libitum feeding or time-restricted feeding (TRF; food access limited to 8 hours every day) were subjected to hindlimb unloading (HU) to simulate microgravity. HU for 6 weeks led to left ventricular dyssynchrony and declined cardiac function. HU also lowered pyruvate dehydrogenase (PDH) activity and impaired glucose utilization in the heart. All these were largely preserved by TRF. TRF showed no effects on HU-induced loss of cardiac mass, but significantly improved contractile function of cardiomyocytes. Interestingly, TRF raised liver-derived fibroblast growth factor 21 (FGF21) level and enhanced cardiac FGF21 signaling as manifested by upregulation of FGF receptor-1 (FGFR1) expression and its downstream markers in HU rats. In isolated cardiomyocytes, FGF21 treatment improved PDH activity and glucose utilization, consequently enhancing cell contractile function. Finally, both liver-specific knockdown (KD) of FGF21 and cardiac-specific FGFR1 KD abrogated the cardioprotective effects of TRF in HU rats. These data demonstrate that TRF improves cardiac glucose utilization and ameliorates cardiac dysfunction induced by simulated microgravity, at least partially, through restoring cardiac FGF21 signaling, suggesting TRF as a potential countermeasure for cardioprotection in long-term spaceflight.","container-title":"The FASEB Journal","DOI":"10.1096/fj.202001246RR","ISSN":"1530-6860","issue":"11","language":"en","license":"© 2020 Federation of American Societies for Experimental Biology","note":"_eprint: https://faseb.onlinelibrary.wiley.com/doi/pdf/10.1096/fj.202001246RR","source":"Wiley Online Library","title":"Time-restricted feeding alleviates cardiac dysfunction induced by simulated microgravity via restoring cardiac FGF21 signaling","URL":"https://faseb.onlinelibrary.wiley.com/doi/abs/10.1096/fj.202001246RR","volume":"34","author":[{"family":"Wang","given":"Xin-Pei"},{"family":"Xing","given":"Chang-Yang"},{"family":"Zhang","given":"Jia-Xin"},{"family":"Zhou","given":"Jia-Heng"},{"family":"Li","given":"Yun-Chu"},{"family":"Yang","given":"Hong-Yan"},{"family":"Zhang","given":"Peng-Fei"},{"family":"Zhang","given":"Wei"},{"family":"Huang","given":"Yin"},{"family":"Long","given":"Jian-Gang"},{"family":"Gao","given":"Feng"},{"family":"Zhang","given":"Xing"},{"family":"Li","given":"Jia"}],"accessed":{"date-parts":[["2020",9,25]]},"issued":{"date-parts":[["2020",9,21]]}}},{"id":647,"uris":["http://zotero.org/users/5073745/items/TK62JH6F"],"itemData":{"id":647,"type":"article-journal","abstract":"Prolonged, isocaloric, time-restricted feeding (TRF) protocols can promote weight loss, improve metabolic dysregulation, and mitigate non-alcoholic fatty liver disease (NAFLD). In addition, 3-day, severe caloric restriction can improve liver metabolism and glucose homeostasis prior to significant weight loss. Thus, we hypothesized that short-term, isocaloric TRF would improve NAFLD and characteristics of metabolic syndrome in diet-induced obese male mice. After 26 weeks of ad libitum access to western diet, mice either continued feeding ad libitum or were provided with access to the same quantity of western diet for 8 h daily, over the course of two weeks. Remarkably, this short-term TRF protocol modestly decreased liver tissue inflammation in the absence of changes in body weight or epidydimal fat mass. There were no changes in hepatic lipid accumulation or other characteristics of NAFLD. We observed no changes in liver lipid metabolism-related gene expression, despite increased plasma free fatty acids and decreased plasma triglycerides in the TRF group. However, liver Grp78 and Txnip expression were decreased with TRF suggesting hepatic endoplasmic reticulum (ER) stress and activation of inflammatory pathways may have been diminished. We conclude that two-week, isocaloric TRF can potentially decrease liver inflammation, without significant weight loss or reductions in hepatic steatosis, in obese mice with NAFLD.","container-title":"International Journal of Molecular Sciences","DOI":"10.3390/ijms21239156","ISSN":"1422-0067","issue":"23","journalAbbreviation":"Int J Mol Sci","language":"eng","note":"PMID: 33271781\nPMCID: PMC7730100","source":"PubMed","title":"Two-Week Isocaloric Time-Restricted Feeding Decreases Liver Inflammation without Significant Weight Loss in Obese Mice with Non-Alcoholic Fatty Liver Disease","volume":"21","author":[{"family":"Wilson","given":"Rachel B."},{"family":"Zhang","given":"Richard"},{"family":"Chen","given":"Yun Jin"},{"family":"Peters","given":"Kia M."},{"family":"Sawyez","given":"Cynthia G."},{"family":"Sutherland","given":"Brian G."},{"family":"Patel","given":"Krisha"},{"family":"Kennelly","given":"John P."},{"family":"Leonard","given":"Kelly-Ann"},{"family":"Jacobs","given":"René L."},{"family":"Wang","given":"Rennian"},{"family":"Borradaile","given":"Nica M."}],"issued":{"date-parts":[["2020",12,1]]}}},{"id":56,"uris":["http://zotero.org/users/5073745/items/BCTXN86S"],"itemData":{"id":56,"type":"article-journal","abstract":"Background\nObesity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fldChar w:fldCharType="separate"/>
      </w:r>
      <w:r>
        <w:rPr>
          <w:noProof/>
        </w:rPr>
        <w:t>(Chaix et al., 2019; Chung et al., 2016; Hatori et al., 2012; She et al., 2021; W. Wang et al., 2021; X.-P. Wang et al., 2020; Wilson et al., 2020; Woodie et al., 2018)</w:t>
      </w:r>
      <w:r>
        <w:fldChar w:fldCharType="end"/>
      </w:r>
      <w:r>
        <w:t xml:space="preserve">, although this is not present in all studies </w:t>
      </w:r>
      <w:r>
        <w:fldChar w:fldCharType="begin"/>
      </w:r>
      <w:r>
        <w:instrText xml:space="preserve"> ADDIN ZOTERO_ITEM CSL_CITATION {"citationID":"9itGgftG","properties":{"formattedCitation":"(Das et al., 2021; Garc\\uc0\\u237{}a-Gayt\\uc0\\u225{}n et al., 2020; Sherman et al., 2012)","plainCitation":"(Das et al., 2021; García-Gaytán et al., 2020; Sherman et al., 2012)","noteIndex":0},"citationItems":[{"id":616,"uris":["http://zotero.org/users/5073745/items/QMLGQCIB"],"itemData":{"id":616,"type":"article-journal","abstract":"Abstract\n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G."}],"issued":{"date-parts":[["2021",12]]}}},{"id":487,"uris":["http://zotero.org/users/5073745/items/FP8YHPIT"],"itemData":{"id":487,"type":"article-journal","abstract":"Circadian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w:instrText>
      </w:r>
      <w:r w:rsidRPr="005D7FE2">
        <w:rPr>
          <w:lang w:val="es-MX"/>
          <w:rPrChange w:id="99" w:author="Erica Jansen" w:date="2023-03-06T11:01:00Z">
            <w:rPr/>
          </w:rPrChange>
        </w:rPr>
        <w:instrText>anced Per1, Per2, Cry2, Bmal1, Ror</w:instrText>
      </w:r>
      <w:r>
        <w:instrText>α</w:instrText>
      </w:r>
      <w:r w:rsidRPr="005D7FE2">
        <w:rPr>
          <w:lang w:val="es-MX"/>
          <w:rPrChange w:id="100" w:author="Erica Jansen" w:date="2023-03-06T11:01:00Z">
            <w:rPr/>
          </w:rPrChange>
        </w:rPr>
        <w:instrText>, and Rev-erb</w:instrText>
      </w:r>
      <w:r>
        <w:instrText>α</w:instrText>
      </w:r>
      <w:r w:rsidRPr="005D7FE2">
        <w:rPr>
          <w:lang w:val="es-MX"/>
          <w:rPrChange w:id="101" w:author="Erica Jansen" w:date="2023-03-06T11:01:00Z">
            <w:rPr/>
          </w:rPrChange>
        </w:rPr>
        <w:instrText>.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w:instrText>
      </w:r>
      <w:r>
        <w:instrText>α</w:instrText>
      </w:r>
      <w:r w:rsidRPr="005D7FE2">
        <w:rPr>
          <w:lang w:val="es-MX"/>
          <w:rPrChange w:id="102" w:author="Erica Jansen" w:date="2023-03-06T11:01:00Z">
            <w:rPr/>
          </w:rPrChange>
        </w:rPr>
        <w:instrText xml:space="preserve">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fldChar w:fldCharType="separate"/>
      </w:r>
      <w:r w:rsidRPr="005D7FE2">
        <w:rPr>
          <w:color w:val="auto"/>
          <w:lang w:val="es-MX"/>
          <w:rPrChange w:id="103" w:author="Erica Jansen" w:date="2023-03-06T11:01:00Z">
            <w:rPr>
              <w:color w:val="auto"/>
            </w:rPr>
          </w:rPrChange>
        </w:rPr>
        <w:t>(Das et al., 2021; García-Gaytán et al., 2020; Sherman et al., 2012)</w:t>
      </w:r>
      <w:r>
        <w:fldChar w:fldCharType="end"/>
      </w:r>
      <w:r w:rsidRPr="005D7FE2">
        <w:rPr>
          <w:lang w:val="es-MX"/>
          <w:rPrChange w:id="104" w:author="Erica Jansen" w:date="2023-03-06T11:01:00Z">
            <w:rPr/>
          </w:rPrChange>
        </w:rPr>
        <w:t xml:space="preserve">. </w:t>
      </w:r>
      <w:r>
        <w:t>The focus of this body of literature is the ability of TRF to protect from high-fat, high-sucrose diets in adult animals, with few groups working on younger populations or focusing on the effects during critical periods of development.</w:t>
      </w:r>
    </w:p>
    <w:p w14:paraId="2BBE91EA" w14:textId="2A661D5D" w:rsidR="00566EB5" w:rsidRDefault="00566EB5" w:rsidP="00566EB5">
      <w:pPr>
        <w:ind w:firstLine="720"/>
      </w:pPr>
      <w:r>
        <w:t xml:space="preserve">Human models have evaluated this as a method to treat or prevent accumulation of deleterious amounts of adipose tissue which may result in metabolic illness. Although weight loss is often modest </w:t>
      </w:r>
      <w:r>
        <w:fldChar w:fldCharType="begin"/>
      </w:r>
      <w:r>
        <w:instrText xml:space="preserve"> ADDIN ZOTERO_ITEM CSL_CITATION {"citationID":"sXXKBmqr","properties":{"formattedCitation":"(Gabel, Hoddy, Haggerty, et al., 2018; Hutchison et al., 2019; Lowe et al., 2020; Moro et al., 2016; Stote et al., 2007)","plainCitation":"(Gabel, Hoddy, Haggerty, et al., 2018; Hutchison et al., 2019; Lowe et al., 2020; Moro et al., 2016; Stote et al., 2007)","noteIndex":0},"citationItems":[{"id":525,"uris":["http://zotero.org/users/5073745/items/4HHZWM4Z"],"itemData":{"id":525,"type":"article-journal","abstract":"Importance: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A."}],"issued":{"date-parts":[["2018",6,15]]}}},{"id":901,"uris":["http://zotero.org/users/5073745/items/TWPEXD5P"],"itemData":{"id":901,"type":"article-journal","abstract":"BACKGROUND: Although consumption of 3 meals/d is the most common pattern of eating in industrialized countries, a scientific rationale for this meal frequency with respect to optimal health is lacking. A diet with less meal frequency can improve the health and extend the lifespan of laboratory animals, but its effect on humans has never been tested.\nOBJECTIVE: A pilot study was conducted to establish the effects of a reduced-meal-frequency diet on health indicators in healthy, normal-weight adults.\nDESIGN: The study was a randomized crossover design with two 8-wk treatment periods. During the treatment periods, subjects consumed all of the calories needed for weight maintenance in either 3 meals/d or 1 meal/d.\nRESULTS: Subjects who completed the study maintained their body weight within 2 kg of their initial weight throughout the 6-mo period. There were no significant effects of meal frequency on heart rate, body temperature, or most of the blood variables measured. However, when consuming 1 meal/d, subjects had a significant increase in hunger; a significant modification of body composition, including reductions in fat mass; significant increases in blood pressure and in total, LDL-, and HDL-cholesterol concentrations; and a significant decrease in concentrations of cortisol.\nCONCLUSIONS: Normal-weight subjects are able to comply with a 1 meal/d diet. When meal frequency is decreased without a reduction in overall calorie intake, modest changes occur in body composition, some cardiovascular disease risk factors, and hematologic variables. Diurnal variations may affect outcomes.","container-title":"The American Journal of Clinical Nutrition","DOI":"10.1093/ajcn/85.4.981","ISSN":"0002-9165","issue":"4","journalAbbreviation":"Am. J. Clin. Nutr.","language":"eng","note":"PMID: 17413096\nPMCID: PMC2645638","page":"981-988","source":"PubMed","title":"A controlled trial of reduced meal frequency without caloric restriction in healthy, normal-weight, middle-aged adults","volume":"85","author":[{"family":"Stote","given":"Kim S."},{"family":"Baer","given":"David J."},{"family":"Spears","given":"Karen"},{"family":"Paul","given":"David R."},{"family":"Harris","given":"G. Keith"},{"family":"Rumpler","given":"William V."},{"family":"Strycula","given":"Pilar"},{"family":"Najjar","given":"Samer S."},{"family":"Ferrucci","given":"Luigi"},{"family":"Ingram","given":"Donald K."},{"family":"Longo","given":"Dan L."},{"family":"Mattson","given":"Mark P."}],"issued":{"date-parts":[["2007",4]]}}},{"id":99,"uris":["http://zotero.org/users/5073745/items/W9LIWJCV"],"itemData":{"id":99,"type":"article-journal","abstract":"BackgroundIntermittent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K."}],"issued":{"date-parts":[["2019"]]}}}],"schema":"https://github.com/citation-style-language/schema/raw/master/csl-citation.json"} </w:instrText>
      </w:r>
      <w:r>
        <w:fldChar w:fldCharType="separate"/>
      </w:r>
      <w:r>
        <w:t>(Gabel, Hoddy, Haggerty, et al., 2018; Hutchison et al., 2019; Lowe et al., 2020; Moro et al., 2016; Stote et al., 2007)</w:t>
      </w:r>
      <w:r>
        <w:fldChar w:fldCharType="end"/>
      </w:r>
      <w:r>
        <w:t xml:space="preserve">, there have been comparable health improvements in those with controlled periods of time-restricted eating; such as reductions in blood pressure </w:t>
      </w:r>
      <w:r>
        <w:fldChar w:fldCharType="begin"/>
      </w:r>
      <w:r>
        <w:instrText xml:space="preserve"> ADDIN ZOTERO_ITEM CSL_CITATION {"citationID":"4EXxVxQK","properties":{"formattedCitation":"(Gabel, Hoddy, Haggerty, et al., 2018; Jamshed et al., 2019; Sutton et al., 2018)","plainCitation":"(Gabel, Hoddy, Haggerty, et al., 2018; Jamshed et al., 2019; Sutton et al., 2018)","noteIndex":0},"citationItems":[{"id":104,"uris":["http://zotero.org/users/5073745/items/VZMS82L6"],"itemData":{"id":104,"type":"article-journal","abstract":"Time-restricted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A."}],"issued":{"date-parts":[["2018",6,15]]}}}],"schema":"https://github.com/citation-style-language/schema/raw/master/csl-citation.json"} </w:instrText>
      </w:r>
      <w:r>
        <w:fldChar w:fldCharType="separate"/>
      </w:r>
      <w:r>
        <w:t>(Gabel, Hoddy, Haggerty, et al., 2018; Jamshed et al., 2019; Sutton et al., 2018)</w:t>
      </w:r>
      <w:r>
        <w:fldChar w:fldCharType="end"/>
      </w:r>
      <w:r>
        <w:t xml:space="preserve">, improved </w:t>
      </w:r>
      <w:r>
        <w:lastRenderedPageBreak/>
        <w:t xml:space="preserve">measures of oxidative stress </w:t>
      </w:r>
      <w:r>
        <w:fldChar w:fldCharType="begin"/>
      </w:r>
      <w:r>
        <w:instrText xml:space="preserve"> ADDIN ZOTERO_ITEM CSL_CITATION {"citationID":"WI5B966P","properties":{"formattedCitation":"(Moro et al., 2016; Sutton et al., 2018)","plainCitation":"(Moro et al., 2016; Sutton et al., 2018)","noteIndex":0},"citationItems":[{"id":903,"uris":["http://zotero.org/users/5073745/items/BQ94UWAX","http://zotero.org/users/5073745/items/XT9WYD3C"],"itemData":{"id":903,"type":"article-journal","abstract":"Intermittent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fldChar w:fldCharType="separate"/>
      </w:r>
      <w:r>
        <w:rPr>
          <w:noProof/>
        </w:rPr>
        <w:t>(Moro et al., 2016; Sutton et al., 2018)</w:t>
      </w:r>
      <w:r>
        <w:fldChar w:fldCharType="end"/>
      </w:r>
      <w:r>
        <w:t xml:space="preserve">, reductions in glycemic excursions </w:t>
      </w:r>
      <w:r>
        <w:fldChar w:fldCharType="begin"/>
      </w:r>
      <w:r>
        <w:instrText xml:space="preserve"> ADDIN ZOTERO_ITEM CSL_CITATION {"citationID":"qxC8QrxM","properties":{"formattedCitation":"(Jamshed et al., 2019)","plainCitation":"(Jamshed et al., 2019)","noteIndex":0},"citationItems":[{"id":104,"uris":["http://zotero.org/users/5073745/items/VZMS82L6"],"itemData":{"id":104,"type":"article-journal","abstract":"Time-restricted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M."}],"issued":{"date-parts":[["2019",6]]}}}],"schema":"https://github.com/citation-style-language/schema/raw/master/csl-citation.json"} </w:instrText>
      </w:r>
      <w:r>
        <w:fldChar w:fldCharType="separate"/>
      </w:r>
      <w:r>
        <w:rPr>
          <w:noProof/>
        </w:rPr>
        <w:t>(Jamshed et al., 2019)</w:t>
      </w:r>
      <w:r>
        <w:fldChar w:fldCharType="end"/>
      </w:r>
      <w:r>
        <w:t xml:space="preserve">,  or alterations in insulin indices </w:t>
      </w:r>
      <w:r>
        <w:fldChar w:fldCharType="begin"/>
      </w:r>
      <w:r>
        <w:instrText xml:space="preserve"> ADDIN ZOTERO_ITEM CSL_CITATION {"citationID":"fNDGVXS9","properties":{"formattedCitation":"(Hutchison et al., 2019; Jamshed et al., 2019; Moro et al., 2016; Sutton et al., 2018)","plainCitation":"(Hutchison et al., 2019; Jamshed et al., 2019; Moro et al., 2016; Sutton et al., 2018)","noteIndex":0},"citationItems":[{"id":327,"uris":["http://zotero.org/users/5073745/items/E89CVTH5"],"itemData":{"id":327,"type":"article-journal","abstract":"Objective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w:instrText>
      </w:r>
      <w:r w:rsidRPr="005D7FE2">
        <w:rPr>
          <w:lang w:val="es-MX"/>
          <w:rPrChange w:id="105" w:author="Erica Jansen" w:date="2023-03-06T11:01:00Z">
            <w:rPr/>
          </w:rPrChange>
        </w:rPr>
        <w:instrText xml:space="preserve">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w:instrText>
      </w:r>
      <w:r>
        <w:instrText>β</w:instrText>
      </w:r>
      <w:r w:rsidRPr="005D7FE2">
        <w:rPr>
          <w:lang w:val="es-MX"/>
          <w:rPrChange w:id="106" w:author="Erica Jansen" w:date="2023-03-06T11:01:00Z">
            <w:rPr/>
          </w:rPrChange>
        </w:rPr>
        <w:instrText xml:space="preserve">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sidRPr="005D7FE2">
        <w:rPr>
          <w:lang w:val="es-MX"/>
          <w:rPrChange w:id="107" w:author="Erica Jansen" w:date="2023-03-06T11:01:00Z">
            <w:rPr/>
          </w:rPrChange>
        </w:rPr>
        <w:t>(Hutchison et al., 2019; Jamshed et al., 2019; Moro et al., 2016; Sutton et al., 2018)</w:t>
      </w:r>
      <w:r>
        <w:fldChar w:fldCharType="end"/>
      </w:r>
      <w:r w:rsidRPr="005D7FE2">
        <w:rPr>
          <w:lang w:val="es-MX"/>
          <w:rPrChange w:id="108" w:author="Erica Jansen" w:date="2023-03-06T11:01:00Z">
            <w:rPr/>
          </w:rPrChange>
        </w:rPr>
        <w:t xml:space="preserve">. </w:t>
      </w:r>
      <w:r>
        <w:t xml:space="preserve">Some have even found improvement without weight loss </w:t>
      </w:r>
      <w:r>
        <w:fldChar w:fldCharType="begin"/>
      </w:r>
      <w:r>
        <w:instrText xml:space="preserve"> ADDIN ZOTERO_ITEM CSL_CITATION {"citationID":"kaBoTTDQ","properties":{"formattedCitation":"(Sutton et al., 2018)","plainCitation":"(Sutton et al., 2018)","noteIndex":0},"citationItems":[{"id":903,"uris":["http://zotero.org/users/5073745/items/BQ94UWAX","http://zotero.org/users/5073745/items/XT9WYD3C"],"itemData":{"id":903,"type":"article-journal","abstract":"Intermittent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Pr>
          <w:noProof/>
        </w:rPr>
        <w:t>(Sutton et al., 2018)</w:t>
      </w:r>
      <w:r>
        <w:fldChar w:fldCharType="end"/>
      </w:r>
      <w:r>
        <w:t xml:space="preserve">.  Currently, the focus of the majority of TRF/TRE studies have been in preventing or lessening metabolic effects from over-feeding in adults, leaving critical periods of development and lower-calorie diets without evidence. Furthermore, as the popularity of this diet increases, there are critically important populations that develop lasting effects from attempting this diet before its effects are fully characterized; </w:t>
      </w:r>
      <w:del w:id="109" w:author="Erica Jansen" w:date="2023-03-06T11:01:00Z">
        <w:r>
          <w:delText>o</w:delText>
        </w:r>
      </w:del>
      <w:ins w:id="110" w:author="Erica Jansen" w:date="2023-03-06T11:01:00Z">
        <w:r>
          <w:t>o</w:t>
        </w:r>
      </w:ins>
      <w:ins w:id="111" w:author="Erica Jansen" w:date="2023-02-28T12:06:00Z">
        <w:r w:rsidR="00343543">
          <w:t>ne</w:t>
        </w:r>
      </w:ins>
      <w:r>
        <w:t xml:space="preserve"> such population is those who are attempting to become or are pregnant. </w:t>
      </w:r>
    </w:p>
    <w:p w14:paraId="48F09573" w14:textId="5FCB8BCD" w:rsidR="00566EB5" w:rsidRPr="00674BBC" w:rsidRDefault="00566EB5" w:rsidP="00566EB5">
      <w:pPr>
        <w:ind w:firstLine="720"/>
      </w:pPr>
      <w:r w:rsidRPr="00674BBC">
        <w:t xml:space="preserve">Dietary health during pregnancy has long been a topic of intense research interest. </w:t>
      </w:r>
      <w:r>
        <w:t>This research intensified when</w:t>
      </w:r>
      <w:r w:rsidRPr="00674BBC">
        <w:t xml:space="preserve"> </w:t>
      </w:r>
      <w:r>
        <w:t xml:space="preserve">David </w:t>
      </w:r>
      <w:r w:rsidRPr="00674BBC">
        <w:t xml:space="preserve">Barker proposed that </w:t>
      </w:r>
      <w:r w:rsidRPr="00674BBC">
        <w:rPr>
          <w:i/>
          <w:iCs/>
        </w:rPr>
        <w:t>in utero</w:t>
      </w:r>
      <w:r w:rsidRPr="00674BBC">
        <w:t xml:space="preserve"> conditions could program the resultant child for health or disease, based on the mismatch they would face once born </w:t>
      </w:r>
      <w:r w:rsidRPr="00674BBC">
        <w:fldChar w:fldCharType="begin"/>
      </w:r>
      <w:r>
        <w:instrText xml:space="preserve"> ADDIN ZOTERO_ITEM CSL_CITATION {"citationID":"4Bd8tjGS","properties":{"formattedCitation":"(Barker &amp; Osmond, 1986)","plainCitation":"(Barker &amp; Osmond, 1986)","noteIndex":0},"citationItems":[{"id":1563,"uris":["http://zotero.org/users/5073745/items/NDF9D37U"],"itemData":{"id":1563,"type":"article-journal","abstract":"Although the rise in ischaemic heart disease in England and Wales has been associated with increasing prosperity, mortality rates are highest in the least affluent areas. On division of the country into two hundred and twelve local authority areas a strong geographical relation was found between ischaemic heart disease mortality rates in 1968-78 and infant mortality in 1921-25. Of the twenty-four other common causes of death only bronchitis, stomach cancer, and rheumatic heart disease were similarly related to infant mortality. These diseases are associated with poor living conditions and mortality from them is declining. Ischaemic heart disease is strongly correlated with both neonatal and postneonatal mortality. It is suggested that poor nutrition in early life increases susceptibility to the effects of an affluent diet.","container-title":"Lancet (London, England)","DOI":"10.1016/s0140-6736(86)91340-1","ISSN":"0140-6736","issue":"8489","journalAbbreviation":"Lancet","language":"eng","note":"PMID: 2871345","page":"1077-1081","source":"PubMed","title":"Infant mortality, childhood nutrition, and ischaemic heart disease in England and Wales","volume":"1","author":[{"family":"Barker","given":"D. J."},{"family":"Osmond","given":"C."}],"issued":{"date-parts":[["1986",5,10]]}}}],"schema":"https://github.com/citation-style-language/schema/raw/master/csl-citation.json"} </w:instrText>
      </w:r>
      <w:r w:rsidRPr="00674BBC">
        <w:fldChar w:fldCharType="separate"/>
      </w:r>
      <w:r>
        <w:rPr>
          <w:noProof/>
        </w:rPr>
        <w:t>(Barker &amp; Osmond, 1986)</w:t>
      </w:r>
      <w:r w:rsidRPr="00674BBC">
        <w:fldChar w:fldCharType="end"/>
      </w:r>
      <w:r>
        <w:t>. Ultimately, these studies were the first of the</w:t>
      </w:r>
      <w:r w:rsidRPr="00674BBC">
        <w:t xml:space="preserve"> developmental origins of health and disease </w:t>
      </w:r>
      <w:r>
        <w:t>(DOHaD) field</w:t>
      </w:r>
      <w:r w:rsidRPr="00674BBC">
        <w:t xml:space="preserve">. The most prominent </w:t>
      </w:r>
      <w:r>
        <w:t>DOHaD</w:t>
      </w:r>
      <w:r w:rsidRPr="00674BBC">
        <w:t xml:space="preserve"> stud</w:t>
      </w:r>
      <w:r>
        <w:t>y examined</w:t>
      </w:r>
      <w:r w:rsidRPr="00674BBC">
        <w:t xml:space="preserve"> children who were </w:t>
      </w:r>
      <w:r w:rsidRPr="00674BBC">
        <w:rPr>
          <w:i/>
          <w:iCs/>
        </w:rPr>
        <w:t>in utero</w:t>
      </w:r>
      <w:r w:rsidRPr="00674BBC">
        <w:t xml:space="preserve"> during extreme famine during the “Dutch Hunger Winter” during the second world war. </w:t>
      </w:r>
      <w:del w:id="112" w:author="Erica Jansen" w:date="2023-02-28T12:07:00Z">
        <w:r w:rsidRPr="00674BBC" w:rsidDel="00343543">
          <w:delText xml:space="preserve">Finding </w:delText>
        </w:r>
      </w:del>
      <w:ins w:id="113" w:author="Erica Jansen" w:date="2023-02-28T12:07:00Z">
        <w:r w:rsidR="00343543">
          <w:t>It found</w:t>
        </w:r>
        <w:r w:rsidR="00343543" w:rsidRPr="00674BBC">
          <w:t xml:space="preserve"> </w:t>
        </w:r>
      </w:ins>
      <w:r w:rsidRPr="00674BBC">
        <w:t xml:space="preserve">that times of </w:t>
      </w:r>
      <w:r>
        <w:t>food restriction</w:t>
      </w:r>
      <w:r w:rsidRPr="00674BBC">
        <w:t xml:space="preserve"> during pregnancy could impart higher risk for cardiometabolic risk in adulthood, even</w:t>
      </w:r>
      <w:r>
        <w:t xml:space="preserve"> after</w:t>
      </w:r>
      <w:r w:rsidRPr="00674BBC">
        <w:t xml:space="preserve"> </w:t>
      </w:r>
      <w:r>
        <w:t xml:space="preserve">risk ratios were </w:t>
      </w:r>
      <w:r w:rsidRPr="00674BBC">
        <w:t xml:space="preserve">adjusted for infant birthweights </w:t>
      </w:r>
      <w:r w:rsidRPr="00674BBC">
        <w:fldChar w:fldCharType="begin"/>
      </w:r>
      <w:r>
        <w:instrText xml:space="preserve"> ADDIN ZOTERO_ITEM CSL_CITATION {"citationID":"sUAPN9hm","properties":{"formattedCitation":"(Heijmans et al., 2008; Rooij et al., 2006; Roseboom et al., 2000)","plainCitation":"(Heijmans et al., 2008; Rooij et al., 2006; Roseboom et al., 2000)","noteIndex":0},"citationItems":[{"id":181,"uris":["http://zotero.org/users/5073745/items/ES6TTHU8"],"itemData":{"id":181,"type":"article-journal","abstract":"Extensive epidemiologic studies have suggested that adult disease risk is associated with adverse environmental conditions early in development. Although the mechanisms behind these relationships are unclear, an involvement of epigenetic dysregulation has been hypothesized. Here we show that individuals who were prenatally exposed to famine during the Dutch Hunger Winter in 1944-45 had, 6 decades later, less DNA methylation of the imprinted IGF2 gene compared with their unexposed, same-sex siblings. The association was specific for periconceptional exposure, reinforcing that very early mammalian development is a crucial period for establishing and maintaining epigenetic marks. These data are the first to contribute empirical support for the hypothesis that early-life environmental conditions can cause epigenetic changes in humans that persist throughout life.","container-title":"Proceedings of the National Academy of Sciences of the United States of America","DOI":"10.1073/pnas.0806560105","ISSN":"1091-6490","issue":"44","journalAbbreviation":"Proc. Natl. Acad. Sci. U.S.A.","language":"eng","note":"PMID: 18955703\nPMCID: PMC2579375","page":"17046-17049","source":"PubMed","title":"Persistent epigenetic differences associated with prenatal exposure to famine in humans","volume":"105","author":[{"family":"Heijmans","given":"Bastiaan T."},{"family":"Tobi","given":"Elmar W."},{"family":"Stein","given":"Aryeh D."},{"family":"Putter","given":"Hein"},{"family":"Blauw","given":"Gerard J."},{"family":"Susser","given":"Ezra S."},{"family":"Slagboom","given":"P. Eline"},{"family":"Lumey","given":"L. H."}],"issued":{"date-parts":[["2008",11,4]]}}},{"id":675,"uris":["http://zotero.org/users/5073745/items/S42GZ547"],"itemData":{"id":675,"type":"article-journal","abstract":"&lt;p&gt;&lt;b&gt;OBJECTIVE&lt;/b&gt;—We previously reported that people prenatally exposed to famine during the Dutch Hunger Winter of 1944–1945 have higher 2-h glucose concentrations after an oral glucose tolerance test in later life. We aimed to determine whether this association is mediated through alterations in insulin secretion, insulin sensitivity, or a combination of both.&lt;/p&gt;&lt;p&gt;&lt;b&gt;RESEARCH DESIGN AND METHODS&lt;/b&gt;—We performed a 15-sample intravenous glucose tolerance test in a subsample of 94 normoglycemic men and women from the Dutch Famine Birth Cohort. We used the disposition index, derived as the product of insulin sensitivity and the first-phase insulin response to glucose as a measure of the activity of the β-cells adjusted for insulin resistance. In all analyses, we adjusted for sex and BMI.&lt;/p&gt;&lt;p&gt;&lt;b&gt;RESULTS&lt;/b&gt;—Glucose tolerance was impaired in people who had been prenatally exposed to famine compared with people unexposed to famine (difference in intravenous glucose tolerance test &lt;i&gt;K&lt;/i&gt;&lt;sub&gt;g&lt;/sub&gt; value −21% [95% CI −41 to −4]). People exposed to famine during midgestation had a significantly lower disposition index (−53% [−126 to −3]) compared with people unexposed to famine. Prenatal exposure to famine during early gestation was also associated with a lower disposition index, but this difference did not reach statistical significance.&lt;/p&gt;&lt;p&gt;&lt;b&gt;CONCLUSIONS&lt;/b&gt;—Impaired glucose tolerance after exposure to famine during mid-gestation and early gestation seems to be mediated through an insulin secretion defect.&lt;/p&gt;","container-title":"Diabetes Care","DOI":"10.2337/dc06-0460","ISSN":"0149-5992, 1935-5548","issue":"8","language":"en","license":"DIABETES CARE","note":"publisher: American Diabetes Association\nsection: Cardiovascular and Metabolic Risk\nPMID: 16873799","page":"1897-1901","source":"care-diabetesjournals-org.proxy.lib.umich.edu","title":"Impaired Insulin Secretion After Prenatal Exposure to the Dutch Famine","volume":"29","author":[{"family":"Rooij","given":"Susanne R.","dropping-particle":"de"},{"family":"Painter","given":"Rebecca C."},{"family":"Phillips","given":"David I. W."},{"family":"Osmond","given":"Clive"},{"family":"Michels","given":"Robert P. J."},{"family":"Godsland","given":"Ian F."},{"family":"Bossuyt","given":"Patrick M. M."},{"family":"Bleker","given":"Otto P."},{"family":"Roseboom","given":"Tessa J."}],"issued":{"date-parts":[["2006",8,1]]}}},{"id":1565,"uris":["http://zotero.org/users/5073745/items/CDHMFFPG"],"itemData":{"id":1565,"type":"article-journal","abstract":"OBJECTIVE To assess the effect of prenatal exposure to maternal malnutrition on coronary heart disease in people born around the time of the Dutch famine, 1944–45.\nDESIGN Historical cohort study.\nSETTING Community study.\nPATIENTS Singletons born alive between November 1943 and February 1947 for whom detailed birth records were available.\nDESIGN The prevalence of coronary heart disease was compared between those exposed to famine in late gestation (n = 120), in mid-gestation (n = 108), or in early gestation (n = 68), and those born in the year before the famine or those conceived in the year after the famine (non-exposed subjects, n = 440).\nMAIN OUTCOME MEASURES Prevalence of coronary heart disease, defined as the presence of angina pectoris according to the Rose questionnaire, Q waves on the ECG, or a history of coronary revascularisation.\nRESULTS The prevalence of coronary heart disease was higher in those exposed in early gestation than in non-exposed people (8.8% v 3.2%; odds ratio adjusted for sex 3.0, 95% confidence interval (CI) 1.1 to 8.1). The prevalence was not increased in those exposed in mid gestation (0.9%) or late gestation (2.5%). People with coronary heart disease tended to have lower birth weights (3215 g v 3352 g, p = 0.13), and smaller head circumferences at birth (32.2 cmv 32.8 cm, p = 0.05), but the effect of exposure to famine in early gestation was independent of birth weight (adjusted odds ratio 3.2, 95% CI 1.2 to 8.8).\nCONCLUSIONS Although the numbers are very small, this is the first evidence suggesting that maternal malnutrition during early gestation contributes to the occurrence of coronary heart disease in the offspring.","container-title":"Heart","DOI":"10.1136/heart.84.6.595","ISSN":"1355-6037, 1468-201X","issue":"6","journalAbbreviation":"Heart","language":"en","license":"British Cardiac Society","note":"publisher: BMJ Publishing Group Ltd and British Cardiovascular Society\nsection: Cardiovascular medicine\nPMID: 11083734","page":"595-598","source":"heart-bmj-com.proxy.lib.umich.edu","title":"Coronary heart disease after prenatal exposure to the Dutch famine, 1944–45","volume":"84","author":[{"family":"Roseboom","given":"T. J."},{"family":"Meulen","given":"J. H. P.","dropping-particle":"van der"},{"family":"Osmond","given":"C."},{"family":"Barker","given":"D. J. P."},{"family":"Ravelli","given":"A. C. J."},{"family":"Schroeder-Tanka","given":"J. M."},{"family":"Montfrans","given":"G. A.","dropping-particle":"van"},{"family":"Michels","given":"R. P. J."},{"family":"Bleker","given":"O. P."}],"issued":{"date-parts":[["2000",12,1]]}}}],"schema":"https://github.com/citation-style-language/schema/raw/master/csl-citation.json"} </w:instrText>
      </w:r>
      <w:r w:rsidRPr="00674BBC">
        <w:fldChar w:fldCharType="separate"/>
      </w:r>
      <w:r>
        <w:rPr>
          <w:noProof/>
        </w:rPr>
        <w:t>(Heijmans et al., 2008; Rooij et al., 2006; Roseboom et al., 2000)</w:t>
      </w:r>
      <w:r w:rsidRPr="00674BBC">
        <w:fldChar w:fldCharType="end"/>
      </w:r>
      <w:r w:rsidRPr="00674BBC">
        <w:t xml:space="preserve">. </w:t>
      </w:r>
      <w:r>
        <w:t>Since that time,</w:t>
      </w:r>
      <w:r w:rsidRPr="00674BBC">
        <w:t xml:space="preserve"> </w:t>
      </w:r>
      <w:r>
        <w:t>many projects</w:t>
      </w:r>
      <w:r w:rsidRPr="00674BBC">
        <w:t xml:space="preserve"> </w:t>
      </w:r>
      <w:ins w:id="114" w:author="Erica Jansen" w:date="2023-02-28T12:07:00Z">
        <w:r w:rsidR="00343543">
          <w:t xml:space="preserve">have </w:t>
        </w:r>
        <w:proofErr w:type="spellStart"/>
        <w:r w:rsidR="00343543">
          <w:t>sought</w:t>
        </w:r>
      </w:ins>
      <w:del w:id="115" w:author="Erica Jansen" w:date="2023-02-28T12:07:00Z">
        <w:r w:rsidDel="00343543">
          <w:delText>seek</w:delText>
        </w:r>
        <w:r w:rsidRPr="00674BBC" w:rsidDel="00343543">
          <w:delText xml:space="preserve"> </w:delText>
        </w:r>
      </w:del>
      <w:r w:rsidRPr="00674BBC">
        <w:t>to</w:t>
      </w:r>
      <w:proofErr w:type="spellEnd"/>
      <w:r w:rsidRPr="00674BBC">
        <w:t xml:space="preserve"> understand the role of adverse nutrition in the womb and its impacts on children</w:t>
      </w:r>
      <w:r>
        <w:t>, even well after having reached</w:t>
      </w:r>
      <w:r w:rsidRPr="00674BBC">
        <w:t xml:space="preserve"> adulthood. </w:t>
      </w:r>
    </w:p>
    <w:p w14:paraId="50A235A4" w14:textId="1B0C0837" w:rsidR="00566EB5" w:rsidRDefault="00566EB5" w:rsidP="00566EB5">
      <w:pPr>
        <w:ind w:firstLine="720"/>
      </w:pPr>
      <w:r>
        <w:t>There is evidence to suggest that timing of food intake is an important, yet critically understudied aspect of nutrition during pregnancy. Some of this evidence comes from models of time-restricted feeding in pregnant or reproductively active rodents. These studies find that time-</w:t>
      </w:r>
      <w:r>
        <w:lastRenderedPageBreak/>
        <w:t xml:space="preserve">restricted feeding of high-fat, high-sucrose diets in rodents can reduce oxidative stress in placental tissues that results from overnutrition during pregnancy </w:t>
      </w:r>
      <w:r>
        <w:fldChar w:fldCharType="begin"/>
      </w:r>
      <w:r>
        <w:instrText xml:space="preserve"> ADDIN ZOTERO_ITEM CSL_CITATION {"citationID":"tTStJBTM","properties":{"formattedCitation":"(Upadhyay et al., 2019)","plainCitation":"(Upadhyay et al., 2019)","noteIndex":0},"citationItems":[{"id":2,"uris":["http://zotero.org/users/5073745/items/EC9EJ9LI"],"itemData":{"id":2,"type":"article-journal","abstract":"Maternal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fldChar w:fldCharType="separate"/>
      </w:r>
      <w:r>
        <w:rPr>
          <w:noProof/>
        </w:rPr>
        <w:t>(Upadhyay et al., 2019)</w:t>
      </w:r>
      <w:r>
        <w:fldChar w:fldCharType="end"/>
      </w:r>
      <w:r>
        <w:t xml:space="preserve">, and improve fetal lung development compared to </w:t>
      </w:r>
      <w:r w:rsidRPr="00663A64">
        <w:rPr>
          <w:i/>
          <w:iCs/>
        </w:rPr>
        <w:t>ad libitum</w:t>
      </w:r>
      <w:r>
        <w:t xml:space="preserve"> fed high-fat, high-sucrose dams </w:t>
      </w:r>
      <w:r>
        <w:fldChar w:fldCharType="begin"/>
      </w:r>
      <w:r>
        <w:instrText xml:space="preserve"> ADDIN ZOTERO_ITEM CSL_CITATION {"citationID":"XODMdt5P","properties":{"formattedCitation":"(Upadhyay et al., 2020)","plainCitation":"(Upadhyay et al., 2020)","noteIndex":0},"citationItems":[{"id":419,"uris":["http://zotero.org/users/5073745/items/47W52XS2"],"itemData":{"id":419,"type":"article-journal","abstract":"Maternal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fldChar w:fldCharType="separate"/>
      </w:r>
      <w:r>
        <w:rPr>
          <w:noProof/>
        </w:rPr>
        <w:t>(Upadhyay et al., 2020)</w:t>
      </w:r>
      <w:r>
        <w:fldChar w:fldCharType="end"/>
      </w:r>
      <w:r>
        <w:t>. There is also evidence that</w:t>
      </w:r>
      <w:ins w:id="116" w:author="Erica Jansen" w:date="2023-03-06T11:01:00Z">
        <w:r>
          <w:t xml:space="preserve"> </w:t>
        </w:r>
      </w:ins>
      <w:ins w:id="117" w:author="Erica Jansen" w:date="2023-02-28T12:08:00Z">
        <w:r w:rsidR="00343543">
          <w:t xml:space="preserve">impaired? </w:t>
        </w:r>
      </w:ins>
      <w:r>
        <w:t xml:space="preserve">estrus cyclicity and ovarian follicle development that can occur with overnutrition are rescued with TRF of HFHS feeding compared to </w:t>
      </w:r>
      <w:r w:rsidRPr="00663A64">
        <w:rPr>
          <w:i/>
          <w:iCs/>
        </w:rPr>
        <w:t>ad libitum</w:t>
      </w:r>
      <w:r>
        <w:t xml:space="preserve"> HFHS </w:t>
      </w:r>
      <w:r>
        <w:fldChar w:fldCharType="begin"/>
      </w:r>
      <w:r>
        <w:instrText xml:space="preserve"> ADDIN ZOTERO_ITEM CSL_CITATION {"citationID":"r9l1MfqK","properties":{"formattedCitation":"(Hua et al., 2020)","plainCitation":"(Hua et al., 2020)","noteIndex":0},"citationItems":[{"id":527,"uris":["http://zotero.org/users/5073745/items/B6JXGYLT"],"itemData":{"id":527,"type":"article-journal","abstract":"BACKGROUND: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schema":"https://github.com/citation-style-language/schema/raw/master/csl-citation.json"} </w:instrText>
      </w:r>
      <w:r>
        <w:fldChar w:fldCharType="separate"/>
      </w:r>
      <w:r>
        <w:rPr>
          <w:noProof/>
        </w:rPr>
        <w:t>(Hua et al., 2020)</w:t>
      </w:r>
      <w:r>
        <w:fldChar w:fldCharType="end"/>
      </w:r>
      <w:r>
        <w:t xml:space="preserve">. Existing </w:t>
      </w:r>
      <w:del w:id="118" w:author="Erica Jansen" w:date="2023-02-28T12:08:00Z">
        <w:r w:rsidDel="00343543">
          <w:delText xml:space="preserve"> </w:delText>
        </w:r>
      </w:del>
      <w:r>
        <w:t xml:space="preserve">studies in rats have found that TRF during pregnancy has impact for insulin homeostasis in adulthood. In adult offspring of eTRF dams,  glucose intolerance developed on a chow diet </w:t>
      </w:r>
      <w:r>
        <w:fldChar w:fldCharType="begin"/>
      </w:r>
      <w:r>
        <w:instrText xml:space="preserve"> ADDIN ZOTERO_ITEM CSL_CITATION {"citationID":"hJPPDurV","properties":{"formattedCitation":"(Prates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fldChar w:fldCharType="separate"/>
      </w:r>
      <w:r>
        <w:rPr>
          <w:noProof/>
        </w:rPr>
        <w:t>(Prates et al., 2022)</w:t>
      </w:r>
      <w:r>
        <w:fldChar w:fldCharType="end"/>
      </w:r>
      <w:r>
        <w:t xml:space="preserve">, and another from our group finds that glucose intolerance only occurs in male offspring after long term high fat, high sucrose feeding </w:t>
      </w:r>
      <w:r>
        <w:fldChar w:fldCharType="begin"/>
      </w:r>
      <w:r>
        <w:instrText xml:space="preserve"> ADDIN ZOTERO_ITEM CSL_CITATION {"citationID":"thAZvPEi","properties":{"formattedCitation":"(Mulcahy et al., 2022)","plainCitation":"(Mulcahy et al., 2022)","noteIndex":0},"citationItems":[{"id":1374,"uris":["http://zotero.org/users/5073745/items/AH9V27AA"],"itemData":{"id":1374,"type":"report","abstract":"The timing of food intake is a novel dietary component that can impact health. Time-restricted feeding (TRF), a form of intermittent fasting, manipulates food timing. During pregnancy, one may experience disruptions to food intake for diverse reasons (e.g. nausea and vomiting of pregnancy, food insecurity, desire to manage gestational weight gain, disordered eating behaviors, changes in taste and food preferences, etc) and therefore may experience periods of intentional or unintentional fasting similar to TRF protocols. Because interest in TRF is gaining popularity and feeding may be interrupted in those who are pregnant, it is important to understand the long-term effects of TRF during pregnancy on the resultant offspring. Using a mouse model, we tested the effects of gestational exposure to early TRF (eTRF) over the life course of both male and female offspring. Offspring body composition was similar between experimental groups in both males and females from weaning (day 21) to adulthood (day 70), with minor increases in food intake in eTRF females and improved glucose tolerance in males. After 10 weeks of high fat, high sucrose diet feeding, male eTRF offspring were more sensitive to insulin but developed glucose intolerance with impaired insulin secretion. As such, gestational eTRF causes sex-specific deleterious effects on glucose homeostasis after chronic high fat, high sucrose diet feeding in male offspring. Further studies are needed to determine the effect gestational eTRF has on the male pancreas as well as to elucidate the mechanisms that protect females from this metabolic dysfunction.","language":"en","license":"© 2022, Posted by Cold Spring Harbor Laboratory. This pre-print is available under a Creative Commons License (Attribution 4.0 International), CC BY 4.0, as described at http://creativecommons.org/licenses/by/4.0/","note":"DOI: 10.1101/2022.04.27.489576\nsection: New Results\ntype: article","page":"2022.04.27.489576","publisher":"bioRxiv","source":"bioRxiv","title":"Gestational Early-Time Restricted Feeding Results in Sex-Specific Glucose Intolerance in Adult Male Mice","URL":"https://www.biorxiv.org/content/10.1101/2022.04.27.489576v1","author":[{"family":"Mulcahy","given":"Molly C."},{"family":"Habbal","given":"Noura El"},{"family":"Snyder","given":"Detrick"},{"family":"Redd","given":"JeAnna R."},{"family":"Sun","given":"Haijing"},{"family":"Gregg","given":"Brigid E."},{"family":"Bridges","given":"Dave"}],"accessed":{"date-parts":[["2022",4,29]]},"issued":{"date-parts":[["2022",4,28]]}}}],"schema":"https://github.com/citation-style-language/schema/raw/master/csl-citation.json"} </w:instrText>
      </w:r>
      <w:r>
        <w:fldChar w:fldCharType="separate"/>
      </w:r>
      <w:r>
        <w:t>(Mulcahy et al., 2022)</w:t>
      </w:r>
      <w:r>
        <w:fldChar w:fldCharType="end"/>
      </w:r>
      <w:r>
        <w:t>. Still others have sought to replicate TRF with chronodisruption (as a proxy for Ramadan fasting</w:t>
      </w:r>
      <w:del w:id="119" w:author="Erica Jansen" w:date="2023-03-06T11:01:00Z">
        <w:r>
          <w:delText>)</w:delText>
        </w:r>
      </w:del>
      <w:ins w:id="120" w:author="Erica Jansen" w:date="2023-03-06T11:01:00Z">
        <w:r>
          <w:t>)</w:t>
        </w:r>
      </w:ins>
      <w:ins w:id="121" w:author="Erica Jansen" w:date="2023-02-28T12:09:00Z">
        <w:r w:rsidR="00343543">
          <w:t>,</w:t>
        </w:r>
      </w:ins>
      <w:r>
        <w:t xml:space="preserve"> and growth restriction was present on a chow diet, where dams ate fewer calories, gained less weight, and pups were smaller in litters randomized to TRF during the light cycle </w:t>
      </w:r>
      <w:r>
        <w:fldChar w:fldCharType="begin"/>
      </w:r>
      <w:r>
        <w:instrText xml:space="preserve"> ADDIN ZOTERO_ITEM CSL_CITATION {"citationID":"O6hELsgN","properties":{"formattedCitation":"(Alkhalefah et al., 2021a)","plainCitation":"(Alkhalefah et al., 2021a)","noteIndex":0},"citationItems":[{"id":1609,"uris":["http://zotero.org/users/5073745/items/F8X796TF"],"itemData":{"id":1609,"type":"article-journal","abstract":"During Ramadan, many pregnant Muslim women fast between dawn and sunset. Although the impacts of prolonged maternal intermittent fasting (IF) on fetal growth and  placental function are under-researched, reported effects include reduced  placental weight and birth weight. In the present study, pregnant Wistar rats  were used to model repeated cycles of IF on fetal development and placental  function and to examine sex-specific effects. In the IF group, food was withdrawn  daily from 17:00 to 09:00 over 21 days of gestation, while the control group  received food ad libitum. Both groups had free water access. IF dams consumed  less food, had significantly reduced weight compared with controls, with reduced  plasma glucose and amino acids. Both fetal sexes were significantly lighter in  the IF group with reduced fetal plasma amino acids. Placental weights and  morphology were unchanged. The profile of placental metabolites was altered in  the IF group with sex-specific responses evident. Transplacental flux of  14C-methylaminoisobutyric acid (14C-MeAIB), a system A amino acid transporter  substrate, was significantly reduced in both fetal sexes in the IF group.  Sodium-dependent 14C-MeAIB uptake into isolated placental plasma membrane  vesicles was unchanged. The gene expression of system A transporter Slc38a1,  Slc38a2 and Slc38a4 was up-regulated in IF male placentas only. No changes were  observed in placental SNAT1 and SNAT2 protein expression. Maternal IF results in  detrimental impacts on maternal physiology and fetal development with changes in  the placental and fetal metabolite profiles. Reduced placental system A  transporter activity may be responsible for fetal growth restriction in both  sexes.","container-title":"Clinical science (London, England : 1979)","DOI":"10.1042/CS20210137","ISSN":"1470-8736 0143-5221","issue":"11","journalAbbreviation":"Clin Sci (Lond)","language":"eng","license":"© 2021 The Author(s). Published by Portland Press Limited on behalf of the Biochemical Society.","note":"publisher-place: England\nPMID: 34008846","page":"1445-1466","title":"Maternal intermittent fasting during pregnancy induces fetal growth restriction and down-regulated placental system A amino acid transport in the rat.","volume":"135","author":[{"family":"Alkhalefah","given":"Alaa"},{"family":"Dunn","given":"Warwick B."},{"family":"Allwood","given":"James W."},{"family":"Parry","given":"Kate L."},{"family":"Houghton","given":"Franchesca D."},{"family":"Ashton","given":"Nick"},{"family":"Glazier","given":"Jocelyn D."}],"issued":{"date-parts":[["2021",6,11]]}}}],"schema":"https://github.com/citation-style-language/schema/raw/master/csl-citation.json"} </w:instrText>
      </w:r>
      <w:r>
        <w:fldChar w:fldCharType="separate"/>
      </w:r>
      <w:r>
        <w:rPr>
          <w:noProof/>
        </w:rPr>
        <w:t>(Alkhalefah et al., 2021a)</w:t>
      </w:r>
      <w:r>
        <w:fldChar w:fldCharType="end"/>
      </w:r>
      <w:r>
        <w:t xml:space="preserve">.  As the majority of the attention that has been paid to this dietary manipulation focuses on resultant offspring either as adults or in the fetal stage, scientists have failed to comprehensively characterize the effects of TRF during the course of the pregnancy in the dam without chronodisruption as part of the model. </w:t>
      </w:r>
    </w:p>
    <w:p w14:paraId="79F0BEC0" w14:textId="77777777" w:rsidR="00566EB5" w:rsidRDefault="00566EB5" w:rsidP="00566EB5">
      <w:pPr>
        <w:ind w:firstLine="720"/>
      </w:pPr>
      <w:r>
        <w:t xml:space="preserve">Although preclinical work is limited, there is evidence that those who are currently pregnant or considering pregnancy would consider manipulation of the timing of food intake as a modality to improve health. Flanagan and colleagues asked participants about their attitudes toward trying time-restricted eating during the course of pregnancy. Of those polled, 24.7% said they would be open to trying a time-restricted regimen during the course of pregnancy to improve their health </w:t>
      </w:r>
      <w:r>
        <w:fldChar w:fldCharType="begin"/>
      </w:r>
      <w:r>
        <w:instrText xml:space="preserve"> ADDIN ZOTERO_ITEM CSL_CITATION {"citationID":"cj3KxY80","properties":{"formattedCitation":"(Flanagan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fldChar w:fldCharType="separate"/>
      </w:r>
      <w:r>
        <w:rPr>
          <w:noProof/>
        </w:rPr>
        <w:t>(Flanagan et al., 2022)</w:t>
      </w:r>
      <w:r>
        <w:fldChar w:fldCharType="end"/>
      </w:r>
      <w:r>
        <w:t xml:space="preserve">. There was also a qualitative response from one </w:t>
      </w:r>
      <w:r>
        <w:lastRenderedPageBreak/>
        <w:t xml:space="preserve">participant who stated they had practiced intermittent fasting during their pregnancy. Recently, a case study also identified manipulation of the feeding window and reducing meal numbers to manage gestational diabetes </w:t>
      </w:r>
      <w:r>
        <w:fldChar w:fldCharType="begin"/>
      </w:r>
      <w:r>
        <w:instrText xml:space="preserve"> ADDIN ZOTERO_ITEM CSL_CITATION {"citationID":"xmkzbvLO","properties":{"formattedCitation":"(Ali &amp; Kunugi, 2020)","plainCitation":"(Ali &amp; Kunugi, 2020)","noteIndex":0},"citationItems":[{"id":825,"uris":["http://zotero.org/users/5073745/items/MJUJ2CHG"],"itemData":{"id":825,"type":"article-journal","abstract":"Gestational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fldChar w:fldCharType="separate"/>
      </w:r>
      <w:r>
        <w:rPr>
          <w:noProof/>
        </w:rPr>
        <w:t>(Ali &amp; Kunugi, 2020)</w:t>
      </w:r>
      <w:r>
        <w:fldChar w:fldCharType="end"/>
      </w:r>
      <w:r>
        <w:t xml:space="preserve">. Although epidemiological work on the timing of eating is still limited in pregnant populations, an association between prolonged overnight fasting and fewer meals during the day has been found with a more favorable maternal glycemic response in the second trimester of pregnancy </w:t>
      </w:r>
      <w:r>
        <w:fldChar w:fldCharType="begin"/>
      </w:r>
      <w:r>
        <w:instrText xml:space="preserve"> ADDIN ZOTERO_ITEM CSL_CITATION {"citationID":"rsHD1ahg","properties":{"formattedCitation":"(Loy et al., 2017)","plainCitation":"(Loy et al., 2017)","noteIndex":0},"citationItems":[{"id":1357,"uris":["http://zotero.org/users/5073745/items/5JYMECVV"],"itemData":{"id":1357,"type":"article-journal","abstract":"BACKGROUND: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fldChar w:fldCharType="separate"/>
      </w:r>
      <w:r>
        <w:rPr>
          <w:noProof/>
        </w:rPr>
        <w:t>(Loy et al., 2017)</w:t>
      </w:r>
      <w:r>
        <w:fldChar w:fldCharType="end"/>
      </w:r>
      <w:r>
        <w:t xml:space="preserve">. Eating overnight, although somewhat common during pregnancy can also be associated with poorer birth outcomes </w:t>
      </w:r>
      <w:r>
        <w:fldChar w:fldCharType="begin"/>
      </w:r>
      <w:r>
        <w:instrText xml:space="preserve"> ADDIN ZOTERO_ITEM CSL_CITATION {"citationID":"X1r81Djr","properties":{"formattedCitation":"(Loy, Loo, et al., 2020)","plainCitation":"(Loy, Loo, et al., 2020)","noteIndex":0},"citationItems":[{"id":1354,"uris":["http://zotero.org/users/5073745/items/NL6SN5SH"],"itemData":{"id":1354,"type":"article-journal","abstract":"Evidence from women working night shifts during pregnancy indicates that circadian rhythm disruption has the potential to adversely influence pregnancy outcomes. In the general population, chronodisruption with the potential to affect pregnancy outcomes may also be seen in those with high energy intakes in the evening or at night. However, maternal night eating during pregnancy remains understudied. This narrative review provides an overview of the prevalence, contributing factors, nutritional aspects and health implications of night eating during pregnancy. We derived evidence based on cross-sectional studies and longitudinal cohorts. Overall, night eating is common during pregnancy, with the estimated prevalence in different populations ranging from 15% to 45%. The modern lifestyle and the presence of pregnancy symptoms contribute to night eating during pregnancy, which is likely to coexist and may interact with multiple undesirable lifestyle behaviors. Unfavorable nutritional characteristics associated with night eating have the potential to induce aberrant circadian rhythms in pregnant women, resulting in adverse metabolic and pregnancy outcomes. More research, particularly intervention studies, are needed to provide more definite information on the implications of night eating for mother-offspring health.","container-title":"Nutrients","DOI":"10.3390/nu12092783","ISSN":"2072-6643","issue":"9","journalAbbreviation":"Nutrients","note":"PMID: 32932985\nPMCID: PMC7551833","page":"2783","source":"PubMed Central","title":"Chrononutrition during Pregnancy: A Review on Maternal Night-Time Eating","title-short":"Chrononutrition during Pregnancy","volume":"12","author":[{"family":"Loy","given":"See Ling"},{"family":"Loo","given":"Rachael Si Xuan"},{"family":"Godfrey","given":"Keith M."},{"family":"Chong","given":"Yap-Seng"},{"family":"Shek","given":"Lynette Pei-Chi"},{"family":"Tan","given":"Kok Hian"},{"family":"Chong","given":"Mary Foong-Fong"},{"family":"Chan","given":"Jerry Kok Yen"},{"family":"Yap","given":"Fabian"}],"issued":{"date-parts":[["2020",9,11]]}}}],"schema":"https://github.com/citation-style-language/schema/raw/master/csl-citation.json"} </w:instrText>
      </w:r>
      <w:r>
        <w:fldChar w:fldCharType="separate"/>
      </w:r>
      <w:r>
        <w:rPr>
          <w:noProof/>
        </w:rPr>
        <w:t>(Loy, Loo, et al., 2020)</w:t>
      </w:r>
      <w:r>
        <w:fldChar w:fldCharType="end"/>
      </w:r>
      <w:r>
        <w:t>.</w:t>
      </w:r>
    </w:p>
    <w:p w14:paraId="23D2B45A" w14:textId="334859E5" w:rsidR="00566EB5" w:rsidRDefault="00566EB5" w:rsidP="00566EB5">
      <w:pPr>
        <w:ind w:firstLine="720"/>
      </w:pPr>
      <w:r>
        <w:t xml:space="preserve">The most robust literature in humans that explores maternal dietary restriction during gestation are studies that evaluate pregnancy outcomes after religious observance of Ramadan in Muslim pregnant populations. Such studies have found that observing Ramadan fasting during pregnancy does not result in reduced gestational age at delivery </w:t>
      </w:r>
      <w:r>
        <w:fldChar w:fldCharType="begin"/>
      </w:r>
      <w:r>
        <w:instrText xml:space="preserve"> ADDIN ZOTERO_ITEM CSL_CITATION {"citationID":"LUOIgn8M","properties":{"formattedCitation":"(Awwad et al., 2012; Safari et al., 2019)","plainCitation":"(Awwad et al., 2012; Safari et al., 2019)","noteIndex":0},"citationItems":[{"id":238,"uris":["http://zotero.org/users/5073745/items/SAHRDCIB"],"itemData":{"id":238,"type":"article-journal","abstract":"OBJECTIVE: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H."}],"issued":{"date-parts":[["2012",10]]}}},{"id":297,"uris":["http://zotero.org/users/5073745/items/NKY5SKEM"],"itemData":{"id":297,"type":"article-journal","abstract":"Background\nThere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Mirkhan"}],"accessed":{"date-parts":[["2019",12,18]]},"issued":{"date-parts":[["2019",4,15]]}}}],"schema":"https://github.com/citation-style-language/schema/raw/master/csl-citation.json"} </w:instrText>
      </w:r>
      <w:r>
        <w:fldChar w:fldCharType="separate"/>
      </w:r>
      <w:r>
        <w:rPr>
          <w:noProof/>
        </w:rPr>
        <w:t>(Awwad et al., 2012; Safari et al., 2019)</w:t>
      </w:r>
      <w:r>
        <w:fldChar w:fldCharType="end"/>
      </w:r>
      <w:r>
        <w:t xml:space="preserve">, does not impact birth weight </w:t>
      </w:r>
      <w:r>
        <w:fldChar w:fldCharType="begin"/>
      </w:r>
      <w:r>
        <w:instrText xml:space="preserve"> ADDIN ZOTERO_ITEM CSL_CITATION {"citationID":"JoKyw8Ta","properties":{"formattedCitation":"(Glazier et al., 2018; Safari et al., 2019)","plainCitation":"(Glazier et al., 2018; Safari et al., 2019)","noteIndex":0},"citationItems":[{"id":297,"uris":["http://zotero.org/users/5073745/items/NKY5SKEM"],"itemData":{"id":297,"type":"article-journal","abstract":"Background\nThere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id":890,"uris":["http://zotero.org/users/5073745/items/TH4IXLBS","http://zotero.org/users/5073745/items/YJQP8A5D"],"itemData":{"id":890,"type":"article-journal","abstract":"BACKGROUND: 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weight.\nMETHODS: 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STATA.\nRESULTS: 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fasting).\nCONCLUSIONS: 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outcome.","container-title":"BMC pregnancy and childbirth","DOI":"10.1186/s12884-018-2048-y","ISSN":"1471-2393","issue":"1","journalAbbreviation":"BMC Pregnancy Childbirth","language":"eng","note":"PMID: 30359228\nPMCID: PMC6202808","page":"421","source":"PubMed","title":"The effect of Ramadan fasting during pregnancy on perinatal outcomes: a systematic review and meta-analysis","title-short":"The effect of Ramadan fasting during pregnancy on perinatal outcomes","volume":"18","author":[{"family":"Glazier","given":"Jocelyn D."},{"family":"Hayes","given":"Dexter J. L."},{"family":"Hussain","given":"Sabiha"},{"family":"D'Souza","given":"Stephen W."},{"family":"Whitcombe","given":"Joanne"},{"family":"Heazell","given":"Alexander E. P."},{"family":"Ashton","given":"Nick"}],"issued":{"date-parts":[["2018",10,25]]}}}],"schema":"https://github.com/citation-style-language/schema/raw/master/csl-citation.json"} </w:instrText>
      </w:r>
      <w:r>
        <w:fldChar w:fldCharType="separate"/>
      </w:r>
      <w:r>
        <w:rPr>
          <w:noProof/>
        </w:rPr>
        <w:t>(Glazier et al., 2018; Safari et al., 2019)</w:t>
      </w:r>
      <w:r>
        <w:fldChar w:fldCharType="end"/>
      </w:r>
      <w:r>
        <w:t xml:space="preserve">, and in some studies reduced odds of developing gestational diabetes </w:t>
      </w:r>
      <w:commentRangeStart w:id="122"/>
      <w:r>
        <w:fldChar w:fldCharType="begin"/>
      </w:r>
      <w:r>
        <w:instrText xml:space="preserve"> ADDIN ZOTERO_ITEM CSL_CITATION {"citationID":"wDHrpJZo","properties":{"formattedCitation":"(Awwad et al., 2012; Daley et al., 2017; Safari et al., 2019)","plainCitation":"(Awwad et al., 2012; Daley et al., 2017; Safari et al., 2019)","noteIndex":0},"citationItems":[{"id":238,"uris":["http://zotero.org/users/5073745/items/SAHRDCIB"],"itemData":{"id":238,"type":"article-journal","abstract":"OBJECTIVE: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H."}],"issued":{"date-parts":[["2012",10]]}}},{"id":297,"uris":["http://zotero.org/users/5073745/items/NKY5SKEM"],"itemData":{"id":297,"type":"article-journal","abstract":"Background\nThere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Mirkhan"}],"accessed":{"date-parts":[["2019",12,18]]},"issued":{"date-parts":[["2019",4,15]]}}},{"id":867,"uris":["http://zotero.org/users/5073745/items/6TTK3RMS"],"itemData":{"id":867,"type":"article-journal","abstract":"Background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 Epidemiol Community Health","DOI":"10.1136/jech-2016-208800","ISSN":"0143-005X, 1470-2738","issue":"7","journalAbbreviation":"J Epidemiol Community Health","language":"en","license":"Published by the BMJ Publishing Group Limited. For permission to use (where not already granted under a licence) please go to http://www.bmj.com/company/products-services/rights-and-licensing/","note":"PMID: 28360117","page":"722-728","source":"jech.bmj.com","title":"Are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K."},{"family":"Roalfe","given":"Andrea"}],"issued":{"date-parts":[["2017",7,1]]}}}],"schema":"https://github.com/citation-style-language/schema/raw/master/csl-citation.json"} </w:instrText>
      </w:r>
      <w:r>
        <w:fldChar w:fldCharType="separate"/>
      </w:r>
      <w:r>
        <w:rPr>
          <w:noProof/>
        </w:rPr>
        <w:t>(Awwad et al., 2012; Daley et al., 2017; Safari et al., 2019)</w:t>
      </w:r>
      <w:r>
        <w:fldChar w:fldCharType="end"/>
      </w:r>
      <w:commentRangeEnd w:id="122"/>
      <w:del w:id="123" w:author="Erica Jansen" w:date="2023-03-06T11:01:00Z">
        <w:r>
          <w:delText>.</w:delText>
        </w:r>
      </w:del>
      <w:ins w:id="124" w:author="Erica Jansen" w:date="2023-03-06T11:01:00Z">
        <w:r w:rsidR="003D1EA6">
          <w:rPr>
            <w:rStyle w:val="CommentReference"/>
            <w:rFonts w:asciiTheme="minorHAnsi" w:eastAsiaTheme="minorHAnsi" w:hAnsiTheme="minorHAnsi" w:cstheme="minorBidi"/>
            <w:color w:val="auto"/>
          </w:rPr>
          <w:commentReference w:id="122"/>
        </w:r>
        <w:r>
          <w:t>.</w:t>
        </w:r>
      </w:ins>
      <w:r>
        <w:t xml:space="preserve"> However, Ramadan is an imperfect proxy for TRF, as altered timing of eating is concomitant with sleep disruption and dietary quality changes. Therefore, more direct analyses of altered timing of eating are warranted. </w:t>
      </w:r>
      <w:ins w:id="125" w:author="Erica Jansen" w:date="2023-02-28T12:12:00Z">
        <w:r w:rsidR="003D1EA6">
          <w:t xml:space="preserve">Overall, the current literature </w:t>
        </w:r>
      </w:ins>
      <w:del w:id="126" w:author="Erica Jansen" w:date="2023-02-28T12:12:00Z">
        <w:r w:rsidDel="003D1EA6">
          <w:delText xml:space="preserve">This </w:delText>
        </w:r>
      </w:del>
      <w:r>
        <w:t xml:space="preserve">suggests that there is evidence that human pregnant populations either practice or consider practicing this diet and that we have limited understanding of its implications for safety or efficacy in impacting perinatal health. </w:t>
      </w:r>
    </w:p>
    <w:p w14:paraId="655DAA0C" w14:textId="77777777" w:rsidR="00566EB5" w:rsidRDefault="00566EB5" w:rsidP="00566EB5"/>
    <w:p w14:paraId="555187E4" w14:textId="77777777" w:rsidR="00566EB5" w:rsidRPr="00AB602F" w:rsidRDefault="00566EB5" w:rsidP="00566EB5">
      <w:pPr>
        <w:ind w:firstLine="720"/>
      </w:pPr>
      <w:r>
        <w:t xml:space="preserve">In light of the potential use of this diet to improve health during pregnancy and limited characterization of the practice in pregnant populations on the parent, we sought to identify the </w:t>
      </w:r>
      <w:r>
        <w:lastRenderedPageBreak/>
        <w:t xml:space="preserve">effect of early time-restricted feeding (eTRF) on maternal insulin sensitivity and early postnatal health in resultant offspring using a mouse model. We hypothesized that maternal glycemic health would be improved through eTRF of normal chow and that resulting offspring would not be adversely affected. </w:t>
      </w:r>
    </w:p>
    <w:p w14:paraId="33D7277F" w14:textId="77777777" w:rsidR="00566EB5" w:rsidRDefault="00566EB5" w:rsidP="00566EB5">
      <w:pPr>
        <w:pStyle w:val="Heading2"/>
      </w:pPr>
      <w:bookmarkStart w:id="127" w:name="_Toc126771649"/>
      <w:bookmarkStart w:id="128" w:name="_Toc126830556"/>
      <w:r>
        <w:t>Methods</w:t>
      </w:r>
      <w:bookmarkEnd w:id="127"/>
      <w:bookmarkEnd w:id="128"/>
    </w:p>
    <w:p w14:paraId="6012FBAA" w14:textId="77777777" w:rsidR="00566EB5" w:rsidRDefault="00566EB5" w:rsidP="00566EB5">
      <w:pPr>
        <w:pStyle w:val="Heading3"/>
      </w:pPr>
      <w:bookmarkStart w:id="129" w:name="_Toc126771650"/>
      <w:bookmarkStart w:id="130" w:name="_Toc126830557"/>
      <w:r>
        <w:t>Animal Husbandry</w:t>
      </w:r>
      <w:bookmarkEnd w:id="129"/>
      <w:bookmarkEnd w:id="130"/>
    </w:p>
    <w:p w14:paraId="534DA25E" w14:textId="77777777" w:rsidR="00566EB5" w:rsidRPr="006F5E5C" w:rsidRDefault="00566EB5" w:rsidP="00566EB5">
      <w:r>
        <w:t>Age-matched (17±0.072 weeks</w:t>
      </w:r>
      <w:r w:rsidRPr="006F5E5C">
        <w:t>) male and female C57BL/6J mice were obtained from The Jackson Laboratories</w:t>
      </w:r>
      <w:r>
        <w:t xml:space="preserve"> </w:t>
      </w:r>
      <w:r w:rsidRPr="006F5E5C">
        <w:t>(</w:t>
      </w:r>
      <w:r w:rsidRPr="006F5E5C">
        <w:rPr>
          <w:color w:val="000000" w:themeColor="text1"/>
          <w:shd w:val="clear" w:color="auto" w:fill="FFFFFF"/>
        </w:rPr>
        <w:t>RRID:IMSR_JAX:000664</w:t>
      </w:r>
      <w:r w:rsidRPr="006F5E5C">
        <w:t xml:space="preserve">). </w:t>
      </w:r>
      <w:r>
        <w:t xml:space="preserve">Animals were allowed to acclimatize to our facility for 1 week prior to beginning the experiment. </w:t>
      </w:r>
      <w:r w:rsidRPr="003A4003">
        <w:t xml:space="preserve">Animals were maintained in a </w:t>
      </w:r>
      <w:r>
        <w:t xml:space="preserve">ventilated cages in a </w:t>
      </w:r>
      <w:r w:rsidRPr="003A4003">
        <w:t xml:space="preserve">temperature and humidity-controlled room. </w:t>
      </w:r>
      <w:r>
        <w:t xml:space="preserve">In a 12:12 hour light dark cycle. 4 days before experimental treatment began, dams were single housed with extra enrichment. Every week, mice were weighed, and body composition was assessed using </w:t>
      </w:r>
      <w:proofErr w:type="spellStart"/>
      <w:r>
        <w:t>EchoMRI</w:t>
      </w:r>
      <w:proofErr w:type="spellEnd"/>
      <w:r>
        <w:t xml:space="preserve">. </w:t>
      </w:r>
    </w:p>
    <w:p w14:paraId="645AC26B" w14:textId="77777777" w:rsidR="00566EB5" w:rsidRDefault="00566EB5" w:rsidP="00566EB5">
      <w:pPr>
        <w:pStyle w:val="Heading3"/>
      </w:pPr>
      <w:bookmarkStart w:id="131" w:name="_Toc126771651"/>
      <w:bookmarkStart w:id="132" w:name="_Toc126830558"/>
      <w:r>
        <w:t>Animal Dietary Intervention</w:t>
      </w:r>
      <w:bookmarkEnd w:id="131"/>
      <w:bookmarkEnd w:id="132"/>
    </w:p>
    <w:p w14:paraId="08E16DA6" w14:textId="447F99A9" w:rsidR="00566EB5" w:rsidRDefault="00566EB5" w:rsidP="00566EB5">
      <w:r w:rsidRPr="00E96630">
        <w:t>Dams were randomized to either 24-hour access</w:t>
      </w:r>
      <w:r>
        <w:t xml:space="preserve"> </w:t>
      </w:r>
      <w:r w:rsidRPr="00314B1F">
        <w:rPr>
          <w:i/>
          <w:iCs/>
        </w:rPr>
        <w:t>ad libitum</w:t>
      </w:r>
      <w:r w:rsidRPr="00E96630">
        <w:t xml:space="preserve"> (AL)</w:t>
      </w:r>
      <w:r>
        <w:t xml:space="preserve">, or 6-hour early-time restricted feeding (eTRF) of standard laboratory </w:t>
      </w:r>
      <w:r w:rsidRPr="00A917D3">
        <w:t>chow (24%</w:t>
      </w:r>
      <w:r w:rsidRPr="004601F0">
        <w:t xml:space="preserve"> Protein, 5% Fat, 35.7%Carbohydrate</w:t>
      </w:r>
      <w:r>
        <w:t>)</w:t>
      </w:r>
      <w:r w:rsidRPr="00E96630">
        <w:t xml:space="preserve">. </w:t>
      </w:r>
      <w:del w:id="133" w:author="Sandoval, Darleen" w:date="2023-03-01T10:28:00Z">
        <w:r w:rsidDel="00335D16">
          <w:delText xml:space="preserve">the </w:delText>
        </w:r>
      </w:del>
      <w:proofErr w:type="spellStart"/>
      <w:ins w:id="134" w:author="Sandoval, Darleen" w:date="2023-03-01T10:28:00Z">
        <w:r w:rsidR="00335D16">
          <w:t>The</w:t>
        </w:r>
      </w:ins>
      <w:ins w:id="135" w:author="Erica Jansen" w:date="2023-02-28T12:13:00Z">
        <w:r w:rsidR="003D1EA6">
          <w:t>T</w:t>
        </w:r>
      </w:ins>
      <w:del w:id="136" w:author="Erica Jansen" w:date="2023-02-28T12:13:00Z">
        <w:r w:rsidDel="003D1EA6">
          <w:delText>t</w:delText>
        </w:r>
      </w:del>
      <w:ins w:id="137" w:author="Erica Jansen" w:date="2023-03-06T11:01:00Z">
        <w:r>
          <w:t>he</w:t>
        </w:r>
      </w:ins>
      <w:proofErr w:type="spellEnd"/>
      <w:ins w:id="138" w:author="Sandoval, Darleen" w:date="2023-03-01T10:28:00Z">
        <w:r>
          <w:t xml:space="preserve"> </w:t>
        </w:r>
      </w:ins>
      <w:r>
        <w:t>6-h</w:t>
      </w:r>
      <w:del w:id="139" w:author="Erica Jansen" w:date="2023-02-28T12:13:00Z">
        <w:r w:rsidDel="003D1EA6">
          <w:delText>o</w:delText>
        </w:r>
      </w:del>
      <w:del w:id="140" w:author="Sandoval, Darleen" w:date="2023-03-01T10:28:00Z">
        <w:r>
          <w:delText>o</w:delText>
        </w:r>
      </w:del>
      <w:r>
        <w:t xml:space="preserve">ur period </w:t>
      </w:r>
      <w:del w:id="141" w:author="Sandoval, Darleen" w:date="2023-03-01T10:28:00Z">
        <w:r w:rsidDel="00335D16">
          <w:delText xml:space="preserve">mend </w:delText>
        </w:r>
      </w:del>
      <w:ins w:id="142" w:author="Sandoval, Darleen" w:date="2023-03-01T10:28:00Z">
        <w:r>
          <w:t>me</w:t>
        </w:r>
      </w:ins>
      <w:ins w:id="143" w:author="Erica Jansen" w:date="2023-02-28T12:14:00Z">
        <w:r w:rsidR="003D1EA6">
          <w:t>ant?</w:t>
        </w:r>
      </w:ins>
      <w:del w:id="144" w:author="Erica Jansen" w:date="2023-02-28T12:13:00Z">
        <w:r w:rsidDel="003D1EA6">
          <w:delText>nd</w:delText>
        </w:r>
      </w:del>
      <w:ins w:id="145" w:author="Sandoval, Darleen" w:date="2023-03-01T10:28:00Z">
        <w:r>
          <w:t xml:space="preserve"> </w:t>
        </w:r>
      </w:ins>
      <w:r>
        <w:t xml:space="preserve">that food was measured to the nearest 0.1 gram, then given in a </w:t>
      </w:r>
      <w:commentRangeStart w:id="146"/>
      <w:r>
        <w:t>hopper</w:t>
      </w:r>
      <w:commentRangeEnd w:id="146"/>
      <w:r w:rsidR="00335D16">
        <w:rPr>
          <w:rStyle w:val="CommentReference"/>
          <w:rFonts w:asciiTheme="minorHAnsi" w:eastAsiaTheme="minorHAnsi" w:hAnsiTheme="minorHAnsi" w:cstheme="minorBidi"/>
          <w:color w:val="auto"/>
        </w:rPr>
        <w:commentReference w:id="146"/>
      </w:r>
      <w:r>
        <w:t xml:space="preserve">. We also measured the food in AL dam cages at ZT14. Animals were then allowed to eat freely for 6 hours. At ZT20, food was collected from the hopper and the bottom of the cage and measured again. Cages of all animals were changed at ZT20 to minimize food consumption of the bottom of the cage for eTRF dams and to have similar levels for handling stress in AL dams. Dams randomized to eTRF had empty hoppers placed in their new cages, and AL dams had their </w:t>
      </w:r>
      <w:r>
        <w:lastRenderedPageBreak/>
        <w:t xml:space="preserve">same hoppers replaced in their new cages. </w:t>
      </w:r>
      <w:r w:rsidRPr="00E96630">
        <w:t xml:space="preserve">Food intake is </w:t>
      </w:r>
      <w:r>
        <w:t>determined</w:t>
      </w:r>
      <w:r w:rsidRPr="00E96630">
        <w:t xml:space="preserve"> in both 6</w:t>
      </w:r>
      <w:r>
        <w:t>-</w:t>
      </w:r>
      <w:r w:rsidRPr="00E96630">
        <w:t>hour</w:t>
      </w:r>
      <w:r>
        <w:t xml:space="preserve"> (ZT14-ZT20)</w:t>
      </w:r>
      <w:r w:rsidRPr="00E96630">
        <w:t>, and 24-hour intervals</w:t>
      </w:r>
      <w:r>
        <w:t xml:space="preserve"> (ZT14-ZT14)</w:t>
      </w:r>
      <w:r w:rsidRPr="00E96630">
        <w:t xml:space="preserve">. </w:t>
      </w:r>
      <w:r w:rsidRPr="00335D16">
        <w:rPr>
          <w:highlight w:val="yellow"/>
          <w:rPrChange w:id="147" w:author="Sandoval, Darleen" w:date="2023-03-06T11:01:00Z">
            <w:rPr/>
          </w:rPrChange>
        </w:rPr>
        <w:t xml:space="preserve">Dams began dietary </w:t>
      </w:r>
      <w:commentRangeStart w:id="148"/>
      <w:r w:rsidRPr="00335D16">
        <w:rPr>
          <w:highlight w:val="yellow"/>
          <w:rPrChange w:id="149" w:author="Sandoval, Darleen" w:date="2023-03-06T11:01:00Z">
            <w:rPr/>
          </w:rPrChange>
        </w:rPr>
        <w:t>treatment</w:t>
      </w:r>
      <w:commentRangeEnd w:id="148"/>
      <w:r w:rsidR="003D1EA6">
        <w:rPr>
          <w:rStyle w:val="CommentReference"/>
          <w:rFonts w:asciiTheme="minorHAnsi" w:eastAsiaTheme="minorHAnsi" w:hAnsiTheme="minorHAnsi" w:cstheme="minorBidi"/>
          <w:color w:val="auto"/>
        </w:rPr>
        <w:commentReference w:id="148"/>
      </w:r>
      <w:r>
        <w:t xml:space="preserve"> </w:t>
      </w:r>
    </w:p>
    <w:p w14:paraId="4B382690" w14:textId="77777777" w:rsidR="00566EB5" w:rsidRPr="00E96630" w:rsidRDefault="00566EB5" w:rsidP="00566EB5">
      <w:pPr>
        <w:pStyle w:val="Heading3"/>
      </w:pPr>
      <w:bookmarkStart w:id="150" w:name="_Toc126771652"/>
      <w:bookmarkStart w:id="151" w:name="_Toc126830559"/>
      <w:r>
        <w:t>Estrus Testing</w:t>
      </w:r>
      <w:bookmarkEnd w:id="150"/>
      <w:bookmarkEnd w:id="151"/>
      <w:r>
        <w:t xml:space="preserve"> </w:t>
      </w:r>
    </w:p>
    <w:p w14:paraId="442C3110" w14:textId="153C8A09" w:rsidR="00566EB5" w:rsidRPr="000C7A29" w:rsidRDefault="00566EB5" w:rsidP="00566EB5">
      <w:pPr>
        <w:pStyle w:val="NormalWeb"/>
        <w:spacing w:before="0" w:beforeAutospacing="0" w:after="0" w:afterAutospacing="0" w:line="480" w:lineRule="auto"/>
        <w:textAlignment w:val="baseline"/>
        <w:rPr>
          <w:color w:val="000000"/>
        </w:rPr>
      </w:pPr>
      <w:r>
        <w:t xml:space="preserve"> To understand how eTRF affects estrus cycle health, w</w:t>
      </w:r>
      <w:r w:rsidRPr="001B2CF4">
        <w:t xml:space="preserve">e monitored the estrus stage of females after randomization to dietary treatment each day until </w:t>
      </w:r>
      <w:ins w:id="152" w:author="Sandoval, Darleen" w:date="2023-03-01T10:30:00Z">
        <w:r w:rsidR="00335D16">
          <w:t xml:space="preserve">the </w:t>
        </w:r>
      </w:ins>
      <w:r w:rsidRPr="001B2CF4">
        <w:t xml:space="preserve">copulatory plug appeared in cohort </w:t>
      </w:r>
      <w:commentRangeStart w:id="153"/>
      <w:r w:rsidRPr="001B2CF4">
        <w:t>2</w:t>
      </w:r>
      <w:commentRangeEnd w:id="153"/>
      <w:r w:rsidR="00335D16">
        <w:rPr>
          <w:rStyle w:val="CommentReference"/>
          <w:rFonts w:asciiTheme="minorHAnsi" w:eastAsiaTheme="minorHAnsi" w:hAnsiTheme="minorHAnsi" w:cstheme="minorBidi"/>
        </w:rPr>
        <w:commentReference w:id="153"/>
      </w:r>
      <w:r w:rsidRPr="001B2CF4">
        <w:t xml:space="preserve">. </w:t>
      </w:r>
      <w:r>
        <w:t>One</w:t>
      </w:r>
      <w:r w:rsidRPr="001B2CF4">
        <w:t xml:space="preserve"> hour before food was given</w:t>
      </w:r>
      <w:r>
        <w:t xml:space="preserve"> (ZT13)</w:t>
      </w:r>
      <w:r w:rsidRPr="001B2CF4">
        <w:t>, a vaginal canal smear was collected for each dam</w:t>
      </w:r>
      <w:r>
        <w:t>.</w:t>
      </w:r>
      <w:r w:rsidRPr="001B2CF4">
        <w:t xml:space="preserve"> </w:t>
      </w:r>
      <w:r w:rsidRPr="009B5267">
        <w:rPr>
          <w:color w:val="000000"/>
        </w:rPr>
        <w:t xml:space="preserve">Using a p20 pipette, 15uL of sterile PBS was </w:t>
      </w:r>
      <w:proofErr w:type="spellStart"/>
      <w:r w:rsidRPr="009B5267">
        <w:rPr>
          <w:color w:val="000000"/>
        </w:rPr>
        <w:t>lavaged</w:t>
      </w:r>
      <w:proofErr w:type="spellEnd"/>
      <w:r w:rsidRPr="009B5267">
        <w:rPr>
          <w:color w:val="000000"/>
        </w:rPr>
        <w:t xml:space="preserve"> into the vaginal canal and mixed by plunging up and down briefly.</w:t>
      </w:r>
      <w:r>
        <w:rPr>
          <w:color w:val="000000"/>
        </w:rPr>
        <w:t xml:space="preserve"> Then the same</w:t>
      </w:r>
      <w:r w:rsidRPr="009B5267">
        <w:rPr>
          <w:color w:val="000000"/>
        </w:rPr>
        <w:t xml:space="preserve"> pipette </w:t>
      </w:r>
      <w:r>
        <w:rPr>
          <w:color w:val="000000"/>
        </w:rPr>
        <w:t xml:space="preserve">was used </w:t>
      </w:r>
      <w:r w:rsidRPr="009B5267">
        <w:rPr>
          <w:color w:val="000000"/>
        </w:rPr>
        <w:t xml:space="preserve">to </w:t>
      </w:r>
      <w:r>
        <w:rPr>
          <w:color w:val="000000"/>
        </w:rPr>
        <w:t>re</w:t>
      </w:r>
      <w:r w:rsidRPr="009B5267">
        <w:rPr>
          <w:color w:val="000000"/>
        </w:rPr>
        <w:t xml:space="preserve">collect as much of the 15 </w:t>
      </w:r>
      <w:proofErr w:type="spellStart"/>
      <w:r w:rsidRPr="009B5267">
        <w:rPr>
          <w:color w:val="000000"/>
        </w:rPr>
        <w:t>uL</w:t>
      </w:r>
      <w:proofErr w:type="spellEnd"/>
      <w:r w:rsidRPr="009B5267">
        <w:rPr>
          <w:color w:val="000000"/>
        </w:rPr>
        <w:t xml:space="preserve"> volume as possible</w:t>
      </w:r>
      <w:r>
        <w:rPr>
          <w:color w:val="000000"/>
        </w:rPr>
        <w:t xml:space="preserve"> which was immediately transferred</w:t>
      </w:r>
      <w:r w:rsidRPr="009B5267">
        <w:rPr>
          <w:color w:val="000000"/>
        </w:rPr>
        <w:t xml:space="preserve"> to a microscope </w:t>
      </w:r>
      <w:r>
        <w:rPr>
          <w:color w:val="000000"/>
        </w:rPr>
        <w:t xml:space="preserve">slide. </w:t>
      </w:r>
      <w:r w:rsidRPr="009B5267">
        <w:rPr>
          <w:color w:val="000000"/>
        </w:rPr>
        <w:t xml:space="preserve">While still wet, </w:t>
      </w:r>
      <w:r>
        <w:rPr>
          <w:color w:val="000000"/>
        </w:rPr>
        <w:t>slides were visualized</w:t>
      </w:r>
      <w:r w:rsidRPr="009B5267">
        <w:rPr>
          <w:color w:val="000000"/>
        </w:rPr>
        <w:t xml:space="preserve"> </w:t>
      </w:r>
      <w:r>
        <w:rPr>
          <w:color w:val="000000"/>
        </w:rPr>
        <w:t xml:space="preserve">at </w:t>
      </w:r>
      <w:r w:rsidRPr="009B5267">
        <w:rPr>
          <w:color w:val="000000"/>
        </w:rPr>
        <w:t>10X magnification</w:t>
      </w:r>
      <w:r>
        <w:rPr>
          <w:color w:val="000000"/>
        </w:rPr>
        <w:t xml:space="preserve"> and images were captured. </w:t>
      </w:r>
      <w:r w:rsidRPr="009B5267">
        <w:rPr>
          <w:color w:val="000000"/>
        </w:rPr>
        <w:t xml:space="preserve">If the sample </w:t>
      </w:r>
      <w:r>
        <w:rPr>
          <w:color w:val="000000"/>
        </w:rPr>
        <w:t>was</w:t>
      </w:r>
      <w:r w:rsidRPr="009B5267">
        <w:rPr>
          <w:color w:val="000000"/>
        </w:rPr>
        <w:t xml:space="preserve"> dense, dry, or ha</w:t>
      </w:r>
      <w:r>
        <w:rPr>
          <w:color w:val="000000"/>
        </w:rPr>
        <w:t>d</w:t>
      </w:r>
      <w:r w:rsidRPr="009B5267">
        <w:rPr>
          <w:color w:val="000000"/>
        </w:rPr>
        <w:t xml:space="preserve"> crystals, more PBS </w:t>
      </w:r>
      <w:r>
        <w:rPr>
          <w:color w:val="000000"/>
        </w:rPr>
        <w:t xml:space="preserve">was added </w:t>
      </w:r>
      <w:r w:rsidRPr="009B5267">
        <w:rPr>
          <w:color w:val="000000"/>
        </w:rPr>
        <w:t>and mix</w:t>
      </w:r>
      <w:r>
        <w:rPr>
          <w:color w:val="000000"/>
        </w:rPr>
        <w:t>ed</w:t>
      </w:r>
      <w:r w:rsidRPr="009B5267">
        <w:rPr>
          <w:color w:val="000000"/>
        </w:rPr>
        <w:t xml:space="preserve"> gently with a</w:t>
      </w:r>
      <w:r>
        <w:rPr>
          <w:color w:val="000000"/>
        </w:rPr>
        <w:t xml:space="preserve"> clean pipette</w:t>
      </w:r>
      <w:r w:rsidRPr="009B5267">
        <w:rPr>
          <w:color w:val="000000"/>
        </w:rPr>
        <w:t xml:space="preserve"> tip</w:t>
      </w:r>
      <w:r>
        <w:rPr>
          <w:color w:val="000000"/>
        </w:rPr>
        <w:t>. Cell type and proportions were e</w:t>
      </w:r>
      <w:r w:rsidRPr="009B5267">
        <w:rPr>
          <w:color w:val="000000"/>
        </w:rPr>
        <w:t>xamine</w:t>
      </w:r>
      <w:r>
        <w:rPr>
          <w:color w:val="000000"/>
        </w:rPr>
        <w:t>d</w:t>
      </w:r>
      <w:r w:rsidRPr="009B5267">
        <w:rPr>
          <w:color w:val="000000"/>
        </w:rPr>
        <w:t xml:space="preserve"> </w:t>
      </w:r>
      <w:r>
        <w:rPr>
          <w:color w:val="000000"/>
        </w:rPr>
        <w:t xml:space="preserve">and stages were assigned based on methods described </w:t>
      </w:r>
      <w:ins w:id="154" w:author="Erica Jansen" w:date="2023-02-28T12:15:00Z">
        <w:r w:rsidR="003D1EA6">
          <w:rPr>
            <w:color w:val="000000"/>
          </w:rPr>
          <w:t>previously</w:t>
        </w:r>
      </w:ins>
      <w:del w:id="155" w:author="Erica Jansen" w:date="2023-02-28T12:15:00Z">
        <w:r w:rsidDel="003D1EA6">
          <w:rPr>
            <w:color w:val="000000"/>
          </w:rPr>
          <w:delText>in</w:delText>
        </w:r>
      </w:del>
      <w:r>
        <w:rPr>
          <w:color w:val="000000"/>
        </w:rPr>
        <w:t xml:space="preserve"> </w:t>
      </w:r>
      <w:r>
        <w:rPr>
          <w:color w:val="000000"/>
        </w:rPr>
        <w:fldChar w:fldCharType="begin"/>
      </w:r>
      <w:r>
        <w:rPr>
          <w:color w:val="000000"/>
        </w:rPr>
        <w:instrText xml:space="preserve"> ADDIN ZOTERO_ITEM CSL_CITATION {"citationID":"bHDxAtgk","properties":{"formattedCitation":"(Caligioni, 2009; McLean et al., 2012)","plainCitation":"(Caligioni, 2009; McLean et al., 2012)","noteIndex":0},"citationItems":[{"id":479,"uris":["http://zotero.org/users/5073745/items/IAIXQNAV"],"itemData":{"id":479,"type":"article-journal","abstract":"A rapid means of assessing reproductive status in rodents is useful not only in the study of reproductive dysfunction but is also required for the production of new mouse models of disease and investigations into the hormonal regulation of tissue degeneration (or regeneration) following pathological challenge. The murine reproductive (or estrous) cycle is divided into 4 stages: proestrus, estrus, metestrus, and diestrus. Defined fluctuations in circulating levels of the ovarian steroids 17-β-estradiol and progesterone, the gonadotropins luteinizing and follicle stimulating hormones, and the luteotropic hormone prolactin signal transition through these reproductive stages. Changes in cell typology within the murine vaginal canal reflect these underlying endocrine events. Daily assessment of the relative ratio of nucleated epithelial cells, cornified squamous epithelial cells, and leukocytes present in vaginal smears can be used to identify murine estrous stages. The degree of invasiveness, however, employed in collecting these samples can alter reproductive status and elicit an inflammatory response that can confound cytological assessment of smears. Here, we describe a simple, non-invasive protocol that can be used to determine the stage of the estrous cycle of a female mouse without altering her reproductive cycle. We detail how to differentiate between the four stages of the estrous cycle by collection and analysis of predominant cell typology in vaginal smears and we show how these changes can be interpreted with respect to endocrine status.","container-title":"Journal of Visualized Experiments : JoVE","DOI":"10.3791/4389","ISSN":"1940-087X","issue":"67","journalAbbreviation":"J Vis Exp","note":"PMID: 23007862\nPMCID: PMC3490233","source":"PubMed Central","title":"Performing Vaginal Lavage, Crystal Violet Staining, and Vaginal Cytological Evaluation for Mouse Estrous Cycle Staging Identification","URL":"https://www.ncbi.nlm.nih.gov/pmc/articles/PMC3490233/","author":[{"family":"McLean","given":"Ashleigh C."},{"family":"Valenzuela","given":"Nicolas"},{"family":"Fai","given":"Stephen"},{"family":"Bennett","given":"Steffany A.L."}],"accessed":{"date-parts":[["2020",7,8]]},"issued":{"date-parts":[["2012",9,15]]}}},{"id":178,"uris":["http://zotero.org/users/5073745/items/BRASLVKZ"],"itemData":{"id":178,"type":"article-journal","abstract":"The short reproductive cycle length observed in rodents, called the estrous cycle, makes them an ideal animal model for investigation of changes that occur during the reproductive cycle. Most of the data in the literature about the estrous cycle is obtained from rats because they are easily manipulated and they exhibit a clear and well-defined estrous cycle. However, the increased number of experiments using knockout mice requires identification of their estrous cycle as well, since (in)fertility issues may arise. In mice, like rats, the identification of the stage of estrous cycle is based on the proportion of cell types observed in the vaginal secretion. The aim of this unit is to provide guidelines for quickly and accurately determining estrous cycle phases in mice.","container-title":"Current Protocols in Neuroscience","DOI":"10.1002/0471142301.nsa04is48","ISSN":"1934-8576","journalAbbreviation":"Curr Protoc Neurosci","language":"eng","note":"PMID: 19575469\nPMCID: PMC2755182","page":"Appendix 4I","source":"PubMed","title":"Assessing reproductive status/stages in mice","volume":"Appendix 4","author":[{"family":"Caligioni","given":"Claudia S."}],"issued":{"date-parts":[["2009",7]]}}}],"schema":"https://github.com/citation-style-language/schema/raw/master/csl-citation.json"} </w:instrText>
      </w:r>
      <w:r>
        <w:rPr>
          <w:color w:val="000000"/>
        </w:rPr>
        <w:fldChar w:fldCharType="separate"/>
      </w:r>
      <w:r>
        <w:rPr>
          <w:noProof/>
          <w:color w:val="000000"/>
        </w:rPr>
        <w:t>(Caligioni, 2009; McLean et al., 2012)</w:t>
      </w:r>
      <w:r>
        <w:rPr>
          <w:color w:val="000000"/>
        </w:rPr>
        <w:fldChar w:fldCharType="end"/>
      </w:r>
      <w:r>
        <w:rPr>
          <w:color w:val="000000"/>
        </w:rPr>
        <w:t xml:space="preserve">. We calculated the total number of days in each stage for each dam, then averages were taken for each maternal dietary regimen. </w:t>
      </w:r>
    </w:p>
    <w:p w14:paraId="6E6308FA" w14:textId="77777777" w:rsidR="00566EB5" w:rsidRDefault="00566EB5" w:rsidP="00566EB5">
      <w:pPr>
        <w:pStyle w:val="Heading3"/>
      </w:pPr>
      <w:bookmarkStart w:id="156" w:name="_Toc126771653"/>
      <w:bookmarkStart w:id="157" w:name="_Toc126830560"/>
      <w:r>
        <w:t>Mating, Fertility &amp; Pups</w:t>
      </w:r>
      <w:bookmarkEnd w:id="156"/>
      <w:bookmarkEnd w:id="157"/>
    </w:p>
    <w:p w14:paraId="685C5AAD" w14:textId="77777777" w:rsidR="00566EB5" w:rsidRDefault="00566EB5" w:rsidP="00566EB5">
      <w:r w:rsidRPr="00C01A49">
        <w:t xml:space="preserve">After </w:t>
      </w:r>
      <w:r>
        <w:t xml:space="preserve">6 days of diet, age and diet-matched males were introduced into female cages and were allowed to remain until copulatory plug was discovered (indicating pregnancy and gestational day E0.5). To assess fertility, latency from mating to plug and rates of successful mating events were calculated. When pups were born, they were measured and counted within 24 hours, including those who were dead at birth. Pups were then left to nurse for 3 days. At postnatal day 3, litters were weighed then reduced to 4 pups to each dam (2 males, 2 females when possible) to standardize milk supply between litters. Pups were then reweighed on postnatal days 7, 14, and </w:t>
      </w:r>
      <w:r>
        <w:lastRenderedPageBreak/>
        <w:t xml:space="preserve">21. At postnatal day 21dams and pups were sacrificed by Carbon Dioxide Inhalation and cervical dislocation. </w:t>
      </w:r>
    </w:p>
    <w:p w14:paraId="3A0F826E" w14:textId="77777777" w:rsidR="00566EB5" w:rsidRDefault="00566EB5" w:rsidP="00566EB5">
      <w:pPr>
        <w:pStyle w:val="Heading3"/>
      </w:pPr>
      <w:bookmarkStart w:id="158" w:name="_Toc126771654"/>
      <w:bookmarkStart w:id="159" w:name="_Toc126830561"/>
      <w:r>
        <w:t>Intraperitoneal Insulin tolerance testing</w:t>
      </w:r>
      <w:bookmarkEnd w:id="158"/>
      <w:bookmarkEnd w:id="159"/>
      <w:r>
        <w:t xml:space="preserve"> </w:t>
      </w:r>
    </w:p>
    <w:p w14:paraId="000B78CD" w14:textId="13D5F551" w:rsidR="00566EB5" w:rsidRPr="00CA5EEA" w:rsidRDefault="00752DAF" w:rsidP="00566EB5">
      <w:pPr>
        <w:rPr>
          <w:rFonts w:eastAsia="Times New Roman"/>
        </w:rPr>
      </w:pPr>
      <w:ins w:id="160" w:author="Sandoval, Darleen" w:date="2023-03-01T11:34:00Z">
        <w:r>
          <w:t xml:space="preserve">As an index of </w:t>
        </w:r>
      </w:ins>
      <w:del w:id="161" w:author="Sandoval, Darleen" w:date="2023-03-01T11:34:00Z">
        <w:r w:rsidR="00566EB5" w:rsidDel="00752DAF">
          <w:delText>I</w:delText>
        </w:r>
      </w:del>
      <w:ins w:id="162" w:author="Sandoval, Darleen" w:date="2023-03-01T11:34:00Z">
        <w:r>
          <w:t>i</w:t>
        </w:r>
      </w:ins>
      <w:ins w:id="163" w:author="Sandoval, Darleen" w:date="2023-03-06T11:01:00Z">
        <w:r w:rsidR="00566EB5">
          <w:t xml:space="preserve">nsulin </w:t>
        </w:r>
      </w:ins>
      <w:del w:id="164" w:author="Sandoval, Darleen" w:date="2023-03-01T11:34:00Z">
        <w:r w:rsidR="00566EB5" w:rsidDel="00752DAF">
          <w:delText>tolerance</w:delText>
        </w:r>
      </w:del>
      <w:ins w:id="165" w:author="Sandoval, Darleen" w:date="2023-03-01T11:34:00Z">
        <w:r>
          <w:t xml:space="preserve">sensitivity, </w:t>
        </w:r>
      </w:ins>
      <w:del w:id="166" w:author="Sandoval, Darleen" w:date="2023-03-01T11:34:00Z">
        <w:r w:rsidR="00566EB5" w:rsidDel="00752DAF">
          <w:delText xml:space="preserve"> </w:delText>
        </w:r>
      </w:del>
      <w:del w:id="167" w:author="Sandoval, Darleen" w:date="2023-03-06T11:01:00Z">
        <w:r w:rsidR="00566EB5">
          <w:delText xml:space="preserve">Insulin tolerance </w:delText>
        </w:r>
      </w:del>
      <w:del w:id="168" w:author="Sandoval, Darleen" w:date="2023-03-01T11:34:00Z">
        <w:r w:rsidR="00566EB5">
          <w:delText>was measured via</w:delText>
        </w:r>
      </w:del>
      <w:r w:rsidR="00566EB5">
        <w:t xml:space="preserve"> an insulin tolerance test (ITT</w:t>
      </w:r>
      <w:ins w:id="169" w:author="Sandoval, Darleen" w:date="2023-03-06T11:01:00Z">
        <w:r w:rsidR="00566EB5">
          <w:t>)</w:t>
        </w:r>
      </w:ins>
      <w:ins w:id="170" w:author="Sandoval, Darleen" w:date="2023-03-01T11:34:00Z">
        <w:r>
          <w:t xml:space="preserve"> was performed</w:t>
        </w:r>
      </w:ins>
      <w:ins w:id="171" w:author="Sandoval, Darleen" w:date="2023-03-06T11:01:00Z">
        <w:r w:rsidR="00566EB5">
          <w:t>.</w:t>
        </w:r>
      </w:ins>
      <w:del w:id="172" w:author="Sandoval, Darleen" w:date="2023-03-06T11:01:00Z">
        <w:r w:rsidR="00566EB5">
          <w:delText>).</w:delText>
        </w:r>
      </w:del>
      <w:r w:rsidR="00566EB5">
        <w:t xml:space="preserve"> On gestational day 16.5, dams were placed in a clean cage free of food with a water bottle</w:t>
      </w:r>
      <w:r w:rsidR="00566EB5" w:rsidRPr="00D833C4">
        <w:t xml:space="preserve"> </w:t>
      </w:r>
      <w:r w:rsidR="00566EB5">
        <w:t xml:space="preserve">at ZT20 (2AM). Dams were fasted for 6 hours. At ZT2, a fasted blood sample was collected via tail clip and handheld glucometer. After assessment of fasting blood glucose, an intraperitoneal injection of insulin (Humulin, 0.75mg/kg body weight) was given. Blood glucose following injection was determined every 15 minutes for 2 hours. Glucose area under the curve (AUC) was calculated by taking the sum of glucose values for each animal. Rates of initial reduction in blood glucose </w:t>
      </w:r>
      <w:del w:id="173" w:author="Erica Jansen" w:date="2023-03-06T11:01:00Z">
        <w:r w:rsidR="00566EB5">
          <w:delText>was</w:delText>
        </w:r>
      </w:del>
      <w:ins w:id="174" w:author="Erica Jansen" w:date="2023-03-06T11:01:00Z">
        <w:r w:rsidR="00566EB5">
          <w:t>w</w:t>
        </w:r>
      </w:ins>
      <w:ins w:id="175" w:author="Erica Jansen" w:date="2023-02-28T12:16:00Z">
        <w:r w:rsidR="003D1EA6">
          <w:t>ere</w:t>
        </w:r>
      </w:ins>
      <w:del w:id="176" w:author="Erica Jansen" w:date="2023-02-28T12:16:00Z">
        <w:r w:rsidR="00566EB5" w:rsidDel="003D1EA6">
          <w:delText>as</w:delText>
        </w:r>
      </w:del>
      <w:r w:rsidR="00566EB5">
        <w:t xml:space="preserve"> calculated by limiting the data to 45 minutes after injection. We then modeled the exponential rate of decay in blood glucose for each dam as a slope and took the average by feeding group. We also </w:t>
      </w:r>
      <w:del w:id="177" w:author="Erica Jansen" w:date="2023-03-06T11:01:00Z">
        <w:r w:rsidR="00566EB5">
          <w:delText>calculate</w:delText>
        </w:r>
      </w:del>
      <w:ins w:id="178" w:author="Erica Jansen" w:date="2023-03-06T11:01:00Z">
        <w:r w:rsidR="00566EB5">
          <w:t>calculate</w:t>
        </w:r>
      </w:ins>
      <w:ins w:id="179" w:author="Erica Jansen" w:date="2023-02-28T12:16:00Z">
        <w:r w:rsidR="003D1EA6">
          <w:t>d</w:t>
        </w:r>
      </w:ins>
      <w:r w:rsidR="00566EB5">
        <w:t xml:space="preserve"> the rate of rebound after hypoglycemia by limiting the data to data collected 75-120 minutes after injection, </w:t>
      </w:r>
      <w:r w:rsidR="00566EB5" w:rsidRPr="00AE2F7C">
        <w:t xml:space="preserve">then modeling the linear rise in glucose as a </w:t>
      </w:r>
      <w:proofErr w:type="spellStart"/>
      <w:r w:rsidR="00566EB5" w:rsidRPr="00AE2F7C">
        <w:t>time:treatment</w:t>
      </w:r>
      <w:proofErr w:type="spellEnd"/>
      <w:r w:rsidR="00566EB5" w:rsidRPr="00AE2F7C">
        <w:t xml:space="preserve"> interaction</w:t>
      </w:r>
      <w:r w:rsidR="00566EB5">
        <w:t xml:space="preserve">. </w:t>
      </w:r>
    </w:p>
    <w:p w14:paraId="532604D9" w14:textId="77777777" w:rsidR="00566EB5" w:rsidRDefault="00566EB5" w:rsidP="00566EB5">
      <w:pPr>
        <w:pStyle w:val="Heading3"/>
      </w:pPr>
      <w:bookmarkStart w:id="180" w:name="_Toc126771655"/>
      <w:bookmarkStart w:id="181" w:name="_Toc126830562"/>
      <w:r>
        <w:t>Blood Collection and Hormonal Analysis</w:t>
      </w:r>
      <w:bookmarkEnd w:id="180"/>
      <w:bookmarkEnd w:id="181"/>
    </w:p>
    <w:p w14:paraId="7494D165" w14:textId="77777777" w:rsidR="00566EB5" w:rsidRDefault="00566EB5" w:rsidP="00566EB5">
      <w:r w:rsidRPr="00722853">
        <w:t>The day after the insulin tolerance testing, we collected blood sample</w:t>
      </w:r>
      <w:r>
        <w:t>s from dams at ZT1 and ZT13. They were lightly anaesthetized via inhaled isoflurane then whole blood was collected via capillary tube and retroorbital bleed. Whole blood was left to clot on ice for 20 minutes, then was spun down in a cold centrifuge for 20 minutes at 2000G (</w:t>
      </w:r>
      <w:r w:rsidRPr="005E1518">
        <w:t>Eppendorf,</w:t>
      </w:r>
      <w:r>
        <w:t xml:space="preserve"> 4°C). Serum was pipetted off and stored at -80°C until later use. Insulin was assayed in serum using a commercially available , ultra-sensitive mouse ELISA kit (Crystal Chem, catalog #90080).</w:t>
      </w:r>
    </w:p>
    <w:p w14:paraId="0C3211FF" w14:textId="77777777" w:rsidR="00566EB5" w:rsidRDefault="00566EB5" w:rsidP="00566EB5">
      <w:pPr>
        <w:pStyle w:val="Heading3"/>
      </w:pPr>
      <w:bookmarkStart w:id="182" w:name="_Toc126771656"/>
      <w:bookmarkStart w:id="183" w:name="_Toc126830563"/>
      <w:r>
        <w:lastRenderedPageBreak/>
        <w:t>Neonatal Life Outcomes</w:t>
      </w:r>
      <w:bookmarkEnd w:id="182"/>
      <w:bookmarkEnd w:id="183"/>
    </w:p>
    <w:p w14:paraId="77E91250" w14:textId="77777777" w:rsidR="00566EB5" w:rsidRDefault="00566EB5" w:rsidP="00566EB5">
      <w:r w:rsidRPr="00367767">
        <w:t>Gestational age</w:t>
      </w:r>
      <w:r>
        <w:t xml:space="preserve"> was determined by the date of birth subtracted from date of copulatory plug. Litter size was represented as the number of pups delivered per dam, then averaged by feeding regimen. Percent survival was determined as the number of pups who were present at postnatal day 3 divided by the initial litter size. Birth weight was calculated as the average of all living pups for each dam, then further averaged by feeding regimen. </w:t>
      </w:r>
    </w:p>
    <w:p w14:paraId="43708D7C" w14:textId="77777777" w:rsidR="00566EB5" w:rsidRDefault="00566EB5" w:rsidP="00566EB5">
      <w:pPr>
        <w:pStyle w:val="Heading3"/>
      </w:pPr>
      <w:bookmarkStart w:id="184" w:name="_Toc126771657"/>
      <w:bookmarkStart w:id="185" w:name="_Toc126830564"/>
      <w:r>
        <w:t>Statistical Analyses</w:t>
      </w:r>
      <w:bookmarkEnd w:id="184"/>
      <w:bookmarkEnd w:id="185"/>
      <w:r>
        <w:t xml:space="preserve"> </w:t>
      </w:r>
    </w:p>
    <w:p w14:paraId="4FF0A2CA" w14:textId="5334F7B9" w:rsidR="00566EB5" w:rsidRDefault="00566EB5" w:rsidP="00566EB5">
      <w:r>
        <w:t xml:space="preserve">Values are represented as mean ± standard error. Pairwise values are evaluated by Shapiro test for normality and </w:t>
      </w:r>
      <w:proofErr w:type="spellStart"/>
      <w:r>
        <w:t>Levene’s</w:t>
      </w:r>
      <w:proofErr w:type="spellEnd"/>
      <w:r>
        <w:t xml:space="preserve"> Test for equivalence of variance. When values were estimated as normal and of equivalent variance, Student’s </w:t>
      </w:r>
      <w:r w:rsidRPr="00B81199">
        <w:rPr>
          <w:i/>
        </w:rPr>
        <w:t>t</w:t>
      </w:r>
      <w:r>
        <w:t xml:space="preserve"> Test was used</w:t>
      </w:r>
      <w:ins w:id="186" w:author="Erica Jansen" w:date="2023-02-28T12:17:00Z">
        <w:r w:rsidR="003D1EA6">
          <w:t>;</w:t>
        </w:r>
      </w:ins>
      <w:del w:id="187" w:author="Erica Jansen" w:date="2023-02-28T12:17:00Z">
        <w:r w:rsidDel="003D1EA6">
          <w:delText>,</w:delText>
        </w:r>
      </w:del>
      <w:r>
        <w:t xml:space="preserve"> if they were not normal, then we used the appropriate non-parametric test. For fertility measures (estrus staging and success of mating events), chi-square analyses were </w:t>
      </w:r>
      <w:r w:rsidRPr="005E5449">
        <w:t>completed, comparing the proportion of days distributed among estrus stage by maternal dietary treatment</w:t>
      </w:r>
      <w:r>
        <w:t xml:space="preserve">, assuming an equal distribution as between stages. For repeated measures, such as food intake, and body composition, linear mixed effect modeling was completed using lme4 </w:t>
      </w:r>
      <w:r>
        <w:fldChar w:fldCharType="begin"/>
      </w:r>
      <w:r>
        <w:instrText xml:space="preserve"> ADDIN ZOTERO_ITEM CSL_CITATION {"citationID":"1DIEKuhH","properties":{"formattedCitation":"(Bates et al., 2015, p. 4)","plainCitation":"(Bates et al., 2015, p. 4)","noteIndex":0},"citationItems":[{"id":757,"uris":["http://zotero.org/users/5073745/items/GUUE2ZQS"],"itemData":{"id":757,"type":"article-journal","abstract":"Maximum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locator":"4"}],"schema":"https://github.com/citation-style-language/schema/raw/master/csl-citation.json"} </w:instrText>
      </w:r>
      <w:r>
        <w:fldChar w:fldCharType="separate"/>
      </w:r>
      <w:r>
        <w:rPr>
          <w:noProof/>
        </w:rPr>
        <w:t>(Bates et al., 2015, p. 4)</w:t>
      </w:r>
      <w:r>
        <w:fldChar w:fldCharType="end"/>
      </w:r>
      <w:r>
        <w:t xml:space="preserve">. We used random effect of maternal ID and dam ID and fixed effects for feeding regimen, day of gestation or postnatal age, and sex (for pup analyses). </w:t>
      </w:r>
    </w:p>
    <w:p w14:paraId="5DA209EE" w14:textId="77777777" w:rsidR="00566EB5" w:rsidRPr="00D415F2" w:rsidRDefault="00566EB5" w:rsidP="00566EB5">
      <w:pPr>
        <w:pStyle w:val="Heading2"/>
      </w:pPr>
      <w:bookmarkStart w:id="188" w:name="_Toc126771658"/>
      <w:bookmarkStart w:id="189" w:name="_Toc126830565"/>
      <w:r>
        <w:t>Results</w:t>
      </w:r>
      <w:bookmarkEnd w:id="188"/>
      <w:bookmarkEnd w:id="189"/>
    </w:p>
    <w:p w14:paraId="2C63D48A" w14:textId="77777777" w:rsidR="00566EB5" w:rsidRDefault="00566EB5" w:rsidP="00566EB5">
      <w:pPr>
        <w:pStyle w:val="Heading3"/>
      </w:pPr>
      <w:bookmarkStart w:id="190" w:name="_Toc126771659"/>
      <w:bookmarkStart w:id="191" w:name="_Toc126830566"/>
      <w:r>
        <w:t>Early Time Restricted Feeding Does Not Alter Food intake nor Gestational Weight Gain</w:t>
      </w:r>
      <w:bookmarkEnd w:id="190"/>
      <w:bookmarkEnd w:id="191"/>
    </w:p>
    <w:p w14:paraId="0CDD8D40" w14:textId="7845DBAF" w:rsidR="00566EB5" w:rsidRDefault="00566EB5" w:rsidP="00566EB5">
      <w:r>
        <w:t xml:space="preserve">In order to characterize the effects of early time-restricted feeding (eTRF) during pregnancy, we randomized dams to eTRF between ZT14-ZT20 or </w:t>
      </w:r>
      <w:r w:rsidRPr="00CA07AE">
        <w:rPr>
          <w:i/>
          <w:iCs/>
        </w:rPr>
        <w:t>ad libitum</w:t>
      </w:r>
      <w:r>
        <w:t xml:space="preserve"> (AL) feeding of laboratory chow </w:t>
      </w:r>
      <w:r w:rsidRPr="0019118B">
        <w:t>(</w:t>
      </w:r>
      <w:r w:rsidRPr="0019118B">
        <w:rPr>
          <w:b/>
          <w:bCs/>
        </w:rPr>
        <w:t>Figure 1A</w:t>
      </w:r>
      <w:r>
        <w:t>)</w:t>
      </w:r>
      <w:r w:rsidR="000D31D2">
        <w:t xml:space="preserve"> </w:t>
      </w:r>
      <w:r>
        <w:fldChar w:fldCharType="begin"/>
      </w:r>
      <w:r>
        <w:instrText xml:space="preserve"> ADDIN ZOTERO_ITEM CSL_CITATION {"citationID":"hD940atV","properties":{"formattedCitation":"(Mulcahy et al., 2022)","plainCitation":"(Mulcahy et al., 2022)","noteIndex":0},"citationItems":[{"id":1374,"uris":["http://zotero.org/users/5073745/items/AH9V27AA"],"itemData":{"id":1374,"type":"report","abstract":"The timing of food intake is a novel dietary component that can impact health. Time-restricted feeding (TRF), a form of intermittent fasting, manipulates food timing. During pregnancy, one may experience disruptions to food intake for diverse reasons (e.g. nausea and vomiting of pregnancy, food insecurity, desire to manage gestational weight gain, disordered eating behaviors, changes in taste and food preferences, etc) and therefore may experience periods of intentional or unintentional fasting similar to TRF protocols. Because interest in TRF is gaining popularity and feeding may be interrupted in those who are pregnant, it is important to understand the long-term effects of TRF during pregnancy on the resultant offspring. Using a mouse model, we tested the effects of gestational exposure to early TRF (eTRF) over the life course of both male and female offspring. Offspring body composition was similar between experimental groups in both males and females from weaning (day 21) to adulthood (day 70), with minor increases in food intake in eTRF females and improved glucose tolerance in males. After 10 weeks of high fat, high sucrose diet feeding, male eTRF offspring were more sensitive to insulin but developed glucose intolerance with impaired insulin secretion. As such, gestational eTRF causes sex-specific deleterious effects on glucose homeostasis after chronic high fat, high sucrose diet feeding in male offspring. Further studies are needed to determine the effect gestational eTRF has on the male pancreas as well as to elucidate the mechanisms that protect females from this metabolic dysfunction.","language":"en","license":"© 2022, Posted by Cold Spring Harbor Laboratory. This pre-print is available under a Creative Commons License (Attribution 4.0 International), CC BY 4.0, as described at http://creativecommons.org/licenses/by/4.0/","note":"DOI: 10.1101/2022.04.27.489576\nsection: New Results\ntype: article","page":"2022.04.27.489576","publisher":"bioRxiv","source":"bioRxiv","title":"Gestational Early-Time Restricted Feeding Results in Sex-Specific Glucose Intolerance in Adult Male Mice","URL":"https://www.biorxiv.org/content/10.1101/2022.04.27.489576v1","author":[{"family":"Mulcahy","given":"Molly C."},{"family":"Habbal","given":"Noura El"},{"family":"Snyder","given":"Detrick"},{"family":"Redd","given":"JeAnna R."},{"family":"Sun","given":"Haijing"},{"family":"Gregg","given":"Brigid E."},{"family":"Bridges","given":"Dave"}],"accessed":{"date-parts":[["2022",4,29]]},"issued":{"date-parts":[["2022",4,28]]}}}],"schema":"https://github.com/citation-style-language/schema/raw/master/csl-citation.json"} </w:instrText>
      </w:r>
      <w:r>
        <w:fldChar w:fldCharType="separate"/>
      </w:r>
      <w:r>
        <w:rPr>
          <w:noProof/>
        </w:rPr>
        <w:t>(Mulcahy et al., 2022)</w:t>
      </w:r>
      <w:r>
        <w:fldChar w:fldCharType="end"/>
      </w:r>
      <w:r>
        <w:t xml:space="preserve">. After one week acclimating to the diet, males were added to </w:t>
      </w:r>
      <w:r>
        <w:lastRenderedPageBreak/>
        <w:t>the cage and examined daily until a copulatory plug was identified. Dams were kept on respective timed diets until they gave birth, at which point they were all switched to AL access to chow (</w:t>
      </w:r>
      <w:r w:rsidRPr="003968AB">
        <w:rPr>
          <w:b/>
          <w:bCs/>
        </w:rPr>
        <w:t>Figure 1B</w:t>
      </w:r>
      <w:r>
        <w:t>). During the first week following randomization, there was an evident period of adaptation, where eTRF dams slowly increased their 6-hour food intake by 1.15±0.32 kcals per day as they habituated to reduced food access time. This resulted in a significant interaction between day of exposure and maternal dietary regimen (</w:t>
      </w:r>
      <w:r w:rsidRPr="00392CBD">
        <w:rPr>
          <w:b/>
          <w:bCs/>
        </w:rPr>
        <w:t>Figure 2A</w:t>
      </w:r>
      <w:r>
        <w:t xml:space="preserve">, </w:t>
      </w:r>
      <w:proofErr w:type="spellStart"/>
      <w:r>
        <w:t>p</w:t>
      </w:r>
      <w:r w:rsidRPr="00B47DA0">
        <w:rPr>
          <w:vertAlign w:val="subscript"/>
        </w:rPr>
        <w:t>day:diet</w:t>
      </w:r>
      <w:proofErr w:type="spellEnd"/>
      <w:r>
        <w:t>=0.00033). Using linear mixed effect models, we found that in the pre-pregnancy period, eTRF dams consumed 6.63 ± 1.59 more kilocalories during their 6-hour feeding period than AL dams did (</w:t>
      </w:r>
      <w:r w:rsidRPr="0019118B">
        <w:rPr>
          <w:b/>
          <w:bCs/>
        </w:rPr>
        <w:t>Figure 2B,</w:t>
      </w:r>
      <w:r>
        <w:t xml:space="preserve"> p&lt;0.001). There was a significant interaction between gestational age and maternal dietary regimen during pregnancy, where eTRF dams consumed significantly more food at 6 hours during pregnancy, but this difference increased as gestational age advanced (</w:t>
      </w:r>
      <w:r w:rsidRPr="0019118B">
        <w:rPr>
          <w:b/>
          <w:bCs/>
        </w:rPr>
        <w:t>Figure 2C</w:t>
      </w:r>
      <w:r>
        <w:t xml:space="preserve">, </w:t>
      </w:r>
      <w:proofErr w:type="spellStart"/>
      <w:r>
        <w:t>p</w:t>
      </w:r>
      <w:r>
        <w:rPr>
          <w:vertAlign w:val="subscript"/>
        </w:rPr>
        <w:t>diet:gest.age</w:t>
      </w:r>
      <w:proofErr w:type="spellEnd"/>
      <w:r>
        <w:t>=0.001). However, when we examined 24-hour intake, we found that during both the pre-pregnancy and pregnancy periods, eTRF dams consumed similar kcals compared to AL dams (</w:t>
      </w:r>
      <w:r w:rsidRPr="0019118B">
        <w:rPr>
          <w:b/>
          <w:bCs/>
        </w:rPr>
        <w:t>Figure 2D</w:t>
      </w:r>
      <w:r>
        <w:t xml:space="preserve">, </w:t>
      </w:r>
      <w:proofErr w:type="spellStart"/>
      <w:r>
        <w:t>p</w:t>
      </w:r>
      <w:r w:rsidRPr="00B74AE8">
        <w:rPr>
          <w:vertAlign w:val="subscript"/>
        </w:rPr>
        <w:t>diet</w:t>
      </w:r>
      <w:proofErr w:type="spellEnd"/>
      <w:r>
        <w:t xml:space="preserve"> = 0.66 and </w:t>
      </w:r>
      <w:r w:rsidRPr="0019118B">
        <w:rPr>
          <w:b/>
          <w:bCs/>
        </w:rPr>
        <w:t>Figure 2E</w:t>
      </w:r>
      <w:r>
        <w:t xml:space="preserve">, </w:t>
      </w:r>
      <w:proofErr w:type="spellStart"/>
      <w:r>
        <w:t>p</w:t>
      </w:r>
      <w:r w:rsidRPr="00B74AE8">
        <w:rPr>
          <w:vertAlign w:val="subscript"/>
        </w:rPr>
        <w:t>diet</w:t>
      </w:r>
      <w:proofErr w:type="spellEnd"/>
      <w:r w:rsidRPr="00B74AE8">
        <w:rPr>
          <w:vertAlign w:val="subscript"/>
        </w:rPr>
        <w:t xml:space="preserve"> </w:t>
      </w:r>
      <w:r>
        <w:t>= 0.72). Consistent with their matched food intake, dam body weights remained comparable during pre-pregnancy (</w:t>
      </w:r>
      <w:r w:rsidRPr="0019118B">
        <w:rPr>
          <w:b/>
          <w:bCs/>
        </w:rPr>
        <w:t>Figure 2F</w:t>
      </w:r>
      <w:r>
        <w:t>, p=0.68) and pregnancy (</w:t>
      </w:r>
      <w:r w:rsidRPr="0019118B">
        <w:rPr>
          <w:b/>
          <w:bCs/>
        </w:rPr>
        <w:t>Figure 2G</w:t>
      </w:r>
      <w:r>
        <w:t>, p=0.34). These data suggests that after an adaptation period, dams randomized to eTRF during the perinatal period are able to maintain normal caloric intake and maintain appropriate body weights for pregnancy.</w:t>
      </w:r>
    </w:p>
    <w:p w14:paraId="2A807EEF" w14:textId="77777777" w:rsidR="00566EB5" w:rsidRDefault="00566EB5" w:rsidP="00566EB5"/>
    <w:p w14:paraId="1E925085" w14:textId="77777777" w:rsidR="00566EB5" w:rsidRDefault="00566EB5" w:rsidP="00566EB5"/>
    <w:p w14:paraId="6E27D2E8" w14:textId="77777777" w:rsidR="00566EB5" w:rsidRDefault="00566EB5" w:rsidP="00566EB5"/>
    <w:p w14:paraId="08D31142" w14:textId="77777777" w:rsidR="00566EB5" w:rsidRDefault="00566EB5" w:rsidP="00566EB5"/>
    <w:p w14:paraId="2449D7F0" w14:textId="77777777" w:rsidR="00566EB5" w:rsidRDefault="00566EB5" w:rsidP="00566EB5"/>
    <w:p w14:paraId="3FEDC630" w14:textId="77777777" w:rsidR="00566EB5" w:rsidRDefault="00566EB5" w:rsidP="00566EB5">
      <w:pPr>
        <w:keepNext/>
      </w:pPr>
      <w:r>
        <w:rPr>
          <w:noProof/>
        </w:rPr>
        <w:lastRenderedPageBreak/>
        <w:drawing>
          <wp:inline distT="0" distB="0" distL="0" distR="0" wp14:anchorId="7E6236DE" wp14:editId="18DFCE2C">
            <wp:extent cx="5943600" cy="5342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a:srcRect t="8554"/>
                    <a:stretch/>
                  </pic:blipFill>
                  <pic:spPr bwMode="auto">
                    <a:xfrm>
                      <a:off x="0" y="0"/>
                      <a:ext cx="5943600" cy="5342270"/>
                    </a:xfrm>
                    <a:prstGeom prst="rect">
                      <a:avLst/>
                    </a:prstGeom>
                    <a:ln>
                      <a:noFill/>
                    </a:ln>
                    <a:extLst>
                      <a:ext uri="{53640926-AAD7-44D8-BBD7-CCE9431645EC}">
                        <a14:shadowObscured xmlns:a14="http://schemas.microsoft.com/office/drawing/2010/main"/>
                      </a:ext>
                    </a:extLst>
                  </pic:spPr>
                </pic:pic>
              </a:graphicData>
            </a:graphic>
          </wp:inline>
        </w:drawing>
      </w:r>
    </w:p>
    <w:p w14:paraId="1FD8FB87" w14:textId="53312885" w:rsidR="00566EB5" w:rsidRPr="00EF2F6C" w:rsidRDefault="00EF2F6C" w:rsidP="00EF2F6C">
      <w:pPr>
        <w:pStyle w:val="Caption"/>
        <w:rPr>
          <w:b/>
          <w:bCs/>
          <w:i w:val="0"/>
          <w:iCs w:val="0"/>
        </w:rPr>
      </w:pPr>
      <w:bookmarkStart w:id="192" w:name="_Toc126830379"/>
      <w:bookmarkStart w:id="193" w:name="_Toc126851086"/>
      <w:r>
        <w:t xml:space="preserve">Figure </w:t>
      </w:r>
      <w:fldSimple w:instr=" SEQ Figure \* ARABIC ">
        <w:r w:rsidR="007A09D3">
          <w:rPr>
            <w:noProof/>
          </w:rPr>
          <w:t>1</w:t>
        </w:r>
      </w:fldSimple>
      <w:r w:rsidRPr="00EF2F6C">
        <w:rPr>
          <w:i w:val="0"/>
          <w:iCs w:val="0"/>
        </w:rPr>
        <w:t>:Early Time-Restricted Feeding in a Mouse Pregnancy Model</w:t>
      </w:r>
      <w:bookmarkEnd w:id="192"/>
      <w:bookmarkEnd w:id="193"/>
    </w:p>
    <w:p w14:paraId="62362695" w14:textId="77777777" w:rsidR="00566EB5" w:rsidRDefault="00566EB5" w:rsidP="00566EB5">
      <w:pPr>
        <w:spacing w:line="240" w:lineRule="auto"/>
      </w:pPr>
      <w:r w:rsidRPr="00954683">
        <w:t xml:space="preserve">A) Food availability and </w:t>
      </w:r>
      <w:proofErr w:type="spellStart"/>
      <w:r w:rsidRPr="00954683">
        <w:t>light:dark</w:t>
      </w:r>
      <w:proofErr w:type="spellEnd"/>
      <w:r w:rsidRPr="00954683">
        <w:t xml:space="preserve"> cycle for early time restricted (eTRF) and  </w:t>
      </w:r>
      <w:r w:rsidRPr="00954683">
        <w:rPr>
          <w:i/>
          <w:iCs/>
        </w:rPr>
        <w:t>Ad Libitum</w:t>
      </w:r>
      <w:r w:rsidRPr="00954683">
        <w:t xml:space="preserve"> (AL) dams. </w:t>
      </w:r>
      <w:r>
        <w:t>B</w:t>
      </w:r>
      <w:r w:rsidRPr="00954683">
        <w:t>eginning one week before mating and lasting through parturition (eTRF n=16, AL n=14)</w:t>
      </w:r>
      <w:r>
        <w:t xml:space="preserve">, </w:t>
      </w:r>
      <w:r w:rsidRPr="00954683">
        <w:t xml:space="preserve">eTRF dams had food access from  </w:t>
      </w:r>
      <w:r>
        <w:t>chow access between ZT14-ZT20, AL dams had 24-hour chow access</w:t>
      </w:r>
      <w:r w:rsidRPr="00954683">
        <w:t>. B)</w:t>
      </w:r>
      <w:r>
        <w:t xml:space="preserve"> Maternal dietary treatment differed in the perinatal period. On E16.5, an intraperitoneal insulin tolerance test was conducted.</w:t>
      </w:r>
      <w:r w:rsidRPr="00954683">
        <w:t xml:space="preserve"> </w:t>
      </w:r>
      <w:r>
        <w:t xml:space="preserve">Blood samples were collected at ZT1 and ZT13 the day after ITT under normal feeding conditions for each dietary regimen. </w:t>
      </w:r>
      <w:r w:rsidRPr="00954683">
        <w:t xml:space="preserve">All dams were maintained on </w:t>
      </w:r>
      <w:r>
        <w:t xml:space="preserve">chow </w:t>
      </w:r>
      <w:r w:rsidRPr="00954683">
        <w:t>AL</w:t>
      </w:r>
      <w:r>
        <w:t xml:space="preserve"> after birth. Pups were reduced to 4 per dam on PND 3. Pups were weighed at birth, PND 3, 7, 14, and 21.</w:t>
      </w:r>
    </w:p>
    <w:p w14:paraId="52731957" w14:textId="77777777" w:rsidR="00566EB5" w:rsidRPr="00121043" w:rsidRDefault="00566EB5" w:rsidP="00566EB5"/>
    <w:p w14:paraId="249FF812" w14:textId="77777777" w:rsidR="00566EB5" w:rsidRDefault="00566EB5" w:rsidP="00566EB5"/>
    <w:p w14:paraId="27FC9FBC" w14:textId="77777777" w:rsidR="00566EB5" w:rsidRDefault="00566EB5" w:rsidP="00566EB5">
      <w:pPr>
        <w:keepNext/>
      </w:pPr>
      <w:r>
        <w:rPr>
          <w:noProof/>
        </w:rPr>
        <w:lastRenderedPageBreak/>
        <w:drawing>
          <wp:inline distT="0" distB="0" distL="0" distR="0" wp14:anchorId="5CF53AA2" wp14:editId="46D75216">
            <wp:extent cx="5938520" cy="79318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a:srcRect t="3618"/>
                    <a:stretch/>
                  </pic:blipFill>
                  <pic:spPr bwMode="auto">
                    <a:xfrm>
                      <a:off x="0" y="0"/>
                      <a:ext cx="5938520" cy="7931888"/>
                    </a:xfrm>
                    <a:prstGeom prst="rect">
                      <a:avLst/>
                    </a:prstGeom>
                    <a:ln>
                      <a:noFill/>
                    </a:ln>
                    <a:extLst>
                      <a:ext uri="{53640926-AAD7-44D8-BBD7-CCE9431645EC}">
                        <a14:shadowObscured xmlns:a14="http://schemas.microsoft.com/office/drawing/2010/main"/>
                      </a:ext>
                    </a:extLst>
                  </pic:spPr>
                </pic:pic>
              </a:graphicData>
            </a:graphic>
          </wp:inline>
        </w:drawing>
      </w:r>
    </w:p>
    <w:p w14:paraId="2188B6EE" w14:textId="7303D3A4" w:rsidR="00566EB5" w:rsidRPr="00EF2F6C" w:rsidRDefault="00EF2F6C" w:rsidP="00EF2F6C">
      <w:pPr>
        <w:pStyle w:val="Caption"/>
        <w:rPr>
          <w:i w:val="0"/>
          <w:iCs w:val="0"/>
        </w:rPr>
      </w:pPr>
      <w:bookmarkStart w:id="194" w:name="_Toc126830380"/>
      <w:bookmarkStart w:id="195" w:name="_Toc126851087"/>
      <w:r>
        <w:lastRenderedPageBreak/>
        <w:t xml:space="preserve">Figure </w:t>
      </w:r>
      <w:fldSimple w:instr=" SEQ Figure \* ARABIC ">
        <w:r w:rsidR="007A09D3">
          <w:rPr>
            <w:noProof/>
          </w:rPr>
          <w:t>2</w:t>
        </w:r>
      </w:fldSimple>
      <w:r w:rsidRPr="00EF2F6C">
        <w:rPr>
          <w:i w:val="0"/>
          <w:iCs w:val="0"/>
        </w:rPr>
        <w:t xml:space="preserve">:eTRF in dams does not affect 24-hopur food intake or body weight during </w:t>
      </w:r>
      <w:commentRangeStart w:id="196"/>
      <w:r w:rsidRPr="00EF2F6C">
        <w:rPr>
          <w:i w:val="0"/>
          <w:iCs w:val="0"/>
        </w:rPr>
        <w:t>pregnancy</w:t>
      </w:r>
      <w:bookmarkEnd w:id="194"/>
      <w:bookmarkEnd w:id="195"/>
      <w:commentRangeEnd w:id="196"/>
      <w:r w:rsidR="001F03B6">
        <w:rPr>
          <w:rStyle w:val="CommentReference"/>
          <w:rFonts w:asciiTheme="minorHAnsi" w:eastAsiaTheme="minorHAnsi" w:hAnsiTheme="minorHAnsi" w:cstheme="minorBidi"/>
          <w:i w:val="0"/>
          <w:iCs w:val="0"/>
        </w:rPr>
        <w:commentReference w:id="196"/>
      </w:r>
    </w:p>
    <w:p w14:paraId="14DE94D1" w14:textId="77777777" w:rsidR="00566EB5" w:rsidRDefault="00566EB5" w:rsidP="00566EB5">
      <w:pPr>
        <w:spacing w:line="240" w:lineRule="auto"/>
      </w:pPr>
      <w:r>
        <w:t xml:space="preserve">A) The adaptation period to eTRF from first day of exposure until day 7 of experiment. Dams randomized to eTRF slower increased food intake in the 6-hour window from AL levels. B) Six-hour food intake (between ZT14-ZT20) in the week before copulatory plug appeared. C) Food intake from ZT14-ZT20 one week before copulatory plug appeared. C) Food intake from ZT14-ZT20 from gestational day 0 until birth. D) Food intake over 24 hours (ZT14-ZT14) one week before copulatory plug appeared. E) Food intake over 24 hours (ZT14-ZT14) during pregnancy (E0-birth). F) Body weights (grams) in dams one week before copulatory plug appeared. G) Body weight in dams (grams) from E0-birth. *Indicates p-value of diet &lt;0.05. If p-value is not for diet alone, it is labeled with interaction. </w:t>
      </w:r>
      <w:r w:rsidRPr="00954683">
        <w:t>(eTRF n=16, AL n=</w:t>
      </w:r>
      <w:commentRangeStart w:id="197"/>
      <w:r w:rsidRPr="00954683">
        <w:t>14</w:t>
      </w:r>
      <w:commentRangeEnd w:id="197"/>
      <w:r w:rsidR="003D1EA6">
        <w:rPr>
          <w:rStyle w:val="CommentReference"/>
          <w:rFonts w:asciiTheme="minorHAnsi" w:eastAsiaTheme="minorHAnsi" w:hAnsiTheme="minorHAnsi" w:cstheme="minorBidi"/>
          <w:color w:val="auto"/>
        </w:rPr>
        <w:commentReference w:id="197"/>
      </w:r>
      <w:r w:rsidRPr="00954683">
        <w:t>)</w:t>
      </w:r>
    </w:p>
    <w:p w14:paraId="39FFCCED" w14:textId="77777777" w:rsidR="00566EB5" w:rsidRDefault="00566EB5" w:rsidP="00566EB5">
      <w:pPr>
        <w:pStyle w:val="Heading3"/>
      </w:pPr>
      <w:bookmarkStart w:id="198" w:name="_Toc126771660"/>
      <w:bookmarkStart w:id="199" w:name="_Toc126830567"/>
      <w:r>
        <w:t>Insulin Responsiveness is Similar in eTRF Dams, but There is a More Robust Rebound from Hypoglycemia</w:t>
      </w:r>
      <w:bookmarkEnd w:id="198"/>
      <w:bookmarkEnd w:id="199"/>
    </w:p>
    <w:p w14:paraId="25656003" w14:textId="77777777" w:rsidR="00566EB5" w:rsidRPr="00953058" w:rsidRDefault="00566EB5" w:rsidP="00566EB5">
      <w:r>
        <w:t>To test whether dams fed eTRF had improved insulin responsiveness, we conducted intraperitoneal insulin tolerance tests (ITT) on gestational day 16 (</w:t>
      </w:r>
      <w:r w:rsidRPr="00C1331C">
        <w:rPr>
          <w:b/>
          <w:bCs/>
        </w:rPr>
        <w:t xml:space="preserve">Figure </w:t>
      </w:r>
      <w:r>
        <w:rPr>
          <w:b/>
          <w:bCs/>
        </w:rPr>
        <w:t>3</w:t>
      </w:r>
      <w:r w:rsidRPr="00C1331C">
        <w:rPr>
          <w:b/>
          <w:bCs/>
        </w:rPr>
        <w:t>A</w:t>
      </w:r>
      <w:r>
        <w:t>). We found that fasting blood glucose was similar between eTRF and AL dams at the beginning of the ITT, (</w:t>
      </w:r>
      <w:r w:rsidRPr="00C1331C">
        <w:rPr>
          <w:b/>
          <w:bCs/>
        </w:rPr>
        <w:t xml:space="preserve">Figure </w:t>
      </w:r>
      <w:r>
        <w:rPr>
          <w:b/>
          <w:bCs/>
        </w:rPr>
        <w:t>3</w:t>
      </w:r>
      <w:r w:rsidRPr="00C1331C">
        <w:rPr>
          <w:b/>
          <w:bCs/>
        </w:rPr>
        <w:t>B</w:t>
      </w:r>
      <w:r>
        <w:t>, p=0.27). Using linear mixed effect models with a random effect for dam ID and fixed effects of time and maternal dietary regimen, we found that eTRF dams averaged 17.6±12.6 mg/dL greater glucose at each time point than AL dams during the course of the full 120 minutes (</w:t>
      </w:r>
      <w:proofErr w:type="spellStart"/>
      <w:r>
        <w:t>p</w:t>
      </w:r>
      <w:r w:rsidRPr="00F822F1">
        <w:rPr>
          <w:vertAlign w:val="subscript"/>
        </w:rPr>
        <w:t>diet</w:t>
      </w:r>
      <w:proofErr w:type="spellEnd"/>
      <w:r w:rsidRPr="00F822F1">
        <w:rPr>
          <w:vertAlign w:val="subscript"/>
        </w:rPr>
        <w:t xml:space="preserve">*time </w:t>
      </w:r>
      <w:r>
        <w:t xml:space="preserve">&lt;0.001; </w:t>
      </w:r>
      <w:r w:rsidRPr="00C1331C">
        <w:rPr>
          <w:b/>
          <w:bCs/>
        </w:rPr>
        <w:t xml:space="preserve">Figure </w:t>
      </w:r>
      <w:r>
        <w:rPr>
          <w:b/>
          <w:bCs/>
        </w:rPr>
        <w:t>3</w:t>
      </w:r>
      <w:r w:rsidRPr="00C1331C">
        <w:rPr>
          <w:b/>
          <w:bCs/>
        </w:rPr>
        <w:t>A</w:t>
      </w:r>
      <w:r>
        <w:t>). As such there was a 19.8% greater area under the curve in eTRF dams (</w:t>
      </w:r>
      <w:r w:rsidRPr="00C1331C">
        <w:rPr>
          <w:b/>
          <w:bCs/>
        </w:rPr>
        <w:t xml:space="preserve">Figure </w:t>
      </w:r>
      <w:r>
        <w:rPr>
          <w:b/>
          <w:bCs/>
        </w:rPr>
        <w:t>3C</w:t>
      </w:r>
      <w:r>
        <w:t>, p=0.03) indicating insulin insensitivity. To probe this further, we assessed the initial response to insulin administration. We found eTRF dams and AL dams to be similarly responsive in the initial stages, with comparable rates of glucose drop (</w:t>
      </w:r>
      <w:r w:rsidRPr="00C1331C">
        <w:rPr>
          <w:b/>
          <w:bCs/>
        </w:rPr>
        <w:t xml:space="preserve">Figure </w:t>
      </w:r>
      <w:r>
        <w:rPr>
          <w:b/>
          <w:bCs/>
        </w:rPr>
        <w:t>3</w:t>
      </w:r>
      <w:r w:rsidRPr="00C1331C">
        <w:rPr>
          <w:b/>
          <w:bCs/>
        </w:rPr>
        <w:t>D</w:t>
      </w:r>
      <w:r>
        <w:t xml:space="preserve">, p=0.75). eTRF dams seemed to have a more rapid glucose recovery after reaching their lowest glucose value. We evaluated the difference in the rates of glucose recovery after </w:t>
      </w:r>
      <w:commentRangeStart w:id="200"/>
      <w:r>
        <w:t>hypoglycemia</w:t>
      </w:r>
      <w:commentRangeEnd w:id="200"/>
      <w:r w:rsidR="001F03B6">
        <w:rPr>
          <w:rStyle w:val="CommentReference"/>
          <w:rFonts w:asciiTheme="minorHAnsi" w:eastAsiaTheme="minorHAnsi" w:hAnsiTheme="minorHAnsi" w:cstheme="minorBidi"/>
          <w:color w:val="auto"/>
        </w:rPr>
        <w:commentReference w:id="200"/>
      </w:r>
      <w:r>
        <w:t xml:space="preserve"> by constructing linear models for each group in just the last 60 minutes of the experiment. We found that eTRF dams recovered glucose at a rate 2.4-fold faster than AL dams, but this did not reach statistical significance (</w:t>
      </w:r>
      <w:r w:rsidRPr="00C1331C">
        <w:rPr>
          <w:b/>
          <w:bCs/>
        </w:rPr>
        <w:t xml:space="preserve">Figure </w:t>
      </w:r>
      <w:r>
        <w:rPr>
          <w:b/>
          <w:bCs/>
        </w:rPr>
        <w:t>3</w:t>
      </w:r>
      <w:r w:rsidRPr="00C1331C">
        <w:rPr>
          <w:b/>
          <w:bCs/>
        </w:rPr>
        <w:t>E</w:t>
      </w:r>
      <w:r>
        <w:t xml:space="preserve">, p=0.084). Despite the significant difference in response to ITT, there were no significant differences in serum insulin concentration between maternal </w:t>
      </w:r>
      <w:r>
        <w:lastRenderedPageBreak/>
        <w:t>feeding regimens at ZT1 or at ZT13 (</w:t>
      </w:r>
      <w:r w:rsidRPr="00AE2F7C">
        <w:rPr>
          <w:b/>
          <w:bCs/>
        </w:rPr>
        <w:t>Figure 3F</w:t>
      </w:r>
      <w:r>
        <w:t xml:space="preserve">, p=0.38). These data suggest that insulin sensitivity is similar to normal pregnancies in AL fed dams, but that there is a more robust response </w:t>
      </w:r>
      <w:del w:id="201" w:author="Sandoval, Darleen" w:date="2023-03-01T12:27:00Z">
        <w:r>
          <w:delText>to hypoglycemia</w:delText>
        </w:r>
      </w:del>
      <w:ins w:id="202" w:author="Sandoval, Darleen" w:date="2023-03-01T12:27:00Z">
        <w:r w:rsidR="001F03B6">
          <w:t>from reduced glucose levels</w:t>
        </w:r>
      </w:ins>
      <w:r>
        <w:t xml:space="preserve"> in dams who undergo chronic, prolonged overnight fasts during the perinatal period. This change is unlikely to be driven by baseline differences in insulin concentration. </w:t>
      </w:r>
    </w:p>
    <w:p w14:paraId="3D212A9B" w14:textId="77777777" w:rsidR="00566EB5" w:rsidRDefault="00566EB5" w:rsidP="00566EB5">
      <w:pPr>
        <w:keepNext/>
      </w:pPr>
      <w:r>
        <w:rPr>
          <w:noProof/>
        </w:rPr>
        <w:drawing>
          <wp:inline distT="0" distB="0" distL="0" distR="0" wp14:anchorId="4D74EBC9" wp14:editId="19865709">
            <wp:extent cx="5943600" cy="6065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9"/>
                    <a:srcRect t="7010"/>
                    <a:stretch/>
                  </pic:blipFill>
                  <pic:spPr bwMode="auto">
                    <a:xfrm>
                      <a:off x="0" y="0"/>
                      <a:ext cx="5943600" cy="6065520"/>
                    </a:xfrm>
                    <a:prstGeom prst="rect">
                      <a:avLst/>
                    </a:prstGeom>
                    <a:ln>
                      <a:noFill/>
                    </a:ln>
                    <a:extLst>
                      <a:ext uri="{53640926-AAD7-44D8-BBD7-CCE9431645EC}">
                        <a14:shadowObscured xmlns:a14="http://schemas.microsoft.com/office/drawing/2010/main"/>
                      </a:ext>
                    </a:extLst>
                  </pic:spPr>
                </pic:pic>
              </a:graphicData>
            </a:graphic>
          </wp:inline>
        </w:drawing>
      </w:r>
    </w:p>
    <w:p w14:paraId="3C6C5C24" w14:textId="09DFF9D5" w:rsidR="00566EB5" w:rsidRPr="00EF2F6C" w:rsidRDefault="00EF2F6C" w:rsidP="00EF2F6C">
      <w:pPr>
        <w:pStyle w:val="Caption"/>
        <w:rPr>
          <w:i w:val="0"/>
          <w:iCs w:val="0"/>
        </w:rPr>
      </w:pPr>
      <w:bookmarkStart w:id="203" w:name="_Toc126830381"/>
      <w:bookmarkStart w:id="204" w:name="_Toc126851088"/>
      <w:r>
        <w:t xml:space="preserve">Figure </w:t>
      </w:r>
      <w:fldSimple w:instr=" SEQ Figure \* ARABIC ">
        <w:r w:rsidR="007A09D3">
          <w:rPr>
            <w:noProof/>
          </w:rPr>
          <w:t>3</w:t>
        </w:r>
      </w:fldSimple>
      <w:r w:rsidRPr="00EF2F6C">
        <w:rPr>
          <w:i w:val="0"/>
          <w:iCs w:val="0"/>
        </w:rPr>
        <w:t xml:space="preserve">:Rebound after hypoglycemia is increased in eTRF dams during late </w:t>
      </w:r>
      <w:proofErr w:type="gramStart"/>
      <w:r w:rsidRPr="00EF2F6C">
        <w:rPr>
          <w:i w:val="0"/>
          <w:iCs w:val="0"/>
        </w:rPr>
        <w:t>gestation</w:t>
      </w:r>
      <w:bookmarkEnd w:id="203"/>
      <w:bookmarkEnd w:id="204"/>
      <w:proofErr w:type="gramEnd"/>
    </w:p>
    <w:p w14:paraId="2417B722" w14:textId="77777777" w:rsidR="00566EB5" w:rsidRDefault="00566EB5" w:rsidP="00566EB5">
      <w:pPr>
        <w:spacing w:line="240" w:lineRule="auto"/>
      </w:pPr>
      <w:r>
        <w:lastRenderedPageBreak/>
        <w:t>A) Intraperitoneal Insulin Tolerance Test (ITT) in dams on E16.5 after fasting 6 hours (ZT2-ZT8). B) Fasting blood glucose (mg/dL) before insulin administration. C) Area Under the Curve of ITT. D)Rate of glucose decline from modeling exponential rate of drop in glucose from time 0 to 45 minutes. E) Rate of linear increase in glucose from 60-120 minutes during ITT. F) Serum insulin concentration at ZT1 and ZT13 in dams the day after ITT. *Indicates p-value of diet &lt;0.05. If p-value is not for diet alone, it is labeled with interaction.</w:t>
      </w:r>
      <w:r w:rsidRPr="00C40F28">
        <w:t xml:space="preserve"> </w:t>
      </w:r>
      <w:r w:rsidRPr="00954683">
        <w:t>(eTRF n=1</w:t>
      </w:r>
      <w:r>
        <w:t>1,</w:t>
      </w:r>
      <w:r w:rsidRPr="00954683">
        <w:t xml:space="preserve"> AL n=1</w:t>
      </w:r>
      <w:r>
        <w:t>1</w:t>
      </w:r>
      <w:r w:rsidRPr="00954683">
        <w:t>)</w:t>
      </w:r>
    </w:p>
    <w:p w14:paraId="3CD955F7" w14:textId="77777777" w:rsidR="00566EB5" w:rsidRDefault="00566EB5" w:rsidP="00566EB5">
      <w:pPr>
        <w:spacing w:line="240" w:lineRule="auto"/>
      </w:pPr>
    </w:p>
    <w:p w14:paraId="78C3AA8F" w14:textId="77777777" w:rsidR="00566EB5" w:rsidRDefault="00566EB5" w:rsidP="00566EB5">
      <w:pPr>
        <w:spacing w:line="240" w:lineRule="auto"/>
        <w:rPr>
          <w:b/>
          <w:i/>
        </w:rPr>
      </w:pPr>
      <w:bookmarkStart w:id="205" w:name="_Toc126771661"/>
      <w:r>
        <w:br w:type="page"/>
      </w:r>
    </w:p>
    <w:p w14:paraId="05733B3F" w14:textId="77777777" w:rsidR="00566EB5" w:rsidRDefault="00566EB5" w:rsidP="00566EB5">
      <w:pPr>
        <w:pStyle w:val="Heading3"/>
      </w:pPr>
      <w:bookmarkStart w:id="206" w:name="_Toc126830568"/>
      <w:r w:rsidRPr="00820440">
        <w:lastRenderedPageBreak/>
        <w:t xml:space="preserve">Fecundity, birthweights and growth are similar between control and eTRF </w:t>
      </w:r>
      <w:proofErr w:type="gramStart"/>
      <w:r w:rsidRPr="00820440">
        <w:t>pregnancies</w:t>
      </w:r>
      <w:bookmarkEnd w:id="205"/>
      <w:bookmarkEnd w:id="206"/>
      <w:proofErr w:type="gramEnd"/>
    </w:p>
    <w:p w14:paraId="30B486C7" w14:textId="77777777" w:rsidR="00566EB5" w:rsidRDefault="00566EB5" w:rsidP="00566EB5">
      <w:r>
        <w:t>W</w:t>
      </w:r>
      <w:r w:rsidRPr="009A3882">
        <w:t>e assess</w:t>
      </w:r>
      <w:r>
        <w:t>ed fertility by evaluating the time spent in each stage of the estrus cycle,</w:t>
      </w:r>
      <w:r w:rsidRPr="009A3882">
        <w:t xml:space="preserve"> the latency to copulatory plug appearance after pairing</w:t>
      </w:r>
      <w:r>
        <w:t>, and rate of successful pairings</w:t>
      </w:r>
      <w:r w:rsidRPr="009A3882">
        <w:t>. We found that</w:t>
      </w:r>
      <w:r>
        <w:t xml:space="preserve"> the average number of days spent in each estrus stage was similar despite the dam undergoing eTRF (</w:t>
      </w:r>
      <w:r w:rsidRPr="0034520D">
        <w:rPr>
          <w:b/>
          <w:bCs/>
        </w:rPr>
        <w:t>Figure 4A</w:t>
      </w:r>
      <w:r>
        <w:t>, p=0.70)</w:t>
      </w:r>
      <w:r w:rsidRPr="009A3882">
        <w:t>.</w:t>
      </w:r>
      <w:r>
        <w:t xml:space="preserve"> The latency to copulatory plug was less than one day longer (2.29 vs 2.94, AL vs eTRF respectively) in eTRF dams</w:t>
      </w:r>
      <w:r w:rsidRPr="009A3882">
        <w:t xml:space="preserve"> </w:t>
      </w:r>
      <w:r>
        <w:t>(</w:t>
      </w:r>
      <w:r w:rsidRPr="0034520D">
        <w:rPr>
          <w:b/>
          <w:bCs/>
        </w:rPr>
        <w:t>Figure 4B</w:t>
      </w:r>
      <w:r>
        <w:t xml:space="preserve">, p=0.39). When comparing mating pairs who were successful and had litters to those that did not, there was no difference in the rates of pregnancy between feeding regimens (not pictured, p=0.99). This suggests that despite fairly restrictive dietary regimen was adopted, fertility and estrus cycling was not disrupted by eTRF. </w:t>
      </w:r>
    </w:p>
    <w:p w14:paraId="18A33E30" w14:textId="77777777" w:rsidR="00566EB5" w:rsidRDefault="00566EB5" w:rsidP="00566EB5">
      <w:r w:rsidRPr="009A3882">
        <w:t>To evaluate the effect of gestational eTRF on reproductive outcomes</w:t>
      </w:r>
      <w:r>
        <w:t xml:space="preserve"> that are similarly observed and often impacted by gestational food restriction</w:t>
      </w:r>
      <w:r w:rsidRPr="009A3882">
        <w:t xml:space="preserve">, </w:t>
      </w:r>
      <w:r>
        <w:t>we calculated litter size, average rates of survival during postnatal days, and weights of pups in the first 24 hours of life. We calculated gestational age for each dam as the average number of days between copulatory plug discovery and parturition. We found that eTRF and AL dams had similar gestational ages within anticipated normal range for mouse pregnancy (</w:t>
      </w:r>
      <w:r w:rsidRPr="008C318A">
        <w:rPr>
          <w:b/>
          <w:bCs/>
        </w:rPr>
        <w:t>Figure</w:t>
      </w:r>
      <w:r>
        <w:rPr>
          <w:b/>
          <w:bCs/>
        </w:rPr>
        <w:t xml:space="preserve"> 4C</w:t>
      </w:r>
      <w:r>
        <w:t>, p=0.20). There was a 28% reduction in the number of pups surviving to PND3 in eTRF litters (</w:t>
      </w:r>
      <w:r w:rsidRPr="008C318A">
        <w:rPr>
          <w:b/>
          <w:bCs/>
        </w:rPr>
        <w:t xml:space="preserve">Figure </w:t>
      </w:r>
      <w:r>
        <w:rPr>
          <w:b/>
          <w:bCs/>
        </w:rPr>
        <w:t>4D</w:t>
      </w:r>
      <w:r>
        <w:t>, p=0.039). Litter sizes were 15.3% smaller in eTRF dams: though this did not reach statistical significance (</w:t>
      </w:r>
      <w:r w:rsidRPr="008C318A">
        <w:rPr>
          <w:b/>
          <w:bCs/>
        </w:rPr>
        <w:t xml:space="preserve">Figure </w:t>
      </w:r>
      <w:r>
        <w:rPr>
          <w:b/>
          <w:bCs/>
        </w:rPr>
        <w:t>4E</w:t>
      </w:r>
      <w:r>
        <w:t>, p=0.072). Despite smaller litter sizes in eTRF dams, the average weight of each pup was similar between maternal dietary treatments (</w:t>
      </w:r>
      <w:r w:rsidRPr="008C318A">
        <w:rPr>
          <w:b/>
          <w:bCs/>
        </w:rPr>
        <w:t xml:space="preserve">Figure </w:t>
      </w:r>
      <w:r>
        <w:rPr>
          <w:b/>
          <w:bCs/>
        </w:rPr>
        <w:t>4F</w:t>
      </w:r>
      <w:r>
        <w:t xml:space="preserve">, p=0.13). This suggests that there may be adverse effects for dams fed eTRF, who may cannibalize their pups at greater rates, resulting in worse survival. We suspect that reduced survival may be due to maternal cannibalization, which is common in mice undergoing nutrient restriction.  We suspect this because litters were monitored daily, and the majority of the pup loss occurred within 48 hours of discontinuation of </w:t>
      </w:r>
      <w:r>
        <w:lastRenderedPageBreak/>
        <w:t xml:space="preserve">the eTRF regimen. As stated previously, it is evident that transitioning onto eTRF takes a number of days for animals to anticipate this feeding pattern and compensate with appropriate calorie intake. We therefore think it is likely that dams upon giving birth were anticipating continued restriction, and cannibalized pups more frequently than dams that were fed AL and did not experience restriction during </w:t>
      </w:r>
      <w:commentRangeStart w:id="207"/>
      <w:r>
        <w:t>pregnancy</w:t>
      </w:r>
      <w:commentRangeEnd w:id="207"/>
      <w:r w:rsidR="0066387C">
        <w:rPr>
          <w:rStyle w:val="CommentReference"/>
          <w:rFonts w:asciiTheme="minorHAnsi" w:eastAsiaTheme="minorHAnsi" w:hAnsiTheme="minorHAnsi" w:cstheme="minorBidi"/>
          <w:color w:val="auto"/>
        </w:rPr>
        <w:commentReference w:id="207"/>
      </w:r>
      <w:r>
        <w:t>.</w:t>
      </w:r>
    </w:p>
    <w:p w14:paraId="49956C43" w14:textId="77777777" w:rsidR="00566EB5" w:rsidRDefault="00566EB5" w:rsidP="00566EB5">
      <w:pPr>
        <w:pStyle w:val="Heading3"/>
      </w:pPr>
      <w:bookmarkStart w:id="208" w:name="_Toc126771662"/>
      <w:bookmarkStart w:id="209" w:name="_Toc126830569"/>
      <w:r>
        <w:t xml:space="preserve">Pup growth to PND 21 is unchanged in offspring of eTRF </w:t>
      </w:r>
      <w:proofErr w:type="gramStart"/>
      <w:r>
        <w:t>dams</w:t>
      </w:r>
      <w:bookmarkEnd w:id="208"/>
      <w:bookmarkEnd w:id="209"/>
      <w:proofErr w:type="gramEnd"/>
    </w:p>
    <w:p w14:paraId="0467225B" w14:textId="77777777" w:rsidR="00566EB5" w:rsidRPr="001045D9" w:rsidRDefault="00566EB5" w:rsidP="00566EB5">
      <w:r>
        <w:t>To assess if there was an early postnatal effect of gestational eTRF on pup body weights, we weighed pups at birth, and on postnatal days 3, 7, 14, and 21. Then, using linear mixed effect modeling with random effects of pup and maternal id and fixed effects of postnatal age, pup sex, and maternal dietary regiment, we found no differences in body weight in the first 21 days of life (</w:t>
      </w:r>
      <w:r w:rsidRPr="00FB1649">
        <w:rPr>
          <w:b/>
          <w:bCs/>
        </w:rPr>
        <w:t>Figure 4G</w:t>
      </w:r>
      <w:r>
        <w:t xml:space="preserve">, p=0.073). This suggests that despite the restrictive nature of this dietary exposure, there was no evidence of growth restriction during early life in either male or female pups. </w:t>
      </w:r>
    </w:p>
    <w:p w14:paraId="039DB2A3" w14:textId="77777777" w:rsidR="00566EB5" w:rsidRDefault="00566EB5" w:rsidP="00566EB5">
      <w:pPr>
        <w:spacing w:line="240" w:lineRule="auto"/>
      </w:pPr>
    </w:p>
    <w:p w14:paraId="53DAC5D2" w14:textId="77777777" w:rsidR="00566EB5" w:rsidRDefault="00566EB5" w:rsidP="00566EB5"/>
    <w:p w14:paraId="0AE3E262" w14:textId="77777777" w:rsidR="00566EB5" w:rsidRDefault="00566EB5" w:rsidP="00566EB5"/>
    <w:p w14:paraId="63707BF4" w14:textId="77777777" w:rsidR="00566EB5" w:rsidRDefault="00566EB5" w:rsidP="00566EB5"/>
    <w:p w14:paraId="6D501BE0" w14:textId="77777777" w:rsidR="00566EB5" w:rsidRDefault="00566EB5" w:rsidP="00566EB5"/>
    <w:p w14:paraId="354A5138" w14:textId="77777777" w:rsidR="00566EB5" w:rsidRDefault="00566EB5" w:rsidP="00566EB5"/>
    <w:p w14:paraId="7F1A9A18" w14:textId="77777777" w:rsidR="00566EB5" w:rsidRPr="00121043" w:rsidRDefault="00566EB5" w:rsidP="00566EB5"/>
    <w:p w14:paraId="3A96993C" w14:textId="77777777" w:rsidR="00566EB5" w:rsidRDefault="00566EB5" w:rsidP="00566EB5">
      <w:r>
        <w:rPr>
          <w:noProof/>
        </w:rPr>
        <w:lastRenderedPageBreak/>
        <w:drawing>
          <wp:inline distT="0" distB="0" distL="0" distR="0" wp14:anchorId="51C5C604" wp14:editId="2B4A67D0">
            <wp:extent cx="5975498" cy="7956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0"/>
                    <a:srcRect t="4651"/>
                    <a:stretch/>
                  </pic:blipFill>
                  <pic:spPr bwMode="auto">
                    <a:xfrm>
                      <a:off x="0" y="0"/>
                      <a:ext cx="5978456" cy="7960030"/>
                    </a:xfrm>
                    <a:prstGeom prst="rect">
                      <a:avLst/>
                    </a:prstGeom>
                    <a:ln>
                      <a:noFill/>
                    </a:ln>
                    <a:extLst>
                      <a:ext uri="{53640926-AAD7-44D8-BBD7-CCE9431645EC}">
                        <a14:shadowObscured xmlns:a14="http://schemas.microsoft.com/office/drawing/2010/main"/>
                      </a:ext>
                    </a:extLst>
                  </pic:spPr>
                </pic:pic>
              </a:graphicData>
            </a:graphic>
          </wp:inline>
        </w:drawing>
      </w:r>
    </w:p>
    <w:p w14:paraId="3E8158DB" w14:textId="0F4C634E" w:rsidR="00566EB5" w:rsidRDefault="00566EB5" w:rsidP="00566EB5">
      <w:pPr>
        <w:pStyle w:val="Caption"/>
      </w:pPr>
      <w:bookmarkStart w:id="210" w:name="_Toc126773203"/>
      <w:bookmarkStart w:id="211" w:name="_Toc126830382"/>
      <w:bookmarkStart w:id="212" w:name="_Toc126851089"/>
      <w:r>
        <w:lastRenderedPageBreak/>
        <w:t xml:space="preserve">Figure </w:t>
      </w:r>
      <w:fldSimple w:instr=" SEQ Figure \* ARABIC ">
        <w:r w:rsidR="007A09D3">
          <w:rPr>
            <w:noProof/>
          </w:rPr>
          <w:t>4</w:t>
        </w:r>
      </w:fldSimple>
      <w:r>
        <w:t xml:space="preserve">: eTRF does not affect fertility but reduces pup postnatal survival and litter </w:t>
      </w:r>
      <w:proofErr w:type="gramStart"/>
      <w:r>
        <w:t>size</w:t>
      </w:r>
      <w:bookmarkEnd w:id="210"/>
      <w:bookmarkEnd w:id="211"/>
      <w:bookmarkEnd w:id="212"/>
      <w:proofErr w:type="gramEnd"/>
    </w:p>
    <w:p w14:paraId="033A9D08" w14:textId="77777777" w:rsidR="00566EB5" w:rsidRDefault="00566EB5" w:rsidP="00566EB5">
      <w:pPr>
        <w:spacing w:line="240" w:lineRule="auto"/>
      </w:pPr>
      <w:r>
        <w:t xml:space="preserve">A) Total days spent in each stage of the estrus cycle before initiation of mating in dams (eTRF n=7, AL = 6). B) Time in days from pairing of male and female to copulatory plug appearance. C) Total days from copulatory plug appearance to birth of litter  D) Percent of pups per litter who survived from birth until postnatal day 3. E) Number of pups per dam. F) Average weight of pup per litter on PND 0 (grams). G) Body weight of pups by maternal dietary treatment and pup sex (Male eTRF n=23, Male AL n= 33, Female eTRF n= 34, Female AL n= 27, eTRF pups culled before sexing at PND 3 n=53, AL pups culled before sexing at PND 3 n=40). Sample numbers for latency to plug, gestational age, 3-day survival, litter size, and birthweight are the same </w:t>
      </w:r>
      <w:r w:rsidRPr="00954683">
        <w:t>(</w:t>
      </w:r>
      <w:r>
        <w:t xml:space="preserve"> </w:t>
      </w:r>
      <w:r w:rsidRPr="00954683">
        <w:t>eTRF n=16, AL n=14)</w:t>
      </w:r>
      <w:r>
        <w:t>.</w:t>
      </w:r>
    </w:p>
    <w:p w14:paraId="7AA6FCB7" w14:textId="77777777" w:rsidR="00566EB5" w:rsidRDefault="00566EB5" w:rsidP="00566EB5">
      <w:pPr>
        <w:spacing w:line="240" w:lineRule="auto"/>
      </w:pPr>
    </w:p>
    <w:p w14:paraId="7339FD41" w14:textId="77777777" w:rsidR="00566EB5" w:rsidRDefault="00566EB5" w:rsidP="00566EB5">
      <w:pPr>
        <w:spacing w:line="240" w:lineRule="auto"/>
        <w:rPr>
          <w:rFonts w:eastAsia="Yu Gothic Light"/>
          <w:b/>
          <w:bCs/>
          <w:color w:val="auto"/>
          <w:szCs w:val="26"/>
        </w:rPr>
      </w:pPr>
      <w:bookmarkStart w:id="213" w:name="_Toc126771663"/>
      <w:r>
        <w:br w:type="page"/>
      </w:r>
    </w:p>
    <w:p w14:paraId="12B59270" w14:textId="77777777" w:rsidR="00566EB5" w:rsidRDefault="00566EB5" w:rsidP="00566EB5">
      <w:pPr>
        <w:pStyle w:val="Heading2"/>
      </w:pPr>
      <w:bookmarkStart w:id="214" w:name="_Toc126830570"/>
      <w:r>
        <w:lastRenderedPageBreak/>
        <w:t>Discussion</w:t>
      </w:r>
      <w:bookmarkEnd w:id="213"/>
      <w:bookmarkEnd w:id="214"/>
    </w:p>
    <w:p w14:paraId="5ABF94D9" w14:textId="5F126E96" w:rsidR="00566EB5" w:rsidRDefault="00566EB5" w:rsidP="00566EB5">
      <w:r w:rsidRPr="00604B6C">
        <w:t xml:space="preserve">To our knowledge, this is the first report of </w:t>
      </w:r>
      <w:r>
        <w:t>the effects of 6-hour eTRF on maternal food intake and insulin sensitivity. We find that despite the very narrow window of food availability, there are negligible effects on the dam. There is no evidence of reduced weight gain, calorie restriction, or fasting glucose values in dams who are exposed to eTRF. The effect on offspring also appears to be mild, but difficult to translate to humans;</w:t>
      </w:r>
      <w:ins w:id="215" w:author="Erica Jansen" w:date="2023-02-28T12:26:00Z">
        <w:r w:rsidR="0066387C">
          <w:t xml:space="preserve"> these included</w:t>
        </w:r>
      </w:ins>
      <w:ins w:id="216" w:author="Erica Jansen" w:date="2023-03-06T11:01:00Z">
        <w:r>
          <w:t xml:space="preserve"> </w:t>
        </w:r>
      </w:ins>
      <w:r>
        <w:t xml:space="preserve">smaller litters and reduced pup survival rates. The more comparable indices of gestational age and birthweight remained unchanged in eTRF dams. This study contributes to our understanding of the implications of eTRF during pregnancy on gestating parents as previous studies, namely in rats, that evaluated time restricted feeding either exclude findings in the dam </w:t>
      </w:r>
      <w:r>
        <w:fldChar w:fldCharType="begin"/>
      </w:r>
      <w:r>
        <w:instrText xml:space="preserve"> ADDIN ZOTERO_ITEM CSL_CITATION {"citationID":"58UHLAcJ","properties":{"formattedCitation":"(Upadhyay et al., 2019, 2020)","plainCitation":"(Upadhyay et al., 2019, 2020)","noteIndex":0},"citationItems":[{"id":2,"uris":["http://zotero.org/users/5073745/items/EC9EJ9LI"],"itemData":{"id":2,"type":"article-journal","abstract":"Maternal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fldChar w:fldCharType="separate"/>
      </w:r>
      <w:r>
        <w:rPr>
          <w:noProof/>
        </w:rPr>
        <w:t>(Upadhyay et al., 2019, 2020)</w:t>
      </w:r>
      <w:r>
        <w:fldChar w:fldCharType="end"/>
      </w:r>
      <w:r>
        <w:t xml:space="preserve"> or find significant reduction in food intake and more modest gains in body weight during pregnancy </w:t>
      </w:r>
      <w:r>
        <w:fldChar w:fldCharType="begin"/>
      </w:r>
      <w:r>
        <w:instrText xml:space="preserve"> ADDIN ZOTERO_ITEM CSL_CITATION {"citationID":"Gu7p8Yxw","properties":{"formattedCitation":"(Alkhalefah et al., 2021b)","plainCitation":"(Alkhalefah et al., 2021b)","noteIndex":0},"citationItems":[{"id":1615,"uris":["http://zotero.org/users/5073745/items/8GDECLSP"],"itemData":{"id":1615,"type":"article-journal","abstract":"During Ramadan, many pregnant Muslim women fast between dawn and sunset. Although the impacts of prolonged maternal intermittent fasting (IF) on fetal growth and placental function are under-researched, reported effects include reduced placental weight and birth weight. In the present study, pregnant Wistar rats were used to model repeated cycles of IF on fetal development and placental function and to examine sex-specific effects. In the IF group, food was withdrawn daily from 17:00 to 09:00 over 21 days of gestation, while the control group received food ad libitum. Both groups had free water access. IF dams consumed less food, had significantly reduced weight compared with controls, with reduced plasma glucose and amino acids. Both fetal sexes were significantly lighter in the IF group with reduced fetal plasma amino acids. Placental weights and morphology were unchanged. The profile of placental metabolites was altered in the IF group with sex-specific responses evident. Transplacental flux of 14C-methylaminoisobutyric acid (14C-MeAIB), a system A amino acid transporter substrate, was significantly reduced in both fetal sexes in the IF group. Sodium-dependent 14C-MeAIB uptake into isolated placental plasma membrane vesicles was unchanged. The gene expression of system A transporter Slc38a1, Slc38a2 and Slc38a4 was up-regulated in IF male placentas only. No changes were observed in placental SNAT1 and SNAT2 protein expression. Maternal IF results in detrimental impacts on maternal physiology and fetal development with changes in the placental and fetal metabolite profiles. Reduced placental system A transporter activity may be responsible for fetal growth restriction in both sexes.","container-title":"Clinical Science","DOI":"10.1042/CS20210137","ISSN":"0143-5221","issue":"11","journalAbbreviation":"Clinical Science","page":"1445-1466","source":"Silverchair","title":"Maternal intermittent fasting during pregnancy induces fetal growth restriction and down-regulated placental system A amino acid transport in the rat","volume":"135","author":[{"family":"Alkhalefah","given":"Alaa"},{"family":"Dunn","given":"Warwick B."},{"family":"Allwood","given":"James W."},{"family":"Parry","given":"Kate L."},{"family":"Houghton","given":"Franchesca D."},{"family":"Ashton","given":"Nick"},{"family":"Glazier","given":"Jocelyn D."}],"issued":{"date-parts":[["2021",6,11]]}}}],"schema":"https://github.com/citation-style-language/schema/raw/master/csl-citation.json"} </w:instrText>
      </w:r>
      <w:r>
        <w:fldChar w:fldCharType="separate"/>
      </w:r>
      <w:r>
        <w:rPr>
          <w:noProof/>
        </w:rPr>
        <w:t>(Alkhalefah et al., 2021b)</w:t>
      </w:r>
      <w:r>
        <w:fldChar w:fldCharType="end"/>
      </w:r>
      <w:r>
        <w:t xml:space="preserve">. However, the latter work was meant to model Ramadan fasting, and as such, food intake was outside of the nocturnal eating window in rodents. So results must be interpreted carefully, as they are also in the presence of chronodisruption during pregnancy, which is thought to cause adverse fetal outcomes </w:t>
      </w:r>
      <w:r>
        <w:fldChar w:fldCharType="begin"/>
      </w:r>
      <w:r>
        <w:instrText xml:space="preserve"> ADDIN ZOTERO_ITEM CSL_CITATION {"citationID":"ba73UZrV","properties":{"formattedCitation":"(Salazar et al., 2018)","plainCitation":"(Salazar et al., 2018)","noteIndex":0},"citationItems":[{"id":915,"uris":["http://zotero.org/users/5073745/items/B23S64CV"],"itemData":{"id":915,"type":"article-journal","abstract":"KEY POINTS: Light at night is essential to a 24/7 society, but it has negative consequences on health. Basically, light at night induces an alteration of our biological clocks, known as chronodisruption, with effects even when this occurs during pregnancy. Here we explored the developmental impact of gestational chronodisruption (chronic photoperiod shift, CPS) on adult and fetal adrenal biorhythms and function. We found that gestational chronodisruption altered fetal and adult adrenal function, at the molecular, morphological and physiological levels. The differences between control and CPS offspring suggest desynchronization of the adrenal circadian clock and steroidogenic pathway, leading to abnormal stress responses and metabolic adaptation, potentially increasing the risk of developing chronic diseases.\nABSTRACT: Light at night is essential to a 24/7 society, but it has negative consequences on health. Basically, light at night induces an alteration of our biological clocks, known as chronodisruption, with effects even when this occurs during pregnancy. Indeed, an abnormal photoperiod during gestation alters fetal development, inducing long-term effects on the offspring. Accordingly, we carried out a longitudinal study in rats, exploring the impact of gestational chronodisruption on the adrenal biorhythms and function of the offspring. Adult rats (90 days old) gestated under chronic photoperiod shift (CPS) decrease the time spent in the open arm zone of an elevated plus maze to 62% and increase the rearing time to 170%. CPS adults maintained individual daily changes in corticosterone, but their acrophases were distributed from 12.00 h to 06.00 h. CPS offspring maintained clock gene expression and oscillation, nevertheless no daily rhythm was observed in genes involved in the regulation and synthesis of steroids. Consistent with adult adrenal gland being programmed during fetal life, blunted daily rhythms of corticosterone, core clock gene machinery, and steroidogenic genes were observed in CPS fetal adrenal glands. Comparisons of the global transcriptome of CPS versus control fetal adrenal gland revealed that 1078 genes were differentially expressed (641 down-regulated and 437 up-regulated). In silico analysis revealed significant changes in Lipid Metabolism, Small Molecule Biochemistry, Cellular Development and the Inflammatory Response pathway (z score: 48-20). Altogether, the present results demonstrate that gestational chronodisruption changed fetal and adult adrenal function. This could translate to long-term abnormal stress responses and metabolic adaptation, increasing the risk of developing chronic diseases.","container-title":"The Journal of Physiology","DOI":"10.1113/JP276083","ISSN":"1469-7793","issue":"23","journalAbbreviation":"J. Physiol. (Lond.)","language":"eng","note":"PMID: 30118176\nPMCID: PMC6265531","page":"5839-5857","source":"PubMed","title":"Gestational chronodisruption leads to persistent changes in the rat fetal and adult adrenal clock and function","volume":"596","author":[{"family":"Salazar","given":"E. R."},{"family":"Richter","given":"H. G."},{"family":"Spichiger","given":"C."},{"family":"Mendez","given":"N."},{"family":"Halabi","given":"D."},{"family":"Vergara","given":"K."},{"family":"Alonso","given":"I. P."},{"family":"Corvalán","given":"F. A."},{"family":"Azpeleta","given":"C."},{"family":"Seron-Ferre","given":"M."},{"family":"Torres-Farfan","given":"C."}],"issued":{"date-parts":[["2018",12]]}}}],"schema":"https://github.com/citation-style-language/schema/raw/master/csl-citation.json"} </w:instrText>
      </w:r>
      <w:r>
        <w:fldChar w:fldCharType="separate"/>
      </w:r>
      <w:r>
        <w:rPr>
          <w:noProof/>
        </w:rPr>
        <w:t>(Salazar et al., 2018)</w:t>
      </w:r>
      <w:r>
        <w:fldChar w:fldCharType="end"/>
      </w:r>
      <w:r>
        <w:t xml:space="preserve"> including increased risk of miscarriage </w:t>
      </w:r>
      <w:r>
        <w:fldChar w:fldCharType="begin"/>
      </w:r>
      <w:r>
        <w:instrText xml:space="preserve"> ADDIN ZOTERO_ITEM CSL_CITATION {"citationID":"whQBKkMa","properties":{"formattedCitation":"(Begtrup et al., 2019)","plainCitation":"(Begtrup et al., 2019)","noteIndex":0},"citationItems":[{"id":1625,"uris":["http://zotero.org/users/5073745/items/I7V9QSZL"],"itemData":{"id":1625,"type":"article-journal","abstract":"OBJECTIVE: Observational studies indicate an association between working nights and miscarriage, but inaccurate exposure assessment precludes causal inference. Using payroll data with exact and prospective measurement of night work, the objective was to investigate whether working night shifts during pregnancy increases the risk of miscarriage.\nMETHODS: A cohort of 22 744 pregnant women was identified by linking the Danish Working Hour Database (DWHD), which holds payroll data on all Danish public hospital employees, with Danish national registers on births and admissions to hospitals (miscarriage). The risk of miscarriage during pregnancy weeks 4-22 according to measures of night work was analysed using Cox regression with time-varying exposure adjusted for a fixed set of potential confounders.\nRESULTS: In total 377 896 pregnancy weeks (average 19.7) were available for follow-up. Women who had two or more night shifts the previous week had an increased risk of miscarriage after pregnancy week 8 (HR 1.32 (95% CI 1.07 to 1.62) compared with women, who did not work night shifts. The cumulated number of night shifts during pregnancy weeks 3-21 increased the risk of miscarriages in a dose-dependent pattern.\nCONCLUSIONS: The study corroborates earlier findings that night work during pregnancy may confer an increased risk of miscarriage and indicates a lowest observed threshold level of two night shifts per week.","container-title":"Occupational and Environmental Medicine","DOI":"10.1136/oemed-2018-105592","ISSN":"1470-7926","issue":"5","journalAbbreviation":"Occup Environ Med","language":"eng","note":"PMID: 30910992","page":"302-308","source":"PubMed","title":"Night work and miscarriage: a Danish nationwide register-based cohort study","title-short":"Night work and miscarriage","volume":"76","author":[{"family":"Begtrup","given":"Luise Moelenberg"},{"family":"Specht","given":"Ina Olmer"},{"family":"Hammer","given":"Paula Edeusa Cristina"},{"family":"Flachs","given":"Esben Meulengracht"},{"family":"Garde","given":"Anne Helene"},{"family":"Hansen","given":"Johnni"},{"family":"Hansen","given":"Åse Marie"},{"family":"Kolstad","given":"Henrik Albert"},{"family":"Larsen","given":"Ann Dyreborg"},{"family":"Bonde","given":"Jens Peter"}],"issued":{"date-parts":[["2019",5]]}}}],"schema":"https://github.com/citation-style-language/schema/raw/master/csl-citation.json"} </w:instrText>
      </w:r>
      <w:r>
        <w:fldChar w:fldCharType="separate"/>
      </w:r>
      <w:r>
        <w:rPr>
          <w:noProof/>
        </w:rPr>
        <w:t>(Begtrup et al., 2019)</w:t>
      </w:r>
      <w:r>
        <w:fldChar w:fldCharType="end"/>
      </w:r>
      <w:r>
        <w:t>. Despite</w:t>
      </w:r>
      <w:ins w:id="217" w:author="Erica Jansen" w:date="2023-02-28T12:28:00Z">
        <w:r w:rsidR="0066387C">
          <w:t xml:space="preserve"> normal levels of</w:t>
        </w:r>
      </w:ins>
      <w:r>
        <w:t xml:space="preserve"> insulin resistance of pregnancy being present, we found that eTRF during the perinatal period in dams resulted in no improvements in insulin sensitivity. We did find that there was more robust recovery in blood glucose after </w:t>
      </w:r>
      <w:del w:id="218" w:author="Sandoval, Darleen" w:date="2023-03-01T12:29:00Z">
        <w:r>
          <w:delText>hyperglycemia</w:delText>
        </w:r>
        <w:r w:rsidDel="003812B9">
          <w:delText xml:space="preserve"> </w:delText>
        </w:r>
      </w:del>
      <w:ins w:id="219" w:author="Sandoval, Darleen" w:date="2023-03-01T12:29:00Z">
        <w:r w:rsidR="003812B9">
          <w:t>insulin</w:t>
        </w:r>
        <w:r>
          <w:t xml:space="preserve"> </w:t>
        </w:r>
      </w:ins>
      <w:r>
        <w:t xml:space="preserve">in eTRF dams, which may suggest that there could be more gluconeogenesis and glycogenolysis in these dams. However, we were not able to evaluate this in the current study. We did not find evidence of reduced fasting blood glucose from gestational eTRF, which is in line with studies in humans that find no differences in glycemia </w:t>
      </w:r>
      <w:r>
        <w:fldChar w:fldCharType="begin"/>
      </w:r>
      <w:r>
        <w:instrText xml:space="preserve"> ADDIN ZOTERO_ITEM CSL_CITATION {"citationID":"bZF3tCaD","properties":{"formattedCitation":"(Hutchison et al., 2019; Jamshed et al., 2019; Sutton et al., 2018)","plainCitation":"(Hutchison et al., 2019; Jamshed et al., 2019; Sutton et al., 2018)","noteIndex":0},"citationItems":[{"id":327,"uris":["http://zotero.org/users/5073745/items/E89CVTH5"],"itemData":{"id":327,"type":"article-journal","abstract":"Objective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Pr>
          <w:noProof/>
        </w:rPr>
        <w:t>(Hutchison et al., 2019; Jamshed et al., 2019; Sutton et al., 2018)</w:t>
      </w:r>
      <w:r>
        <w:fldChar w:fldCharType="end"/>
      </w:r>
      <w:r>
        <w:t xml:space="preserve">. </w:t>
      </w:r>
    </w:p>
    <w:p w14:paraId="02BE3196" w14:textId="77777777" w:rsidR="00566EB5" w:rsidRDefault="00566EB5" w:rsidP="00566EB5">
      <w:r>
        <w:lastRenderedPageBreak/>
        <w:t xml:space="preserve">The similar pup weights in eTRF dams and continued normal body weights in both sexes after birth is in opposition to other studies where either male offspring of TRF dams weights at birth are reduced </w:t>
      </w:r>
      <w:r>
        <w:fldChar w:fldCharType="begin"/>
      </w:r>
      <w:r>
        <w:instrText xml:space="preserve"> ADDIN ZOTERO_ITEM CSL_CITATION {"citationID":"B8v8S1Uk","properties":{"formattedCitation":"(Prates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fldChar w:fldCharType="separate"/>
      </w:r>
      <w:r>
        <w:rPr>
          <w:noProof/>
        </w:rPr>
        <w:t>(Prates et al., 2022)</w:t>
      </w:r>
      <w:r>
        <w:fldChar w:fldCharType="end"/>
      </w:r>
      <w:r>
        <w:t xml:space="preserve">, or male and female fetal weights are smaller than AL counterparts </w:t>
      </w:r>
      <w:r>
        <w:fldChar w:fldCharType="begin"/>
      </w:r>
      <w:r>
        <w:instrText xml:space="preserve"> ADDIN ZOTERO_ITEM CSL_CITATION {"citationID":"6ANdC8w9","properties":{"formattedCitation":"(Alkhalefah et al., 2021b)","plainCitation":"(Alkhalefah et al., 2021b)","noteIndex":0},"citationItems":[{"id":1615,"uris":["http://zotero.org/users/5073745/items/8GDECLSP"],"itemData":{"id":1615,"type":"article-journal","abstract":"During Ramadan, many pregnant Muslim women fast between dawn and sunset. Although the impacts of prolonged maternal intermittent fasting (IF) on fetal growth and placental function are under-researched, reported effects include reduced placental weight and birth weight. In the present study, pregnant Wistar rats were used to model repeated cycles of IF on fetal development and placental function and to examine sex-specific effects. In the IF group, food was withdrawn daily from 17:00 to 09:00 over 21 days of gestation, while the control group received food ad libitum. Both groups had free water access. IF dams consumed less food, had significantly reduced weight compared with controls, with reduced plasma glucose and amino acids. Both fetal sexes were significantly lighter in the IF group with reduced fetal plasma amino acids. Placental weights and morphology were unchanged. The profile of placental metabolites was altered in the IF group with sex-specific responses evident. Transplacental flux of 14C-methylaminoisobutyric acid (14C-MeAIB), a system A amino acid transporter substrate, was significantly reduced in both fetal sexes in the IF group. Sodium-dependent 14C-MeAIB uptake into isolated placental plasma membrane vesicles was unchanged. The gene expression of system A transporter Slc38a1, Slc38a2 and Slc38a4 was up-regulated in IF male placentas only. No changes were observed in placental SNAT1 and SNAT2 protein expression. Maternal IF results in detrimental impacts on maternal physiology and fetal development with changes in the placental and fetal metabolite profiles. Reduced placental system A transporter activity may be responsible for fetal growth restriction in both sexes.","container-title":"Clinical Science","DOI":"10.1042/CS20210137","ISSN":"0143-5221","issue":"11","journalAbbreviation":"Clinical Science","page":"1445-1466","source":"Silverchair","title":"Maternal intermittent fasting during pregnancy induces fetal growth restriction and down-regulated placental system A amino acid transport in the rat","volume":"135","author":[{"family":"Alkhalefah","given":"Alaa"},{"family":"Dunn","given":"Warwick B."},{"family":"Allwood","given":"James W."},{"family":"Parry","given":"Kate L."},{"family":"Houghton","given":"Franchesca D."},{"family":"Ashton","given":"Nick"},{"family":"Glazier","given":"Jocelyn D."}],"issued":{"date-parts":[["2021",6,11]]}}}],"schema":"https://github.com/citation-style-language/schema/raw/master/csl-citation.json"} </w:instrText>
      </w:r>
      <w:r>
        <w:fldChar w:fldCharType="separate"/>
      </w:r>
      <w:r>
        <w:rPr>
          <w:noProof/>
        </w:rPr>
        <w:t>(Alkhalefah et al., 2021b)</w:t>
      </w:r>
      <w:r>
        <w:fldChar w:fldCharType="end"/>
      </w:r>
      <w:r>
        <w:t xml:space="preserve">. Studies that find reduction in birth weights also find that dams are calorie restricted during pregnancy, resulting in reduced maternal weight gain, which could explain the lack of this phenotype in our current work. </w:t>
      </w:r>
    </w:p>
    <w:p w14:paraId="5580F86B" w14:textId="22FE4715" w:rsidR="00566EB5" w:rsidRDefault="00566EB5" w:rsidP="00566EB5">
      <w:r>
        <w:t xml:space="preserve">Although the sample size for our estrus data is limited to one cohort, we </w:t>
      </w:r>
      <w:ins w:id="220" w:author="Erica Jansen" w:date="2023-02-28T12:29:00Z">
        <w:r w:rsidR="0066387C">
          <w:t xml:space="preserve">found </w:t>
        </w:r>
      </w:ins>
      <w:del w:id="221" w:author="Erica Jansen" w:date="2023-02-28T12:29:00Z">
        <w:r w:rsidDel="0066387C">
          <w:delText xml:space="preserve">did find </w:delText>
        </w:r>
      </w:del>
      <w:r>
        <w:t xml:space="preserve">that there </w:t>
      </w:r>
      <w:proofErr w:type="gramStart"/>
      <w:r>
        <w:t>were</w:t>
      </w:r>
      <w:proofErr w:type="gramEnd"/>
      <w:r>
        <w:t xml:space="preserve"> no impact</w:t>
      </w:r>
      <w:del w:id="222" w:author="Sandoval, Darleen" w:date="2023-03-01T12:30:00Z">
        <w:r>
          <w:delText>s</w:delText>
        </w:r>
      </w:del>
      <w:r>
        <w:t xml:space="preserve"> on estrus cyclicity. One study that more rigorously evaluated fertility in response to TRF found it resulted in greater follicle counts, and increased number of estrus cycles compared to AL, in both chow and HFD females</w:t>
      </w:r>
      <w:r>
        <w:fldChar w:fldCharType="begin"/>
      </w:r>
      <w:r>
        <w:instrText xml:space="preserve"> ADDIN ZOTERO_ITEM CSL_CITATION {"citationID":"lbF45Qi4","properties":{"formattedCitation":"(Hua et al., 2020)","plainCitation":"(Hua et al., 2020)","noteIndex":0},"citationItems":[{"id":527,"uris":["http://zotero.org/users/5073745/items/B6JXGYLT"],"itemData":{"id":527,"type":"article-journal","abstract":"BACKGROUND: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schema":"https://github.com/citation-style-language/schema/raw/master/csl-citation.json"} </w:instrText>
      </w:r>
      <w:r>
        <w:fldChar w:fldCharType="separate"/>
      </w:r>
      <w:r>
        <w:rPr>
          <w:noProof/>
        </w:rPr>
        <w:t>(Hua et al., 2020)</w:t>
      </w:r>
      <w:r>
        <w:fldChar w:fldCharType="end"/>
      </w:r>
      <w:del w:id="223" w:author="Erica Jansen" w:date="2023-03-06T11:01:00Z">
        <w:r>
          <w:delText xml:space="preserve">. </w:delText>
        </w:r>
      </w:del>
      <w:ins w:id="224" w:author="Erica Jansen" w:date="2023-02-28T12:30:00Z">
        <w:r w:rsidR="0066387C">
          <w:t xml:space="preserve">, </w:t>
        </w:r>
      </w:ins>
      <w:del w:id="225" w:author="Erica Jansen" w:date="2023-02-28T12:30:00Z">
        <w:r w:rsidDel="0066387C">
          <w:delText>.</w:delText>
        </w:r>
      </w:del>
      <w:ins w:id="226" w:author="Erica Jansen" w:date="2023-03-06T11:01:00Z">
        <w:r>
          <w:t xml:space="preserve"> </w:t>
        </w:r>
      </w:ins>
      <w:ins w:id="227" w:author="Erica Jansen" w:date="2023-02-28T12:30:00Z">
        <w:r w:rsidR="0066387C">
          <w:t>a</w:t>
        </w:r>
      </w:ins>
      <w:del w:id="228" w:author="Erica Jansen" w:date="2023-02-28T12:30:00Z">
        <w:r w:rsidDel="0066387C">
          <w:delText>A</w:delText>
        </w:r>
      </w:del>
      <w:r>
        <w:t xml:space="preserve">lthough this was </w:t>
      </w:r>
      <w:del w:id="229" w:author="Erica Jansen" w:date="2023-02-28T12:29:00Z">
        <w:r w:rsidDel="0066387C">
          <w:delText>this</w:delText>
        </w:r>
      </w:del>
      <w:r>
        <w:t xml:space="preserve"> in the context of pre-conceptional dietary changes </w:t>
      </w:r>
      <w:r>
        <w:fldChar w:fldCharType="begin"/>
      </w:r>
      <w:r>
        <w:instrText xml:space="preserve"> ADDIN ZOTERO_ITEM CSL_CITATION {"citationID":"36pj9U6k","properties":{"formattedCitation":"(Hua et al., 2020)","plainCitation":"(Hua et al., 2020)","noteIndex":0},"citationItems":[{"id":527,"uris":["http://zotero.org/users/5073745/items/B6JXGYLT"],"itemData":{"id":527,"type":"article-journal","abstract":"BACKGROUND: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schema":"https://github.com/citation-style-language/schema/raw/master/csl-citation.json"} </w:instrText>
      </w:r>
      <w:r>
        <w:fldChar w:fldCharType="separate"/>
      </w:r>
      <w:r>
        <w:rPr>
          <w:noProof/>
        </w:rPr>
        <w:t>(Hua et al., 2020)</w:t>
      </w:r>
      <w:r>
        <w:fldChar w:fldCharType="end"/>
      </w:r>
      <w:r>
        <w:t>. Where we found reductions in litter sizes</w:t>
      </w:r>
      <w:ins w:id="230" w:author="Erica Jansen" w:date="2023-02-28T12:30:00Z">
        <w:r w:rsidR="0066387C">
          <w:t>,</w:t>
        </w:r>
      </w:ins>
      <w:r>
        <w:t xml:space="preserve"> Hua and colleagues</w:t>
      </w:r>
      <w:ins w:id="231" w:author="Erica Jansen" w:date="2023-02-28T12:30:00Z">
        <w:r w:rsidR="0066387C">
          <w:t xml:space="preserve"> found that</w:t>
        </w:r>
      </w:ins>
      <w:r>
        <w:t xml:space="preserve"> litter sizes were increased in high-fat diet fed dams who had previously been pregnant </w:t>
      </w:r>
      <w:r>
        <w:fldChar w:fldCharType="begin"/>
      </w:r>
      <w:r>
        <w:instrText xml:space="preserve"> ADDIN ZOTERO_ITEM CSL_CITATION {"citationID":"s4qDK6tz","properties":{"formattedCitation":"(Hua et al., 2020)","plainCitation":"(Hua et al., 2020)","noteIndex":0},"citationItems":[{"id":527,"uris":["http://zotero.org/users/5073745/items/B6JXGYLT"],"itemData":{"id":527,"type":"article-journal","abstract":"BACKGROUND: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schema":"https://github.com/citation-style-language/schema/raw/master/csl-citation.json"} </w:instrText>
      </w:r>
      <w:r>
        <w:fldChar w:fldCharType="separate"/>
      </w:r>
      <w:r>
        <w:rPr>
          <w:noProof/>
        </w:rPr>
        <w:t>(Hua et al., 2020)</w:t>
      </w:r>
      <w:r>
        <w:fldChar w:fldCharType="end"/>
      </w:r>
      <w:r>
        <w:t xml:space="preserve">. Results from the current study must be interpreted with caution, as latency to plug and estrus staging are less robust assessments of fertility than is ovarian sectioning, continued monitoring of breeding success rates, and counting of ovarian follicles or corpus lutea. Of note, we are the first to report reduced survival rates in eTRF offspring. We suspect this may be related to cannibalization, which is common in the strain we used in the study </w:t>
      </w:r>
      <w:r>
        <w:fldChar w:fldCharType="begin"/>
      </w:r>
      <w:r>
        <w:instrText xml:space="preserve"> ADDIN ZOTERO_ITEM CSL_CITATION {"citationID":"GlryvU55","properties":{"formattedCitation":"(Brajon et al., 2021)","plainCitation":"(Brajon et al., 2021)","noteIndex":0},"citationItems":[{"id":1618,"uris":["http://zotero.org/users/5073745/items/E8YHZ8RA"],"itemData":{"id":1618,"type":"article-journal","abstract":"Perinatal mortality is a major issue in laboratory mouse breeding. We compared a counting method using daily checks (DAILY_CHECK) with a method combining daily checks with detailed video analyses to detect cannibalisms (VIDEO_TRACK) for estimating the number of C57BL/6 pups that were born, that died and that were weaned in 193 litters from trios with (TRIO-OVERLAP) or without (TRIO-NO_OVERLAP) the presence of another litter. Linear mixed models were used at litter level. To understand whether cannibalism was associated with active killing (infanticide), we analysed VIDEO_TRACK recordings of 109 litters from TRIO-OVERLAP, TRIO-NO_OVERLAP or SOLO (single dams). We used Kaplan-Meier method and logistic regression at pup level. For DAILY_CHECK, the mean litter size was 35% smaller than for VIDEO_TRACK (p &lt; 0.0001) and the number of dead pups was twice lower (p &lt; 0.0001). The risk of pup loss was higher for TRIO-OVERLAP than TRIO-NO_OVERLAP (p &lt; 0.0001). A high number of pup losses occurred between birth and the first cage check. Analyses of VIDEO_TRACK data indicated that pups were clearly dead at the start of most of the cannibalism events and infanticide was rare. As most pups die and disappear before the first cage check, many breeding facilities are likely to be unaware of their real rates of mouse pup mortality.","container-title":"Animals","DOI":"10.3390/ani11082327","ISSN":"2076-2615","issue":"8","language":"en","license":"http://creativecommons.org/licenses/by/3.0/","note":"number: 8\npublisher: Multidisciplinary Digital Publishing Institute","page":"2327","source":"www-mdpi-com.proxy.lib.umich.edu","title":"All the Pups We Cannot See: Cannibalism Masks Perinatal Death in Laboratory Mouse Breeding but Infanticide Is Rare","title-short":"All the Pups We Cannot See","volume":"11","author":[{"family":"Brajon","given":"Sophie"},{"family":"Morello","given":"Gabriela Munhoz"},{"family":"Capas-Peneda","given":"Sara"},{"family":"Hultgren","given":"Jan"},{"family":"Gilbert","given":"Colin"},{"family":"Olsson","given":"Anna"}],"issued":{"date-parts":[["2021",8]]}}}],"schema":"https://github.com/citation-style-language/schema/raw/master/csl-citation.json"} </w:instrText>
      </w:r>
      <w:r>
        <w:fldChar w:fldCharType="separate"/>
      </w:r>
      <w:r>
        <w:rPr>
          <w:noProof/>
        </w:rPr>
        <w:t>(Brajon et al., 2021)</w:t>
      </w:r>
      <w:r>
        <w:fldChar w:fldCharType="end"/>
      </w:r>
      <w:r>
        <w:t xml:space="preserve">. Dams who were fed eTRF were likely anticipating continued food restriction after birth, as is evident about the adaptation period stated previously. Moreover, the reduction of survival in pups born in large litters is difficult to translate to human pregnancy. </w:t>
      </w:r>
    </w:p>
    <w:p w14:paraId="4FC7122A" w14:textId="77777777" w:rsidR="00566EB5" w:rsidRPr="00584F3C" w:rsidRDefault="00566EB5" w:rsidP="00566EB5">
      <w:r>
        <w:t>Preclinical</w:t>
      </w:r>
      <w:r w:rsidRPr="00584F3C">
        <w:t xml:space="preserve"> models are an imperfect proxy for human pregnancy</w:t>
      </w:r>
      <w:r>
        <w:t xml:space="preserve"> for many reasons, but</w:t>
      </w:r>
      <w:r w:rsidRPr="00584F3C">
        <w:t xml:space="preserve"> the evidence from this study may have translational value in pregnant human populations. Given the </w:t>
      </w:r>
      <w:r w:rsidRPr="00584F3C">
        <w:lastRenderedPageBreak/>
        <w:t>lack of growth restriction in offspring in early life and absent maternal weight loss, nutrient restriction, and insulin dysmetabolism, this may warrant further evaluation in pregnant humans in controlled spaces.</w:t>
      </w:r>
      <w:r>
        <w:t xml:space="preserve"> Other outcomes such as latency to plug, 3-day pup survival, and litter sizes are not as easily translated to human populations</w:t>
      </w:r>
      <w:r w:rsidRPr="00584F3C">
        <w:t xml:space="preserve">. </w:t>
      </w:r>
      <w:r>
        <w:t xml:space="preserve">However, as the majority of the deleterious effects that arise from this dietary treatment in the current study are difficult to translate, it would be presumptuous to say that negative effects are unlikely in human pregnancy. </w:t>
      </w:r>
    </w:p>
    <w:p w14:paraId="2310B851" w14:textId="3FE013C0" w:rsidR="00566EB5" w:rsidRPr="00584F3C" w:rsidRDefault="00566EB5" w:rsidP="00566EB5">
      <w:r>
        <w:t>As with any experimental model, this work has some limitations. One such limitation is</w:t>
      </w:r>
      <w:r w:rsidRPr="00584F3C">
        <w:t xml:space="preserve"> the lack of molecular mechanisms investigated at the level of both dam and pup. </w:t>
      </w:r>
      <w:r>
        <w:t>We sought to evaluate the phenotype at a basic level in this study and as such were not able to investigate changes at the tissue level in either dams or pups. It is possible that despite the lack of overt metabolic differences in dams and body weights in pups</w:t>
      </w:r>
      <w:ins w:id="232" w:author="Erica Jansen" w:date="2023-02-28T12:31:00Z">
        <w:r w:rsidR="004748A9">
          <w:t>,</w:t>
        </w:r>
      </w:ins>
      <w:r>
        <w:t xml:space="preserve"> </w:t>
      </w:r>
      <w:del w:id="233" w:author="Erica Jansen" w:date="2023-02-28T12:31:00Z">
        <w:r w:rsidDel="004748A9">
          <w:delText>that</w:delText>
        </w:r>
      </w:del>
      <w:r>
        <w:t xml:space="preserve"> there were more nuanced differences in metabolically active tissues or even within the central circadian clock. Future work should devote attention to </w:t>
      </w:r>
      <w:ins w:id="234" w:author="Erica Jansen" w:date="2023-02-28T12:31:00Z">
        <w:r w:rsidR="004748A9">
          <w:t xml:space="preserve">these </w:t>
        </w:r>
      </w:ins>
      <w:r>
        <w:t xml:space="preserve">analyses. Another limitation is that </w:t>
      </w:r>
      <w:r w:rsidRPr="00584F3C">
        <w:t>fertility outcomes</w:t>
      </w:r>
      <w:r>
        <w:t xml:space="preserve"> were only cursory in assessment, and in a reduced number of dams.</w:t>
      </w:r>
      <w:r w:rsidRPr="00584F3C">
        <w:t xml:space="preserve"> </w:t>
      </w:r>
      <w:r>
        <w:t xml:space="preserve">As the effect of intermittent energy restriction on fertility and reproductive health is a concern in non-pregnant females, more stringent study and in greater numbers should be devoted to this question. </w:t>
      </w:r>
    </w:p>
    <w:p w14:paraId="537BB3D9" w14:textId="77777777" w:rsidR="00566EB5" w:rsidRPr="00584F3C" w:rsidRDefault="00566EB5" w:rsidP="00566EB5">
      <w:r>
        <w:t xml:space="preserve">The </w:t>
      </w:r>
      <w:r w:rsidRPr="00584F3C">
        <w:t xml:space="preserve">current study </w:t>
      </w:r>
      <w:r>
        <w:t>has many strengths</w:t>
      </w:r>
      <w:r w:rsidRPr="00584F3C">
        <w:t>. First, t</w:t>
      </w:r>
      <w:r>
        <w:t xml:space="preserve">he design was carefully considered to ensure handling stress was minimized and the timing of eating was in line with natural mouse rhythms. As such, results can be separated from effects from chronodisruption. This </w:t>
      </w:r>
      <w:r w:rsidRPr="00584F3C">
        <w:t>was re</w:t>
      </w:r>
      <w:r>
        <w:t>peated in 3 separate</w:t>
      </w:r>
      <w:r w:rsidRPr="00584F3C">
        <w:t xml:space="preserve"> cohorts </w:t>
      </w:r>
      <w:r>
        <w:t xml:space="preserve">resulting </w:t>
      </w:r>
      <w:r w:rsidRPr="00584F3C">
        <w:t xml:space="preserve">in </w:t>
      </w:r>
      <w:r>
        <w:t>large samples sizes for both dams and pups. This suggests</w:t>
      </w:r>
      <w:del w:id="235" w:author="Erica Jansen" w:date="2023-02-28T12:32:00Z">
        <w:r w:rsidRPr="00584F3C" w:rsidDel="004748A9">
          <w:delText>,</w:delText>
        </w:r>
      </w:del>
      <w:r w:rsidRPr="00584F3C">
        <w:t xml:space="preserve"> </w:t>
      </w:r>
      <w:r>
        <w:t>the observed</w:t>
      </w:r>
      <w:r w:rsidRPr="00584F3C">
        <w:t xml:space="preserve"> phenotype </w:t>
      </w:r>
      <w:r>
        <w:t>is likely to be</w:t>
      </w:r>
      <w:r w:rsidRPr="00584F3C">
        <w:t xml:space="preserve"> reproducible with other groups using a similar paradigm. </w:t>
      </w:r>
    </w:p>
    <w:p w14:paraId="4BAF5D0E" w14:textId="77777777" w:rsidR="00566EB5" w:rsidRPr="00584F3C" w:rsidRDefault="00566EB5" w:rsidP="00566EB5">
      <w:pPr>
        <w:pStyle w:val="Heading2"/>
      </w:pPr>
      <w:bookmarkStart w:id="236" w:name="_Toc126771664"/>
      <w:bookmarkStart w:id="237" w:name="_Toc126830571"/>
      <w:r w:rsidRPr="00584F3C">
        <w:lastRenderedPageBreak/>
        <w:t>Conclusion</w:t>
      </w:r>
      <w:bookmarkEnd w:id="236"/>
      <w:bookmarkEnd w:id="237"/>
    </w:p>
    <w:p w14:paraId="2DADC4C3" w14:textId="57F4303D" w:rsidR="00566EB5" w:rsidRDefault="00566EB5" w:rsidP="00566EB5">
      <w:r w:rsidRPr="00584F3C">
        <w:t xml:space="preserve">In summary, we find that eTRF feeding of dams during the perinatal period results in very few changes in the physiology of the dam, only a greater rebound in glucose after insulin challenge. There </w:t>
      </w:r>
      <w:ins w:id="238" w:author="Erica Jansen" w:date="2023-02-28T12:32:00Z">
        <w:r w:rsidR="004748A9">
          <w:t>are</w:t>
        </w:r>
      </w:ins>
      <w:del w:id="239" w:author="Erica Jansen" w:date="2023-02-28T12:32:00Z">
        <w:r w:rsidRPr="00584F3C" w:rsidDel="004748A9">
          <w:delText>is</w:delText>
        </w:r>
      </w:del>
      <w:r w:rsidRPr="00584F3C">
        <w:t xml:space="preserve"> similar rates of pregnancy and fecundity in dams fed eTRF. We find that pups born to eTRF dams are of similar size and grow in comparable ways to AL offspring. The deleterious effects noted are a reduction in litter size and in pup survival to postnatal day 3, although the reason for these reductions in not clear</w:t>
      </w:r>
      <w:del w:id="240" w:author="Erica Jansen" w:date="2023-03-06T11:01:00Z">
        <w:r w:rsidRPr="00584F3C">
          <w:delText>.</w:delText>
        </w:r>
      </w:del>
      <w:ins w:id="241" w:author="Erica Jansen" w:date="2023-02-28T12:33:00Z">
        <w:r w:rsidR="004748A9">
          <w:t xml:space="preserve"> but could be due to maternal behavior</w:t>
        </w:r>
      </w:ins>
      <w:ins w:id="242" w:author="Erica Jansen" w:date="2023-03-06T11:01:00Z">
        <w:r w:rsidRPr="00584F3C">
          <w:t>.</w:t>
        </w:r>
      </w:ins>
      <w:r w:rsidRPr="00584F3C">
        <w:t xml:space="preserve"> Further work must be done to scrutinize the safety of this practice and efficacy for ameliorating metabolic illness during pregnancy in higher risk populations. </w:t>
      </w:r>
    </w:p>
    <w:p w14:paraId="09A1B979" w14:textId="1C550065" w:rsidR="00D20929" w:rsidRDefault="00D20929" w:rsidP="00566EB5"/>
    <w:p w14:paraId="184343AE" w14:textId="77777777" w:rsidR="00D20929" w:rsidRDefault="00D20929" w:rsidP="00566EB5">
      <w:pPr>
        <w:sectPr w:rsidR="00D20929" w:rsidSect="006776D2">
          <w:footerReference w:type="default" r:id="rId21"/>
          <w:pgSz w:w="12240" w:h="15840"/>
          <w:pgMar w:top="1440" w:right="1440" w:bottom="1440" w:left="1440" w:header="720" w:footer="720" w:gutter="0"/>
          <w:cols w:space="720"/>
          <w:docGrid w:linePitch="360"/>
        </w:sectPr>
      </w:pPr>
    </w:p>
    <w:p w14:paraId="03FCE754" w14:textId="77777777" w:rsidR="00D20929" w:rsidRDefault="00D20929" w:rsidP="00566EB5"/>
    <w:p w14:paraId="114FC275" w14:textId="123F8419" w:rsidR="0086653C" w:rsidRDefault="00634CB7" w:rsidP="00D20929">
      <w:pPr>
        <w:pStyle w:val="Heading1"/>
        <w:jc w:val="left"/>
      </w:pPr>
      <w:bookmarkStart w:id="243" w:name="_Toc126830572"/>
      <w:r>
        <w:lastRenderedPageBreak/>
        <w:t xml:space="preserve">Gdf15 knockout does not impact perinatal body weight or neonatal outcomes in </w:t>
      </w:r>
      <w:proofErr w:type="gramStart"/>
      <w:r>
        <w:t>mice</w:t>
      </w:r>
      <w:bookmarkEnd w:id="243"/>
      <w:proofErr w:type="gramEnd"/>
    </w:p>
    <w:p w14:paraId="56AD5ECE" w14:textId="77777777" w:rsidR="00634CB7" w:rsidRDefault="00634CB7" w:rsidP="00634CB7">
      <w:pPr>
        <w:pStyle w:val="Heading2"/>
      </w:pPr>
      <w:bookmarkStart w:id="244" w:name="_Toc126771666"/>
      <w:bookmarkStart w:id="245" w:name="_Toc126830573"/>
      <w:r>
        <w:t>Abstract</w:t>
      </w:r>
      <w:bookmarkEnd w:id="244"/>
      <w:bookmarkEnd w:id="245"/>
    </w:p>
    <w:p w14:paraId="541AE1F9" w14:textId="7930ACDA" w:rsidR="00634CB7" w:rsidRDefault="00634CB7" w:rsidP="00634CB7">
      <w:r>
        <w:t xml:space="preserve">Growth differentiation factor-15 (GDF15) is known to increase in circulation during pregnancy and has been implicated in food intake, and weight loss, complications of pregnancy, and dysmetabolism.  We used a </w:t>
      </w:r>
      <w:r w:rsidRPr="001D246D">
        <w:rPr>
          <w:i/>
          <w:iCs/>
        </w:rPr>
        <w:t>Gdf15</w:t>
      </w:r>
      <w:r>
        <w:t xml:space="preserve"> knockout mouse model to assess the role of </w:t>
      </w:r>
      <w:r w:rsidRPr="001D246D">
        <w:rPr>
          <w:i/>
          <w:iCs/>
        </w:rPr>
        <w:t>Gdf15</w:t>
      </w:r>
      <w:r>
        <w:rPr>
          <w:i/>
          <w:iCs/>
        </w:rPr>
        <w:t xml:space="preserve"> </w:t>
      </w:r>
      <w:r>
        <w:t xml:space="preserve"> in body weight regulation and food intake during pregnancy. We found that </w:t>
      </w:r>
      <w:r w:rsidRPr="00835701">
        <w:rPr>
          <w:i/>
          <w:iCs/>
        </w:rPr>
        <w:t>Gdf15</w:t>
      </w:r>
      <w:r w:rsidRPr="00835701">
        <w:rPr>
          <w:i/>
          <w:iCs/>
          <w:vertAlign w:val="superscript"/>
        </w:rPr>
        <w:t>-/-</w:t>
      </w:r>
      <w:r w:rsidRPr="00835701">
        <w:rPr>
          <w:vertAlign w:val="superscript"/>
        </w:rPr>
        <w:t xml:space="preserve"> </w:t>
      </w:r>
      <w:r>
        <w:t xml:space="preserve">dams consumed a similar amount of food and gained similar amounts of weight during the course of pregnancy as their </w:t>
      </w:r>
      <w:r w:rsidRPr="00835701">
        <w:rPr>
          <w:i/>
          <w:iCs/>
        </w:rPr>
        <w:t>Gdf15</w:t>
      </w:r>
      <w:r w:rsidRPr="00835701">
        <w:rPr>
          <w:i/>
          <w:iCs/>
          <w:vertAlign w:val="superscript"/>
        </w:rPr>
        <w:t>+/+</w:t>
      </w:r>
      <w:r>
        <w:t xml:space="preserve"> counterparts. Insulin sensitivity on gestational day 16.5 was also comparable between dams. In the postnatal period, pups were of similar birthweight, litter size, and </w:t>
      </w:r>
      <w:del w:id="246" w:author="Erica Jansen" w:date="2023-03-06T11:01:00Z">
        <w:r>
          <w:delText>has</w:delText>
        </w:r>
      </w:del>
      <w:ins w:id="247" w:author="Erica Jansen" w:date="2023-03-06T11:01:00Z">
        <w:r>
          <w:t>ha</w:t>
        </w:r>
      </w:ins>
      <w:ins w:id="248" w:author="Erica Jansen" w:date="2023-02-28T12:52:00Z">
        <w:r w:rsidR="000D61A2">
          <w:t>d</w:t>
        </w:r>
      </w:ins>
      <w:del w:id="249" w:author="Erica Jansen" w:date="2023-02-28T12:52:00Z">
        <w:r w:rsidDel="000D61A2">
          <w:delText>s</w:delText>
        </w:r>
      </w:del>
      <w:r>
        <w:t xml:space="preserve"> similar survival rates in both genotypes. There were also no detectable differences in milk volume production, milk fat percentage, or in offspring postnatal body weights until day 14.5 of life. These data suggest that elimination of GDF15 is inessential for differences in food intake, weight gain, and dysmetabolism during pregnancy in a mouse model.  Further research is warranted to evaluate the role of GDF15 in pregnancy, outside of its role in body weight and food intake regulation. </w:t>
      </w:r>
      <w:bookmarkStart w:id="250" w:name="_Toc126771667"/>
    </w:p>
    <w:p w14:paraId="265BDED5" w14:textId="77777777" w:rsidR="00634CB7" w:rsidRPr="008933EA" w:rsidRDefault="00634CB7" w:rsidP="00634CB7">
      <w:pPr>
        <w:pStyle w:val="Heading2"/>
      </w:pPr>
      <w:bookmarkStart w:id="251" w:name="_Toc126830574"/>
      <w:r>
        <w:t>Introduction</w:t>
      </w:r>
      <w:bookmarkEnd w:id="250"/>
      <w:bookmarkEnd w:id="251"/>
    </w:p>
    <w:p w14:paraId="2D804EE6" w14:textId="77777777" w:rsidR="00634CB7" w:rsidRDefault="00634CB7" w:rsidP="00634CB7">
      <w:pPr>
        <w:ind w:firstLine="720"/>
      </w:pPr>
      <w:r w:rsidRPr="003F141D">
        <w:t>Growth-like differentiati</w:t>
      </w:r>
      <w:r>
        <w:t>on</w:t>
      </w:r>
      <w:r w:rsidRPr="003F141D">
        <w:t xml:space="preserve"> factor</w:t>
      </w:r>
      <w:r>
        <w:t>-</w:t>
      </w:r>
      <w:r w:rsidRPr="003F141D">
        <w:t>15 (</w:t>
      </w:r>
      <w:r>
        <w:t>GDF15</w:t>
      </w:r>
      <w:r w:rsidRPr="003F141D">
        <w:t>), a Transforming Growth Factor</w:t>
      </w:r>
      <w:r>
        <w:t>-</w:t>
      </w:r>
      <w:r w:rsidRPr="003F141D">
        <w:t>ß superfamily member</w:t>
      </w:r>
      <w:r>
        <w:t xml:space="preserve">, placental derived growth factor, and </w:t>
      </w:r>
      <w:r w:rsidRPr="003F141D">
        <w:t xml:space="preserve">cytokine, was discovered  in 1997 </w:t>
      </w:r>
      <w:r>
        <w:t>and dubbed</w:t>
      </w:r>
      <w:r w:rsidRPr="003F141D">
        <w:t xml:space="preserve"> macrophage-inhibiting cytokine-1 (MIC-1)</w:t>
      </w:r>
      <w:r>
        <w:t xml:space="preserve"> </w:t>
      </w:r>
      <w:r w:rsidRPr="003F141D">
        <w:fldChar w:fldCharType="begin"/>
      </w:r>
      <w:r w:rsidRPr="003F141D">
        <w:instrText xml:space="preserve"> ADDIN ZOTERO_ITEM CSL_CITATION {"citationID":"OXhp9647","properties":{"formattedCitation":"(Bootcov et al., 1997)","plainCitation":"(Bootcov et al., 1997)","noteIndex":0},"citationItems":[{"id":1431,"uris":["http://zotero.org/users/5073745/items/93AFYQ39"],"itemData":{"id":1431,"type":"article-journal","container-title":"Proceedings of the National Academy of Sciences","DOI":"10.1073/pnas.94.21.11514","issue":"21","note":"publisher: Proceedings of the National Academy of Sciences","page":"11514-11519","source":"pnas.org (Atypon)","title":"MIC-1, a novel macrophage inhibitory cytokine, is a divergent member of the TGF-β superfamily","volume":"94","author":[{"family":"Bootcov","given":"Michelle R."},{"family":"Bauskin","given":"Asne R."},{"family":"Valenzuela","given":"Stella M."},{"family":"Moore","given":"Anthony G."},{"family":"Bansal","given":"Mohinder"},{"family":"He","given":"Xiao Yan"},{"family":"Zhang","given":"Hong Ping"},{"family":"Donnellan","given":"Melissa"},{"family":"Mahler","given":"Stephen"},{"family":"Pryor","given":"Kimberley"},{"family":"Walsh","given":"Bradley J."},{"family":"Nicholson","given":"Richard C."},{"family":"Fairlie","given":"W. Douglas"},{"family":"Por","given":"Suzanne B."},{"family":"Robbins","given":"Joan M."},{"family":"Breit","given":"Samuel N."}],"issued":{"date-parts":[["1997",10,14]]}}}],"schema":"https://github.com/citation-style-language/schema/raw/master/csl-citation.json"} </w:instrText>
      </w:r>
      <w:r w:rsidRPr="003F141D">
        <w:fldChar w:fldCharType="separate"/>
      </w:r>
      <w:r w:rsidRPr="003F141D">
        <w:rPr>
          <w:noProof/>
        </w:rPr>
        <w:t>(Bootcov et al., 1997)</w:t>
      </w:r>
      <w:r w:rsidRPr="003F141D">
        <w:fldChar w:fldCharType="end"/>
      </w:r>
      <w:r w:rsidRPr="003F141D">
        <w:t xml:space="preserve">. </w:t>
      </w:r>
      <w:r>
        <w:t xml:space="preserve">Circulating levels of Gdf15 in adults vary based on sex, age, disease status, and physiological state. </w:t>
      </w:r>
      <w:r w:rsidRPr="003F141D">
        <w:t>In a large sample</w:t>
      </w:r>
      <w:r>
        <w:t xml:space="preserve"> from Scotland</w:t>
      </w:r>
      <w:r w:rsidRPr="003F141D">
        <w:t xml:space="preserve">, </w:t>
      </w:r>
      <w:r>
        <w:t>they found that</w:t>
      </w:r>
      <w:r w:rsidRPr="003F141D">
        <w:t xml:space="preserve"> levels of</w:t>
      </w:r>
      <w:r>
        <w:t xml:space="preserve"> circulating</w:t>
      </w:r>
      <w:r w:rsidRPr="003F141D">
        <w:t xml:space="preserve"> </w:t>
      </w:r>
      <w:r>
        <w:t>GDF15</w:t>
      </w:r>
      <w:r w:rsidRPr="003F141D">
        <w:t xml:space="preserve"> increase with age in both men and </w:t>
      </w:r>
      <w:r>
        <w:t xml:space="preserve">women and tended to be higher in those who </w:t>
      </w:r>
      <w:r w:rsidRPr="003F141D">
        <w:fldChar w:fldCharType="begin"/>
      </w:r>
      <w:r>
        <w:instrText xml:space="preserve"> ADDIN ZOTERO_ITEM CSL_CITATION {"citationID":"GuU49TUF","properties":{"formattedCitation":"(Welsh et al., 2022)","plainCitation":"(Welsh et al., 2022)","dontUpdate":true,"noteIndex":0},"citationItems":[{"id":1418,"uris":["http://zotero.org/users/5073745/items/6RGK8GV2"],"itemData":{"id":1418,"type":"article-journal","abstract":"Objectives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Pr="003F141D">
        <w:fldChar w:fldCharType="separate"/>
      </w:r>
      <w:r>
        <w:t xml:space="preserve">had cardiovascular disease, cancer, or diabetes </w:t>
      </w:r>
      <w:r w:rsidRPr="003F141D">
        <w:rPr>
          <w:noProof/>
        </w:rPr>
        <w:lastRenderedPageBreak/>
        <w:t>(Welsh et al., 2022)</w:t>
      </w:r>
      <w:r w:rsidRPr="003F141D">
        <w:fldChar w:fldCharType="end"/>
      </w:r>
      <w:r w:rsidRPr="003F141D">
        <w:t xml:space="preserve">. GDF15 </w:t>
      </w:r>
      <w:r>
        <w:t>increases</w:t>
      </w:r>
      <w:r w:rsidRPr="003F141D">
        <w:t xml:space="preserve"> in response to many </w:t>
      </w:r>
      <w:r>
        <w:t>stressors including</w:t>
      </w:r>
      <w:del w:id="252" w:author="Erica Jansen" w:date="2023-02-28T12:53:00Z">
        <w:r w:rsidRPr="003F141D" w:rsidDel="000D61A2">
          <w:delText xml:space="preserve"> as</w:delText>
        </w:r>
      </w:del>
      <w:r w:rsidRPr="003F141D">
        <w:t xml:space="preserve"> cardi</w:t>
      </w:r>
      <w:r>
        <w:t xml:space="preserve">ac injury </w:t>
      </w:r>
      <w:r>
        <w:fldChar w:fldCharType="begin"/>
      </w:r>
      <w:r>
        <w:instrText xml:space="preserve"> ADDIN ZOTERO_ITEM CSL_CITATION {"citationID":"GfJpRX1K","properties":{"formattedCitation":"(Kempf et al., 2006)","plainCitation":"(Kempf et al., 2006)","noteIndex":0},"citationItems":[{"id":1444,"uris":["http://zotero.org/users/5073745/items/ZGYIPTMH"],"itemData":{"id":1444,"type":"article-journal","abstract":"Data from the Women's Health Study show that serum levels of growth-differentiation factor-15 (GDF-15), a distant member of the transforming growth factor-beta superfamily, are an independent risk indicator for adverse cardiovascular events. However, the cellular sources, upstream regulators, and functional effects of GDF-15 in the cardiovascular system have not been elucidated. We have identified GDF-15 by cDNA expression array analysis as a gene that is strongly upregulated by nitrosative stress in cultured cardiomyocytes isolated from 1- to 3-day-old rats. GDF-15 mRNA and pro-peptide expression levels were also induced in cardiomyocytes subjected to simulated ischemia/reperfusion (I/R) via NO-peroxynitrite-dependent signaling pathways. GDF-15 was actively secreted into the culture supernatant, suggesting that it might exert autocrine/paracrine effects during I/R. To explore the in vivo relevance of these findings, mice were subjected to transient or permanent coronary artery ligation. Myocardial GDF-15 mRNA and pro-peptide abundance rapidly increased in the area-at-risk after ischemic injury. Similarly, patients with an acute myocardial infarction had enhanced myocardial GDF-15 pro-peptide expression levels. As shown by immunohistochemistry, cardiomyocytes in the ischemic area contributed significantly to the induction of GDF-15 in the infarcted human heart. To delineate the function of GDF-15 during I/R, Gdf-15 gene-targeted mice were subjected to transient coronary artery ligation for 1 hour followed by reperfusion for 24 hours. Gdf-15-deficient mice developed greater infarct sizes and displayed more cardiomyocyte apoptosis in the infarct border zone after I/R compared with wild-type littermates, indicating that endogenous GDF-15 limits myocardial tissue damage in vivo. Moreover, treatment with recombinant GDF-15 protected cultured cardiomyocytes from apoptosis during simulated I/R as shown by histone ELISA, TUNEL/Hoechst staining, and annexin V/propidium iodide fluorescence-activated cell sorting (FACS) analysis. Mechanistically, the prosurvival effects of GDF-15 in cultured cardiomyocytes were abolished by phosphoinositide 3-OH kinase inhibitors and adenoviral expression of dominant-negative Akt1 (K179M mutation). In conclusion, our study identifies induction of GDF-15 in the heart as a novel defense mechanism that protects from I/R injury.","container-title":"Circulation Research","DOI":"10.1161/01.RES.0000202805.73038.48","ISSN":"1524-4571","issue":"3","journalAbbreviation":"Circ Res","language":"eng","note":"PMID: 16397141","page":"351-360","source":"PubMed","title":"The transforming growth factor-beta superfamily member growth-differentiation factor-15 protects the heart from ischemia/reperfusion injury","volume":"98","author":[{"family":"Kempf","given":"Tibor"},{"family":"Eden","given":"Matthias"},{"family":"Strelau","given":"Jens"},{"family":"Naguib","given":"Marian"},{"family":"Willenbockel","given":"Christian"},{"family":"Tongers","given":"Jörn"},{"family":"Heineke","given":"Jörg"},{"family":"Kotlarz","given":"Daniel"},{"family":"Xu","given":"Jian"},{"family":"Molkentin","given":"Jeffery D."},{"family":"Niessen","given":"Hans W."},{"family":"Drexler","given":"Helmut"},{"family":"Wollert","given":"Kai C."}],"issued":{"date-parts":[["2006",2,17]]}}}],"schema":"https://github.com/citation-style-language/schema/raw/master/csl-citation.json"} </w:instrText>
      </w:r>
      <w:r>
        <w:fldChar w:fldCharType="separate"/>
      </w:r>
      <w:r>
        <w:rPr>
          <w:noProof/>
        </w:rPr>
        <w:t>(Kempf et al., 2006)</w:t>
      </w:r>
      <w:r>
        <w:fldChar w:fldCharType="end"/>
      </w:r>
      <w:r w:rsidRPr="003F141D">
        <w:t>, cachexia of cancer</w:t>
      </w:r>
      <w:r>
        <w:t xml:space="preserve"> </w:t>
      </w:r>
      <w:r>
        <w:fldChar w:fldCharType="begin"/>
      </w:r>
      <w:r>
        <w:instrText xml:space="preserve"> ADDIN ZOTERO_ITEM CSL_CITATION {"citationID":"ir4AGC19","properties":{"formattedCitation":"(Suriben et al., 2020)","plainCitation":"(Suriben et al., 2020)","noteIndex":0},"citationItems":[{"id":1447,"uris":["http://zotero.org/users/5073745/items/DDYB6PDM"],"itemData":{"id":1447,"type":"article-journal","abstract":"Cancer cachexia is a highly prevalent condition associated with poor quality of life and reduced survival1. Tumor-induced perturbations in the endocrine, immune and nervous systems drive anorexia and catabolic changes in adipose tissue and skeletal muscle, hallmarks of cancer cachexia2-4. However, the molecular mechanisms driving cachexia remain poorly defined, and there are currently no approved drugs for the condition. Elevation in circulating growth differentiation factor 15 (GDF15) correlates with cachexia and reduced survival in patients with cancer5-8, and a GDNF family receptor alpha like (GFRAL)-Ret proto-oncogene (RET) signaling complex in brainstem neurons that mediates GDF15-induced weight loss in mice has recently been described9-12. Here we report a therapeutic antagonistic monoclonal antibody, 3P10, that targets GFRAL and inhibits RET signaling by preventing the GDF15-driven interaction of RET with GFRAL on the cell surface. Treatment with 3P10 reverses excessive lipid oxidation in tumor-bearing mice and prevents cancer cachexia, even under calorie-restricted conditions. Mechanistically, activation of the GFRAL-RET pathway induces expression of genes involved in lipid metabolism in adipose tissues, and both peripheral chemical sympathectomy and loss of adipose triglyceride lipase protect mice from GDF15-induced weight loss. These data uncover a peripheral sympathetic axis by which GDF15 elicits a lipolytic response in adipose tissue independently of anorexia, leading to reduced adipose and muscle mass and function in tumor-bearing mice.","container-title":"N</w:instrText>
      </w:r>
      <w:r w:rsidRPr="005D7FE2">
        <w:rPr>
          <w:lang w:val="es-MX"/>
          <w:rPrChange w:id="253" w:author="Erica Jansen" w:date="2023-03-06T11:01:00Z">
            <w:rPr/>
          </w:rPrChange>
        </w:rPr>
        <w:instrText xml:space="preserve">ature Medicine","DOI":"10.1038/s41591-020-0945-x","ISSN":"1546-170X","issue":"8","journalAbbreviation":"Nat Med","language":"eng","note":"PMID: 32661391","page":"1264-1270","source":"PubMed","title":"Antibody-mediated inhibition of GDF15-GFRAL activity reverses cancer cachexia in mice","volume":"26","author":[{"family":"Suriben","given":"Rowena"},{"family":"Chen","given":"Michael"},{"family":"Higbee","given":"Jared"},{"family":"Oeffinger","given":"Julie"},{"family":"Ventura","given":"Richard"},{"family":"Li","given":"Betty"},{"family":"Mondal","given":"Kalyani"},{"family":"Gao","given":"Zhengyu"},{"family":"Ayupova","given":"Dina"},{"family":"Taskar","given":"Pranali"},{"family":"Li","given":"Diana"},{"family":"Starck","given":"Shelley R."},{"family":"Chen","given":"Hung-I. Harry"},{"family":"McEntee","given":"Michele"},{"family":"Katewa","given":"Subhash D."},{"family":"Phung","given":"Van"},{"family":"Wang","given":"Marilyn"},{"family":"Kekatpure","given":"Avantika"},{"family":"Lakshminarasimhan","given":"Damodharan"},{"family":"White","given":"Andre"},{"family":"Olland","given":"Andrea"},{"family":"Haldankar","given":"Raj"},{"family":"Solloway","given":"Mark J."},{"family":"Hsu","given":"Jer-Yuan"},{"family":"Wang","given":"Yan"},{"family":"Tang","given":"Jie"},{"family":"Lindhout","given":"Darrin A."},{"family":"Allan","given":"Bernard B."}],"issued":{"date-parts":[["2020",8]]}}}],"schema":"https://github.com/citation-style-language/schema/raw/master/csl-citation.json"} </w:instrText>
      </w:r>
      <w:r>
        <w:fldChar w:fldCharType="separate"/>
      </w:r>
      <w:r w:rsidRPr="005D7FE2">
        <w:rPr>
          <w:lang w:val="es-MX"/>
          <w:rPrChange w:id="254" w:author="Erica Jansen" w:date="2023-03-06T11:01:00Z">
            <w:rPr/>
          </w:rPrChange>
        </w:rPr>
        <w:t>(Suriben et al., 2020)</w:t>
      </w:r>
      <w:r>
        <w:fldChar w:fldCharType="end"/>
      </w:r>
      <w:r w:rsidRPr="005D7FE2">
        <w:rPr>
          <w:lang w:val="es-MX"/>
          <w:rPrChange w:id="255" w:author="Erica Jansen" w:date="2023-03-06T11:01:00Z">
            <w:rPr/>
          </w:rPrChange>
        </w:rPr>
        <w:t xml:space="preserve">, mitochondrial stress </w:t>
      </w:r>
      <w:r>
        <w:fldChar w:fldCharType="begin"/>
      </w:r>
      <w:r w:rsidRPr="005D7FE2">
        <w:rPr>
          <w:lang w:val="es-MX"/>
          <w:rPrChange w:id="256" w:author="Erica Jansen" w:date="2023-03-06T11:01:00Z">
            <w:rPr/>
          </w:rPrChange>
        </w:rPr>
        <w:instrText xml:space="preserve"> ADDIN ZOTERO_ITEM CSL_CITATION {"citationID":"51HXZE2Z","properties":{"formattedCitation":"(Ost et al., 2020)","plainCitation":"(Ost et al., 2020)","noteIndex":0},"citationItems":[{"id":564,"uris":["http://zotero.org/users/5073745/items/2MCBVNJG"],"itemData":{"id":564,"type":"article-journal","abstract":"Abstract Mitochondrial dysfunction promotes metabolic stress responses in a cell-autonomous as well as organismal manner. The wasting hormone growth differentiation factor 15 (GDF15) is recognized as a biomarker of mitochondrial disorders, but its pathophysiological function remains elusive. To test the hypothesis that GDF15 is fundamental to the metabolic stress response during mitochondrial dysfunction, we investigated transgenic mice (Ucp1-TG) with compromised muscle-specific mitochondrial OXPHOS capacity via respiratory uncoupling. Ucp1-TG mice show a skeletal muscle-specific induction and diurnal variation of GDF15 as a myokine. Remarkably, genetic loss of GDF15 in Ucp1-TG mice does not affect muscle wasting or transcriptional cell-autonomous stress response but promotes a progressive increase in body fat mass. Furthermore, muscle mitochondrial stress-induced systemic metabolic flexibility, insulin sensitivity, and white adipose tissue browning are fully abolished in the absence of GDF15. Mechanistically, we uncovered a GDF15-dependent daytime-restricted anorexia, whereas GDF15 is unable to suppress food intake at night. Altogether, our evidence suggests a novel diurnal action and key pathophysiological role of mitochondrial stress-induced GDF15 in the regulation of systemic energy metabolism.","container-title":"EMBO reports","DOI":"10.15252/embr.201948804","ISSN":"1469-221X","issue":"3","journalAbbreviation":"EMBO reports","note":"publisher: John Wiley &amp; Sons, Ltd","page":"e48804","source":"embopress.org (Atypon)","title":"Muscle-derived GDF15 drives diurnal anorexia and systemic metabolic remodeling during mitochondrial stress","volume":"21","author":[{"family":"Ost","given":"Mario"},{"family":"Igual Gil","given":"Carla"},{"family":"Coleman","given":"Verena"},{"family":"Keipert","given":"Susanne"},{"family":"Efstathiou","given":"Sotirios"},{"family":"Vidic","given":"Veronika"},{"family":"Weyers","given":"Miriam"},{"family":"Klaus","given":"Susanne"}],"issued":{"date-parts":[["2020",3,4]]}}}],"schema":"https://github.com/citation-style-language/schema/raw/master/csl-citation.json"} </w:instrText>
      </w:r>
      <w:r>
        <w:fldChar w:fldCharType="separate"/>
      </w:r>
      <w:r w:rsidRPr="005D7FE2">
        <w:rPr>
          <w:lang w:val="es-MX"/>
          <w:rPrChange w:id="257" w:author="Erica Jansen" w:date="2023-03-06T11:01:00Z">
            <w:rPr/>
          </w:rPrChange>
        </w:rPr>
        <w:t>(Ost et al., 2020)</w:t>
      </w:r>
      <w:r>
        <w:fldChar w:fldCharType="end"/>
      </w:r>
      <w:r w:rsidRPr="005D7FE2">
        <w:rPr>
          <w:lang w:val="es-MX"/>
          <w:rPrChange w:id="258" w:author="Erica Jansen" w:date="2023-03-06T11:01:00Z">
            <w:rPr/>
          </w:rPrChange>
        </w:rPr>
        <w:t xml:space="preserve">, intense exercise </w:t>
      </w:r>
      <w:r>
        <w:fldChar w:fldCharType="begin"/>
      </w:r>
      <w:r w:rsidRPr="005D7FE2">
        <w:rPr>
          <w:lang w:val="es-MX"/>
          <w:rPrChange w:id="259" w:author="Erica Jansen" w:date="2023-03-06T11:01:00Z">
            <w:rPr/>
          </w:rPrChange>
        </w:rPr>
        <w:instrText xml:space="preserve"> ADDIN ZOTERO_ITEM CSL_CITATION {"citationID":"Q9ezapcM","properties":{"formattedCitation":"(Klein et al., 2021)","plainCitation":"(Klein et al., 2021)","noteIndex":0},"citationItems":[{"id":1441,"uris":["http://zotero.org/users/5073745/items/N7UUX6A6"],"itemData":{"id":1441,"type":"article-journal","abstract":"Growing evidence supports that pharmacological application of growth differentiation factor 15 (GDF15) suppresses appetite but also promotes sickness-like behaviors in rodents via GDNF family receptor </w:instrText>
      </w:r>
      <w:r>
        <w:instrText>α</w:instrText>
      </w:r>
      <w:r w:rsidRPr="005D7FE2">
        <w:rPr>
          <w:lang w:val="es-MX"/>
          <w:rPrChange w:id="260" w:author="Erica Jansen" w:date="2023-03-06T11:01:00Z">
            <w:rPr/>
          </w:rPrChange>
        </w:rPr>
        <w:instrText>-like (GFRAL)-dependent mechanisms. Conversely, the endogenous regulation of GDF15 and its physiological effects on energy homeostasis and behavior remain elusive. Here we show, in four independent human studies that prolonged endurance exercise increases circulating GDF15 to levels otherwise only observed in pathophysiological conditions. This exercise-induced increase can be recapitulated in mice and is accompanied by increased Gdf15 expression in the liver, skeletal muscle, and heart muscle. However, whereas pharmacological GDF15 inhibits appetite and suppresses voluntary running activity via GFRAL, the physiological induction of GDF15 by exercise does not. In summary, exercise-induced circulating GDF15 correlates with the duration of endurance exercise. Yet, higher GDF15 levels after exercise are not sufficient to evoke canonical pharmacological GDF15 effects on appetite or responsible for diminishing exercise motivation., The p</w:instrText>
      </w:r>
      <w:r>
        <w:instrText xml:space="preserve">hysiological role of GDF15 remains poorly defined. Here, the authors show that circulating GDF15 increases in response to prolonged exercise, but that this exercise-induced GDF15, unlike pharmacological GDF15, does not affect post-exercise food intake or exercise motivation.","container-title":"Nature Communications","DOI":"10.1038/s41467-021-21309-x","ISSN":"2041-1723","journalAbbreviation":"Nat Commun","note":"PMID: 33589633\nPMCID: PMC7884842","page":"1041","source":"PubMed Central","title":"Pharmacological but not physiological GDF15 suppresses feeding and the motivation to exercise","volume":"12","author":[{"family":"Klein","given":"Anders B."},{"family":"Nicolaisen","given":"Trine S."},{"family":"Ørtenblad","given":"Niels"},{"family":"Gejl","given":"Kasper D."},{"family":"Jensen","given":"Rasmus"},{"family":"Fritzen","given":"Andreas M."},{"family":"Larsen","given":"Emil L."},{"family":"Karstoft","given":"Kristian"},{"family":"Poulsen","given":"Henrik E."},{"family":"Morville","given":"Thomas"},{"family":"Sahl","given":"Ronni E."},{"family":"Helge","given":"Jørn W."},{"family":"Lund","given":"Jens"},{"family":"Falk","given":"Sarah"},{"family":"Lyngbæk","given":"Mark"},{"family":"Ellingsgaard","given":"Helga"},{"family":"Pedersen","given":"Bente K."},{"family":"Lu","given":"Wei"},{"family":"Finan","given":"Brian"},{"family":"Jørgensen","given":"Sebastian B."},{"family":"Seeley","given":"Randy J."},{"family":"Kleinert","given":"Maximilian"},{"family":"Kiens","given":"Bente"},{"family":"Richter","given":"Erik A."},{"family":"Clemmensen","given":"Christoffer"}],"issued":{"date-parts":[["2021",2,15]]}}}],"schema":"https://github.com/citation-style-language/schema/raw/master/csl-citation.json"} </w:instrText>
      </w:r>
      <w:r>
        <w:fldChar w:fldCharType="separate"/>
      </w:r>
      <w:r>
        <w:rPr>
          <w:noProof/>
        </w:rPr>
        <w:t>(Klein et al., 2021)</w:t>
      </w:r>
      <w:r>
        <w:fldChar w:fldCharType="end"/>
      </w:r>
      <w:r w:rsidRPr="003F141D">
        <w:t>, and most relevant to this work, during pregnancy</w:t>
      </w:r>
      <w:r>
        <w:t xml:space="preserve"> </w:t>
      </w:r>
      <w:r w:rsidRPr="003F141D">
        <w:fldChar w:fldCharType="begin"/>
      </w:r>
      <w:r>
        <w:instrText xml:space="preserve"> ADDIN ZOTERO_ITEM CSL_CITATION {"citationID":"6JugbC65","properties":{"formattedCitation":"(Andersson-Hall et al., 2021; Chen et al., 2016; Marjono et al., 2003; Sugulle et al., 2009; Welsh et al., 2022)","plainCitation":"(Andersson-Hall et al., 2021; Chen et al., 2016; Marjono et al., 2003; Sugulle et al., 2009; Welsh et al., 2022)","noteIndex":0},"citationItems":[{"id":1384,"uris":["http://zotero.org/users/5073745/items/D7NVPGRH"],"itemData":{"id":1384,"type":"article-journal","abstract":"Objective/Aim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1440,"uris":["http://zotero.org/users/5073745/items/FVD859KV"],"itemData":{"id":1440,"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Cathrine"}],"issued":{"date-parts":[["2009",7]]}}},{"id":1418,"uris":["http://zotero.org/users/5073745/items/6RGK8GV2"],"itemData":{"id":1418,"type":"article-journal","abstract":"Objectives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Pr="003F141D">
        <w:fldChar w:fldCharType="separate"/>
      </w:r>
      <w:r>
        <w:rPr>
          <w:noProof/>
        </w:rPr>
        <w:t>(Andersson-Hall et al., 2021; Chen et al., 2016; Marjono et al., 2003; Sugulle et al., 2009; Welsh et al., 2022)</w:t>
      </w:r>
      <w:r w:rsidRPr="003F141D">
        <w:fldChar w:fldCharType="end"/>
      </w:r>
      <w:r w:rsidRPr="003F141D">
        <w:t>.</w:t>
      </w:r>
    </w:p>
    <w:p w14:paraId="2E5F85E7" w14:textId="77777777" w:rsidR="00634CB7" w:rsidRDefault="00634CB7" w:rsidP="00634CB7">
      <w:pPr>
        <w:ind w:firstLine="720"/>
      </w:pPr>
      <w:r>
        <w:t xml:space="preserve">Preclinical work with knockout or knockdown models have highlighted the role of </w:t>
      </w:r>
      <w:r>
        <w:rPr>
          <w:iCs/>
        </w:rPr>
        <w:t>GDF15</w:t>
      </w:r>
      <w:r>
        <w:rPr>
          <w:i/>
          <w:iCs/>
        </w:rPr>
        <w:t xml:space="preserve"> </w:t>
      </w:r>
      <w:r>
        <w:t xml:space="preserve">in body weight regulation </w:t>
      </w:r>
      <w:r>
        <w:fldChar w:fldCharType="begin"/>
      </w:r>
      <w:r>
        <w:instrText xml:space="preserve"> ADDIN ZOTERO_ITEM CSL_CITATION {"citationID":"LQpghmEy","properties":{"formattedCitation":"(Hsu et al., 2017, p. 15)","plainCitation":"(Hsu et al., 2017, p. 15)","noteIndex":0},"citationItems":[{"id":140,"uris":["http://zotero.org/users/5073745/items/E4JB9GBK"],"itemData":{"id":140,"type":"article-journal","abstract":"Under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B."}],"issued":{"date-parts":[["2017",10]]}},"locator":"15"}],"schema":"https://github.com/citation-style-language/schema/raw/master/csl-citation.json"} </w:instrText>
      </w:r>
      <w:r>
        <w:fldChar w:fldCharType="separate"/>
      </w:r>
      <w:r>
        <w:rPr>
          <w:noProof/>
        </w:rPr>
        <w:t>(Hsu et al., 2017, p. 15)</w:t>
      </w:r>
      <w:r>
        <w:fldChar w:fldCharType="end"/>
      </w:r>
      <w:r>
        <w:t xml:space="preserve">, appetite </w:t>
      </w:r>
      <w:r>
        <w:fldChar w:fldCharType="begin"/>
      </w:r>
      <w:r>
        <w:instrText xml:space="preserve"> ADDIN ZOTERO_ITEM CSL_CITATION {"citationID":"wBWT04r7","properties":{"formattedCitation":"(Tsai et al., 2019)","plainCitation":"(Tsai et al., 2019)","noteIndex":0},"citationItems":[{"id":1452,"uris":["http://zotero.org/users/5073745/items/FA9CTGNI"],"itemData":{"id":1452,"type":"article-journal","abstract":"Elevated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fldChar w:fldCharType="separate"/>
      </w:r>
      <w:r>
        <w:rPr>
          <w:noProof/>
        </w:rPr>
        <w:t>(Tsai et al., 2019)</w:t>
      </w:r>
      <w:r>
        <w:fldChar w:fldCharType="end"/>
      </w:r>
      <w:r>
        <w:t xml:space="preserve">, and emesis </w:t>
      </w:r>
      <w:r>
        <w:fldChar w:fldCharType="begin"/>
      </w:r>
      <w:r>
        <w:instrText xml:space="preserve"> ADDIN ZOTERO_ITEM CSL_CITATION {"citationID":"6aMuzimC","properties":{"formattedCitation":"(Borner et al., 2020)","plainCitation":"(Borner et al., 2020)","noteIndex":0},"citationItems":[{"id":1449,"uris":["http://zotero.org/users/5073745/items/WDS35T9T"],"itemData":{"id":1449,"type":"article-journal","abstract":"Growth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fldChar w:fldCharType="separate"/>
      </w:r>
      <w:r>
        <w:rPr>
          <w:noProof/>
        </w:rPr>
        <w:t>(Borner et al., 2020)</w:t>
      </w:r>
      <w:r>
        <w:fldChar w:fldCharType="end"/>
      </w:r>
      <w:r>
        <w:t xml:space="preserve">. These models show that </w:t>
      </w:r>
      <w:r w:rsidRPr="00D80DAC">
        <w:rPr>
          <w:i/>
          <w:iCs/>
        </w:rPr>
        <w:t>Gdf15</w:t>
      </w:r>
      <w:r>
        <w:rPr>
          <w:i/>
          <w:iCs/>
        </w:rPr>
        <w:t xml:space="preserve"> </w:t>
      </w:r>
      <w:r>
        <w:t xml:space="preserve">acts through the GFRAL receptor found in the area postrema of the brain. The effect of Gdf15 antagonism through antibodies or knockout on food intake depends on the diet the rodents are fed. When consuming a high fat, high sucrose diet food intake and body weight increases </w:t>
      </w:r>
      <w:r>
        <w:fldChar w:fldCharType="begin"/>
      </w:r>
      <w:r>
        <w:instrText xml:space="preserve"> ADDIN ZOTERO_ITEM CSL_CITATION {"citationID":"uREomVip","properties":{"formattedCitation":"(Tran et al., 2018; Tsai et al., 2019)","plainCitation":"(Tran et al., 2018; Tsai et al., 2019)","noteIndex":0},"citationItems":[{"id":1553,"uris":["http://zotero.org/users/5073745/items/DBNXSE52"],"itemData":{"id":1553,"type":"article-journal","abstract":"Pharmacological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fldChar w:fldCharType="separate"/>
      </w:r>
      <w:r>
        <w:rPr>
          <w:noProof/>
        </w:rPr>
        <w:t>(Tran et al., 2018; Tsai et al., 2019)</w:t>
      </w:r>
      <w:r>
        <w:fldChar w:fldCharType="end"/>
      </w:r>
      <w:r>
        <w:t xml:space="preserve">; however, when consuming a chow diet, they remain similar to wildtype animals </w:t>
      </w:r>
      <w:r>
        <w:fldChar w:fldCharType="begin"/>
      </w:r>
      <w:r>
        <w:instrText xml:space="preserve"> ADDIN ZOTERO_ITEM CSL_CITATION {"citationID":"KLJmDdOP","properties":{"formattedCitation":"(Tran et al., 2018)","plainCitation":"(Tran et al., 2018)","noteIndex":0},"citationItems":[{"id":1553,"uris":["http://zotero.org/users/5073745/items/DBNXSE52"],"itemData":{"id":1553,"type":"article-journal","abstract":"Pharmacological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schema":"https://github.com/citation-style-language/schema/raw/master/csl-citation.json"} </w:instrText>
      </w:r>
      <w:r>
        <w:fldChar w:fldCharType="separate"/>
      </w:r>
      <w:r>
        <w:rPr>
          <w:noProof/>
        </w:rPr>
        <w:t>(Tran et al., 2018)</w:t>
      </w:r>
      <w:r>
        <w:fldChar w:fldCharType="end"/>
      </w:r>
      <w:r>
        <w:t xml:space="preserve">. The role of GFRAL in body weight and food intake has been just a critical as </w:t>
      </w:r>
      <w:r w:rsidRPr="005C68E9">
        <w:rPr>
          <w:i/>
          <w:iCs/>
        </w:rPr>
        <w:t>Gdf15</w:t>
      </w:r>
      <w:r>
        <w:t xml:space="preserve">. One study discovered a positive association between GFRAL positive neurons and fat mass/body weight gain </w:t>
      </w:r>
      <w:r>
        <w:fldChar w:fldCharType="begin"/>
      </w:r>
      <w:r>
        <w:instrText xml:space="preserve"> ADDIN ZOTERO_ITEM CSL_CITATION {"citationID":"v3rcAsUI","properties":{"formattedCitation":"(Tsai et al., 2019)","plainCitation":"(Tsai et al., 2019)","noteIndex":0},"citationItems":[{"id":1452,"uris":["http://zotero.org/users/5073745/items/FA9CTGNI"],"itemData":{"id":1452,"type":"article-journal","abstract":"Elevated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fldChar w:fldCharType="separate"/>
      </w:r>
      <w:r>
        <w:rPr>
          <w:noProof/>
        </w:rPr>
        <w:t>(Tsai et al., 2019)</w:t>
      </w:r>
      <w:r>
        <w:fldChar w:fldCharType="end"/>
      </w:r>
      <w:r>
        <w:t xml:space="preserve">. Interrupting GFRAL receptors in preclinical models </w:t>
      </w:r>
      <w:del w:id="261" w:author="Sandoval, Darleen" w:date="2023-03-01T12:39:00Z">
        <w:r>
          <w:delText>don’t</w:delText>
        </w:r>
        <w:r w:rsidDel="006F712D">
          <w:delText xml:space="preserve"> </w:delText>
        </w:r>
      </w:del>
      <w:ins w:id="262" w:author="Sandoval, Darleen" w:date="2023-03-01T12:39:00Z">
        <w:r w:rsidR="006F712D">
          <w:t>does not</w:t>
        </w:r>
        <w:r>
          <w:t xml:space="preserve"> </w:t>
        </w:r>
      </w:ins>
      <w:r>
        <w:t xml:space="preserve">produce consistent results on weight and feeding. One model showed </w:t>
      </w:r>
      <w:ins w:id="263" w:author="Sandoval, Darleen" w:date="2023-03-01T12:39:00Z">
        <w:r w:rsidR="006F712D">
          <w:t xml:space="preserve">that </w:t>
        </w:r>
      </w:ins>
      <w:r>
        <w:t>ablating GFRAL in mice resulted in smaller mice at the beginning of the study that developed increased food intake and weight gain</w:t>
      </w:r>
      <w:ins w:id="264" w:author="Sandoval, Darleen" w:date="2023-03-06T11:01:00Z">
        <w:r>
          <w:t xml:space="preserve"> </w:t>
        </w:r>
      </w:ins>
      <w:ins w:id="265" w:author="Sandoval, Darleen" w:date="2023-03-01T12:39:00Z">
        <w:r w:rsidR="006F712D">
          <w:t>over time</w:t>
        </w:r>
        <w:r>
          <w:t xml:space="preserve"> </w:t>
        </w:r>
      </w:ins>
      <w:r>
        <w:t xml:space="preserve">from eating a hyperpalatable diet </w:t>
      </w:r>
      <w:r>
        <w:fldChar w:fldCharType="begin"/>
      </w:r>
      <w:r>
        <w:instrText xml:space="preserve"> ADDIN ZOTERO_ITEM CSL_CITATION {"citationID":"Hgw79xUE","properties":{"formattedCitation":"(Mullican et al., 2017)","plainCitation":"(Mullican et al., 2017)","noteIndex":0},"citationItems":[{"id":1478,"uris":["http://zotero.org/users/5073745/items/4SK3Y76E"],"itemData":{"id":1478,"type":"article-journal","container-title":"Nature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M"}],"issued":{"date-parts":[["2017",10,1]]}}}],"schema":"https://github.com/citation-style-language/schema/raw/master/csl-citation.json"} </w:instrText>
      </w:r>
      <w:r>
        <w:fldChar w:fldCharType="separate"/>
      </w:r>
      <w:r>
        <w:rPr>
          <w:noProof/>
        </w:rPr>
        <w:t>(Mullican et al., 2017)</w:t>
      </w:r>
      <w:r>
        <w:fldChar w:fldCharType="end"/>
      </w:r>
      <w:r>
        <w:t xml:space="preserve">. Another noted no differences in food intake, weight accretion, or in size at the onset of the experiment </w:t>
      </w:r>
      <w:commentRangeStart w:id="266"/>
      <w:commentRangeStart w:id="267"/>
      <w:r>
        <w:fldChar w:fldCharType="begin"/>
      </w:r>
      <w:r>
        <w:instrText xml:space="preserve"> ADDIN ZOTERO_ITEM CSL_CITATION {"citationID":"9UMfCx5f","properties":{"formattedCitation":"(Yang et al., 2017)","plainCitation":"(Yang et al., 2017)","noteIndex":0},"citationItems":[{"id":1558,"uris":["http://zotero.org/users/5073745/items/MG8ERW2R"],"itemData":{"id":1558,"type":"article-journal","abstract":"GDF15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fldChar w:fldCharType="separate"/>
      </w:r>
      <w:r>
        <w:rPr>
          <w:noProof/>
        </w:rPr>
        <w:t>(Yang et al., 2017)</w:t>
      </w:r>
      <w:r>
        <w:fldChar w:fldCharType="end"/>
      </w:r>
      <w:commentRangeEnd w:id="266"/>
      <w:ins w:id="268" w:author="Sandoval, Darleen" w:date="2023-03-06T11:01:00Z">
        <w:r w:rsidR="006F712D">
          <w:rPr>
            <w:rStyle w:val="CommentReference"/>
            <w:rFonts w:asciiTheme="minorHAnsi" w:eastAsiaTheme="minorHAnsi" w:hAnsiTheme="minorHAnsi" w:cstheme="minorBidi"/>
            <w:color w:val="auto"/>
          </w:rPr>
          <w:commentReference w:id="266"/>
        </w:r>
        <w:commentRangeEnd w:id="267"/>
        <w:r w:rsidR="007319D9">
          <w:rPr>
            <w:rStyle w:val="CommentReference"/>
            <w:rFonts w:asciiTheme="minorHAnsi" w:eastAsiaTheme="minorHAnsi" w:hAnsiTheme="minorHAnsi" w:cstheme="minorBidi"/>
            <w:color w:val="auto"/>
          </w:rPr>
          <w:commentReference w:id="267"/>
        </w:r>
        <w:r>
          <w:t>.</w:t>
        </w:r>
      </w:ins>
      <w:del w:id="269" w:author="Sandoval, Darleen" w:date="2023-03-06T11:01:00Z">
        <w:r>
          <w:delText>.</w:delText>
        </w:r>
      </w:del>
      <w:r>
        <w:t xml:space="preserve"> </w:t>
      </w:r>
    </w:p>
    <w:p w14:paraId="21A0B92D" w14:textId="51488563" w:rsidR="00634CB7" w:rsidRPr="00F0189F" w:rsidRDefault="00634CB7" w:rsidP="00634CB7">
      <w:pPr>
        <w:ind w:firstLine="720"/>
      </w:pPr>
      <w:r>
        <w:t xml:space="preserve">Pharmacologic administration or overexpression of Gdf15 induces weight loss through reductions in food intake </w:t>
      </w:r>
      <w:r>
        <w:fldChar w:fldCharType="begin"/>
      </w:r>
      <w:r>
        <w:instrText xml:space="preserve"> ADDIN ZOTERO_ITEM CSL_CITATION {"citationID":"HaqSzkBn","properties":{"formattedCitation":"(Hsu et al., 2017; Mullican et al., 2017; Yang et al., 2017)","plainCitation":"(Hsu et al., 2017; Mullican et al., 2017; Yang et al., 2017)","noteIndex":0},"citationItems":[{"id":140,"uris":["http://zotero.org/users/5073745/items/E4JB9GBK"],"itemData":{"id":140,"type":"article-journal","abstract":"Under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M"}],"issued":{"date-parts":[["2017",10,1]]}}},{"id":1558,"uris":["http://zotero.org/users/5073745/items/MG8ERW2R"],"itemData":{"id":1558,"type":"article-journal","abstract":"GDF15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fldChar w:fldCharType="separate"/>
      </w:r>
      <w:r>
        <w:rPr>
          <w:noProof/>
        </w:rPr>
        <w:t>(Hsu et al., 2017; Mullican et al., 2017; Yang et al., 2017)</w:t>
      </w:r>
      <w:r>
        <w:fldChar w:fldCharType="end"/>
      </w:r>
      <w:r>
        <w:t xml:space="preserve">. It also results in nausea-like behavior in mice and emesis in shrews </w:t>
      </w:r>
      <w:r>
        <w:fldChar w:fldCharType="begin"/>
      </w:r>
      <w:r>
        <w:instrText xml:space="preserve"> ADDIN ZOTERO_ITEM CSL_CITATION {"citationID":"mlgiDbMw","properties":{"formattedCitation":"(Borner et al., 2020)","plainCitation":"(Borner et al., 2020)","noteIndex":0},"citationItems":[{"id":1449,"uris":["http://zotero.org/users/5073745/items/WDS35T9T"],"itemData":{"id":1449,"type":"article-journal","abstract":"Growth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fldChar w:fldCharType="separate"/>
      </w:r>
      <w:r>
        <w:rPr>
          <w:noProof/>
        </w:rPr>
        <w:t>(Borner et al., 2020)</w:t>
      </w:r>
      <w:r>
        <w:fldChar w:fldCharType="end"/>
      </w:r>
      <w:r>
        <w:t xml:space="preserve">, </w:t>
      </w:r>
      <w:del w:id="270" w:author="Sandoval, Darleen" w:date="2023-03-01T12:41:00Z">
        <w:r>
          <w:delText>reduced</w:delText>
        </w:r>
      </w:del>
      <w:ins w:id="271" w:author="Erica Jansen" w:date="2023-02-28T12:54:00Z">
        <w:r w:rsidR="000D61A2">
          <w:t>?</w:t>
        </w:r>
      </w:ins>
      <w:del w:id="272" w:author="Sandoval, Darleen" w:date="2023-03-01T12:41:00Z">
        <w:r>
          <w:delText xml:space="preserve"> </w:delText>
        </w:r>
      </w:del>
      <w:del w:id="273" w:author="Sandoval, Darleen" w:date="2023-03-01T12:42:00Z">
        <w:r>
          <w:delText>changes in food preferences</w:delText>
        </w:r>
      </w:del>
      <w:ins w:id="274" w:author="Sandoval, Darleen" w:date="2023-03-01T12:42:00Z">
        <w:r w:rsidR="006F712D">
          <w:t xml:space="preserve">decreases fat </w:t>
        </w:r>
        <w:r w:rsidR="006F712D">
          <w:lastRenderedPageBreak/>
          <w:t>preference</w:t>
        </w:r>
      </w:ins>
      <w:r>
        <w:t xml:space="preserve"> </w:t>
      </w:r>
      <w:r>
        <w:fldChar w:fldCharType="begin"/>
      </w:r>
      <w:r>
        <w:instrText xml:space="preserve"> ADDIN ZOTERO_ITEM CSL_CITATION {"citationID":"Kg2s5Rhw","properties":{"formattedCitation":"(Frikke-Schmidt et al., 2019)","plainCitation":"(Frikke-Schmidt et al., 2019)","noteIndex":0},"citationItems":[{"id":1379,"uris":["http://zotero.org/users/5073745/items/5MMFNCAZ"],"itemData":{"id":1379,"type":"article-journal","abstract":"OBJECTIVE: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fldChar w:fldCharType="separate"/>
      </w:r>
      <w:r>
        <w:rPr>
          <w:noProof/>
        </w:rPr>
        <w:t>(Frikke-Schmidt et al., 2019)</w:t>
      </w:r>
      <w:r>
        <w:fldChar w:fldCharType="end"/>
      </w:r>
      <w:r>
        <w:t xml:space="preserve">, </w:t>
      </w:r>
      <w:del w:id="275" w:author="Sandoval, Darleen" w:date="2023-03-01T12:42:00Z">
        <w:r>
          <w:delText xml:space="preserve">or </w:delText>
        </w:r>
      </w:del>
      <w:ins w:id="276" w:author="Sandoval, Darleen" w:date="2023-03-01T12:42:00Z">
        <w:r w:rsidR="006F712D">
          <w:t xml:space="preserve">and </w:t>
        </w:r>
      </w:ins>
      <w:del w:id="277" w:author="Sandoval, Darleen" w:date="2023-03-01T12:42:00Z">
        <w:r>
          <w:delText>a</w:delText>
        </w:r>
      </w:del>
      <w:r>
        <w:t xml:space="preserve"> </w:t>
      </w:r>
      <w:ins w:id="278" w:author="Sandoval, Darleen" w:date="2023-03-06T11:01:00Z">
        <w:r>
          <w:t>decrease</w:t>
        </w:r>
      </w:ins>
      <w:ins w:id="279" w:author="Sandoval, Darleen" w:date="2023-03-01T12:42:00Z">
        <w:r w:rsidR="006F712D">
          <w:t>s</w:t>
        </w:r>
      </w:ins>
      <w:del w:id="280" w:author="Sandoval, Darleen" w:date="2023-03-06T11:01:00Z">
        <w:r>
          <w:delText>decrease</w:delText>
        </w:r>
      </w:del>
      <w:r>
        <w:t xml:space="preserve"> in meal size </w:t>
      </w:r>
      <w:r>
        <w:fldChar w:fldCharType="begin"/>
      </w:r>
      <w:r>
        <w:instrText xml:space="preserve"> ADDIN ZOTERO_ITEM CSL_CITATION {"citationID":"VG13M1MS","properties":{"formattedCitation":"(Emmerson et al., 2017)","plainCitation":"(Emmerson et al., 2017)","noteIndex":0},"citationItems":[{"id":1556,"uris":["http://zotero.org/users/5073745/items/EKAXV8ZH"],"itemData":{"id":1556,"type":"article-journal","abstract":"GDF15 has potent anti-obesity effects, but its receptor was previously unknown. GFRAL has now been identified as the receptor for GDF15, and it mediates the effects of GDF15 via central actions in the hindbrain.","container-title":"Nature Medicine","DOI":"10.1038/nm.4393","ISSN":"1546-170X","issue":"10","journalAbbreviation":"Nat Med","language":"en","note":"number: 10\npublisher: Nature Publishing Group","page":"1215-1219","source":"www-nature-com.proxy.lib.umich.edu","title":"The metabolic effects of GDF15 are mediated by the orphan receptor GFRAL","volume":"23","author":[{"family":"Emmerson","given":"Paul J."},{"family":"Wang","given":"Feng"},{"family":"Du","given":"Yong"},{"family":"Liu","given":"Qian"},{"family":"Pickard","given":"Richard T."},{"family":"Gonciarz","given":"Malgorzata D."},{"family":"Coskun","given":"Tamer"},{"family":"Hamang","given":"Matthew J."},{"family":"Sindelar","given":"Dana K."},{"family":"Ballman","given":"Kimberly K."},{"family":"Foltz","given":"Lisa A."},{"family":"Muppidi","given":"Avinash"},{"family":"Alsina-Fernandez","given":"Jorge"},{"family":"Barnard","given":"Gavin C."},{"family":"Tang","given":"Jason X."},{"family":"Liu","given":"Xilin"},{"family":"Mao","given":"Xudong"},{"family":"Siegel","given":"Robert"},{"family":"Sloan","given":"John H."},{"family":"Mitchell","given":"Pamela J."},{"family":"Zhang","given":"Bei B."},{"family":"Gimeno","given":"Ruth E."},{"family":"Shan","given":"Bei"},{"family":"Wu","given":"Xinle"}],"issued":{"date-parts":[["2017",10]]}}}],"schema":"https://github.com/citation-style-language/schema/raw/master/csl-citation.json"} </w:instrText>
      </w:r>
      <w:r>
        <w:fldChar w:fldCharType="separate"/>
      </w:r>
      <w:r>
        <w:rPr>
          <w:noProof/>
        </w:rPr>
        <w:t>(Emmerson et al., 2017)</w:t>
      </w:r>
      <w:r>
        <w:fldChar w:fldCharType="end"/>
      </w:r>
      <w:r>
        <w:t xml:space="preserve">. As such, evaluating </w:t>
      </w:r>
      <w:r w:rsidRPr="00D80DAC">
        <w:rPr>
          <w:i/>
          <w:iCs/>
        </w:rPr>
        <w:t>Gdf15</w:t>
      </w:r>
      <w:r>
        <w:rPr>
          <w:i/>
          <w:iCs/>
        </w:rPr>
        <w:t xml:space="preserve"> </w:t>
      </w:r>
      <w:r>
        <w:t>for its capacity to ameliorate metabolic illness is currently being explored</w:t>
      </w:r>
      <w:r w:rsidRPr="00F0189F">
        <w:t xml:space="preserve">. </w:t>
      </w:r>
    </w:p>
    <w:p w14:paraId="2DECA70D" w14:textId="77777777" w:rsidR="00634CB7" w:rsidRDefault="00634CB7" w:rsidP="00634CB7">
      <w:pPr>
        <w:ind w:firstLine="720"/>
      </w:pPr>
      <w:r w:rsidRPr="00F0189F">
        <w:t xml:space="preserve">During pregnancy GDF15 increases across gestation and reaches its highest levels during the third trimester of pregnancy </w:t>
      </w:r>
      <w:r w:rsidRPr="00F0189F">
        <w:fldChar w:fldCharType="begin"/>
      </w:r>
      <w:r w:rsidRPr="00F0189F">
        <w:instrText xml:space="preserve"> ADDIN ZOTERO_ITEM CSL_CITATION {"citationID":"QEVGHvog","properties":{"formattedCitation":"(Andersson-Hall et al., 2021; Chen et al., 2016; Moore et al., 2000; Sugulle et al., 2009)","plainCitation":"(Andersson-Hall et al., 2021; Chen et al., 2016; Moore et al., 2000; Sugulle et al., 2009)","noteIndex":0},"citationItems":[{"id":1384,"uris":["http://zotero.org/users/5073745/items/D7NVPGRH"],"itemData":{"id":1384,"type":"article-journal","abstract":"Objective/Aim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Pr="00F0189F">
        <w:fldChar w:fldCharType="separate"/>
      </w:r>
      <w:r w:rsidRPr="00F0189F">
        <w:rPr>
          <w:noProof/>
        </w:rPr>
        <w:t>(Andersson-Hall et al., 2021; Chen et al., 2016; Moore et al., 2000; Sugulle et al., 2009)</w:t>
      </w:r>
      <w:r w:rsidRPr="00F0189F">
        <w:fldChar w:fldCharType="end"/>
      </w:r>
      <w:r w:rsidRPr="00F0189F">
        <w:t>.</w:t>
      </w:r>
      <w:r>
        <w:t xml:space="preserve"> It is</w:t>
      </w:r>
      <w:r w:rsidRPr="003F141D">
        <w:t xml:space="preserve"> heavily expressed </w:t>
      </w:r>
      <w:r>
        <w:t xml:space="preserve">in the placental trophoblasts, </w:t>
      </w:r>
      <w:r w:rsidRPr="003F141D">
        <w:t xml:space="preserve">and secreted into </w:t>
      </w:r>
      <w:r>
        <w:t>parent</w:t>
      </w:r>
      <w:r w:rsidRPr="003F141D">
        <w:t>al circulation</w:t>
      </w:r>
      <w:r>
        <w:t xml:space="preserve">, </w:t>
      </w:r>
      <w:r w:rsidRPr="003F141D">
        <w:t>and is present in the amniotic fluid</w:t>
      </w:r>
      <w:r>
        <w:t xml:space="preserve"> </w:t>
      </w:r>
      <w:r>
        <w:fldChar w:fldCharType="begin"/>
      </w:r>
      <w:r>
        <w:instrText xml:space="preserve"> ADDIN ZOTERO_ITEM CSL_CITATION {"citationID":"kUjf6dXh","properties":{"formattedCitation":"(Moore et al., 2000)","plainCitation":"(Moore et al., 2000)","noteIndex":0},"citationItems":[{"id":1425,"uris":["http://zotero.org/users/5073745/items/DGJGZZR7"],"itemData":{"id":1425,"type":"article-journal","abstract":"Macrophage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fldChar w:fldCharType="separate"/>
      </w:r>
      <w:r>
        <w:rPr>
          <w:noProof/>
        </w:rPr>
        <w:t>(Moore et al., 2000)</w:t>
      </w:r>
      <w:r>
        <w:fldChar w:fldCharType="end"/>
      </w:r>
      <w:r w:rsidRPr="003F141D">
        <w:t xml:space="preserve">. </w:t>
      </w:r>
      <w:r>
        <w:t>In spite of these pregnancy-related increases, details on th</w:t>
      </w:r>
      <w:r w:rsidRPr="003F141D">
        <w:t xml:space="preserve">e </w:t>
      </w:r>
      <w:r>
        <w:t xml:space="preserve">functional </w:t>
      </w:r>
      <w:r w:rsidRPr="003F141D">
        <w:t xml:space="preserve">role of </w:t>
      </w:r>
      <w:r>
        <w:rPr>
          <w:iCs/>
        </w:rPr>
        <w:t>GDF15</w:t>
      </w:r>
      <w:r w:rsidRPr="003F141D">
        <w:t xml:space="preserve"> in  pregnancy </w:t>
      </w:r>
      <w:r>
        <w:t>are just emerging</w:t>
      </w:r>
      <w:r w:rsidRPr="003F141D">
        <w:t xml:space="preserve">. </w:t>
      </w:r>
      <w:r>
        <w:t xml:space="preserve">GDF15 has been linked to several complications and conditions that can arise in pregnancy. Lower levels of GDF15 during early pregnancy were present in patients who later suffered a miscarriage </w:t>
      </w:r>
      <w:r>
        <w:fldChar w:fldCharType="begin"/>
      </w:r>
      <w:r>
        <w:instrText xml:space="preserve"> ADDIN ZOTERO_ITEM CSL_CITATION {"citationID":"IdpR7dfm","properties":{"formattedCitation":"(Tong et al., 2004)","plainCitation":"(Tong et al., 2004)","noteIndex":0},"citationItems":[{"id":1461,"uris":["http://zotero.org/users/5073745/items/S8YA3E3X"],"itemData":{"id":1461,"type":"article-journal","abstract":"Macrophage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potential.","container-title":"The Lancet","DOI":"10.1016/S0140-6736(03)15265-8","ISSN":"0140-6736","issue":"9403","journalAbbreviation":"The Lancet","language":"en","page":"129-130","source":"ScienceDirect","title":"Serum concentrations of macrophage inhibitory cytokine 1 (MIC 1) as a predictor of miscarriage","volume":"363","author":[{"family":"Tong","given":"Stephen"},{"family":"Marjono","given":"Budi"},{"family":"Brown","given":"David A"},{"family":"Mulvey","given":"Sheila"},{"family":"Breit","given":"Samuel N"},{"family":"Manuelpillai","given":"Ursula"},{"family":"Wallace","given":"Euan M"}],"issued":{"date-parts":[["2004",1,10]]}}}],"schema":"https://github.com/citation-style-language/schema/raw/master/csl-citation.json"} </w:instrText>
      </w:r>
      <w:r>
        <w:fldChar w:fldCharType="separate"/>
      </w:r>
      <w:r>
        <w:rPr>
          <w:noProof/>
        </w:rPr>
        <w:t>(Tong et al., 2004)</w:t>
      </w:r>
      <w:r>
        <w:fldChar w:fldCharType="end"/>
      </w:r>
      <w:r>
        <w:t xml:space="preserve">. GDF15 levels have also been linked to gestational weight gain, as elevations were negatively associated with cumulative gestational weight gain </w:t>
      </w:r>
      <w:r>
        <w:fldChar w:fldCharType="begin"/>
      </w:r>
      <w:r>
        <w:instrText xml:space="preserve"> ADDIN ZOTERO_ITEM CSL_CITATION {"citationID":"qR3HRkMK","properties":{"formattedCitation":"(P. Wang et al., 2020)","plainCitation":"(P. Wang et al., 2020)","noteIndex":0},"citationItems":[{"id":777,"uris":["http://zotero.org/users/5073745/items/9VI47QZ9"],"itemData":{"id":777,"type":"article-journal","abstract":"Objectives\nBased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fldChar w:fldCharType="separate"/>
      </w:r>
      <w:r>
        <w:rPr>
          <w:noProof/>
        </w:rPr>
        <w:t>(P. Wang et al., 2020)</w:t>
      </w:r>
      <w:r>
        <w:fldChar w:fldCharType="end"/>
      </w:r>
      <w:r>
        <w:t xml:space="preserve">. Petry and colleagues found pre-pregnancy BMI was inversely related to GDF15 levels during pregnancy </w:t>
      </w:r>
      <w:r>
        <w:fldChar w:fldCharType="begin"/>
      </w:r>
      <w:r>
        <w:instrText xml:space="preserve"> ADDIN ZOTERO_ITEM CSL_CITATION {"citationID":"8WHaG287","properties":{"formattedCitation":"(Petry et al., 2018)","plainCitation":"(Petry et al., 2018)","noteIndex":0},"citationItems":[{"id":1467,"uris":["http://zotero.org/users/5073745/items/4M9LNJ5A"],"itemData":{"id":1467,"type":"article-journal","abstract":"Background: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\nMethods: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\nResults: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\nConclusions: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vomiting.","container-title":"Wellcome Open Research","DOI":"10.12688/wellcomeopenres.14818.1","ISSN":"2398-502X","journalAbbreviation":"Wellcome Open Res","note":"PMID: 30345390\nPMCID: PMC6171563","page":"123","source":"PubMed Central","title":"Associations of vomiting and antiemetic use in pregnancy with levels of circulating GDF15 early in the second trimester: A nested case-control study","title-short":"Associations of vomiting and antiemetic use in pregnancy with levels of circulating GDF15 early in the second trimester","volume":"3","author":[{"family":"Petry","given":"Clive J."},{"family":"Ong","given":"Ken K."},{"family":"Burling","given":"Keith A."},{"family":"Barker","given":"Peter"},{"family":"Goodburn","given":"Sandra F."},{"family":"Perry","given":"John R.B."},{"family":"Acerini","given":"Carlo L."},{"family":"Hughes","given":"Ieuan A."},{"family":"Painter","given":"Rebecca C."},{"family":"Afink","given":"Gijs B."},{"family":"Dunger","given":"David B."},{"family":"O'Rahilly","given":"Stephen"}],"issued":{"date-parts":[["2018",9,21]]}}}],"schema":"https://github.com/citation-style-language/schema/raw/master/csl-citation.json"} </w:instrText>
      </w:r>
      <w:r>
        <w:fldChar w:fldCharType="separate"/>
      </w:r>
      <w:r>
        <w:rPr>
          <w:noProof/>
        </w:rPr>
        <w:t>(Petry et al., 2018)</w:t>
      </w:r>
      <w:r>
        <w:fldChar w:fldCharType="end"/>
      </w:r>
      <w:r>
        <w:t>. D</w:t>
      </w:r>
      <w:r w:rsidRPr="003F141D">
        <w:t xml:space="preserve">ifferent levels of GDF15 </w:t>
      </w:r>
      <w:r>
        <w:t xml:space="preserve">are </w:t>
      </w:r>
      <w:r w:rsidRPr="003F141D">
        <w:t xml:space="preserve">secreted in concert with complications of pregnancy. </w:t>
      </w:r>
      <w:r>
        <w:t xml:space="preserve">In several cases, the epidemiological data is in conflict.  For example, pre-eclampsia, a life-threatening complication involving critically high blood pressure and protein loss in urine, has been found to be associated with reductions </w:t>
      </w:r>
      <w:r>
        <w:fldChar w:fldCharType="begin"/>
      </w:r>
      <w:r>
        <w:instrText xml:space="preserve"> ADDIN ZOTERO_ITEM CSL_CITATION {"citationID":"asCyigVk","properties":{"formattedCitation":"(Chen et al., 2016)","plainCitation":"(Chen et al., 2016)","noteIndex":0},"citationItems":[{"id":1438,"uris":["http://zotero.org/users/5073745/items/ZAWNVL9J"],"itemData":{"id":1438,"type":"article-journal","abstract":"Background: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Costa","given":"Fabricio","non-dropping-particle":"da"},{"family":"Nie","given":"Guiying"}],"issued":{"date-parts":[["2016",7]]}}}],"schema":"https://github.com/citation-style-language/schema/raw/master/csl-citation.json"} </w:instrText>
      </w:r>
      <w:r>
        <w:fldChar w:fldCharType="separate"/>
      </w:r>
      <w:r>
        <w:rPr>
          <w:noProof/>
        </w:rPr>
        <w:t>(Chen et al., 2016)</w:t>
      </w:r>
      <w:r>
        <w:fldChar w:fldCharType="end"/>
      </w:r>
      <w:r>
        <w:t xml:space="preserve">, increases </w:t>
      </w:r>
      <w:r>
        <w:fldChar w:fldCharType="begin"/>
      </w:r>
      <w:r>
        <w:instrText xml:space="preserve"> ADDIN ZOTERO_ITEM CSL_CITATION {"citationID":"XGa2dAjN","properties":{"formattedCitation":"(Sugulle et al., 2009; L. Wang &amp; Yang, 2022)","plainCitation":"(Sugulle et al., 2009; L. Wang &amp; Yang, 2022)","noteIndex":0},"citationItems":[{"id":46,"uris":["http://zotero.org/users/5073745/items/7H36LHYK"],"itemData":{"id":46,"type":"article-journal","container-title":"Hypertension","DOI":"10.1161/HYPERTENSIONAHA.109.130583","ISSN":"0194-911X,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Cathrine"}],"issued":{"date-parts":[["2009",7]]}}},{"id":1549,"uris":["http://zotero.org/users/5073745/items/M7F9XMR5"],"itemData":{"id":1549,"type":"article-journal","abstract":"Growth differentiation factor 15 (GDF-15) has been suggested as a potential biomarker of preeclampsia. However, previous studies evaluating circulating GDF-15 in women with preeclampsia showed inconsistent results. A meta-analysis was performed accordingly in this study. Observational studies comparing circulating GDF-15 between women with preeclampsia normal pregnancy were identified by search of electronic databases including PubMed, Embase, Web of Science, Wanfang, and CNKI. The Newcastle-Ottawa Scale (NOS) was used for assessing the quality of the studies. A randomized-effect model incorporating the possible between-study heterogeneity was used to pool the results. Eleven observational studies including 498 women with preeclampsia and 2349 women with normal pregnancy contributed to the meta-analysis. Results showed that compared to controls of women with normal pregnancy at least matched for gestational ages, women with preeclampsia had significantly higher circulating GDF-15 at the diagnosis [standard mean difference (SMD): 0.66, 95% confidence interval (CI): 0.16 to 1.17, p=0.01, I2=93%]. Subgroup analysis showed consistent results in women with preterm and term preeclampsia in Asian and non-Asian women and in studies with different quality scores, which were not statistically significant between subgroups (p for subgroup difference&gt;0.05). Moreover, a higher level of GDF-15 was also found before the diagnosis in women who subsequently developed preeclampsia than those who did not (SMD: 1.32, 95% CI: 0.45 to 2.18, p=0.003, I2=89%). In conclusion, a higher circulating GDF-15 is observed in women with preeclampsia even before the diagnosis of the disease.","container-title":"Hormone and Metabolic Research = Hormon- Und Stoffwechselforschung = Hormones Et Metabolisme","DOI":"10.1055/a-1956-2961","ISSN":"1439-4286","journalAbbreviation":"Horm Metab Res","language":"eng","note":"PMID: 36410395","source":"PubMed","title":"Circulating Growth Differentiation Factor 15 and Preeclampsia: A Meta-Analysis","title-short":"Circulating Growth Differentiation Factor 15 and Preeclampsia","author":[{"family":"Wang","given":"Lihong"},{"family":"Yang","given":"Qiuli"}],"issued":{"date-parts":[["2022",11,21]]}}}],"schema":"https://github.com/citation-style-language/schema/raw/master/csl-citation.json"} </w:instrText>
      </w:r>
      <w:r>
        <w:fldChar w:fldCharType="separate"/>
      </w:r>
      <w:r>
        <w:rPr>
          <w:noProof/>
        </w:rPr>
        <w:t>(Sugulle et al., 2009; L. Wang &amp; Yang, 2022)</w:t>
      </w:r>
      <w:r>
        <w:fldChar w:fldCharType="end"/>
      </w:r>
      <w:r>
        <w:t xml:space="preserve">, and no changes </w:t>
      </w:r>
      <w:r>
        <w:fldChar w:fldCharType="begin"/>
      </w:r>
      <w:r>
        <w:instrText xml:space="preserve"> ADDIN ZOTERO_ITEM CSL_CITATION {"citationID":"jCye46Ql","properties":{"formattedCitation":"(Marjono et al., 2003)","plainCitation":"(Marjono et al., 2003)","noteIndex":0},"citationItems":[{"id":1440,"uris":["http://zotero.org/users/5073745/items/FVD859KV"],"itemData":{"id":1440,"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schema":"https://github.com/citation-style-language/schema/raw/master/csl-citation.json"} </w:instrText>
      </w:r>
      <w:r>
        <w:fldChar w:fldCharType="separate"/>
      </w:r>
      <w:r>
        <w:rPr>
          <w:noProof/>
        </w:rPr>
        <w:t>(Marjono et al., 2003)</w:t>
      </w:r>
      <w:r>
        <w:fldChar w:fldCharType="end"/>
      </w:r>
      <w:r>
        <w:t xml:space="preserve"> in GDF15 in serum compared to non-preeclamptic, normotensive parents. Similarly, some studies find that GDF15 is higher in pregnancies complicated by gestational diabetes (GDM) </w:t>
      </w:r>
      <w:r>
        <w:fldChar w:fldCharType="begin"/>
      </w:r>
      <w:r>
        <w:instrText xml:space="preserve"> ADDIN ZOTERO_ITEM CSL_CITATION {"citationID":"ljedIe4J","properties":{"formattedCitation":"(Yakut et al., 2021)","plainCitation":"(Yakut et al., 2021)","noteIndex":0},"citationItems":[{"id":1416,"uris":["http://zotero.org/users/5073745/items/DITELI98"],"itemData":{"id":1416,"type":"article-journal","abstract":"Objective\nGrowth differentiation factor-15 (GDF-15), the new member of transforming growth factor (TGF)-beta family, is released as a response of oxidative stress, inflammation and tissue injury. We aimed to determine GDF-15 levels in patients with Gestational Diabetes Mellitus (GDM) and the relation between GDF-15 and adverse perinatal outcomes.\nMaterials and methods:\nForty pregnant women with GDM (receiving diet and insulin therapy) and forty healthy pregnant women as control group participated in this current study. GDF- 15 levels were analyzed by enzyme-linked immunosorbent assess kit.\nResults\nThe median serum GDF-15 level was measured higher in patients with GDM, and it was statistically meaningful (p: 0.000). Logistic regression analysis indicated that with the increase of GDF-15 level, the risk of GDM diseases increases as well. (P: 0.001, OR = 1.009; 95% CI = 1.003–1.014). There were no differences between GDF-15 levels and perinatal outcomes.\nConclusion\nWe concluded that higher GDF-15 levels are related to GDM in the third trimester. The optimal GDF-15 cut-off value was measured as 326 pg/ml for the diagnosis of GDM with 70% sensitivity and 60% specificity in our study. Further studies are needed to show the significance of GDF-15 as a biomarker for the disease.","container-title":"Taiwanese Journal of Obstetrics and Gynecology","DOI":"10.1016/j.tjog.2020.12.004","ISSN":"1028-4559","issue":"2","journalAbbreviation":"Taiwanese Journal of Obstetrics and Gynecology","language":"en","page":"221-224","source":"ScienceDirect","title":"Is GDF-15 level associated with gestational diabetes mellitus and adverse perinatal outcomes?","volume":"60","author":[{"family":"Yakut","given":"Kadriye"},{"family":"Öcal","given":"Doğa Fatma"},{"family":"Öztürk","given":"Filiz Halıcı"},{"family":"Öztürk","given":"Merve"},{"family":"Oğuz","given":"Yüksel"},{"family":"Sınacı","given":"Selcan"},{"family":"Çağlar","given":"Turhan"}],"issued":{"date-parts":[["2021",3,1]]}}}],"schema":"https://github.com/citation-style-language/schema/raw/master/csl-citation.json"} </w:instrText>
      </w:r>
      <w:r>
        <w:fldChar w:fldCharType="separate"/>
      </w:r>
      <w:r>
        <w:rPr>
          <w:noProof/>
        </w:rPr>
        <w:t>(Yakut et al., 2021)</w:t>
      </w:r>
      <w:r>
        <w:fldChar w:fldCharType="end"/>
      </w:r>
      <w:r>
        <w:t xml:space="preserve">, or type 2 diabetes (T2DM) </w:t>
      </w:r>
      <w:r>
        <w:fldChar w:fldCharType="begin"/>
      </w:r>
      <w:r>
        <w:instrText xml:space="preserve"> ADDIN ZOTERO_ITEM CSL_CITATION {"citationID":"t4jWlLmQ","properties":{"formattedCitation":"(Sugulle et al., 2009)","plainCitation":"(Sugulle et al., 2009)","noteIndex":0},"citationItems":[{"id":46,"uris":["http://zotero.org/users/5073745/items/7H36LHYK"],"itemData":{"id":46,"type":"article-journal","container-title":"Hypertension","DOI":"10.1161/HYPERTENSIONAHA.109.130583","ISSN":"0194-911X,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fldChar w:fldCharType="separate"/>
      </w:r>
      <w:r>
        <w:rPr>
          <w:noProof/>
        </w:rPr>
        <w:t>(Sugulle et al., 2009)</w:t>
      </w:r>
      <w:r>
        <w:fldChar w:fldCharType="end"/>
      </w:r>
      <w:r>
        <w:t xml:space="preserve"> while others find it is only significantly increased in pregnancies that are complicated by T1DM but not T2DM or GDM </w:t>
      </w:r>
      <w:r>
        <w:fldChar w:fldCharType="begin"/>
      </w:r>
      <w:r>
        <w:instrText xml:space="preserve"> ADDIN ZOTERO_ITEM CSL_CITATION {"citationID":"Syd3pgzo","properties":{"formattedCitation":"(Jacobsen et al., 2022)","plainCitation":"(Jacobsen et al., 2022)","noteIndex":0},"citationItems":[{"id":1420,"uris":["http://zotero.org/users/5073745/items/CHLIH6VP"],"itemData":{"id":1420,"type":"article-journal","abstract":"Cardiovascular disease (CVD) is a leading cause of death in both men and women. Type 1 and 2 diabetes mellitus (DM1 and DM2) are well-known risk factors for CVD. In addition, gestational diabetes mellitus (GDM) is a female sex-specific risk factor for CVD. Here, we measure circulating concentrations of cardiac troponin T (cTNT), N-terminal pro-B-type natriuretic peptide (NT-proBNP) and growth differentiation factor 15 (GDF-15) during pregnancy—a window of time often referred to as a cardiovascular stress test for women.","container-title":"Acta Diabetologica","DOI":"10.1007/s00592-022-01916-w","ISSN":"1432-5233","issue":"9","journalAbbreviation":"Acta Diabetol","language":"en","page":"1229-1236","source":"Springer Link","title":"Cardiovascular biomarkers in pregnancy with diabetes and associations to glucose control","volume":"59","author":[{"family":"Jacobsen","given":"Daniel P."},{"family":"Røysland","given":"Ragnhild"},{"family":"Strand","given":"Heidi"},{"family":"Moe","given":"Kjartan"},{"family":"Sugulle","given":"Meryam"},{"family":"Omland","given":"Torbjørn"},{"family":"Staff","given":"Anne Cathrine"}],"issued":{"date-parts":[["2022",9,1]]}}}],"schema":"https://github.com/citation-style-language/schema/raw/master/csl-citation.json"} </w:instrText>
      </w:r>
      <w:r>
        <w:fldChar w:fldCharType="separate"/>
      </w:r>
      <w:r>
        <w:rPr>
          <w:noProof/>
        </w:rPr>
        <w:t>(Jacobsen et al., 2022)</w:t>
      </w:r>
      <w:r>
        <w:fldChar w:fldCharType="end"/>
      </w:r>
      <w:r>
        <w:t xml:space="preserve">. GWAS have indicated that </w:t>
      </w:r>
      <w:r w:rsidRPr="00C456F4">
        <w:rPr>
          <w:i/>
        </w:rPr>
        <w:t>GDF15</w:t>
      </w:r>
      <w:r>
        <w:t xml:space="preserve"> variants in humans are associated </w:t>
      </w:r>
      <w:r>
        <w:lastRenderedPageBreak/>
        <w:t xml:space="preserve">with hyperemesis gravidarum, an extreme form of nausea and vomiting of pregnancy </w:t>
      </w:r>
      <w:r>
        <w:fldChar w:fldCharType="begin"/>
      </w:r>
      <w:r>
        <w:instrText xml:space="preserve"> ADDIN ZOTERO_ITEM CSL_CITATION {"citationID":"BOsiCtMt","properties":{"formattedCitation":"(Fejzo et al., 2018, 2019)","plainCitation":"(Fejzo et al., 2018, 2019)","noteIndex":0},"citationItems":[{"id":508,"uris":["http://zotero.org/users/5073745/items/NQPGPKKE"],"itemData":{"id":508,"type":"article-journal","abstract":"Hyperemesis gravidarum (HG), severe nausea and vomiting of pregnancy, occurs in 0.3–2% of pregnancies and is associated with maternal and fetal morbidity. The cause of HG remains unknown, but familial aggregation and results of twin studies suggest that understanding the genetic contribution is essential for comprehending the disease etiology. Here, we conduct a genome-wide association study (GWAS) for binary (HG) and ordinal (severity of nausea and vomiting) phenotypes of pregnancy complications. Two loci, chr19p13.11 and chr4q12, are genome-wide significant (p &lt; 5 × 10−8) in both association scans and are replicated in an independent cohort. The genes implicated at these two loci are GDF15 and IGFBP7 respectively, both known to be involved in placentation, appetite, and cachexia. While proving the casual roles of GDF15 and IGFBP7 in nausea and vomiting of pregnancy requires further study, this GWAS provides insights into the genetic risk factors contributing to the disease.","container-title":"Nature Communications; London","DOI":"http://dx.doi.org.proxy.lib.umich.edu/10.1038/s41467-018-03258-0","language":"English","license":"© 2018. This work is published under http://creativecommons.org/licenses/by/4.0/ (the “License”). Notwithstanding the ProQuest Terms and Conditions, you may use this content in accordance with the terms of the License.","note":"number-of-pages: 1-9\npublisher-place: London, United States, London\npublisher: Nature Publishing Group","page":"1-9","source":"ProQuest","title":"Placenta and appetite genes GDF15 and IGFBP7 are associated with hyperemesis gravidarum","volume":"9","author":[{"family":"Fejzo","given":"Marlena S."},{"family":"Sazonova","given":"Olga V."},{"family":"Sathirapongsasuti","given":"J. Fah"},{"family":"Hallgrímsdóttir","given":"Ingileif B."},{"family":"Vacic","given":"Vladimir"},{"family":"MacGibbon","given":"Kimber W."},{"family":"Schoenberg","given":"Frederic P."},{"family":"Mancuso","given":"Nicholas"},{"family":"Slamon","given":"Dennis J."},{"family":"Mullin","given":"Patrick M."},{"family":"Agee","given":"Michelle"},{"family":"Alipanahi","given":"Babak"},{"family":"Auton","given":"Adam"},{"family":"Bell","given":"Robert K."},{"family":"Bryc","given":"Katarzyna"},{"family":"Elson","given":"Sarah L."},{"family":"Fontanillas","given":"Pierre"},{"family":"Furlotte","given":"Nicholas A."},{"family":"Hinds","given":"David A."},{"family":"Hromatka","given":"Bethann S."},{"family":"Huber","given":"Karen E."},{"family":"Kleinman","given":"Aaron"},{"family":"Litterman","given":"Nadia K."},{"family":"McIntyre","given":"Matthew H."},{"family":"Mountain","given":"Joanna L."},{"family":"Noblin","given":"Elizabeth S."},{"family":"Northover","given":"Carrie A. M."},{"family":"Pitts","given":"Steven J."},{"family":"Shelton","given":"Janie F."},{"family":"Shringarpure","given":"Suyash"},{"family":"Tian","given":"Chao"},{"family":"Tung","given":"Joyce Y."},{"family":"Wilson","given":"Catherine H."}],"issued":{"date-parts":[["2018",3]]}}},{"id":576,"uris":["http://zotero.org/users/5073745/items/39F2TGH3"],"itemData":{"id":576,"type":"article-journal","abstract":"Objective\nHyperemesis gravidarum, severe nausea and vomiting in pregnancy, occurs in up to 2% of pregnancies and leads to significant weight loss, dehydration, electrolyte imbalance, and ketonuria. It is associated with both maternal and fetal morbidity. Familial aggregation studies and twin studies suggest a genetic component. In a recent GWAS, we showed that placentation, appetite, and cachexia genes GDF15 and IGFBP7 are linked to hyperemesis gravidarum (HG). The purpose of this study is to determine whether GDF15 and IGFBP7 are upregulated in HG patients.\n, \nMethods\nWe compared serum levels of GDF15 and IGFBP7 at 12 and 24 weeksʼ gestation in women hospitalized for HG, and two control groups, women with nausea and vomiting of pregnancy (NVP), and women with no NVP.\n, \nResults\nWe show GDF15 and IGFBP7 serum levels are significantly increased in women with HG at 12 weeksʼ gestation. Serum levels of hCG are not significantly different between cases and controls. At 24 weeks gestation, when symptoms have largely resolved, there is no difference in GDF15 and IGFBP7 serum levels between cases and controls.\n, \nConclusion\nThis study supports GDF15 and IGFBP7 in the pathogenesis of HG and may be useful for prediction and diagnosis. The GDF15-GFRAL brainstem-activated pathway was recently identified and therapies to treat conditions of abnormal appetite are under intense investigation. Based on our findings, HG should be included.","container-title":"Geburtshilfe und Frauenheilkunde","DOI":"10.1055/a-0830-1346","ISSN":"0016-5751","issue":"4","journalAbbreviation":"Geburtshilfe Frauenheilkd","note":"PMID: 31000883\nPMCID: PMC6461465","page":"382-388","source":"PubMed Central","title":"Analysis of GDF15 and IGFBP7 in Hyperemesis Gravidarum Support Causality","volume":"79","author":[{"family":"Fejzo","given":"Marlena S."},{"family":"Fasching","given":"Peter A."},{"family":"Schneider","given":"Michael O."},{"family":"Schwitulla","given":"Judith"},{"family":"Beckmann","given":"Matthias W."},{"family":"Schwenke","given":"Eva"},{"family":"MacGibbon","given":"Kimber W."},{"family":"Mullin","given":"Patrick M."}],"issued":{"date-parts":[["2019",4]]}}}],"schema":"https://github.com/citation-style-language/schema/raw/master/csl-citation.json"} </w:instrText>
      </w:r>
      <w:r>
        <w:fldChar w:fldCharType="separate"/>
      </w:r>
      <w:r>
        <w:rPr>
          <w:noProof/>
        </w:rPr>
        <w:t>(Fejzo et al., 2018, 2019)</w:t>
      </w:r>
      <w:r>
        <w:fldChar w:fldCharType="end"/>
      </w:r>
      <w:r>
        <w:t xml:space="preserve">. Given the sometimes-conflicting human data, we sought to understand more about the effects of </w:t>
      </w:r>
      <w:r w:rsidRPr="0089053B">
        <w:rPr>
          <w:i/>
          <w:iCs/>
        </w:rPr>
        <w:t>Gdf15</w:t>
      </w:r>
      <w:r>
        <w:t xml:space="preserve"> loss of function during the course of murine pregnancy, including effects on weight gain, food intake, insulin sensitivity, and neonatal outcomes. </w:t>
      </w:r>
    </w:p>
    <w:p w14:paraId="6AD15DEF" w14:textId="77777777" w:rsidR="00634CB7" w:rsidRDefault="00634CB7" w:rsidP="00634CB7">
      <w:pPr>
        <w:spacing w:line="259" w:lineRule="auto"/>
      </w:pPr>
    </w:p>
    <w:p w14:paraId="7D0D8D36" w14:textId="77777777" w:rsidR="00634CB7" w:rsidRDefault="00634CB7" w:rsidP="00634CB7">
      <w:pPr>
        <w:pStyle w:val="Heading2"/>
      </w:pPr>
      <w:bookmarkStart w:id="281" w:name="_Toc126771668"/>
      <w:bookmarkStart w:id="282" w:name="_Toc126830575"/>
      <w:r w:rsidRPr="00303552">
        <w:t>Materials and Methods</w:t>
      </w:r>
      <w:bookmarkEnd w:id="281"/>
      <w:bookmarkEnd w:id="282"/>
    </w:p>
    <w:p w14:paraId="0BEF4655" w14:textId="77777777" w:rsidR="00634CB7" w:rsidRDefault="00634CB7" w:rsidP="00634CB7">
      <w:pPr>
        <w:pStyle w:val="Heading3"/>
      </w:pPr>
      <w:bookmarkStart w:id="283" w:name="_Toc126771669"/>
      <w:bookmarkStart w:id="284" w:name="_Toc126830576"/>
      <w:r>
        <w:t>Animal Husbandry</w:t>
      </w:r>
      <w:bookmarkEnd w:id="283"/>
      <w:bookmarkEnd w:id="284"/>
    </w:p>
    <w:p w14:paraId="7569EC23" w14:textId="77777777" w:rsidR="00634CB7" w:rsidRDefault="00634CB7" w:rsidP="00634CB7">
      <w:r>
        <w:t xml:space="preserve">Animals from both studies described below were housed </w:t>
      </w:r>
      <w:r w:rsidRPr="00303552">
        <w:t>in a temperature and humidity-controlled facility with a 12-hour light: dark cycle</w:t>
      </w:r>
      <w:r>
        <w:t>, with lights on being zeitgeber time (ZT) 0 and lights off being ZT 12.</w:t>
      </w:r>
      <w:r w:rsidRPr="00303552">
        <w:t xml:space="preserve"> All protocols were approved by the </w:t>
      </w:r>
      <w:r>
        <w:t>I</w:t>
      </w:r>
      <w:r w:rsidRPr="00303552">
        <w:t xml:space="preserve">nstitutional </w:t>
      </w:r>
      <w:r>
        <w:t>A</w:t>
      </w:r>
      <w:r w:rsidRPr="00303552">
        <w:t xml:space="preserve">nimal </w:t>
      </w:r>
      <w:r>
        <w:t>C</w:t>
      </w:r>
      <w:r w:rsidRPr="00303552">
        <w:t xml:space="preserve">are and </w:t>
      </w:r>
      <w:r>
        <w:t>U</w:t>
      </w:r>
      <w:r w:rsidRPr="00303552">
        <w:t xml:space="preserve">se </w:t>
      </w:r>
      <w:r>
        <w:t>C</w:t>
      </w:r>
      <w:r w:rsidRPr="00303552">
        <w:t>ommittee of the University of Michigan.</w:t>
      </w:r>
    </w:p>
    <w:p w14:paraId="7B9502EE" w14:textId="77777777" w:rsidR="00634CB7" w:rsidRPr="004F2A6C" w:rsidRDefault="00634CB7" w:rsidP="00634CB7">
      <w:pPr>
        <w:pStyle w:val="Heading4"/>
      </w:pPr>
      <w:r w:rsidRPr="004F2A6C">
        <w:t xml:space="preserve">Insulin resistance of pregnancy </w:t>
      </w:r>
      <w:commentRangeStart w:id="285"/>
      <w:r w:rsidRPr="004F2A6C">
        <w:t>study</w:t>
      </w:r>
      <w:commentRangeEnd w:id="285"/>
      <w:r w:rsidR="000D61A2">
        <w:rPr>
          <w:rStyle w:val="CommentReference"/>
          <w:rFonts w:asciiTheme="minorHAnsi" w:eastAsiaTheme="minorHAnsi" w:hAnsiTheme="minorHAnsi" w:cstheme="minorBidi"/>
          <w:b w:val="0"/>
          <w:bCs w:val="0"/>
          <w:i w:val="0"/>
          <w:iCs w:val="0"/>
          <w:color w:val="auto"/>
        </w:rPr>
        <w:commentReference w:id="285"/>
      </w:r>
    </w:p>
    <w:p w14:paraId="1E9E6D5B" w14:textId="77777777" w:rsidR="00634CB7" w:rsidRDefault="00634CB7" w:rsidP="00634CB7">
      <w:r>
        <w:t xml:space="preserve">Virgin female C57BL/6J (RRID: </w:t>
      </w:r>
      <w:r w:rsidRPr="0089053B">
        <w:t>IMSR_JAX:000664</w:t>
      </w:r>
      <w:r>
        <w:t>) mice were ordered from The Jackson Laboratories. Mice were allowed to acclimatize for two weeks to the temperature and humidity-controlled facility with free access to water and laboratory chow (</w:t>
      </w:r>
      <w:r w:rsidRPr="00037D8F">
        <w:rPr>
          <w:rFonts w:eastAsia="Times New Roman"/>
        </w:rPr>
        <w:t xml:space="preserve">CD, </w:t>
      </w:r>
      <w:proofErr w:type="spellStart"/>
      <w:r w:rsidRPr="00037D8F">
        <w:rPr>
          <w:rFonts w:eastAsia="Times New Roman"/>
        </w:rPr>
        <w:t>Picolab</w:t>
      </w:r>
      <w:proofErr w:type="spellEnd"/>
      <w:r w:rsidRPr="00037D8F">
        <w:rPr>
          <w:rFonts w:eastAsia="Times New Roman"/>
        </w:rPr>
        <w:t xml:space="preserve"> Laboratory Rodent diet</w:t>
      </w:r>
      <w:r>
        <w:rPr>
          <w:rFonts w:eastAsia="Times New Roman"/>
        </w:rPr>
        <w:t xml:space="preserve"> </w:t>
      </w:r>
      <w:r w:rsidRPr="00037D8F">
        <w:rPr>
          <w:rFonts w:eastAsia="Times New Roman"/>
        </w:rPr>
        <w:t>5L0D; 5% of Calories from fat, 24% from protein, 71% from carbohydrates</w:t>
      </w:r>
      <w:r>
        <w:t>). After acclimatizing, females were randomized into three groups, non-pregnant females (n=7), pregnant females (n=7), and pregnant females exposed to dexamethasone (1mg/kg/day Sigma-Aldrich catalog #</w:t>
      </w:r>
      <w:r w:rsidRPr="00D03E0E">
        <w:t>D2915-100MG</w:t>
      </w:r>
      <w:r>
        <w:t xml:space="preserve">) in drinking water (n=7). </w:t>
      </w:r>
      <w:r w:rsidRPr="00677804">
        <w:t xml:space="preserve"> </w:t>
      </w:r>
      <w:r>
        <w:t>One week after experimental treatment began, males were introduced  to the dam’s cage and allowed to remain until gestational day 19. Body weight and food intake measurements occurred weekly from randomization until birth.</w:t>
      </w:r>
    </w:p>
    <w:p w14:paraId="3ED61081" w14:textId="77777777" w:rsidR="00634CB7" w:rsidRDefault="00634CB7" w:rsidP="00634CB7">
      <w:pPr>
        <w:pStyle w:val="Heading4"/>
      </w:pPr>
      <w:r>
        <w:lastRenderedPageBreak/>
        <w:t>GDF15 study</w:t>
      </w:r>
    </w:p>
    <w:p w14:paraId="3543F38A" w14:textId="0D61755A" w:rsidR="00634CB7" w:rsidRDefault="00634CB7" w:rsidP="00634CB7">
      <w:r w:rsidRPr="00303552">
        <w:t xml:space="preserve">Male and female </w:t>
      </w:r>
      <w:r w:rsidRPr="00D3270D">
        <w:rPr>
          <w:i/>
          <w:iCs/>
        </w:rPr>
        <w:t>Gdf15</w:t>
      </w:r>
      <w:r w:rsidRPr="00303552">
        <w:t xml:space="preserve"> </w:t>
      </w:r>
      <w:r>
        <w:t xml:space="preserve">null </w:t>
      </w:r>
      <w:r w:rsidRPr="00303552">
        <w:t xml:space="preserve">animals </w:t>
      </w:r>
      <w:r>
        <w:t>are</w:t>
      </w:r>
      <w:r w:rsidRPr="00303552">
        <w:t xml:space="preserve"> </w:t>
      </w:r>
      <w:r>
        <w:t xml:space="preserve">described </w:t>
      </w:r>
      <w:ins w:id="286" w:author="Erica Jansen" w:date="2023-02-28T12:56:00Z">
        <w:r w:rsidR="000D61A2">
          <w:t>elsewhere</w:t>
        </w:r>
      </w:ins>
      <w:del w:id="287" w:author="Erica Jansen" w:date="2023-02-28T12:56:00Z">
        <w:r w:rsidDel="000D61A2">
          <w:delText>in</w:delText>
        </w:r>
      </w:del>
      <w:r>
        <w:t xml:space="preserve"> </w:t>
      </w:r>
      <w:r>
        <w:fldChar w:fldCharType="begin"/>
      </w:r>
      <w:r>
        <w:instrText xml:space="preserve"> ADDIN ZOTERO_ITEM CSL_CITATION {"citationID":"xUy8dm8Y","properties":{"formattedCitation":"(Frikke-Schmidt et al., 2019)","plainCitation":"(Frikke-Schmidt et al., 2019)","noteIndex":0},"citationItems":[{"id":1379,"uris":["http://zotero.org/users/5073745/items/5MMFNCAZ"],"itemData":{"id":1379,"type":"article-journal","abstract":"OBJECTIVE: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fldChar w:fldCharType="separate"/>
      </w:r>
      <w:r>
        <w:rPr>
          <w:noProof/>
        </w:rPr>
        <w:t>(Frikke-Schmidt et al., 2019)</w:t>
      </w:r>
      <w:r>
        <w:fldChar w:fldCharType="end"/>
      </w:r>
      <w:r>
        <w:t xml:space="preserve">. Null animals were generated using CRISPR Cas-9 deletion of Exon 2 of </w:t>
      </w:r>
      <w:r w:rsidRPr="00DD5538">
        <w:rPr>
          <w:i/>
          <w:iCs/>
        </w:rPr>
        <w:t>Gdf15</w:t>
      </w:r>
      <w:r>
        <w:t xml:space="preserve">. Exon 2 (translational start site), which we ablated, is present in every known </w:t>
      </w:r>
      <w:r w:rsidRPr="00DD5538">
        <w:rPr>
          <w:i/>
          <w:iCs/>
        </w:rPr>
        <w:t>Gdf15</w:t>
      </w:r>
      <w:r>
        <w:t xml:space="preserve"> transcript. We chose to study </w:t>
      </w:r>
      <w:r w:rsidRPr="005F2191">
        <w:rPr>
          <w:i/>
          <w:iCs/>
        </w:rPr>
        <w:t>Gdf15</w:t>
      </w:r>
      <w:r w:rsidRPr="005F2191">
        <w:rPr>
          <w:i/>
          <w:iCs/>
          <w:vertAlign w:val="superscript"/>
        </w:rPr>
        <w:t>+/+</w:t>
      </w:r>
      <w:r>
        <w:t xml:space="preserve"> mated pairs compared to </w:t>
      </w:r>
      <w:r w:rsidRPr="005F2191">
        <w:rPr>
          <w:i/>
          <w:iCs/>
        </w:rPr>
        <w:t>Gdf15</w:t>
      </w:r>
      <w:r w:rsidRPr="005F2191">
        <w:rPr>
          <w:i/>
          <w:iCs/>
          <w:vertAlign w:val="superscript"/>
        </w:rPr>
        <w:t>-/-</w:t>
      </w:r>
      <w:r>
        <w:t xml:space="preserve"> pairs because comparing littermates of </w:t>
      </w:r>
      <w:r w:rsidRPr="005F2191">
        <w:rPr>
          <w:i/>
          <w:iCs/>
        </w:rPr>
        <w:t>Gdf15</w:t>
      </w:r>
      <w:r w:rsidRPr="005F2191">
        <w:rPr>
          <w:i/>
          <w:iCs/>
          <w:vertAlign w:val="superscript"/>
        </w:rPr>
        <w:t>+/-</w:t>
      </w:r>
      <w:r>
        <w:t xml:space="preserve"> pairs would result in potential placental contributions to </w:t>
      </w:r>
      <w:r w:rsidRPr="00C12A29">
        <w:t>G</w:t>
      </w:r>
      <w:r>
        <w:t>DF</w:t>
      </w:r>
      <w:r w:rsidRPr="00C12A29">
        <w:t>1</w:t>
      </w:r>
      <w:r w:rsidRPr="006311F0">
        <w:rPr>
          <w:i/>
          <w:iCs/>
        </w:rPr>
        <w:t>5</w:t>
      </w:r>
      <w:r>
        <w:t xml:space="preserve"> in dam serum as the fetus provides a substantial amount of the placenta. To limit genetic drift</w:t>
      </w:r>
      <w:ins w:id="288" w:author="Erica Jansen" w:date="2023-02-28T12:57:00Z">
        <w:r w:rsidR="000D61A2">
          <w:t>,</w:t>
        </w:r>
      </w:ins>
      <w:r>
        <w:t xml:space="preserve"> all homozygous parents were direct offspring of heterozygous crosses. We</w:t>
      </w:r>
      <w:r w:rsidRPr="006C7575">
        <w:t xml:space="preserve"> </w:t>
      </w:r>
      <w:r>
        <w:t xml:space="preserve">combined homozygous pairs, resulting in homozygous genotype progeny and placentae. </w:t>
      </w:r>
      <w:r w:rsidRPr="00303552">
        <w:t xml:space="preserve">Adult </w:t>
      </w:r>
      <w:r>
        <w:t xml:space="preserve">virgin </w:t>
      </w:r>
      <w:r w:rsidRPr="00303552">
        <w:t>female mice</w:t>
      </w:r>
      <w:r>
        <w:t xml:space="preserve"> (</w:t>
      </w:r>
      <w:r w:rsidRPr="00C07C74">
        <w:rPr>
          <w:i/>
        </w:rPr>
        <w:t>Gdf15</w:t>
      </w:r>
      <w:r>
        <w:rPr>
          <w:vertAlign w:val="superscript"/>
        </w:rPr>
        <w:t>-/-</w:t>
      </w:r>
      <w:r>
        <w:t>n=8</w:t>
      </w:r>
      <w:r>
        <w:rPr>
          <w:vertAlign w:val="superscript"/>
        </w:rPr>
        <w:t xml:space="preserve"> </w:t>
      </w:r>
      <w:r>
        <w:t xml:space="preserve">, </w:t>
      </w:r>
      <w:r w:rsidRPr="00C07C74">
        <w:rPr>
          <w:i/>
        </w:rPr>
        <w:t>Gdf15</w:t>
      </w:r>
      <w:r>
        <w:rPr>
          <w:vertAlign w:val="superscript"/>
        </w:rPr>
        <w:t>+/+</w:t>
      </w:r>
      <w:r w:rsidRPr="006B0F65">
        <w:t>n</w:t>
      </w:r>
      <w:r>
        <w:t>=6)</w:t>
      </w:r>
      <w:r w:rsidRPr="00303552">
        <w:t xml:space="preserve">, </w:t>
      </w:r>
      <w:r>
        <w:t xml:space="preserve">between 45 and 119 </w:t>
      </w:r>
      <w:r w:rsidRPr="00303552">
        <w:t>days old</w:t>
      </w:r>
      <w:r>
        <w:t xml:space="preserve"> (mean 82 days)</w:t>
      </w:r>
      <w:r w:rsidRPr="00303552">
        <w:t>, were singly house</w:t>
      </w:r>
      <w:r>
        <w:t xml:space="preserve">d with </w:t>
      </w:r>
      <w:r w:rsidRPr="00B34F9F">
        <w:rPr>
          <w:i/>
          <w:iCs/>
        </w:rPr>
        <w:t>ad libitum</w:t>
      </w:r>
      <w:r>
        <w:t xml:space="preserve"> access to</w:t>
      </w:r>
      <w:r w:rsidRPr="00303552">
        <w:t xml:space="preserve"> </w:t>
      </w:r>
      <w:r>
        <w:t xml:space="preserve">water and a CD. </w:t>
      </w:r>
      <w:r w:rsidRPr="00303552">
        <w:t xml:space="preserve">Once single-housed, weekly food intake and body weight measurements began and continued throughout the experiment. After one week of food and body weight monitoring, males </w:t>
      </w:r>
      <w:r>
        <w:t xml:space="preserve">of like-genotype for </w:t>
      </w:r>
      <w:r w:rsidRPr="000C3D44">
        <w:rPr>
          <w:i/>
          <w:iCs/>
        </w:rPr>
        <w:t xml:space="preserve">Gdf15 </w:t>
      </w:r>
      <w:r w:rsidRPr="00303552">
        <w:t xml:space="preserve">were introduced </w:t>
      </w:r>
      <w:r>
        <w:t>into the dam’s cage</w:t>
      </w:r>
      <w:r w:rsidRPr="00303552">
        <w:t xml:space="preserve">. Males were allowed to remain in the breeding cage until a copulatory plug was </w:t>
      </w:r>
      <w:r>
        <w:t>identified</w:t>
      </w:r>
      <w:r w:rsidRPr="00303552">
        <w:t xml:space="preserve">, indicating pregnancy (E0.5). </w:t>
      </w:r>
      <w:r>
        <w:t xml:space="preserve">Body weight and food intake measurements continued weekly through gestation and postnatal day 14.5. Their resultant offspring and their placentae were homozygous </w:t>
      </w:r>
      <w:r w:rsidRPr="00916768">
        <w:rPr>
          <w:i/>
          <w:iCs/>
        </w:rPr>
        <w:t>Gdf</w:t>
      </w:r>
      <w:r>
        <w:rPr>
          <w:i/>
          <w:iCs/>
        </w:rPr>
        <w:t>15</w:t>
      </w:r>
      <w:r w:rsidRPr="00792F75">
        <w:rPr>
          <w:i/>
          <w:iCs/>
          <w:vertAlign w:val="superscript"/>
        </w:rPr>
        <w:t>+/+</w:t>
      </w:r>
      <w:r w:rsidRPr="00792F75">
        <w:rPr>
          <w:i/>
          <w:iCs/>
        </w:rPr>
        <w:t xml:space="preserve"> </w:t>
      </w:r>
      <w:r w:rsidRPr="00916768">
        <w:rPr>
          <w:i/>
          <w:iCs/>
        </w:rPr>
        <w:t>Gdf1</w:t>
      </w:r>
      <w:r>
        <w:rPr>
          <w:i/>
          <w:iCs/>
        </w:rPr>
        <w:t>5</w:t>
      </w:r>
      <w:r w:rsidRPr="00792F75">
        <w:rPr>
          <w:i/>
          <w:iCs/>
          <w:vertAlign w:val="superscript"/>
        </w:rPr>
        <w:t>-/-</w:t>
      </w:r>
      <w:r>
        <w:t xml:space="preserve"> and were studied until postnatal day 14 (PND14).</w:t>
      </w:r>
    </w:p>
    <w:p w14:paraId="0AE2C456" w14:textId="77777777" w:rsidR="00634CB7" w:rsidRDefault="00634CB7" w:rsidP="00634CB7">
      <w:pPr>
        <w:pStyle w:val="Heading3"/>
      </w:pPr>
      <w:bookmarkStart w:id="289" w:name="_Toc126771670"/>
      <w:bookmarkStart w:id="290" w:name="_Toc126830577"/>
      <w:r>
        <w:t>Genotyping</w:t>
      </w:r>
      <w:bookmarkEnd w:id="289"/>
      <w:bookmarkEnd w:id="290"/>
    </w:p>
    <w:p w14:paraId="3892CA7E" w14:textId="77777777" w:rsidR="00634CB7" w:rsidRPr="009C63CC" w:rsidRDefault="00634CB7" w:rsidP="00634CB7">
      <w:pPr>
        <w:rPr>
          <w:i/>
          <w:iCs/>
          <w:vertAlign w:val="superscript"/>
        </w:rPr>
      </w:pPr>
      <w:r w:rsidRPr="00777A3D">
        <w:t xml:space="preserve">At 14 days of age, a small section of the tail was collected and digested in 100uL of lysis buffer </w:t>
      </w:r>
      <w:r w:rsidRPr="00777A3D">
        <w:rPr>
          <w:color w:val="000000" w:themeColor="text1"/>
        </w:rPr>
        <w:t>(</w:t>
      </w:r>
      <w:r w:rsidRPr="00777A3D">
        <w:rPr>
          <w:rFonts w:eastAsia="Times New Roman"/>
          <w:color w:val="000000" w:themeColor="text1"/>
          <w:shd w:val="clear" w:color="auto" w:fill="FFFFFF"/>
        </w:rPr>
        <w:t>10 mM Tris pH</w:t>
      </w:r>
      <w:r>
        <w:rPr>
          <w:rFonts w:eastAsia="Times New Roman"/>
          <w:color w:val="000000" w:themeColor="text1"/>
          <w:shd w:val="clear" w:color="auto" w:fill="FFFFFF"/>
        </w:rPr>
        <w:t xml:space="preserve"> </w:t>
      </w:r>
      <w:r w:rsidRPr="00777A3D">
        <w:rPr>
          <w:rFonts w:eastAsia="Times New Roman"/>
          <w:color w:val="000000" w:themeColor="text1"/>
          <w:shd w:val="clear" w:color="auto" w:fill="FFFFFF"/>
        </w:rPr>
        <w:t>8.0, 150 mM NaCl, 10 mM EDTA, 0.1% SDS and 1 mg/ml proteinase K</w:t>
      </w:r>
      <w:r w:rsidRPr="00777A3D">
        <w:rPr>
          <w:color w:val="000000" w:themeColor="text1"/>
        </w:rPr>
        <w:t xml:space="preserve">) at </w:t>
      </w:r>
      <w:r w:rsidRPr="00777A3D">
        <w:t>55°C for 4 hours. Digested DNA sample</w:t>
      </w:r>
      <w:r>
        <w:t>s</w:t>
      </w:r>
      <w:r w:rsidRPr="00777A3D">
        <w:t xml:space="preserve"> w</w:t>
      </w:r>
      <w:r>
        <w:t>ere</w:t>
      </w:r>
      <w:r w:rsidRPr="00777A3D">
        <w:t xml:space="preserve"> </w:t>
      </w:r>
      <w:r>
        <w:t>amplified</w:t>
      </w:r>
      <w:r w:rsidRPr="00777A3D">
        <w:t xml:space="preserve"> with </w:t>
      </w:r>
      <w:proofErr w:type="spellStart"/>
      <w:r w:rsidRPr="00777A3D">
        <w:t>DreamTaq</w:t>
      </w:r>
      <w:proofErr w:type="spellEnd"/>
      <w:r w:rsidRPr="00777A3D">
        <w:t xml:space="preserve"> Green to generate PCR product (</w:t>
      </w:r>
      <w:proofErr w:type="spellStart"/>
      <w:r w:rsidRPr="00777A3D">
        <w:t>ThermoFisher</w:t>
      </w:r>
      <w:proofErr w:type="spellEnd"/>
      <w:r w:rsidRPr="00777A3D">
        <w:t xml:space="preserve"> Scientific, Catalog #K1081). Genotyping by PCR was conducted with 2 forward and one reverse primer sets (forward 1:</w:t>
      </w:r>
      <w:r w:rsidRPr="00777A3D">
        <w:rPr>
          <w:color w:val="252525"/>
          <w:shd w:val="clear" w:color="auto" w:fill="FFFFFF"/>
        </w:rPr>
        <w:t xml:space="preserve"> 5' GAT TCC CGC CCG AAT TAG C 3'</w:t>
      </w:r>
      <w:r w:rsidRPr="00777A3D">
        <w:t xml:space="preserve">, </w:t>
      </w:r>
      <w:r w:rsidRPr="00777A3D">
        <w:lastRenderedPageBreak/>
        <w:t>forward 2:</w:t>
      </w:r>
      <w:r w:rsidRPr="00777A3D">
        <w:rPr>
          <w:color w:val="252525"/>
          <w:shd w:val="clear" w:color="auto" w:fill="FFFFFF"/>
        </w:rPr>
        <w:t xml:space="preserve"> 5' CCG AAT TAG CCT GGT CAC CC 3'</w:t>
      </w:r>
      <w:r>
        <w:t xml:space="preserve">, </w:t>
      </w:r>
      <w:r w:rsidRPr="00777A3D">
        <w:t>Reverse:</w:t>
      </w:r>
      <w:r w:rsidRPr="00777A3D">
        <w:rPr>
          <w:color w:val="252525"/>
          <w:shd w:val="clear" w:color="auto" w:fill="FFFFFF"/>
        </w:rPr>
        <w:t xml:space="preserve"> 5’ ATC CGT CCT ACT CTG GCT AAG 3'</w:t>
      </w:r>
      <w:r w:rsidRPr="00777A3D">
        <w:t>). Initiation of PCR was at 95 °C for 3 minutes, followed by 38 cycles of denaturation</w:t>
      </w:r>
      <w:r>
        <w:t xml:space="preserve"> </w:t>
      </w:r>
      <w:r w:rsidRPr="00777A3D">
        <w:t xml:space="preserve">(95°C for 30 seconds), annealing (60°C for 40 seconds), and elongation (72°C for 1 minute), and a final amplification step at 72°C for 5 minutes. PCR product resulted in 2 visible bands, one at 200bp </w:t>
      </w:r>
      <w:r w:rsidRPr="00777A3D">
        <w:rPr>
          <w:i/>
          <w:iCs/>
        </w:rPr>
        <w:t>Gdf15</w:t>
      </w:r>
      <w:r w:rsidRPr="00777A3D">
        <w:rPr>
          <w:i/>
          <w:iCs/>
          <w:vertAlign w:val="superscript"/>
        </w:rPr>
        <w:t>-/-</w:t>
      </w:r>
      <w:r w:rsidRPr="00777A3D">
        <w:t xml:space="preserve"> and another at 600bp </w:t>
      </w:r>
      <w:r w:rsidRPr="00777A3D">
        <w:rPr>
          <w:i/>
          <w:iCs/>
        </w:rPr>
        <w:t>Gdf15</w:t>
      </w:r>
      <w:r w:rsidRPr="00777A3D">
        <w:rPr>
          <w:i/>
          <w:iCs/>
          <w:vertAlign w:val="superscript"/>
        </w:rPr>
        <w:t>+/+</w:t>
      </w:r>
      <w:r w:rsidRPr="00777A3D">
        <w:rPr>
          <w:i/>
          <w:iCs/>
        </w:rPr>
        <w:t>.</w:t>
      </w:r>
      <w:r w:rsidRPr="00777A3D">
        <w:t xml:space="preserve"> Mice with both bands were considered </w:t>
      </w:r>
      <w:r w:rsidRPr="00777A3D">
        <w:rPr>
          <w:i/>
          <w:iCs/>
        </w:rPr>
        <w:t>Gdf15</w:t>
      </w:r>
      <w:r w:rsidRPr="00777A3D">
        <w:rPr>
          <w:i/>
          <w:iCs/>
          <w:vertAlign w:val="superscript"/>
        </w:rPr>
        <w:t>+/-</w:t>
      </w:r>
      <w:r w:rsidRPr="00777A3D">
        <w:t>.</w:t>
      </w:r>
      <w:r>
        <w:t xml:space="preserve"> Dam genotype was secondarily confirmed via maternal serum ELISA. </w:t>
      </w:r>
    </w:p>
    <w:p w14:paraId="726F26E7" w14:textId="77777777" w:rsidR="00634CB7" w:rsidRDefault="00634CB7" w:rsidP="00634CB7">
      <w:pPr>
        <w:pStyle w:val="Heading3"/>
      </w:pPr>
      <w:bookmarkStart w:id="291" w:name="_Toc126771671"/>
      <w:bookmarkStart w:id="292" w:name="_Toc126830578"/>
      <w:r>
        <w:t>Insulin tolerance tests</w:t>
      </w:r>
      <w:bookmarkEnd w:id="291"/>
      <w:bookmarkEnd w:id="292"/>
    </w:p>
    <w:p w14:paraId="2D3451AC" w14:textId="77777777" w:rsidR="00634CB7" w:rsidRDefault="00634CB7" w:rsidP="00634CB7">
      <w:pPr>
        <w:rPr>
          <w:rFonts w:eastAsia="Times New Roman"/>
        </w:rPr>
      </w:pPr>
      <w:r w:rsidRPr="00C345B1">
        <w:t>On E16.5</w:t>
      </w:r>
      <w:r>
        <w:t xml:space="preserve">, dams underwent intraperitoneal insulin tolerance testing </w:t>
      </w:r>
      <w:r>
        <w:fldChar w:fldCharType="begin"/>
      </w:r>
      <w:r>
        <w:instrText xml:space="preserve"> ADDIN ZOTERO_ITEM CSL_CITATION {"citationID":"u5ukMVdn","properties":{"formattedCitation":"(Bridges et al., 2022)","plainCitation":"(Bridges et al., 2022)","noteIndex":0},"citationItems":[{"id":1382,"uris":["http://zotero.org/users/5073745/items/GWKFWWRY"],"itemData":{"id":1382,"type":"webpage","abstract":"Insulin tolerance tests are a standard and common method for evaluating the insulin sensitivity of an animal.  In this assay, animals are fasted to normalize blood glucose and then challenged by an intraperitoneal injection of insulin.  As glucose is transported into tissues and glucose production is suppressed, glucose levels drop.   A more insulin sensitive animal will have a larger decrease in blood glucose.  This has advantages over a glucose tolerance test which measures both insulin sensitivity and insulin responsiveness.","container-title":"protocols.io","language":"en","title":"Insulin Tolerance Test","URL":"dx.doi.org/10.17504/protocols.io.b5zxq77n","author":[{"family":"Bridges","given":"Dave"},{"family":"Mulcahy","given":"Molly C"},{"family":"Redd","given":"JeAnna R"}],"accessed":{"date-parts":[["2022",5,16]]},"issued":{"date-parts":[["2022",3,7]]}}}],"schema":"https://github.com/citation-style-language/schema/raw/master/csl-citation.json"} </w:instrText>
      </w:r>
      <w:r>
        <w:fldChar w:fldCharType="separate"/>
      </w:r>
      <w:r>
        <w:rPr>
          <w:noProof/>
        </w:rPr>
        <w:t>(Bridges et al., 2022)</w:t>
      </w:r>
      <w:r>
        <w:fldChar w:fldCharType="end"/>
      </w:r>
      <w:r>
        <w:t>. Dams were placed in clean cage without access to food but with ad libitum access to water at ZT 2. Dams were fasted for 6 hours (ZT2-ZT8). Baseline blood</w:t>
      </w:r>
      <w:r w:rsidRPr="00E34536">
        <w:rPr>
          <w:rFonts w:eastAsia="Times New Roman"/>
        </w:rPr>
        <w:t xml:space="preserve"> glucose was assessed using a tail clip and a handheld glucometer (OneTouch Ultra). </w:t>
      </w:r>
      <w:r>
        <w:rPr>
          <w:rFonts w:eastAsia="Times New Roman"/>
        </w:rPr>
        <w:t>After initial blood glucose measurement</w:t>
      </w:r>
      <w:r w:rsidRPr="00E34536">
        <w:rPr>
          <w:rFonts w:eastAsia="Times New Roman"/>
        </w:rPr>
        <w:t xml:space="preserve">, an intraperitoneal injection of insulin was administered (Humulin, u-100; 0.75U/kg lean mass). </w:t>
      </w:r>
      <w:r>
        <w:rPr>
          <w:rFonts w:eastAsia="Times New Roman"/>
        </w:rPr>
        <w:t xml:space="preserve">Blood glucose was measured in 15-minute intervals for 2 hours. Area under the curve was calculated by taking the sum of all glucose values for each animal and averaging by genotype. We then calculated the rate of initial drop in blood glucose after insulin administration. We limited data to the first 45 minutes after injection and modeling the exponential rate of decay in glucose for each animal as a slope. This rate was then averaged by genotype.  </w:t>
      </w:r>
    </w:p>
    <w:p w14:paraId="4B2E00BC" w14:textId="77777777" w:rsidR="00634CB7" w:rsidRDefault="00634CB7" w:rsidP="00634CB7">
      <w:r>
        <w:rPr>
          <w:rFonts w:eastAsia="Times New Roman"/>
        </w:rPr>
        <w:t xml:space="preserve">24 hours after ITT, we collected two  fed blood samples: at ZT1 and ZT13. Dams were lightly anesthetized via inhaled isoflurane and whole blood was collected by retroorbital bleed in a heparinized capillary tube. Blood was allowed to clot on ice for 20 minutes then was spun down in a cold centrifuge (4°C, </w:t>
      </w:r>
      <w:r>
        <w:t>Eppendorf microcentrifuge, model 5415R) for 20 minutes at 2000 g. Serum was pipetted off after centrifugation and stored at -80</w:t>
      </w:r>
      <w:r>
        <w:rPr>
          <w:rFonts w:eastAsia="Times New Roman"/>
        </w:rPr>
        <w:t>°C until used for analysis.</w:t>
      </w:r>
    </w:p>
    <w:p w14:paraId="3EDF108D" w14:textId="77777777" w:rsidR="00634CB7" w:rsidRDefault="00634CB7" w:rsidP="00634CB7">
      <w:pPr>
        <w:pStyle w:val="Heading3"/>
      </w:pPr>
      <w:bookmarkStart w:id="293" w:name="_Toc126771672"/>
      <w:bookmarkStart w:id="294" w:name="_Toc126830579"/>
      <w:r>
        <w:t>Serum GDF15 Quantification</w:t>
      </w:r>
      <w:bookmarkEnd w:id="293"/>
      <w:bookmarkEnd w:id="294"/>
    </w:p>
    <w:p w14:paraId="0E8ACC6A" w14:textId="77777777" w:rsidR="00634CB7" w:rsidRDefault="00634CB7" w:rsidP="00634CB7">
      <w:r>
        <w:lastRenderedPageBreak/>
        <w:t xml:space="preserve">Serum GDF15 determinations were completed using maternal serum collected 24 hours after insulin tolerance tests on E16.5 in the Gdf15 and maternal comparator C57BL/6J studies. Gdf15 levels were determined via ELISA according to manufacturer guidelines (R&amp;D system, catalog # </w:t>
      </w:r>
      <w:r w:rsidRPr="002C2A53">
        <w:rPr>
          <w:rFonts w:eastAsia="Times New Roman"/>
          <w:color w:val="000000" w:themeColor="text1"/>
          <w:shd w:val="clear" w:color="auto" w:fill="FFFFFF"/>
        </w:rPr>
        <w:t>MGD150</w:t>
      </w:r>
      <w:r>
        <w:rPr>
          <w:rFonts w:eastAsia="Times New Roman"/>
        </w:rPr>
        <w:t>)</w:t>
      </w:r>
      <w:r>
        <w:t xml:space="preserve">. </w:t>
      </w:r>
    </w:p>
    <w:p w14:paraId="7DD0B427" w14:textId="77777777" w:rsidR="00634CB7" w:rsidRDefault="00634CB7" w:rsidP="00634CB7">
      <w:pPr>
        <w:pStyle w:val="Heading3"/>
      </w:pPr>
      <w:bookmarkStart w:id="295" w:name="_Toc126771673"/>
      <w:bookmarkStart w:id="296" w:name="_Toc126830580"/>
      <w:r>
        <w:t>Offspring Assessments</w:t>
      </w:r>
      <w:bookmarkEnd w:id="295"/>
      <w:bookmarkEnd w:id="296"/>
    </w:p>
    <w:p w14:paraId="4A9C3E78" w14:textId="77777777" w:rsidR="00634CB7" w:rsidRDefault="00634CB7" w:rsidP="00634CB7">
      <w:r>
        <w:t>Pups were counted and body weights were recorded within 24 hours of birth, postnatal day (PND 0.5). Latency to copulatory plug was defined as the number of days between the introduction of the male and appearance of a copulatory plug. Gestational age was determined as difference between birth dates and dates of appearance of copulatory plug. At PND 3.5, litter sizes were culled to 2 male and 2 female pups, to standardize amount of nutrition provided to each pup. Survival of pups to PND 3.5 was assessed by comparing the number of pups present at PND 3.5 to the number present on PND 0.5 and is expressed as a percentage. Body weight was assessed for each pup on PND 0.5, 3.5, 7.5, 10.5, and 14.5. Pups were euthanized by decapitation on the 2 hours before milk collection began (PND 14.5-17.5).</w:t>
      </w:r>
    </w:p>
    <w:p w14:paraId="671556A3" w14:textId="77777777" w:rsidR="00634CB7" w:rsidRDefault="00634CB7" w:rsidP="00634CB7">
      <w:pPr>
        <w:pStyle w:val="Heading3"/>
      </w:pPr>
      <w:bookmarkStart w:id="297" w:name="_Toc126771674"/>
      <w:bookmarkStart w:id="298" w:name="_Toc126830581"/>
      <w:r>
        <w:t xml:space="preserve">Weigh-suckle-weigh, milk volume </w:t>
      </w:r>
      <w:proofErr w:type="gramStart"/>
      <w:r>
        <w:t>production</w:t>
      </w:r>
      <w:bookmarkEnd w:id="297"/>
      <w:bookmarkEnd w:id="298"/>
      <w:proofErr w:type="gramEnd"/>
    </w:p>
    <w:p w14:paraId="38A98B46" w14:textId="6E3961A9" w:rsidR="00634CB7" w:rsidRPr="009276D1" w:rsidRDefault="00634CB7" w:rsidP="00634CB7">
      <w:r w:rsidRPr="00303552">
        <w:t xml:space="preserve">On postnatal day 10.5, we assessed milk volume production by </w:t>
      </w:r>
      <w:r>
        <w:t>the</w:t>
      </w:r>
      <w:r w:rsidRPr="00303552">
        <w:t xml:space="preserve"> weigh-suckle-weigh </w:t>
      </w:r>
      <w:r>
        <w:t>method</w:t>
      </w:r>
      <w:r w:rsidRPr="00303552">
        <w:t xml:space="preserve"> </w:t>
      </w:r>
      <w:r>
        <w:fldChar w:fldCharType="begin"/>
      </w:r>
      <w:r>
        <w:instrText xml:space="preserve"> ADDIN ZOTERO_ITEM CSL_CITATION {"citationID":"Pgj7tJbO","properties":{"formattedCitation":"(Boston et al., 2001; El Habbal et al., 2021)","plainCitation":"(Boston et al., 2001; El Habbal et al., 2021)","noteIndex":0},"citationItems":[{"id":258,"uris":["http://zotero.org/users/5073745/items/X6KF8W8Y"],"itemData":{"id":258,"type":"article-journal","abstract":"Lactose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id":703,"uris":["http://zotero.org/users/5073745/items/QB76SJAF"],"itemData":{"id":703,"type":"article-journal","abstract":"&lt;p&gt;Human milk is the recommended nutrient source for newborns. The mammary gland comprises multiple cell types including epithelial cells and adipocytes. The contributions of mammary adipocytes to breast milk composition and the intersections between mammary nutrient sensing and milk lipids are not fully understood. A major nutrient sensor in most tissues is the mechanistic target of rapamycin 1 (mTORC1). To assess the role of excess nutrient sensing on mammary gland structure, function, milk composition, and offspring weights, we used an Adiponectin-Cre driven Tsc1 knockout model of adipocyte mTORC1 hyperactivation. Our results show that the knockout dams have higher milk fat contributing to higher milk caloric density and heavier offspring weight during lactation. Additionally, milk of knockout dams displayed a lower percentage of saturated fatty acids, higher percentage of monounsaturated fatty acids, and a lower milk ω6: ω3 ratio driven by increases in Docosahexaenoic acid (DHA). Mammary gland gene expression analyses identified changes in eicosanoid metabolism, adaptive immune function and contractile gene expression. Together, these results suggest a novel role of adipocyte mTORC1 in mammary gland function and morphology, milk composition, and offspring growth.&lt;/p&gt;","container-title":"bioRxiv","DOI":"10.1101/2021.07.01.450596","language":"en","license":"© 2021, Posted by Cold Spring Harbor Laboratory. This pre-print is available under a Creative Commons License (Attribution 4.0 International), CC BY 4.0, as described at http://creativecommons.org/licenses/by/4.0/","note":"publisher: Cold Spring Harbor Laboratory\nsection: New Results","page":"2021.07.01.450596","source":"www.biorxiv.org","title":"Activation of Adipocyte mTORC1 Increases Milk Lipids in a Mouse Model of Lactation","author":[{"family":"El Habbal","given":"Noura"},{"family":"Meyer","given":"Allison C."},{"family":"Hafner","given":"Hannah"},{"family":"Redd","given":"JeAnna R."},{"family":"Carlson","given":"Zach"},{"family":"Mulcahy","given":"Molly C."},{"family":"Gregg","given":"Brigid"},{"family":"Bridges","given":"Dave"}],"issued":{"date-parts":[["2021",7,1]]}}}],"schema":"https://github.com/citation-style-language/schema/raw/master/csl-citation.json"} </w:instrText>
      </w:r>
      <w:r>
        <w:fldChar w:fldCharType="separate"/>
      </w:r>
      <w:r>
        <w:rPr>
          <w:noProof/>
        </w:rPr>
        <w:t>(Boston et al., 2001; El Habbal et al., 2021)</w:t>
      </w:r>
      <w:r>
        <w:fldChar w:fldCharType="end"/>
      </w:r>
      <w:r>
        <w:t>.</w:t>
      </w:r>
      <w:r w:rsidRPr="00303552">
        <w:t xml:space="preserve"> </w:t>
      </w:r>
      <w:r>
        <w:t>D</w:t>
      </w:r>
      <w:r w:rsidRPr="00303552">
        <w:t xml:space="preserve">ams were weighed using an analytical scale to the nearest </w:t>
      </w:r>
      <w:r>
        <w:t>10 mg</w:t>
      </w:r>
      <w:r w:rsidRPr="00303552">
        <w:t xml:space="preserve"> and placed in a clean cage with free access to food and water. Pups were then weighed in aggregate and placed in a clean cage on top of a heating pad without access to food or water. Dam and pups remained separated for 2 hours. After 2 hours, weight measurements were repeated, and pups were reintroduced to the dam’s cage where they remained for 1 hour. After one hour, the final weights were taken for both dams and pups in aggregate. </w:t>
      </w:r>
      <w:r>
        <w:t>The v</w:t>
      </w:r>
      <w:r w:rsidRPr="00303552">
        <w:t xml:space="preserve">olume of </w:t>
      </w:r>
      <w:r w:rsidRPr="00303552">
        <w:lastRenderedPageBreak/>
        <w:t>milk produced is expressed</w:t>
      </w:r>
      <w:ins w:id="299" w:author="Erica Jansen" w:date="2023-03-06T11:01:00Z">
        <w:r w:rsidRPr="00303552">
          <w:t xml:space="preserve"> </w:t>
        </w:r>
      </w:ins>
      <w:ins w:id="300" w:author="Erica Jansen" w:date="2023-02-28T12:59:00Z">
        <w:r w:rsidR="000D61A2">
          <w:t xml:space="preserve">as </w:t>
        </w:r>
      </w:ins>
      <w:r w:rsidRPr="00303552">
        <w:t xml:space="preserve">the average </w:t>
      </w:r>
      <w:r>
        <w:t xml:space="preserve">weight lost by each dam after 1 hour of nursing divided by the </w:t>
      </w:r>
      <w:r w:rsidRPr="00303552">
        <w:t>number of pups</w:t>
      </w:r>
      <w:r>
        <w:t xml:space="preserve"> in the litter.</w:t>
      </w:r>
    </w:p>
    <w:p w14:paraId="5B50D106" w14:textId="77777777" w:rsidR="00634CB7" w:rsidRDefault="00634CB7" w:rsidP="00634CB7">
      <w:pPr>
        <w:pStyle w:val="Heading3"/>
      </w:pPr>
      <w:bookmarkStart w:id="301" w:name="_Toc126771675"/>
      <w:bookmarkStart w:id="302" w:name="_Toc126830582"/>
      <w:r>
        <w:t>Milk collection</w:t>
      </w:r>
      <w:bookmarkEnd w:id="301"/>
      <w:bookmarkEnd w:id="302"/>
    </w:p>
    <w:p w14:paraId="466FAFCA" w14:textId="77777777" w:rsidR="00634CB7" w:rsidRPr="009276D1" w:rsidRDefault="00634CB7" w:rsidP="00C91471">
      <w:r w:rsidRPr="00303552">
        <w:t xml:space="preserve">Milk collection took place on </w:t>
      </w:r>
      <w:r>
        <w:t>PND</w:t>
      </w:r>
      <w:r w:rsidRPr="00303552">
        <w:t xml:space="preserve"> 14.5-17.5. Pups were separated from dams and sacrificed 2 hours before milk collection began. Dams were allowed to </w:t>
      </w:r>
      <w:r w:rsidRPr="00303552">
        <w:rPr>
          <w:i/>
          <w:iCs/>
        </w:rPr>
        <w:t>ad libitum</w:t>
      </w:r>
      <w:r w:rsidRPr="00303552">
        <w:t xml:space="preserve"> access to food and water in a clean cage during that time. Dams were anesthetized with intramuscular injection of Ketamine/Xylazine (0.1</w:t>
      </w:r>
      <w:r>
        <w:t>3</w:t>
      </w:r>
      <w:r w:rsidRPr="00303552">
        <w:t xml:space="preserve">g/kg body weight) into forelimb muscle. Once the dam was fully anesthetized, an oxytocin injection (2U per </w:t>
      </w:r>
      <w:proofErr w:type="spellStart"/>
      <w:r w:rsidRPr="00303552">
        <w:t>dam</w:t>
      </w:r>
      <w:proofErr w:type="spellEnd"/>
      <w:r w:rsidRPr="00303552">
        <w:t>) was given in the forelimb muscle to begin let-down. Milk was collected with a pipette after manually expressing milk from nipples</w:t>
      </w:r>
      <w:r>
        <w:t xml:space="preserve"> and stored in a 1.5 mL Eppendorf tube</w:t>
      </w:r>
      <w:r w:rsidRPr="00303552">
        <w:t xml:space="preserve">. Following milk collection, dams were immediately </w:t>
      </w:r>
      <w:r>
        <w:t>euthanized via isoflurane inhalation and cervical dislocation.</w:t>
      </w:r>
    </w:p>
    <w:p w14:paraId="45B7C5B4" w14:textId="77777777" w:rsidR="00634CB7" w:rsidRDefault="00634CB7" w:rsidP="00634CB7">
      <w:pPr>
        <w:pStyle w:val="Heading3"/>
      </w:pPr>
      <w:bookmarkStart w:id="303" w:name="_Toc126771676"/>
      <w:bookmarkStart w:id="304" w:name="_Toc126830583"/>
      <w:r>
        <w:t>Statistical Analyses</w:t>
      </w:r>
      <w:bookmarkEnd w:id="303"/>
      <w:bookmarkEnd w:id="304"/>
    </w:p>
    <w:p w14:paraId="362864C1" w14:textId="2E60241A" w:rsidR="00634CB7" w:rsidRPr="009276D1" w:rsidRDefault="00634CB7" w:rsidP="00C91471">
      <w:commentRangeStart w:id="305"/>
      <w:r w:rsidRPr="00303552">
        <w:t xml:space="preserve">Milk collection took place on </w:t>
      </w:r>
      <w:r>
        <w:t>PND</w:t>
      </w:r>
      <w:r w:rsidRPr="00303552">
        <w:t xml:space="preserve"> 14.5-17.5. Pups were separated from dams and sacrificed 2 hours before milk collection began. Dams were allowed </w:t>
      </w:r>
      <w:del w:id="306" w:author="Erica Jansen" w:date="2023-02-28T12:59:00Z">
        <w:r w:rsidRPr="00303552" w:rsidDel="000D61A2">
          <w:delText>to</w:delText>
        </w:r>
      </w:del>
      <w:r w:rsidRPr="00303552">
        <w:t xml:space="preserve"> </w:t>
      </w:r>
      <w:r w:rsidRPr="00303552">
        <w:rPr>
          <w:i/>
          <w:iCs/>
        </w:rPr>
        <w:t>ad libitum</w:t>
      </w:r>
      <w:r w:rsidRPr="00303552">
        <w:t xml:space="preserve"> access to food and water in a clean cage during that time. Dams were anesthetized with intramuscular injection of Ketamine/Xylazine (0.1</w:t>
      </w:r>
      <w:r>
        <w:t>3</w:t>
      </w:r>
      <w:r w:rsidRPr="00303552">
        <w:t xml:space="preserve">g/kg body weight) into forelimb muscle. Once the dam was fully anesthetized, an oxytocin injection (2U per </w:t>
      </w:r>
      <w:proofErr w:type="spellStart"/>
      <w:r w:rsidRPr="00303552">
        <w:t>dam</w:t>
      </w:r>
      <w:proofErr w:type="spellEnd"/>
      <w:r w:rsidRPr="00303552">
        <w:t>) was given in the forelimb muscle to begin let-down. Milk was collected with a pipette after manually expressing milk from nipples</w:t>
      </w:r>
      <w:r>
        <w:t xml:space="preserve"> and stored in a 1.5 mL Eppendorf tube</w:t>
      </w:r>
      <w:r w:rsidRPr="00303552">
        <w:t xml:space="preserve">. Following milk collection, dams were immediately </w:t>
      </w:r>
      <w:r>
        <w:t>euthanized via isoflurane inhalation and cervical dislocation.</w:t>
      </w:r>
      <w:commentRangeEnd w:id="305"/>
      <w:r w:rsidR="000D61A2">
        <w:rPr>
          <w:rStyle w:val="CommentReference"/>
          <w:rFonts w:asciiTheme="minorHAnsi" w:eastAsiaTheme="minorHAnsi" w:hAnsiTheme="minorHAnsi" w:cstheme="minorBidi"/>
          <w:color w:val="auto"/>
        </w:rPr>
        <w:commentReference w:id="305"/>
      </w:r>
    </w:p>
    <w:p w14:paraId="46AE1C33" w14:textId="77777777" w:rsidR="00634CB7" w:rsidRDefault="00634CB7" w:rsidP="00634CB7">
      <w:pPr>
        <w:pStyle w:val="Heading2"/>
      </w:pPr>
      <w:bookmarkStart w:id="307" w:name="_Toc126771677"/>
      <w:bookmarkStart w:id="308" w:name="_Toc126830584"/>
      <w:r>
        <w:t>Results</w:t>
      </w:r>
      <w:bookmarkEnd w:id="307"/>
      <w:bookmarkEnd w:id="308"/>
    </w:p>
    <w:p w14:paraId="207CB36F" w14:textId="77777777" w:rsidR="00634CB7" w:rsidRDefault="00634CB7" w:rsidP="00634CB7">
      <w:pPr>
        <w:pStyle w:val="Heading3"/>
      </w:pPr>
      <w:bookmarkStart w:id="309" w:name="_Toc126771678"/>
      <w:bookmarkStart w:id="310" w:name="_Toc126830585"/>
      <w:r>
        <w:t xml:space="preserve">GDF15 is elevated during pregnancy in </w:t>
      </w:r>
      <w:proofErr w:type="gramStart"/>
      <w:r>
        <w:t>mice</w:t>
      </w:r>
      <w:bookmarkEnd w:id="309"/>
      <w:bookmarkEnd w:id="310"/>
      <w:proofErr w:type="gramEnd"/>
    </w:p>
    <w:p w14:paraId="6AFC7A2B" w14:textId="21D7669D" w:rsidR="00634CB7" w:rsidRDefault="00634CB7" w:rsidP="00C91471">
      <w:pPr>
        <w:ind w:firstLine="720"/>
      </w:pPr>
      <w:r>
        <w:lastRenderedPageBreak/>
        <w:t xml:space="preserve">Previous work has shown that pregnancy in mice results in maternal insulin resistance </w:t>
      </w:r>
      <w:r>
        <w:fldChar w:fldCharType="begin"/>
      </w:r>
      <w:r>
        <w:instrText xml:space="preserve"> ADDIN ZOTERO_ITEM CSL_CITATION {"citationID":"138NTu4T","properties":{"formattedCitation":"(Ladyman et al., 2018; Musial et al., 2016)","plainCitation":"(Ladyman et al., 2018; Musial et al., 2016)","noteIndex":0},"citationItems":[{"id":43,"uris":["http://zotero.org/users/5073745/items/3EYRTHI4"],"itemData":{"id":43,"type":"article-journal","abstract":"Pregnancy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R."}],"issued":{"date-parts":[["2018",10,1]]}}},{"id":850,"uris":["http://zotero.org/users/5073745/items/6KH8KP3B"],"itemData":{"id":850,"type":"article-journal","abstract":"In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1939-327X","issue":"4","language":"en","license":"© 2016 by the American Diabetes Association. Readers may use this article as long as the work is properly cited, the use is educational and not for profit, and the work is not altered.","note":"PMID: 26740602","page":"851-860","source":"diabetes.diabetesjournals.org","title":"Proximity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fldChar w:fldCharType="separate"/>
      </w:r>
      <w:r>
        <w:rPr>
          <w:noProof/>
        </w:rPr>
        <w:t>(Ladyman et al., 2018; Musial et al., 2016)</w:t>
      </w:r>
      <w:r>
        <w:fldChar w:fldCharType="end"/>
      </w:r>
      <w:r>
        <w:t>, so we sought to understand if GDF15 levels related to either pregnancy or a model of excess insulin resistance in pregnancy. We tested compared age-matched pregnant and non-pregnant females using an intraperitoneal insulin tolerance test on day 16 of pregnancy (</w:t>
      </w:r>
      <w:r w:rsidRPr="00E0146F">
        <w:rPr>
          <w:b/>
          <w:bCs/>
        </w:rPr>
        <w:t xml:space="preserve">Figure </w:t>
      </w:r>
      <w:r w:rsidR="00E75C2F">
        <w:rPr>
          <w:b/>
          <w:bCs/>
        </w:rPr>
        <w:t>6</w:t>
      </w:r>
      <w:r w:rsidRPr="00E0146F">
        <w:rPr>
          <w:b/>
          <w:bCs/>
        </w:rPr>
        <w:t>A</w:t>
      </w:r>
      <w:r>
        <w:t>). Consistent with prior work, we found that pregnant dams responded less to insulin than non-pregnant females, though this did not reach statistical significance (</w:t>
      </w:r>
      <w:r w:rsidRPr="00030231">
        <w:rPr>
          <w:b/>
          <w:bCs/>
        </w:rPr>
        <w:t xml:space="preserve">Figure </w:t>
      </w:r>
      <w:r w:rsidR="00E75C2F">
        <w:rPr>
          <w:b/>
          <w:bCs/>
        </w:rPr>
        <w:t>6</w:t>
      </w:r>
      <w:r w:rsidRPr="00030231">
        <w:rPr>
          <w:b/>
          <w:bCs/>
        </w:rPr>
        <w:t>A</w:t>
      </w:r>
      <w:r>
        <w:t>, p=0.23 via mixed linear models). Inconsistent to Musial and colleagues, there were no significant differences in their fasting blood glucose (</w:t>
      </w:r>
      <w:r w:rsidRPr="00030231">
        <w:rPr>
          <w:b/>
          <w:bCs/>
        </w:rPr>
        <w:t xml:space="preserve">Figure </w:t>
      </w:r>
      <w:r w:rsidR="00E75C2F">
        <w:rPr>
          <w:b/>
          <w:bCs/>
        </w:rPr>
        <w:t>6</w:t>
      </w:r>
      <w:r w:rsidRPr="00030231">
        <w:rPr>
          <w:b/>
          <w:bCs/>
        </w:rPr>
        <w:t>B</w:t>
      </w:r>
      <w:r>
        <w:t xml:space="preserve">, p=0.020). We found that GDF15 is 49% (54 ±18.8 </w:t>
      </w:r>
      <w:proofErr w:type="spellStart"/>
      <w:r>
        <w:t>pg</w:t>
      </w:r>
      <w:proofErr w:type="spellEnd"/>
      <w:r>
        <w:t>/dL) elevated in pregnant animals compared to non-pregnant mice (</w:t>
      </w:r>
      <w:r w:rsidRPr="00BC742F">
        <w:rPr>
          <w:b/>
          <w:bCs/>
        </w:rPr>
        <w:t xml:space="preserve">Figure </w:t>
      </w:r>
      <w:r w:rsidR="003E287B">
        <w:rPr>
          <w:b/>
          <w:bCs/>
        </w:rPr>
        <w:t>6</w:t>
      </w:r>
      <w:r>
        <w:rPr>
          <w:b/>
          <w:bCs/>
        </w:rPr>
        <w:t>C</w:t>
      </w:r>
      <w:r w:rsidRPr="00BC742F">
        <w:rPr>
          <w:b/>
          <w:bCs/>
        </w:rPr>
        <w:t xml:space="preserve">, </w:t>
      </w:r>
      <w:r>
        <w:t>p=</w:t>
      </w:r>
      <w:r w:rsidRPr="007864CD">
        <w:t>0.007</w:t>
      </w:r>
      <w:r>
        <w:t>). As expected, body weights in pregnant females were 1.57± 0.55 grams heavier than non-pregnant females (</w:t>
      </w:r>
      <w:r w:rsidRPr="004F291A">
        <w:rPr>
          <w:b/>
          <w:bCs/>
        </w:rPr>
        <w:t>Supplemental</w:t>
      </w:r>
      <w:r>
        <w:t xml:space="preserve"> </w:t>
      </w:r>
      <w:r w:rsidRPr="00EB4981">
        <w:rPr>
          <w:b/>
          <w:bCs/>
        </w:rPr>
        <w:t xml:space="preserve">Figure </w:t>
      </w:r>
      <w:r>
        <w:rPr>
          <w:b/>
          <w:bCs/>
        </w:rPr>
        <w:t>2A</w:t>
      </w:r>
      <w:r>
        <w:t xml:space="preserve">, p=0.0039). </w:t>
      </w:r>
    </w:p>
    <w:p w14:paraId="72E7C372" w14:textId="1FCE2D9A" w:rsidR="00634CB7" w:rsidRDefault="00634CB7" w:rsidP="00C91471">
      <w:pPr>
        <w:ind w:firstLine="720"/>
      </w:pPr>
      <w:r>
        <w:t>To enhance insulin resistance in pregnancy, we leveraged prior work from our lab</w:t>
      </w:r>
      <w:ins w:id="311" w:author="Erica Jansen" w:date="2023-02-28T13:02:00Z">
        <w:r w:rsidR="000D61A2">
          <w:t xml:space="preserve"> which</w:t>
        </w:r>
      </w:ins>
      <w:ins w:id="312" w:author="Erica Jansen" w:date="2023-03-06T11:01:00Z">
        <w:r>
          <w:t xml:space="preserve"> </w:t>
        </w:r>
      </w:ins>
      <w:del w:id="313" w:author="Sandoval, Darleen" w:date="2023-03-01T12:45:00Z">
        <w:r>
          <w:delText xml:space="preserve">has demonstrated </w:delText>
        </w:r>
      </w:del>
      <w:ins w:id="314" w:author="Sandoval, Darleen" w:date="2023-03-01T12:45:00Z">
        <w:r w:rsidR="006F712D">
          <w:t xml:space="preserve">demonstrating </w:t>
        </w:r>
      </w:ins>
      <w:r>
        <w:t xml:space="preserve">that </w:t>
      </w:r>
      <w:del w:id="315" w:author="Sandoval, Darleen" w:date="2023-03-01T12:45:00Z">
        <w:r>
          <w:delText>administering</w:delText>
        </w:r>
        <w:r w:rsidDel="006F712D">
          <w:delText xml:space="preserve"> </w:delText>
        </w:r>
      </w:del>
      <w:ins w:id="316" w:author="Sandoval, Darleen" w:date="2023-03-01T12:45:00Z">
        <w:r w:rsidR="006F712D">
          <w:t>administration of</w:t>
        </w:r>
        <w:r>
          <w:t xml:space="preserve"> </w:t>
        </w:r>
      </w:ins>
      <w:r>
        <w:t xml:space="preserve">the glucocorticoid dexamethasone in their drinking water impairs insulin sensitivity in non-pregnant mice </w:t>
      </w:r>
      <w:r>
        <w:fldChar w:fldCharType="begin"/>
      </w:r>
      <w:r>
        <w:instrText xml:space="preserve"> ADDIN ZOTERO_ITEM CSL_CITATION {"citationID":"P1ffJs0f","properties":{"formattedCitation":"(Gunder et al., 2020; Harvey et al., 2018)","plainCitation":"(Gunder et al., 2020; Harvey et al., 2018)","noteIndex":0},"citationItems":[{"id":1525,"uris":["http://zotero.org/users/5073745/items/ANYLTPI6"],"itemData":{"id":1525,"type":"article-journal","abstract":"Glucocorticoids promote muscle atrophy by inducing a class of proteins called atrogenes, resulting in reductions in muscle size and strength. In this work, we evaluated whether a mouse model with pre-existing diet-induced obesity had altered glucocorticoid responsiveness. We observed that all animals treated with the synthetic glucocorticoid dexamethasone had reduced strength, but that obesity exacerbated this effect. These changes were concordant with more pronounced reductions in muscle size, particularly in Type II muscle fibers, and potentiated induction of atrogene expression in the obese mice relative to lean mice. Furthermore, we show that the reductions in lean mass do not fully account for the dexamethasone-induced insulin resistance observed in these mice. Together, these data suggest that obesity potentiates glucocorticoid-induced muscle atrophy.","container-title":"Biomedicines","DOI":"10.3390/biomedicines8100420","ISSN":"2227-9059","issue":"10","language":"en","license":"http://creativecommons.org/licenses/by/3.0/","note":"number: 10\npublisher: Multidisciplinary Digital Publishing Institute","page":"420","source":"www-mdpi-com.proxy.lib.umich.edu","title":"Obesity Augments Glucocorticoid-Dependent Muscle Atrophy in Male C57BL/6J Mice","volume":"8","author":[{"family":"Gunder","given":"Laura C."},{"family":"Harvey","given":"Innocence"},{"family":"Redd","given":"JeAnna R."},{"family":"Davis","given":"Carol S."},{"family":"AL-Tamimi","given":"Ayat"},{"family":"Brooks","given":"Susan V."},{"family":"Bridges","given":"Dave"}],"issued":{"date-parts":[["2020",10]]}}},{"id":330,"uris":["http://zotero.org/users/5073745/items/K8F72EMZ"],"itemData":{"id":330,"type":"article-journal","abstract":"We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fldChar w:fldCharType="separate"/>
      </w:r>
      <w:r>
        <w:rPr>
          <w:noProof/>
        </w:rPr>
        <w:t>(Gunder et al., 2020; Harvey et al., 2018)</w:t>
      </w:r>
      <w:r>
        <w:fldChar w:fldCharType="end"/>
      </w:r>
      <w:r>
        <w:t>. We treated dams with 1 mg/kg dexamethasone one week before mating and it continued for the length of the pregnancy. We compared dexamethasone-treated dams to age-matched pregnant dams who were provided normal drinking water. We found that dexamethasone</w:t>
      </w:r>
      <w:r w:rsidDel="009F0AD1">
        <w:t xml:space="preserve"> </w:t>
      </w:r>
      <w:r>
        <w:t>dams did not respond to insulin compared to pregnant dams with plain drinking water (</w:t>
      </w:r>
      <w:r w:rsidRPr="008D34BD">
        <w:rPr>
          <w:b/>
          <w:bCs/>
        </w:rPr>
        <w:t xml:space="preserve">Figure </w:t>
      </w:r>
      <w:r w:rsidR="003E287B">
        <w:rPr>
          <w:b/>
          <w:bCs/>
        </w:rPr>
        <w:t>6</w:t>
      </w:r>
      <w:r w:rsidRPr="008D34BD">
        <w:rPr>
          <w:b/>
          <w:bCs/>
        </w:rPr>
        <w:t>D</w:t>
      </w:r>
      <w:r>
        <w:t xml:space="preserve">, </w:t>
      </w:r>
      <w:proofErr w:type="spellStart"/>
      <w:r>
        <w:t>p</w:t>
      </w:r>
      <w:r>
        <w:rPr>
          <w:vertAlign w:val="subscript"/>
        </w:rPr>
        <w:t>dex</w:t>
      </w:r>
      <w:proofErr w:type="spellEnd"/>
      <w:r>
        <w:rPr>
          <w:vertAlign w:val="subscript"/>
        </w:rPr>
        <w:t>*time</w:t>
      </w:r>
      <w:r>
        <w:t>=0.02 via linear mixed effect models). Dexamethasone-treated dams had 33% lower fasting blood glucose (</w:t>
      </w:r>
      <w:r w:rsidRPr="00296419">
        <w:rPr>
          <w:b/>
          <w:bCs/>
        </w:rPr>
        <w:t xml:space="preserve">Figure </w:t>
      </w:r>
      <w:r w:rsidR="003E287B">
        <w:rPr>
          <w:b/>
          <w:bCs/>
        </w:rPr>
        <w:t>6</w:t>
      </w:r>
      <w:r w:rsidRPr="00296419">
        <w:rPr>
          <w:b/>
          <w:bCs/>
        </w:rPr>
        <w:t>E</w:t>
      </w:r>
      <w:r>
        <w:t xml:space="preserve">, </w:t>
      </w:r>
      <w:proofErr w:type="spellStart"/>
      <w:r>
        <w:t>p</w:t>
      </w:r>
      <w:r>
        <w:rPr>
          <w:vertAlign w:val="subscript"/>
        </w:rPr>
        <w:t>dex</w:t>
      </w:r>
      <w:proofErr w:type="spellEnd"/>
      <w:r>
        <w:t>=0.007) consistent with our findings in non-pregnant mice. GDF15 levels were not further increased by dexamethasone administration in pregnant dams (</w:t>
      </w:r>
      <w:r w:rsidRPr="007864CD">
        <w:rPr>
          <w:b/>
          <w:bCs/>
        </w:rPr>
        <w:t xml:space="preserve">Figure </w:t>
      </w:r>
      <w:r w:rsidR="003E287B">
        <w:rPr>
          <w:b/>
          <w:bCs/>
        </w:rPr>
        <w:t>6</w:t>
      </w:r>
      <w:r>
        <w:rPr>
          <w:b/>
          <w:bCs/>
        </w:rPr>
        <w:t>F</w:t>
      </w:r>
      <w:r>
        <w:t xml:space="preserve">, p=0.11). Body weights in pregnant dams were 2.77±0.58 grams lighter in those </w:t>
      </w:r>
      <w:r>
        <w:lastRenderedPageBreak/>
        <w:t xml:space="preserve">treated with </w:t>
      </w:r>
      <w:proofErr w:type="spellStart"/>
      <w:r>
        <w:t>dex</w:t>
      </w:r>
      <w:proofErr w:type="spellEnd"/>
      <w:r>
        <w:t xml:space="preserve"> compared to water dams (</w:t>
      </w:r>
      <w:r w:rsidRPr="00E15F79">
        <w:rPr>
          <w:b/>
          <w:bCs/>
        </w:rPr>
        <w:t xml:space="preserve">Supplementary </w:t>
      </w:r>
      <w:r w:rsidRPr="00D14CBF">
        <w:rPr>
          <w:b/>
          <w:bCs/>
        </w:rPr>
        <w:t xml:space="preserve">Figure </w:t>
      </w:r>
      <w:r>
        <w:rPr>
          <w:b/>
          <w:bCs/>
        </w:rPr>
        <w:t>2B</w:t>
      </w:r>
      <w:r>
        <w:t xml:space="preserve">, p&lt;0.0001).We were interested to see how pregnancy and </w:t>
      </w:r>
      <w:ins w:id="317" w:author="Sandoval, Darleen" w:date="2023-03-06T11:01:00Z">
        <w:r>
          <w:t>dex</w:t>
        </w:r>
      </w:ins>
      <w:ins w:id="318" w:author="Sandoval, Darleen" w:date="2023-03-01T12:46:00Z">
        <w:r w:rsidR="006F712D">
          <w:t>amethasone</w:t>
        </w:r>
      </w:ins>
      <w:del w:id="319" w:author="Sandoval, Darleen" w:date="2023-03-06T11:01:00Z">
        <w:r>
          <w:delText>dex</w:delText>
        </w:r>
      </w:del>
      <w:r>
        <w:t xml:space="preserve"> administration in pregnancy related to GDF15 levels in these </w:t>
      </w:r>
      <w:commentRangeStart w:id="320"/>
      <w:r>
        <w:t>mice</w:t>
      </w:r>
      <w:commentRangeEnd w:id="320"/>
      <w:r w:rsidR="006F712D">
        <w:rPr>
          <w:rStyle w:val="CommentReference"/>
          <w:rFonts w:asciiTheme="minorHAnsi" w:eastAsiaTheme="minorHAnsi" w:hAnsiTheme="minorHAnsi" w:cstheme="minorBidi"/>
          <w:color w:val="auto"/>
        </w:rPr>
        <w:commentReference w:id="320"/>
      </w:r>
      <w:r>
        <w:t xml:space="preserve">. Based on these data we conclude that while GDF15 is </w:t>
      </w:r>
      <w:del w:id="321" w:author="Sandoval, Darleen" w:date="2023-03-01T12:47:00Z">
        <w:r>
          <w:delText>related to</w:delText>
        </w:r>
      </w:del>
      <w:ins w:id="322" w:author="Sandoval, Darleen" w:date="2023-03-01T12:47:00Z">
        <w:r w:rsidR="006F712D">
          <w:t>increased in</w:t>
        </w:r>
      </w:ins>
      <w:r>
        <w:t xml:space="preserve"> pregnancy, it is not </w:t>
      </w:r>
      <w:ins w:id="323" w:author="Sandoval, Darleen" w:date="2023-03-01T12:47:00Z">
        <w:r w:rsidR="006F712D">
          <w:t xml:space="preserve">further </w:t>
        </w:r>
      </w:ins>
      <w:r>
        <w:t xml:space="preserve">elevated in insulin resistant dexamethasone treated dams. </w:t>
      </w:r>
    </w:p>
    <w:p w14:paraId="4041E81F" w14:textId="77777777" w:rsidR="00634CB7" w:rsidRDefault="00634CB7" w:rsidP="00634CB7">
      <w:pPr>
        <w:spacing w:line="360" w:lineRule="auto"/>
        <w:ind w:firstLine="720"/>
      </w:pPr>
      <w:r>
        <w:br w:type="page"/>
      </w:r>
    </w:p>
    <w:p w14:paraId="3B72C2E8" w14:textId="77777777" w:rsidR="00634CB7" w:rsidRPr="00737C14" w:rsidRDefault="00634CB7" w:rsidP="00634CB7">
      <w:pPr>
        <w:spacing w:line="360" w:lineRule="auto"/>
        <w:ind w:firstLine="720"/>
      </w:pPr>
      <w:r>
        <w:rPr>
          <w:noProof/>
        </w:rPr>
        <w:lastRenderedPageBreak/>
        <w:drawing>
          <wp:anchor distT="0" distB="0" distL="114300" distR="114300" simplePos="0" relativeHeight="251674624" behindDoc="0" locked="0" layoutInCell="1" allowOverlap="1" wp14:anchorId="61455B6D" wp14:editId="3CD13D63">
            <wp:simplePos x="0" y="0"/>
            <wp:positionH relativeFrom="column">
              <wp:posOffset>-276860</wp:posOffset>
            </wp:positionH>
            <wp:positionV relativeFrom="paragraph">
              <wp:posOffset>457200</wp:posOffset>
            </wp:positionV>
            <wp:extent cx="6539230" cy="31362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a:srcRect t="12723"/>
                    <a:stretch/>
                  </pic:blipFill>
                  <pic:spPr bwMode="auto">
                    <a:xfrm>
                      <a:off x="0" y="0"/>
                      <a:ext cx="6539230" cy="3136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AC095C" w14:textId="77777777" w:rsidR="00634CB7" w:rsidRPr="00737C14" w:rsidRDefault="00634CB7" w:rsidP="00634CB7"/>
    <w:p w14:paraId="78731C34" w14:textId="33F8671A" w:rsidR="00C91471" w:rsidRDefault="00C91471" w:rsidP="00C91471">
      <w:pPr>
        <w:pStyle w:val="Caption"/>
      </w:pPr>
      <w:bookmarkStart w:id="324" w:name="_Toc126830383"/>
      <w:bookmarkStart w:id="325" w:name="_Toc126851090"/>
      <w:r>
        <w:t xml:space="preserve">Figure </w:t>
      </w:r>
      <w:fldSimple w:instr=" SEQ Figure \* ARABIC ">
        <w:r w:rsidR="007A09D3">
          <w:rPr>
            <w:noProof/>
          </w:rPr>
          <w:t>5</w:t>
        </w:r>
      </w:fldSimple>
      <w:r>
        <w:t xml:space="preserve">: Gdf15 </w:t>
      </w:r>
      <w:r>
        <w:rPr>
          <w:i w:val="0"/>
          <w:iCs w:val="0"/>
        </w:rPr>
        <w:t>knockout in mouse pregnancy</w:t>
      </w:r>
      <w:bookmarkEnd w:id="324"/>
      <w:bookmarkEnd w:id="325"/>
    </w:p>
    <w:p w14:paraId="44B3E3C1" w14:textId="77777777" w:rsidR="00634CB7" w:rsidRPr="003C0FFC" w:rsidRDefault="00634CB7" w:rsidP="00634CB7">
      <w:pPr>
        <w:spacing w:line="240" w:lineRule="auto"/>
      </w:pPr>
      <w:r w:rsidRPr="003C0FFC">
        <w:t xml:space="preserve">A) Insulin resistance of pregnancy study, comparing age-matched females in 3 groups; non-pregnant females (n=7), pregnant females given plain drinking water (n=7), pregnant females given 1.0 mg/kg dexamethasone in drinking water (n=7). B) </w:t>
      </w:r>
      <w:r w:rsidRPr="006D2410">
        <w:rPr>
          <w:i/>
          <w:iCs/>
        </w:rPr>
        <w:t>Gdf15</w:t>
      </w:r>
      <w:r w:rsidRPr="003C0FFC">
        <w:t xml:space="preserve"> Knockout study in pregnancy. </w:t>
      </w:r>
      <w:r w:rsidRPr="00414844">
        <w:rPr>
          <w:i/>
          <w:iCs/>
        </w:rPr>
        <w:t>G</w:t>
      </w:r>
      <w:r>
        <w:rPr>
          <w:i/>
          <w:iCs/>
        </w:rPr>
        <w:t>df</w:t>
      </w:r>
      <w:r w:rsidRPr="00414844">
        <w:rPr>
          <w:i/>
          <w:iCs/>
        </w:rPr>
        <w:t>15</w:t>
      </w:r>
      <w:r w:rsidRPr="00414844">
        <w:rPr>
          <w:i/>
          <w:iCs/>
          <w:vertAlign w:val="superscript"/>
        </w:rPr>
        <w:t>+/+</w:t>
      </w:r>
      <w:r w:rsidRPr="003C0FFC">
        <w:t xml:space="preserve"> females </w:t>
      </w:r>
      <w:r>
        <w:t>(n=6) w</w:t>
      </w:r>
      <w:r w:rsidRPr="003C0FFC">
        <w:t xml:space="preserve">ere mated with </w:t>
      </w:r>
      <w:r w:rsidRPr="00414844">
        <w:rPr>
          <w:i/>
          <w:iCs/>
        </w:rPr>
        <w:t>G</w:t>
      </w:r>
      <w:r>
        <w:rPr>
          <w:i/>
          <w:iCs/>
        </w:rPr>
        <w:t>df</w:t>
      </w:r>
      <w:r w:rsidRPr="00414844">
        <w:rPr>
          <w:i/>
          <w:iCs/>
        </w:rPr>
        <w:t>15</w:t>
      </w:r>
      <w:r w:rsidRPr="00414844">
        <w:rPr>
          <w:i/>
          <w:iCs/>
          <w:vertAlign w:val="superscript"/>
        </w:rPr>
        <w:t>+/+</w:t>
      </w:r>
      <w:r w:rsidRPr="003C0FFC">
        <w:t xml:space="preserve"> males. </w:t>
      </w:r>
      <w:r w:rsidRPr="00414844">
        <w:rPr>
          <w:i/>
          <w:iCs/>
        </w:rPr>
        <w:t>Gdf15</w:t>
      </w:r>
      <w:r w:rsidRPr="00414844">
        <w:rPr>
          <w:i/>
          <w:iCs/>
          <w:vertAlign w:val="superscript"/>
        </w:rPr>
        <w:t>-/-</w:t>
      </w:r>
      <w:r>
        <w:t xml:space="preserve"> females (n=7) were mated with </w:t>
      </w:r>
      <w:r w:rsidRPr="00414844">
        <w:rPr>
          <w:i/>
          <w:iCs/>
        </w:rPr>
        <w:t>Gdf15</w:t>
      </w:r>
      <w:r w:rsidRPr="00414844">
        <w:rPr>
          <w:i/>
          <w:iCs/>
          <w:vertAlign w:val="superscript"/>
        </w:rPr>
        <w:t>-/-</w:t>
      </w:r>
      <w:r>
        <w:t xml:space="preserve"> males. </w:t>
      </w:r>
      <w:r w:rsidRPr="003C0FFC">
        <w:t xml:space="preserve">Food intake and body weight was measured weekly from one week before mating until 14-16 days after pups were born. </w:t>
      </w:r>
    </w:p>
    <w:p w14:paraId="44353443" w14:textId="77777777" w:rsidR="00634CB7" w:rsidRDefault="00634CB7" w:rsidP="00634CB7"/>
    <w:p w14:paraId="4822BD50" w14:textId="77777777" w:rsidR="00634CB7" w:rsidRDefault="00634CB7" w:rsidP="00634CB7"/>
    <w:p w14:paraId="77C59122" w14:textId="77777777" w:rsidR="00634CB7" w:rsidRDefault="00634CB7" w:rsidP="00634CB7"/>
    <w:p w14:paraId="715DB4D8" w14:textId="77777777" w:rsidR="00634CB7" w:rsidRDefault="00634CB7" w:rsidP="00634CB7"/>
    <w:p w14:paraId="32EFA719" w14:textId="77777777" w:rsidR="00634CB7" w:rsidRDefault="00634CB7" w:rsidP="00634CB7"/>
    <w:p w14:paraId="2EEA41D3" w14:textId="77777777" w:rsidR="00634CB7" w:rsidRDefault="00634CB7" w:rsidP="00634CB7"/>
    <w:p w14:paraId="6BEC0A06" w14:textId="77777777" w:rsidR="00634CB7" w:rsidRPr="00737C14" w:rsidRDefault="00634CB7" w:rsidP="00634CB7"/>
    <w:p w14:paraId="5949883B" w14:textId="77777777" w:rsidR="00634CB7" w:rsidRDefault="00634CB7" w:rsidP="00634CB7"/>
    <w:p w14:paraId="74FC299B" w14:textId="77777777" w:rsidR="00634CB7" w:rsidRDefault="00634CB7" w:rsidP="00634CB7"/>
    <w:p w14:paraId="08D507EA" w14:textId="57BD2D17" w:rsidR="00634CB7" w:rsidRPr="003C0FFC" w:rsidRDefault="00C91471" w:rsidP="00D51574">
      <w:r>
        <w:rPr>
          <w:noProof/>
        </w:rPr>
        <w:lastRenderedPageBreak/>
        <w:drawing>
          <wp:anchor distT="0" distB="0" distL="114300" distR="114300" simplePos="0" relativeHeight="251675648" behindDoc="0" locked="0" layoutInCell="1" allowOverlap="1" wp14:anchorId="422CE22C" wp14:editId="5BD0FC8A">
            <wp:simplePos x="0" y="0"/>
            <wp:positionH relativeFrom="column">
              <wp:posOffset>-382905</wp:posOffset>
            </wp:positionH>
            <wp:positionV relativeFrom="paragraph">
              <wp:posOffset>382270</wp:posOffset>
            </wp:positionV>
            <wp:extent cx="6835775" cy="35826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3"/>
                    <a:srcRect t="6267"/>
                    <a:stretch/>
                  </pic:blipFill>
                  <pic:spPr bwMode="auto">
                    <a:xfrm>
                      <a:off x="0" y="0"/>
                      <a:ext cx="6835775" cy="3582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50B4F" w14:textId="771D5B14" w:rsidR="00D51574" w:rsidRDefault="00D51574" w:rsidP="00D51574">
      <w:pPr>
        <w:pStyle w:val="Caption"/>
      </w:pPr>
      <w:bookmarkStart w:id="326" w:name="_Toc126830384"/>
      <w:bookmarkStart w:id="327" w:name="_Toc126851091"/>
      <w:r>
        <w:t xml:space="preserve">Figure </w:t>
      </w:r>
      <w:fldSimple w:instr=" SEQ Figure \* ARABIC ">
        <w:r w:rsidR="007A09D3">
          <w:rPr>
            <w:noProof/>
          </w:rPr>
          <w:t>6</w:t>
        </w:r>
      </w:fldSimple>
      <w:r>
        <w:t xml:space="preserve">: </w:t>
      </w:r>
      <w:r w:rsidRPr="002E4C6C">
        <w:rPr>
          <w:i w:val="0"/>
          <w:iCs w:val="0"/>
        </w:rPr>
        <w:t>Insulin resistance of pregnancy co-occurs with elevatio</w:t>
      </w:r>
      <w:r>
        <w:t xml:space="preserve">ns </w:t>
      </w:r>
      <w:r w:rsidRPr="002E4C6C">
        <w:rPr>
          <w:i w:val="0"/>
          <w:iCs w:val="0"/>
        </w:rPr>
        <w:t xml:space="preserve">in </w:t>
      </w:r>
      <w:proofErr w:type="gramStart"/>
      <w:r w:rsidRPr="002E4C6C">
        <w:rPr>
          <w:i w:val="0"/>
          <w:iCs w:val="0"/>
        </w:rPr>
        <w:t>GDF15</w:t>
      </w:r>
      <w:bookmarkEnd w:id="326"/>
      <w:bookmarkEnd w:id="327"/>
      <w:proofErr w:type="gramEnd"/>
    </w:p>
    <w:p w14:paraId="6F9D3EFF" w14:textId="77777777" w:rsidR="00634CB7" w:rsidRPr="003C0FFC" w:rsidRDefault="00634CB7" w:rsidP="00634CB7">
      <w:pPr>
        <w:spacing w:line="240" w:lineRule="auto"/>
      </w:pPr>
      <w:r w:rsidRPr="003C0FFC">
        <w:t>A) Intraperitoneal insulin tolerance testing on E16.5 in pregnant mice given plain water and age-matched non-pregnant females. Values are relative to fasting blood glucose and were assessed using a linear mixed effect model. B) Fasting blood glucose values in pregnant dams given water and non-pregnant females, assessed using student’s T test. C</w:t>
      </w:r>
      <w:r>
        <w:t xml:space="preserve">) GDF15 levels at ZT1 in pregnant and non-pregnant females, </w:t>
      </w:r>
      <w:r w:rsidRPr="003C0FFC">
        <w:t>assessed as paired t tests. D) Intraperitoneal insulin tolerance testing on E16.5 in pregnant dams given water or 1mg/kg dexamethasone in drinking water, assessed via linear mixed effect modeling. Values are relative to fasting blood glucose levels. E) Fasting blood glucose values in pregnant dams given plain drinking water or dexamethasone in drinking water, assessed via student’s t test. F) G</w:t>
      </w:r>
      <w:r>
        <w:t>DF</w:t>
      </w:r>
      <w:r w:rsidRPr="003C0FFC">
        <w:t>15 ELISA evaluating serum levels at ZT1 and ZT13 in pregnant dams given plain drinking water, pregnant dams given dexamethasone in drinking water,</w:t>
      </w:r>
      <w:r>
        <w:t xml:space="preserve"> a</w:t>
      </w:r>
      <w:r w:rsidRPr="003C0FFC">
        <w:t xml:space="preserve">ssessed as paired t tests. </w:t>
      </w:r>
    </w:p>
    <w:p w14:paraId="7E86B62B" w14:textId="77777777" w:rsidR="00634CB7" w:rsidRDefault="00634CB7" w:rsidP="00634CB7"/>
    <w:p w14:paraId="11078171" w14:textId="77777777" w:rsidR="00634CB7" w:rsidRDefault="00634CB7" w:rsidP="00634CB7"/>
    <w:p w14:paraId="67FD7C3A" w14:textId="77777777" w:rsidR="00634CB7" w:rsidRDefault="00634CB7" w:rsidP="00634CB7"/>
    <w:p w14:paraId="0293B569" w14:textId="77777777" w:rsidR="00634CB7" w:rsidRDefault="00634CB7" w:rsidP="00634CB7"/>
    <w:p w14:paraId="77A325AD" w14:textId="77777777" w:rsidR="00634CB7" w:rsidRPr="00737C14" w:rsidRDefault="00634CB7" w:rsidP="00634CB7"/>
    <w:p w14:paraId="48E96851" w14:textId="77777777" w:rsidR="00634CB7" w:rsidRDefault="00634CB7" w:rsidP="00634CB7">
      <w:pPr>
        <w:pStyle w:val="Heading3"/>
      </w:pPr>
      <w:bookmarkStart w:id="328" w:name="_Toc126771679"/>
      <w:bookmarkStart w:id="329" w:name="_Toc126830586"/>
      <w:r w:rsidRPr="005C7FBA">
        <w:rPr>
          <w:iCs/>
        </w:rPr>
        <w:lastRenderedPageBreak/>
        <w:t>Gdf15</w:t>
      </w:r>
      <w:r w:rsidRPr="005C7FBA">
        <w:rPr>
          <w:iCs/>
          <w:vertAlign w:val="superscript"/>
        </w:rPr>
        <w:t>-/-</w:t>
      </w:r>
      <w:r w:rsidRPr="005C7FBA">
        <w:rPr>
          <w:vertAlign w:val="superscript"/>
        </w:rPr>
        <w:t xml:space="preserve"> </w:t>
      </w:r>
      <w:r>
        <w:t xml:space="preserve">dams have normal weight gain and modestly reduced food intake during pregnancy and </w:t>
      </w:r>
      <w:proofErr w:type="gramStart"/>
      <w:r>
        <w:t>lactation</w:t>
      </w:r>
      <w:bookmarkEnd w:id="328"/>
      <w:bookmarkEnd w:id="329"/>
      <w:proofErr w:type="gramEnd"/>
    </w:p>
    <w:p w14:paraId="3D53CFC1" w14:textId="338D8123" w:rsidR="00634CB7" w:rsidRDefault="00634CB7" w:rsidP="00C91471">
      <w:pPr>
        <w:ind w:firstLine="720"/>
      </w:pPr>
      <w:r>
        <w:t xml:space="preserve">To evaluate the role of </w:t>
      </w:r>
      <w:r w:rsidRPr="0020031B">
        <w:rPr>
          <w:i/>
          <w:iCs/>
        </w:rPr>
        <w:t>Gdf15</w:t>
      </w:r>
      <w:r>
        <w:t xml:space="preserve"> ablation in maternal food intake and body weight accretion during mouse pregnancy, we mated </w:t>
      </w:r>
      <w:r w:rsidRPr="00113179">
        <w:rPr>
          <w:i/>
          <w:iCs/>
        </w:rPr>
        <w:t>Gdf15</w:t>
      </w:r>
      <w:r w:rsidRPr="00113179">
        <w:rPr>
          <w:i/>
          <w:iCs/>
          <w:vertAlign w:val="superscript"/>
        </w:rPr>
        <w:t>+/+</w:t>
      </w:r>
      <w:r>
        <w:t xml:space="preserve"> dams with </w:t>
      </w:r>
      <w:r w:rsidRPr="00113179">
        <w:rPr>
          <w:i/>
          <w:iCs/>
        </w:rPr>
        <w:t>Gdf15</w:t>
      </w:r>
      <w:r w:rsidRPr="00113179">
        <w:rPr>
          <w:i/>
          <w:iCs/>
          <w:vertAlign w:val="superscript"/>
        </w:rPr>
        <w:t>+/+</w:t>
      </w:r>
      <w:r>
        <w:t xml:space="preserve"> males and compared them to </w:t>
      </w:r>
      <w:r w:rsidRPr="00113179">
        <w:rPr>
          <w:i/>
          <w:iCs/>
        </w:rPr>
        <w:t>Gdf15</w:t>
      </w:r>
      <w:r w:rsidRPr="00113179">
        <w:rPr>
          <w:i/>
          <w:iCs/>
          <w:vertAlign w:val="superscript"/>
        </w:rPr>
        <w:t>-/-</w:t>
      </w:r>
      <w:r>
        <w:t xml:space="preserve"> mated pairs (</w:t>
      </w:r>
      <w:r w:rsidRPr="00D31962">
        <w:rPr>
          <w:b/>
          <w:bCs/>
        </w:rPr>
        <w:t xml:space="preserve">Figure </w:t>
      </w:r>
      <w:r w:rsidR="00E75C2F">
        <w:rPr>
          <w:b/>
          <w:bCs/>
        </w:rPr>
        <w:t>5</w:t>
      </w:r>
      <w:r w:rsidRPr="00D31962">
        <w:rPr>
          <w:b/>
          <w:bCs/>
        </w:rPr>
        <w:t>B</w:t>
      </w:r>
      <w:r>
        <w:t xml:space="preserve">). Dam body weight and food intake were measured weekly, beginning one week before mating and continued until pups reached 14 days of age (PND14.5). </w:t>
      </w:r>
    </w:p>
    <w:p w14:paraId="53560145" w14:textId="0FA5E040" w:rsidR="00634CB7" w:rsidRDefault="00634CB7" w:rsidP="00C91471">
      <w:r>
        <w:tab/>
      </w:r>
      <w:r w:rsidRPr="00C200CA">
        <w:rPr>
          <w:i/>
          <w:iCs/>
        </w:rPr>
        <w:t>Gdf15</w:t>
      </w:r>
      <w:r w:rsidRPr="00C200CA">
        <w:rPr>
          <w:i/>
          <w:iCs/>
          <w:vertAlign w:val="superscript"/>
        </w:rPr>
        <w:t>-/-</w:t>
      </w:r>
      <w:r w:rsidRPr="00C200CA">
        <w:rPr>
          <w:vertAlign w:val="superscript"/>
        </w:rPr>
        <w:t xml:space="preserve"> </w:t>
      </w:r>
      <w:r>
        <w:rPr>
          <w:vertAlign w:val="superscript"/>
        </w:rPr>
        <w:t xml:space="preserve"> </w:t>
      </w:r>
      <w:r w:rsidRPr="005A57BB">
        <w:t xml:space="preserve">dams </w:t>
      </w:r>
      <w:r>
        <w:t>consumed similar cumulative kilocalories during the prenatal period (</w:t>
      </w:r>
      <w:r w:rsidRPr="00250326">
        <w:rPr>
          <w:b/>
          <w:bCs/>
        </w:rPr>
        <w:t xml:space="preserve">Figure </w:t>
      </w:r>
      <w:r w:rsidR="00537832">
        <w:rPr>
          <w:b/>
          <w:bCs/>
        </w:rPr>
        <w:t>7</w:t>
      </w:r>
      <w:r w:rsidRPr="00250326">
        <w:rPr>
          <w:b/>
          <w:bCs/>
        </w:rPr>
        <w:t>A</w:t>
      </w:r>
      <w:r>
        <w:t xml:space="preserve">, p=0.52). They also had a similar weight change when compared to </w:t>
      </w:r>
      <w:r w:rsidRPr="00113179">
        <w:rPr>
          <w:i/>
          <w:iCs/>
        </w:rPr>
        <w:t>Gdf15</w:t>
      </w:r>
      <w:r w:rsidRPr="00113179">
        <w:rPr>
          <w:i/>
          <w:iCs/>
          <w:vertAlign w:val="superscript"/>
        </w:rPr>
        <w:t>+/+</w:t>
      </w:r>
      <w:r>
        <w:t xml:space="preserve"> dams during the course of pregnancy (</w:t>
      </w:r>
      <w:r w:rsidRPr="00250326">
        <w:rPr>
          <w:b/>
          <w:bCs/>
        </w:rPr>
        <w:t xml:space="preserve">Figure </w:t>
      </w:r>
      <w:r w:rsidR="00537832">
        <w:rPr>
          <w:b/>
          <w:bCs/>
        </w:rPr>
        <w:t>7</w:t>
      </w:r>
      <w:r w:rsidRPr="00250326">
        <w:rPr>
          <w:b/>
          <w:bCs/>
        </w:rPr>
        <w:t>B</w:t>
      </w:r>
      <w:r>
        <w:t xml:space="preserve">, p=0.99).  Both strains </w:t>
      </w:r>
      <w:r w:rsidRPr="005A57BB">
        <w:t>consum</w:t>
      </w:r>
      <w:r>
        <w:t>ed</w:t>
      </w:r>
      <w:r w:rsidRPr="005A57BB">
        <w:t xml:space="preserve"> </w:t>
      </w:r>
      <w:r>
        <w:t>similar calories</w:t>
      </w:r>
      <w:r w:rsidRPr="005A57BB">
        <w:t xml:space="preserve"> </w:t>
      </w:r>
      <w:r>
        <w:t>weekly (</w:t>
      </w:r>
      <w:r w:rsidRPr="001A3EA4">
        <w:rPr>
          <w:b/>
          <w:bCs/>
        </w:rPr>
        <w:t xml:space="preserve">Figure </w:t>
      </w:r>
      <w:r w:rsidR="00537832">
        <w:rPr>
          <w:b/>
          <w:bCs/>
        </w:rPr>
        <w:t>7</w:t>
      </w:r>
      <w:r>
        <w:rPr>
          <w:b/>
          <w:bCs/>
        </w:rPr>
        <w:t>E</w:t>
      </w:r>
      <w:r>
        <w:t xml:space="preserve">, </w:t>
      </w:r>
      <w:proofErr w:type="spellStart"/>
      <w:r>
        <w:t>p</w:t>
      </w:r>
      <w:r>
        <w:rPr>
          <w:vertAlign w:val="subscript"/>
        </w:rPr>
        <w:t>genotype</w:t>
      </w:r>
      <w:proofErr w:type="spellEnd"/>
      <w:r>
        <w:t xml:space="preserve">=0.23). Both genotypes had a rapid increase in food intake in the final trimester of pregnancy, with smaller increases in the </w:t>
      </w:r>
      <w:r w:rsidRPr="00113179">
        <w:rPr>
          <w:i/>
          <w:iCs/>
        </w:rPr>
        <w:t>Gdf15</w:t>
      </w:r>
      <w:r w:rsidRPr="00113179">
        <w:rPr>
          <w:i/>
          <w:iCs/>
          <w:vertAlign w:val="superscript"/>
        </w:rPr>
        <w:t>-/-</w:t>
      </w:r>
      <w:r>
        <w:t xml:space="preserve"> dams.  In the postnatal period, cumulative food intake was similar between genotypes (</w:t>
      </w:r>
      <w:r w:rsidRPr="005E27E2">
        <w:rPr>
          <w:b/>
          <w:bCs/>
        </w:rPr>
        <w:t xml:space="preserve">Figure </w:t>
      </w:r>
      <w:r w:rsidR="00537832">
        <w:rPr>
          <w:b/>
          <w:bCs/>
        </w:rPr>
        <w:t>7</w:t>
      </w:r>
      <w:r w:rsidRPr="005E27E2">
        <w:rPr>
          <w:b/>
          <w:bCs/>
        </w:rPr>
        <w:t>C</w:t>
      </w:r>
      <w:r>
        <w:t xml:space="preserve">, p=0.94).  </w:t>
      </w:r>
      <w:r w:rsidRPr="00C200CA">
        <w:rPr>
          <w:i/>
          <w:iCs/>
        </w:rPr>
        <w:t>Gdf15</w:t>
      </w:r>
      <w:r w:rsidRPr="00C200CA">
        <w:rPr>
          <w:i/>
          <w:iCs/>
          <w:vertAlign w:val="superscript"/>
        </w:rPr>
        <w:t>-/-</w:t>
      </w:r>
      <w:r>
        <w:t xml:space="preserve"> dams had 54% lower postnatal weight loss than </w:t>
      </w:r>
      <w:r w:rsidRPr="00C200CA">
        <w:rPr>
          <w:i/>
          <w:iCs/>
        </w:rPr>
        <w:t>Gdf</w:t>
      </w:r>
      <w:r>
        <w:rPr>
          <w:i/>
          <w:iCs/>
        </w:rPr>
        <w:t>15</w:t>
      </w:r>
      <w:r w:rsidRPr="00A32ED9">
        <w:rPr>
          <w:i/>
          <w:iCs/>
          <w:vertAlign w:val="superscript"/>
        </w:rPr>
        <w:t>+/+</w:t>
      </w:r>
      <w:r>
        <w:t xml:space="preserve"> dams, but this failed to reach statistical significance (</w:t>
      </w:r>
      <w:r w:rsidRPr="005E27E2">
        <w:rPr>
          <w:b/>
          <w:bCs/>
        </w:rPr>
        <w:t xml:space="preserve">Figure </w:t>
      </w:r>
      <w:r w:rsidR="00537832">
        <w:rPr>
          <w:b/>
          <w:bCs/>
        </w:rPr>
        <w:t>7</w:t>
      </w:r>
      <w:r w:rsidRPr="005E27E2">
        <w:rPr>
          <w:b/>
          <w:bCs/>
        </w:rPr>
        <w:t>D</w:t>
      </w:r>
      <w:r>
        <w:t xml:space="preserve">, p=0.20; </w:t>
      </w:r>
      <w:r w:rsidRPr="00A05F5E">
        <w:rPr>
          <w:b/>
          <w:bCs/>
        </w:rPr>
        <w:t xml:space="preserve">Figure </w:t>
      </w:r>
      <w:r w:rsidR="00537832">
        <w:rPr>
          <w:b/>
          <w:bCs/>
        </w:rPr>
        <w:t>7</w:t>
      </w:r>
      <w:r w:rsidRPr="00A05F5E">
        <w:rPr>
          <w:b/>
          <w:bCs/>
        </w:rPr>
        <w:t>F</w:t>
      </w:r>
      <w:r>
        <w:t xml:space="preserve">). This suggests that </w:t>
      </w:r>
      <w:r w:rsidRPr="00660D0E">
        <w:rPr>
          <w:i/>
          <w:iCs/>
        </w:rPr>
        <w:t>Gdf15</w:t>
      </w:r>
      <w:r>
        <w:t xml:space="preserve"> is not a major determinant of either body weight or food intake during first pregnancy in the mouse. </w:t>
      </w:r>
    </w:p>
    <w:p w14:paraId="257B8BF6" w14:textId="77777777" w:rsidR="00634CB7" w:rsidRDefault="00634CB7" w:rsidP="00634CB7">
      <w:pPr>
        <w:spacing w:line="360" w:lineRule="auto"/>
      </w:pPr>
    </w:p>
    <w:p w14:paraId="0FB51252" w14:textId="77777777" w:rsidR="00634CB7" w:rsidRDefault="00634CB7" w:rsidP="00634CB7">
      <w:pPr>
        <w:spacing w:line="360" w:lineRule="auto"/>
      </w:pPr>
    </w:p>
    <w:p w14:paraId="308C7EE0" w14:textId="77777777" w:rsidR="00634CB7" w:rsidRDefault="00634CB7" w:rsidP="00634CB7">
      <w:pPr>
        <w:spacing w:line="360" w:lineRule="auto"/>
      </w:pPr>
    </w:p>
    <w:p w14:paraId="18EC1BDD" w14:textId="77777777" w:rsidR="00634CB7" w:rsidRDefault="00634CB7" w:rsidP="00634CB7">
      <w:pPr>
        <w:spacing w:line="360" w:lineRule="auto"/>
      </w:pPr>
    </w:p>
    <w:p w14:paraId="34F5A183" w14:textId="77777777" w:rsidR="00634CB7" w:rsidRDefault="00634CB7" w:rsidP="00634CB7">
      <w:pPr>
        <w:spacing w:line="360" w:lineRule="auto"/>
      </w:pPr>
    </w:p>
    <w:p w14:paraId="4E41E938" w14:textId="77777777" w:rsidR="00634CB7" w:rsidRDefault="00634CB7" w:rsidP="00634CB7">
      <w:pPr>
        <w:spacing w:line="360" w:lineRule="auto"/>
      </w:pPr>
    </w:p>
    <w:p w14:paraId="519CDFE3" w14:textId="77777777" w:rsidR="00634CB7" w:rsidRDefault="00634CB7" w:rsidP="00634CB7">
      <w:pPr>
        <w:spacing w:line="360" w:lineRule="auto"/>
      </w:pPr>
    </w:p>
    <w:p w14:paraId="0A45D971" w14:textId="77777777" w:rsidR="00634CB7" w:rsidRDefault="00634CB7" w:rsidP="00634CB7">
      <w:pPr>
        <w:spacing w:line="360" w:lineRule="auto"/>
      </w:pPr>
    </w:p>
    <w:p w14:paraId="34B36C97" w14:textId="77777777" w:rsidR="00634CB7" w:rsidRDefault="00634CB7" w:rsidP="00634CB7">
      <w:pPr>
        <w:spacing w:line="360" w:lineRule="auto"/>
      </w:pPr>
    </w:p>
    <w:p w14:paraId="62599A98" w14:textId="77777777" w:rsidR="00634CB7" w:rsidRDefault="00634CB7" w:rsidP="00634CB7">
      <w:pPr>
        <w:spacing w:line="360" w:lineRule="auto"/>
      </w:pPr>
    </w:p>
    <w:p w14:paraId="2DB898A5" w14:textId="77777777" w:rsidR="00634CB7" w:rsidRDefault="00634CB7" w:rsidP="00634CB7">
      <w:pPr>
        <w:spacing w:line="360" w:lineRule="auto"/>
      </w:pPr>
    </w:p>
    <w:p w14:paraId="221B05B6" w14:textId="7644E772" w:rsidR="00634CB7" w:rsidRPr="003C0FFC" w:rsidRDefault="00C91471" w:rsidP="00F80890">
      <w:pPr>
        <w:spacing w:line="360" w:lineRule="auto"/>
      </w:pPr>
      <w:r>
        <w:rPr>
          <w:noProof/>
        </w:rPr>
        <w:lastRenderedPageBreak/>
        <w:drawing>
          <wp:anchor distT="0" distB="0" distL="114300" distR="114300" simplePos="0" relativeHeight="251676672" behindDoc="0" locked="0" layoutInCell="1" allowOverlap="1" wp14:anchorId="072E90F4" wp14:editId="05EC7DEC">
            <wp:simplePos x="0" y="0"/>
            <wp:positionH relativeFrom="column">
              <wp:posOffset>-117475</wp:posOffset>
            </wp:positionH>
            <wp:positionV relativeFrom="paragraph">
              <wp:posOffset>297402</wp:posOffset>
            </wp:positionV>
            <wp:extent cx="6175375" cy="64020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4"/>
                    <a:srcRect t="3215"/>
                    <a:stretch/>
                  </pic:blipFill>
                  <pic:spPr bwMode="auto">
                    <a:xfrm>
                      <a:off x="0" y="0"/>
                      <a:ext cx="6175375" cy="6402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0A128B" w14:textId="64791286" w:rsidR="00F80890" w:rsidRDefault="00F80890" w:rsidP="00F80890">
      <w:pPr>
        <w:pStyle w:val="Caption"/>
      </w:pPr>
      <w:bookmarkStart w:id="330" w:name="_Toc126830385"/>
      <w:bookmarkStart w:id="331" w:name="_Toc126851092"/>
      <w:r>
        <w:t xml:space="preserve">Figure </w:t>
      </w:r>
      <w:fldSimple w:instr=" SEQ Figure \* ARABIC ">
        <w:r w:rsidR="007A09D3">
          <w:rPr>
            <w:noProof/>
          </w:rPr>
          <w:t>7</w:t>
        </w:r>
      </w:fldSimple>
      <w:r>
        <w:t>: Gdf15</w:t>
      </w:r>
      <w:r>
        <w:rPr>
          <w:i w:val="0"/>
          <w:iCs w:val="0"/>
        </w:rPr>
        <w:t xml:space="preserve"> knockout does not impact food intake or body weight during mouse </w:t>
      </w:r>
      <w:proofErr w:type="gramStart"/>
      <w:r>
        <w:rPr>
          <w:i w:val="0"/>
          <w:iCs w:val="0"/>
        </w:rPr>
        <w:t>pregnancy</w:t>
      </w:r>
      <w:bookmarkEnd w:id="330"/>
      <w:bookmarkEnd w:id="331"/>
      <w:proofErr w:type="gramEnd"/>
    </w:p>
    <w:p w14:paraId="01B6C9D9" w14:textId="77777777" w:rsidR="00634CB7" w:rsidRPr="009276D1" w:rsidRDefault="00634CB7" w:rsidP="00634CB7">
      <w:pPr>
        <w:spacing w:line="240" w:lineRule="auto"/>
      </w:pPr>
      <w:r w:rsidRPr="003C0FFC">
        <w:t xml:space="preserve">A) Cumulative food intake during the prenatal period (pre-mating through final measurement before birth), assessed via student’s </w:t>
      </w:r>
      <w:r w:rsidRPr="00C120E2">
        <w:rPr>
          <w:i/>
        </w:rPr>
        <w:t>t</w:t>
      </w:r>
      <w:r w:rsidRPr="003C0FFC">
        <w:t xml:space="preserve"> test. B) Weight gained during prenatal period, assessed via student’s t test. C)Postnatal cumulative food intake (after birth of pups-end of experiment), assessed via student’s t test. D) Weight lost in the postnatal period, assessed via students’ t test. E) Plot of the weekly food intake in both genotypes from 1 week before mating until end of the experiment. F) Plot of maternal body weight throughout the experimental period. </w:t>
      </w:r>
    </w:p>
    <w:p w14:paraId="5C6A3C2F" w14:textId="77777777" w:rsidR="00634CB7" w:rsidRPr="005D2740" w:rsidRDefault="00634CB7" w:rsidP="00634CB7">
      <w:pPr>
        <w:pStyle w:val="Heading3"/>
      </w:pPr>
      <w:bookmarkStart w:id="332" w:name="_Toc126771680"/>
      <w:bookmarkStart w:id="333" w:name="_Toc126830587"/>
      <w:r w:rsidRPr="009276D1">
        <w:rPr>
          <w:iCs/>
        </w:rPr>
        <w:lastRenderedPageBreak/>
        <w:t>Gdf15</w:t>
      </w:r>
      <w:r w:rsidRPr="009276D1">
        <w:rPr>
          <w:vertAlign w:val="superscript"/>
        </w:rPr>
        <w:t>-/-</w:t>
      </w:r>
      <w:r w:rsidRPr="005D2740">
        <w:t xml:space="preserve"> dams have normal insulin tolerance during </w:t>
      </w:r>
      <w:proofErr w:type="gramStart"/>
      <w:r w:rsidRPr="005D2740">
        <w:t>pregnancy</w:t>
      </w:r>
      <w:bookmarkEnd w:id="332"/>
      <w:bookmarkEnd w:id="333"/>
      <w:proofErr w:type="gramEnd"/>
    </w:p>
    <w:p w14:paraId="7293B34F" w14:textId="0CB28FBE" w:rsidR="00634CB7" w:rsidRDefault="00634CB7" w:rsidP="00156411">
      <w:r w:rsidRPr="00971C89">
        <w:t>On Gestational day</w:t>
      </w:r>
      <w:r>
        <w:t xml:space="preserve"> 16.5, we conducted an intraperitoneal insulin tolerance test to assess the effect of </w:t>
      </w:r>
      <w:r w:rsidRPr="00091022">
        <w:rPr>
          <w:i/>
          <w:iCs/>
        </w:rPr>
        <w:t>Gdf15</w:t>
      </w:r>
      <w:r>
        <w:t xml:space="preserve"> ablation on maternal insulin sensitivity during pregnancy (</w:t>
      </w:r>
      <w:r w:rsidRPr="00E0597E">
        <w:rPr>
          <w:b/>
          <w:bCs/>
        </w:rPr>
        <w:t xml:space="preserve">Figure </w:t>
      </w:r>
      <w:r w:rsidR="00537832">
        <w:rPr>
          <w:b/>
          <w:bCs/>
        </w:rPr>
        <w:t>8</w:t>
      </w:r>
      <w:r w:rsidRPr="00E0597E">
        <w:rPr>
          <w:b/>
          <w:bCs/>
        </w:rPr>
        <w:t>A</w:t>
      </w:r>
      <w:r>
        <w:t xml:space="preserve">). Fasting blood glucose was slightly but insignificantly lower in </w:t>
      </w:r>
      <w:r w:rsidRPr="00655C34">
        <w:rPr>
          <w:i/>
          <w:iCs/>
        </w:rPr>
        <w:t>Gdf15</w:t>
      </w:r>
      <w:r w:rsidRPr="00655C34">
        <w:rPr>
          <w:i/>
          <w:iCs/>
          <w:vertAlign w:val="superscript"/>
        </w:rPr>
        <w:t>-/-</w:t>
      </w:r>
      <w:r>
        <w:t xml:space="preserve"> dams compared to </w:t>
      </w:r>
      <w:r w:rsidRPr="00655C34">
        <w:rPr>
          <w:i/>
          <w:iCs/>
        </w:rPr>
        <w:t>Gdf15</w:t>
      </w:r>
      <w:r w:rsidRPr="00655C34">
        <w:rPr>
          <w:i/>
          <w:iCs/>
          <w:vertAlign w:val="superscript"/>
        </w:rPr>
        <w:t>+/+</w:t>
      </w:r>
      <w:r>
        <w:t xml:space="preserve"> dams (</w:t>
      </w:r>
      <w:r w:rsidRPr="00E0597E">
        <w:rPr>
          <w:b/>
          <w:bCs/>
        </w:rPr>
        <w:t xml:space="preserve">Figure </w:t>
      </w:r>
      <w:r w:rsidR="00537832">
        <w:rPr>
          <w:b/>
          <w:bCs/>
        </w:rPr>
        <w:t>8</w:t>
      </w:r>
      <w:r w:rsidRPr="00E0597E">
        <w:rPr>
          <w:b/>
          <w:bCs/>
        </w:rPr>
        <w:t>B</w:t>
      </w:r>
      <w:r>
        <w:t>, p</w:t>
      </w:r>
      <w:r>
        <w:rPr>
          <w:vertAlign w:val="subscript"/>
        </w:rPr>
        <w:t xml:space="preserve"> </w:t>
      </w:r>
      <w:r>
        <w:t>= 0.20). Overall, linear mixed effect modeling revealed no effect of the genotype (</w:t>
      </w:r>
      <w:proofErr w:type="spellStart"/>
      <w:r>
        <w:t>p</w:t>
      </w:r>
      <w:r w:rsidRPr="00AC2FFC">
        <w:rPr>
          <w:vertAlign w:val="subscript"/>
        </w:rPr>
        <w:t>geno</w:t>
      </w:r>
      <w:r>
        <w:rPr>
          <w:vertAlign w:val="subscript"/>
        </w:rPr>
        <w:t>type</w:t>
      </w:r>
      <w:proofErr w:type="spellEnd"/>
      <w:r>
        <w:rPr>
          <w:vertAlign w:val="subscript"/>
        </w:rPr>
        <w:t xml:space="preserve"> </w:t>
      </w:r>
      <w:r>
        <w:t>= 0.71). This was confirmed by determining the area under the ITT curve, again showing similar responses (</w:t>
      </w:r>
      <w:r w:rsidRPr="00E0597E">
        <w:rPr>
          <w:b/>
          <w:bCs/>
        </w:rPr>
        <w:t xml:space="preserve">Figure </w:t>
      </w:r>
      <w:r w:rsidR="00537832">
        <w:rPr>
          <w:b/>
          <w:bCs/>
        </w:rPr>
        <w:t>8</w:t>
      </w:r>
      <w:r w:rsidRPr="00E0597E">
        <w:rPr>
          <w:b/>
          <w:bCs/>
        </w:rPr>
        <w:t>C</w:t>
      </w:r>
      <w:r>
        <w:t xml:space="preserve">, p=0.74). Often an informative measure of the insulin response is the initial rate of drop of blood glucose.  The initial rate of glucose decline was 9.3% less in </w:t>
      </w:r>
      <w:r w:rsidRPr="00655C34">
        <w:rPr>
          <w:i/>
          <w:iCs/>
        </w:rPr>
        <w:t>Gdf15</w:t>
      </w:r>
      <w:r w:rsidRPr="00655C34">
        <w:rPr>
          <w:i/>
          <w:iCs/>
          <w:vertAlign w:val="superscript"/>
        </w:rPr>
        <w:t>-/-</w:t>
      </w:r>
      <w:r>
        <w:t xml:space="preserve"> dams compared to </w:t>
      </w:r>
      <w:r w:rsidRPr="00655C34">
        <w:rPr>
          <w:i/>
          <w:iCs/>
        </w:rPr>
        <w:t>Gdf15</w:t>
      </w:r>
      <w:r w:rsidRPr="00655C34">
        <w:rPr>
          <w:i/>
          <w:iCs/>
          <w:vertAlign w:val="superscript"/>
        </w:rPr>
        <w:t>+/+</w:t>
      </w:r>
      <w:r>
        <w:t xml:space="preserve"> dams but again, did not reach statistical significance (</w:t>
      </w:r>
      <w:r w:rsidRPr="00E0597E">
        <w:rPr>
          <w:b/>
          <w:bCs/>
        </w:rPr>
        <w:t xml:space="preserve">Figure </w:t>
      </w:r>
      <w:r w:rsidR="00537832">
        <w:rPr>
          <w:b/>
          <w:bCs/>
        </w:rPr>
        <w:t>8</w:t>
      </w:r>
      <w:r w:rsidRPr="00E0597E">
        <w:rPr>
          <w:b/>
          <w:bCs/>
        </w:rPr>
        <w:t>D</w:t>
      </w:r>
      <w:r>
        <w:t xml:space="preserve">, p=0.082). These data suggest that ablation of </w:t>
      </w:r>
      <w:r w:rsidRPr="00660D0E">
        <w:rPr>
          <w:i/>
          <w:iCs/>
        </w:rPr>
        <w:t>Gdf15</w:t>
      </w:r>
      <w:r>
        <w:t xml:space="preserve"> is not sufficient to substantially affect insulin sensitivity in the pregnant mouse. </w:t>
      </w:r>
    </w:p>
    <w:p w14:paraId="2752E58C" w14:textId="77777777" w:rsidR="00634CB7" w:rsidRPr="005C7FBA" w:rsidRDefault="00634CB7" w:rsidP="00634CB7"/>
    <w:p w14:paraId="323CEB7A" w14:textId="77777777" w:rsidR="00634CB7" w:rsidRDefault="00634CB7" w:rsidP="00634CB7">
      <w:pPr>
        <w:spacing w:line="259" w:lineRule="auto"/>
      </w:pPr>
    </w:p>
    <w:p w14:paraId="662262F6" w14:textId="77777777" w:rsidR="00634CB7" w:rsidRDefault="00634CB7" w:rsidP="00634CB7">
      <w:pPr>
        <w:spacing w:line="259" w:lineRule="auto"/>
        <w:jc w:val="center"/>
      </w:pPr>
      <w:r>
        <w:rPr>
          <w:noProof/>
        </w:rPr>
        <w:lastRenderedPageBreak/>
        <w:drawing>
          <wp:inline distT="0" distB="0" distL="0" distR="0" wp14:anchorId="3F755A01" wp14:editId="525F1577">
            <wp:extent cx="5943600" cy="45917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5"/>
                    <a:srcRect t="4427"/>
                    <a:stretch/>
                  </pic:blipFill>
                  <pic:spPr bwMode="auto">
                    <a:xfrm>
                      <a:off x="0" y="0"/>
                      <a:ext cx="5943600" cy="4591759"/>
                    </a:xfrm>
                    <a:prstGeom prst="rect">
                      <a:avLst/>
                    </a:prstGeom>
                    <a:ln>
                      <a:noFill/>
                    </a:ln>
                    <a:extLst>
                      <a:ext uri="{53640926-AAD7-44D8-BBD7-CCE9431645EC}">
                        <a14:shadowObscured xmlns:a14="http://schemas.microsoft.com/office/drawing/2010/main"/>
                      </a:ext>
                    </a:extLst>
                  </pic:spPr>
                </pic:pic>
              </a:graphicData>
            </a:graphic>
          </wp:inline>
        </w:drawing>
      </w:r>
    </w:p>
    <w:p w14:paraId="014211E0" w14:textId="39E6AACA" w:rsidR="00156411" w:rsidRDefault="00156411" w:rsidP="00156411">
      <w:pPr>
        <w:pStyle w:val="Caption"/>
      </w:pPr>
      <w:bookmarkStart w:id="334" w:name="_Toc126830386"/>
      <w:bookmarkStart w:id="335" w:name="_Toc126851093"/>
      <w:r>
        <w:t xml:space="preserve">Figure </w:t>
      </w:r>
      <w:fldSimple w:instr=" SEQ Figure \* ARABIC ">
        <w:r w:rsidR="007A09D3">
          <w:rPr>
            <w:noProof/>
          </w:rPr>
          <w:t>8</w:t>
        </w:r>
      </w:fldSimple>
      <w:r>
        <w:t xml:space="preserve">: Gdf15 </w:t>
      </w:r>
      <w:r>
        <w:rPr>
          <w:i w:val="0"/>
          <w:iCs w:val="0"/>
        </w:rPr>
        <w:t xml:space="preserve">knockout has no effect on gestational insulin </w:t>
      </w:r>
      <w:proofErr w:type="gramStart"/>
      <w:r>
        <w:rPr>
          <w:i w:val="0"/>
          <w:iCs w:val="0"/>
        </w:rPr>
        <w:t>tolerance</w:t>
      </w:r>
      <w:bookmarkEnd w:id="334"/>
      <w:bookmarkEnd w:id="335"/>
      <w:proofErr w:type="gramEnd"/>
    </w:p>
    <w:p w14:paraId="12058922" w14:textId="77777777" w:rsidR="00634CB7" w:rsidRDefault="00634CB7" w:rsidP="00634CB7">
      <w:pPr>
        <w:pStyle w:val="ListParagraph"/>
        <w:numPr>
          <w:ilvl w:val="0"/>
          <w:numId w:val="13"/>
        </w:numPr>
        <w:spacing w:after="0" w:line="240" w:lineRule="auto"/>
      </w:pPr>
      <w:r w:rsidRPr="003C0FFC">
        <w:t xml:space="preserve">Intraperitoneal insulin tolerance test in </w:t>
      </w:r>
      <w:r w:rsidRPr="003543E9">
        <w:rPr>
          <w:i/>
          <w:iCs/>
        </w:rPr>
        <w:t>Gdf15</w:t>
      </w:r>
      <w:r w:rsidRPr="003543E9">
        <w:rPr>
          <w:i/>
          <w:iCs/>
          <w:vertAlign w:val="superscript"/>
        </w:rPr>
        <w:t>+/+</w:t>
      </w:r>
      <w:r w:rsidRPr="003C0FFC">
        <w:t xml:space="preserve"> and </w:t>
      </w:r>
      <w:r w:rsidRPr="003543E9">
        <w:rPr>
          <w:i/>
          <w:iCs/>
        </w:rPr>
        <w:t>Gdf15</w:t>
      </w:r>
      <w:r w:rsidRPr="003543E9">
        <w:rPr>
          <w:i/>
          <w:iCs/>
          <w:vertAlign w:val="superscript"/>
        </w:rPr>
        <w:t>-/-</w:t>
      </w:r>
      <w:r w:rsidRPr="003C0FFC">
        <w:t xml:space="preserve"> dams at E16.5. Values are relative to fasting blood glucose levels. Assessed via linear mixed effects modeling. B) Fasting Blood glucose levels in dams, assessed by students t test. C) Area under the curve defined as sum of all glucose values for each animal, assessed by student’s t test. D) Rate of drop in blood glucose in the first hour of the insulin tolerance test, assessed by student’s </w:t>
      </w:r>
      <w:r w:rsidRPr="003543E9">
        <w:rPr>
          <w:i/>
        </w:rPr>
        <w:t>t</w:t>
      </w:r>
      <w:r w:rsidRPr="003C0FFC">
        <w:t xml:space="preserve"> test. </w:t>
      </w:r>
      <w:bookmarkStart w:id="336" w:name="_Toc126771681"/>
    </w:p>
    <w:p w14:paraId="796A87AF" w14:textId="77777777" w:rsidR="00634CB7" w:rsidRDefault="00634CB7" w:rsidP="00634CB7">
      <w:pPr>
        <w:spacing w:line="240" w:lineRule="auto"/>
      </w:pPr>
      <w:r>
        <w:br w:type="page"/>
      </w:r>
    </w:p>
    <w:p w14:paraId="06E43678" w14:textId="77777777" w:rsidR="00634CB7" w:rsidRPr="00AC7B8E" w:rsidRDefault="00634CB7" w:rsidP="00634CB7">
      <w:pPr>
        <w:pStyle w:val="Heading3"/>
      </w:pPr>
      <w:bookmarkStart w:id="337" w:name="_Toc126830588"/>
      <w:r w:rsidRPr="005D2740">
        <w:lastRenderedPageBreak/>
        <w:t>Gdf15</w:t>
      </w:r>
      <w:r w:rsidRPr="003543E9">
        <w:rPr>
          <w:vertAlign w:val="superscript"/>
        </w:rPr>
        <w:t>-/-</w:t>
      </w:r>
      <w:r w:rsidRPr="005D2740">
        <w:t xml:space="preserve"> dams </w:t>
      </w:r>
      <w:r>
        <w:t>have normal</w:t>
      </w:r>
      <w:r w:rsidRPr="005D2740">
        <w:t xml:space="preserve"> </w:t>
      </w:r>
      <w:r>
        <w:t>fertility</w:t>
      </w:r>
      <w:r w:rsidRPr="005D2740">
        <w:t xml:space="preserve">, gestational age, </w:t>
      </w:r>
      <w:r>
        <w:t xml:space="preserve">post-natal </w:t>
      </w:r>
      <w:r w:rsidRPr="005D2740">
        <w:t xml:space="preserve">survival, </w:t>
      </w:r>
      <w:r>
        <w:t>and</w:t>
      </w:r>
      <w:r w:rsidRPr="005D2740">
        <w:t xml:space="preserve"> </w:t>
      </w:r>
      <w:r>
        <w:t xml:space="preserve">pup </w:t>
      </w:r>
      <w:r w:rsidRPr="005D2740">
        <w:t xml:space="preserve">birth </w:t>
      </w:r>
      <w:proofErr w:type="gramStart"/>
      <w:r w:rsidRPr="005D2740">
        <w:t>weight</w:t>
      </w:r>
      <w:r>
        <w:t>s</w:t>
      </w:r>
      <w:bookmarkEnd w:id="336"/>
      <w:bookmarkEnd w:id="337"/>
      <w:proofErr w:type="gramEnd"/>
    </w:p>
    <w:p w14:paraId="7C0A50AA" w14:textId="7ABDB39C" w:rsidR="00634CB7" w:rsidRPr="00A71929" w:rsidRDefault="00634CB7" w:rsidP="00A77E8A">
      <w:r>
        <w:t xml:space="preserve">To understand the role of </w:t>
      </w:r>
      <w:r w:rsidRPr="0087297B">
        <w:rPr>
          <w:i/>
          <w:iCs/>
        </w:rPr>
        <w:t>Gdf15</w:t>
      </w:r>
      <w:r>
        <w:t xml:space="preserve"> knockout on pregnancy and early post-partum outcomes in the pups, we calculated latency to plug, gestational age and measured litter size, birth weight, and 3-day survival in all mated dams. Pups from </w:t>
      </w:r>
      <w:r w:rsidRPr="00655C34">
        <w:rPr>
          <w:i/>
          <w:iCs/>
        </w:rPr>
        <w:t>Gdf15</w:t>
      </w:r>
      <w:r w:rsidRPr="00A71929">
        <w:rPr>
          <w:i/>
          <w:iCs/>
          <w:vertAlign w:val="superscript"/>
        </w:rPr>
        <w:t>-/-</w:t>
      </w:r>
      <w:r>
        <w:rPr>
          <w:i/>
          <w:iCs/>
          <w:vertAlign w:val="superscript"/>
        </w:rPr>
        <w:t xml:space="preserve"> </w:t>
      </w:r>
      <w:r>
        <w:t xml:space="preserve">dams were 3.4% smaller than those from </w:t>
      </w:r>
      <w:r w:rsidRPr="00655C34">
        <w:rPr>
          <w:i/>
          <w:iCs/>
        </w:rPr>
        <w:t>Gdf15</w:t>
      </w:r>
      <w:r>
        <w:rPr>
          <w:i/>
          <w:iCs/>
          <w:vertAlign w:val="superscript"/>
        </w:rPr>
        <w:t xml:space="preserve">-/- </w:t>
      </w:r>
      <w:r>
        <w:t>dams (</w:t>
      </w:r>
      <w:r w:rsidRPr="00A62304">
        <w:rPr>
          <w:b/>
          <w:bCs/>
        </w:rPr>
        <w:t xml:space="preserve">Figure </w:t>
      </w:r>
      <w:r w:rsidR="00537832">
        <w:rPr>
          <w:b/>
          <w:bCs/>
        </w:rPr>
        <w:t>9</w:t>
      </w:r>
      <w:r w:rsidRPr="00A62304">
        <w:rPr>
          <w:b/>
          <w:bCs/>
        </w:rPr>
        <w:t>C</w:t>
      </w:r>
      <w:r>
        <w:t>, p=0.05). The latency to copulatory plug was similar between genotypes, averaging 3 days (</w:t>
      </w:r>
      <w:r w:rsidRPr="003A2A2E">
        <w:rPr>
          <w:b/>
          <w:bCs/>
        </w:rPr>
        <w:t xml:space="preserve">Figure </w:t>
      </w:r>
      <w:r w:rsidR="00537832">
        <w:rPr>
          <w:b/>
          <w:bCs/>
        </w:rPr>
        <w:t>9</w:t>
      </w:r>
      <w:r w:rsidRPr="003A2A2E">
        <w:rPr>
          <w:b/>
          <w:bCs/>
        </w:rPr>
        <w:t>A</w:t>
      </w:r>
      <w:r>
        <w:t>, p=0.74). Gestational age was similar between genotypes, averaging 20 days (</w:t>
      </w:r>
      <w:r w:rsidRPr="00A62304">
        <w:rPr>
          <w:b/>
          <w:bCs/>
        </w:rPr>
        <w:t xml:space="preserve">Figure </w:t>
      </w:r>
      <w:r w:rsidR="00537832">
        <w:rPr>
          <w:b/>
          <w:bCs/>
        </w:rPr>
        <w:t>9</w:t>
      </w:r>
      <w:r w:rsidRPr="00A62304">
        <w:rPr>
          <w:b/>
          <w:bCs/>
        </w:rPr>
        <w:t>B</w:t>
      </w:r>
      <w:r>
        <w:t xml:space="preserve">, p=0.76). The total number of pups born in a litter was 27% greater in </w:t>
      </w:r>
      <w:r w:rsidRPr="00655C34">
        <w:rPr>
          <w:i/>
          <w:iCs/>
        </w:rPr>
        <w:t>Gdf15</w:t>
      </w:r>
      <w:r>
        <w:rPr>
          <w:i/>
          <w:iCs/>
          <w:vertAlign w:val="superscript"/>
        </w:rPr>
        <w:t xml:space="preserve">-/- </w:t>
      </w:r>
      <w:r>
        <w:t xml:space="preserve">dams (1.6 pups greater on average) compared to </w:t>
      </w:r>
      <w:r w:rsidRPr="00655C34">
        <w:rPr>
          <w:i/>
          <w:iCs/>
        </w:rPr>
        <w:t>Gdf1</w:t>
      </w:r>
      <w:r w:rsidRPr="0063731D">
        <w:rPr>
          <w:i/>
          <w:iCs/>
          <w:vertAlign w:val="superscript"/>
        </w:rPr>
        <w:t>+/</w:t>
      </w:r>
      <w:r>
        <w:rPr>
          <w:i/>
          <w:iCs/>
          <w:vertAlign w:val="superscript"/>
        </w:rPr>
        <w:t xml:space="preserve">+  </w:t>
      </w:r>
      <w:r>
        <w:t>dams (</w:t>
      </w:r>
      <w:r w:rsidRPr="00A62304">
        <w:rPr>
          <w:b/>
          <w:bCs/>
        </w:rPr>
        <w:t xml:space="preserve">Figure </w:t>
      </w:r>
      <w:r w:rsidR="00537832">
        <w:rPr>
          <w:b/>
          <w:bCs/>
        </w:rPr>
        <w:t>9</w:t>
      </w:r>
      <w:r w:rsidRPr="00A62304">
        <w:rPr>
          <w:b/>
          <w:bCs/>
        </w:rPr>
        <w:t>D</w:t>
      </w:r>
      <w:r>
        <w:t>, p=0.15). When comparing litter size, counting only pups who were born alive, that difference was only 7.8% larger (</w:t>
      </w:r>
      <w:r w:rsidRPr="00A62304">
        <w:rPr>
          <w:b/>
          <w:bCs/>
        </w:rPr>
        <w:t xml:space="preserve">Figure </w:t>
      </w:r>
      <w:r w:rsidR="00537832">
        <w:rPr>
          <w:b/>
          <w:bCs/>
        </w:rPr>
        <w:t>9</w:t>
      </w:r>
      <w:r w:rsidRPr="00A62304">
        <w:rPr>
          <w:b/>
          <w:bCs/>
        </w:rPr>
        <w:t>E</w:t>
      </w:r>
      <w:r>
        <w:t xml:space="preserve">, p=0.70, or 0.46 pups/litter greater on average). The total pups who were born alive that lived to postnatal day 3 was variable within genotypes, resulting in 91.7% survival for </w:t>
      </w:r>
      <w:r w:rsidRPr="00655C34">
        <w:rPr>
          <w:i/>
          <w:iCs/>
        </w:rPr>
        <w:t>Gdf15</w:t>
      </w:r>
      <w:r w:rsidRPr="00655C34">
        <w:rPr>
          <w:i/>
          <w:iCs/>
          <w:vertAlign w:val="superscript"/>
        </w:rPr>
        <w:t>+/+</w:t>
      </w:r>
      <w:r>
        <w:rPr>
          <w:i/>
          <w:iCs/>
          <w:vertAlign w:val="superscript"/>
        </w:rPr>
        <w:t xml:space="preserve"> </w:t>
      </w:r>
      <w:r>
        <w:t xml:space="preserve">dams and 90% for </w:t>
      </w:r>
      <w:r w:rsidRPr="00655C34">
        <w:rPr>
          <w:i/>
          <w:iCs/>
        </w:rPr>
        <w:t>Gdf15</w:t>
      </w:r>
      <w:r>
        <w:rPr>
          <w:i/>
          <w:iCs/>
          <w:vertAlign w:val="superscript"/>
        </w:rPr>
        <w:t xml:space="preserve">-/- </w:t>
      </w:r>
      <w:r>
        <w:t>dams which did not reach statistical significance (</w:t>
      </w:r>
      <w:r w:rsidRPr="00A62304">
        <w:rPr>
          <w:b/>
          <w:bCs/>
        </w:rPr>
        <w:t xml:space="preserve">Figure </w:t>
      </w:r>
      <w:r w:rsidR="00537832">
        <w:rPr>
          <w:b/>
          <w:bCs/>
        </w:rPr>
        <w:t>9</w:t>
      </w:r>
      <w:r w:rsidRPr="00A62304">
        <w:rPr>
          <w:b/>
          <w:bCs/>
        </w:rPr>
        <w:t>F</w:t>
      </w:r>
      <w:r>
        <w:t xml:space="preserve">, p=0.99). Together these data show that aside from modest decreases in birthweights, </w:t>
      </w:r>
      <w:r>
        <w:rPr>
          <w:i/>
        </w:rPr>
        <w:t>Gdf15</w:t>
      </w:r>
      <w:r w:rsidRPr="00066319">
        <w:rPr>
          <w:i/>
          <w:vertAlign w:val="superscript"/>
        </w:rPr>
        <w:t>-/-</w:t>
      </w:r>
      <w:r>
        <w:t xml:space="preserve"> mice are similarly fertile, and carry pregnancies to a similar effectiveness as their wild-type counterparts.</w:t>
      </w:r>
    </w:p>
    <w:p w14:paraId="32C57701" w14:textId="77777777" w:rsidR="00634CB7" w:rsidRDefault="00634CB7" w:rsidP="00634CB7"/>
    <w:p w14:paraId="5C7334E8" w14:textId="77777777" w:rsidR="00634CB7" w:rsidRDefault="00634CB7" w:rsidP="00634CB7"/>
    <w:p w14:paraId="4AC1966D" w14:textId="77777777" w:rsidR="00634CB7" w:rsidRDefault="00634CB7" w:rsidP="00634CB7"/>
    <w:p w14:paraId="7FB4ADE2" w14:textId="77777777" w:rsidR="00634CB7" w:rsidRDefault="00634CB7" w:rsidP="00634CB7"/>
    <w:p w14:paraId="517FB295" w14:textId="77777777" w:rsidR="00634CB7" w:rsidRDefault="00634CB7" w:rsidP="00634CB7"/>
    <w:p w14:paraId="2AF2E528" w14:textId="77777777" w:rsidR="00634CB7" w:rsidRDefault="00634CB7" w:rsidP="00634CB7"/>
    <w:p w14:paraId="434E0001" w14:textId="77777777" w:rsidR="00634CB7" w:rsidRDefault="00634CB7" w:rsidP="00634CB7"/>
    <w:p w14:paraId="2263035A" w14:textId="77777777" w:rsidR="00634CB7" w:rsidRDefault="00634CB7" w:rsidP="00634CB7"/>
    <w:p w14:paraId="4B845721" w14:textId="77777777" w:rsidR="00634CB7" w:rsidRDefault="00634CB7" w:rsidP="00634CB7"/>
    <w:p w14:paraId="2F0F791C" w14:textId="77777777" w:rsidR="00634CB7" w:rsidRDefault="00634CB7" w:rsidP="00634CB7"/>
    <w:p w14:paraId="7FA60521" w14:textId="77777777" w:rsidR="00634CB7" w:rsidRDefault="00634CB7" w:rsidP="00634CB7">
      <w:r>
        <w:rPr>
          <w:noProof/>
        </w:rPr>
        <w:drawing>
          <wp:inline distT="0" distB="0" distL="0" distR="0" wp14:anchorId="768367AB" wp14:editId="5D431975">
            <wp:extent cx="5943600" cy="62402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a:srcRect t="4553"/>
                    <a:stretch/>
                  </pic:blipFill>
                  <pic:spPr bwMode="auto">
                    <a:xfrm>
                      <a:off x="0" y="0"/>
                      <a:ext cx="5943600" cy="6240248"/>
                    </a:xfrm>
                    <a:prstGeom prst="rect">
                      <a:avLst/>
                    </a:prstGeom>
                    <a:ln>
                      <a:noFill/>
                    </a:ln>
                    <a:extLst>
                      <a:ext uri="{53640926-AAD7-44D8-BBD7-CCE9431645EC}">
                        <a14:shadowObscured xmlns:a14="http://schemas.microsoft.com/office/drawing/2010/main"/>
                      </a:ext>
                    </a:extLst>
                  </pic:spPr>
                </pic:pic>
              </a:graphicData>
            </a:graphic>
          </wp:inline>
        </w:drawing>
      </w:r>
    </w:p>
    <w:p w14:paraId="1724636F" w14:textId="3DB559A0" w:rsidR="00A77E8A" w:rsidRDefault="00A77E8A" w:rsidP="00A77E8A">
      <w:pPr>
        <w:pStyle w:val="Caption"/>
      </w:pPr>
      <w:bookmarkStart w:id="338" w:name="_Toc126830387"/>
      <w:bookmarkStart w:id="339" w:name="_Toc126851094"/>
      <w:r>
        <w:t xml:space="preserve">Figure </w:t>
      </w:r>
      <w:fldSimple w:instr=" SEQ Figure \* ARABIC ">
        <w:r w:rsidR="007A09D3">
          <w:rPr>
            <w:noProof/>
          </w:rPr>
          <w:t>9</w:t>
        </w:r>
      </w:fldSimple>
      <w:r>
        <w:t xml:space="preserve">: </w:t>
      </w:r>
      <w:r w:rsidRPr="008E26A7">
        <w:rPr>
          <w:i w:val="0"/>
          <w:iCs w:val="0"/>
        </w:rPr>
        <w:t>Birth weight is reduced in</w:t>
      </w:r>
      <w:r>
        <w:t xml:space="preserve"> Gdf15</w:t>
      </w:r>
      <w:r>
        <w:rPr>
          <w:noProof/>
        </w:rPr>
        <w:t xml:space="preserve"> </w:t>
      </w:r>
      <w:r>
        <w:rPr>
          <w:i w:val="0"/>
          <w:iCs w:val="0"/>
          <w:noProof/>
        </w:rPr>
        <w:t>knockout pregnancies</w:t>
      </w:r>
      <w:bookmarkEnd w:id="338"/>
      <w:bookmarkEnd w:id="339"/>
    </w:p>
    <w:p w14:paraId="1F484F4B" w14:textId="77777777" w:rsidR="00634CB7" w:rsidRPr="003C0FFC" w:rsidRDefault="00634CB7" w:rsidP="00634CB7">
      <w:pPr>
        <w:spacing w:line="240" w:lineRule="auto"/>
      </w:pPr>
      <w:r w:rsidRPr="003C0FFC">
        <w:t xml:space="preserve">A) Latency to copulatory plug (time from introduction of male into cage until copulatory plug is discovered), assessed via student’s t test. B)Gestational age in days, calculated as the number of </w:t>
      </w:r>
      <w:r w:rsidRPr="003C0FFC">
        <w:lastRenderedPageBreak/>
        <w:t xml:space="preserve">days from appearance of copulatory plug until birth of the litter. Assessed via Mann-Whitney test. C)Average birth weight of pups, calculated as the average birth weight for each dam, then averaged by genotype. Assessed by student’s t test. D)Total litter size (including those who were dead), assessed via student’s t test. E)Number of pups born per litter that were alive, assessed via student’s t test. F) Percentage of pups in each litter who were dead by postnatal day 3.5, assessed by Mann Whitney test. </w:t>
      </w:r>
    </w:p>
    <w:p w14:paraId="65F80655" w14:textId="77777777" w:rsidR="00634CB7" w:rsidRDefault="00634CB7" w:rsidP="00634CB7"/>
    <w:p w14:paraId="7717C8D6" w14:textId="77777777" w:rsidR="00634CB7" w:rsidRDefault="00634CB7" w:rsidP="00634CB7">
      <w:pPr>
        <w:pStyle w:val="Heading3"/>
      </w:pPr>
      <w:bookmarkStart w:id="340" w:name="_Toc126771682"/>
      <w:bookmarkStart w:id="341" w:name="_Toc126830589"/>
      <w:r w:rsidRPr="005D2740">
        <w:t>Gdf15</w:t>
      </w:r>
      <w:r w:rsidRPr="008F4CD9">
        <w:rPr>
          <w:vertAlign w:val="superscript"/>
        </w:rPr>
        <w:t xml:space="preserve">-/- </w:t>
      </w:r>
      <w:r w:rsidRPr="005D2740">
        <w:t xml:space="preserve">dams </w:t>
      </w:r>
      <w:r>
        <w:t xml:space="preserve">have no differences in milk production or milkfat </w:t>
      </w:r>
      <w:proofErr w:type="gramStart"/>
      <w:r>
        <w:t>percentage</w:t>
      </w:r>
      <w:bookmarkEnd w:id="340"/>
      <w:bookmarkEnd w:id="341"/>
      <w:proofErr w:type="gramEnd"/>
    </w:p>
    <w:p w14:paraId="6680B167" w14:textId="569A5A38" w:rsidR="00634CB7" w:rsidRDefault="00634CB7" w:rsidP="00786104">
      <w:r w:rsidRPr="0087297B">
        <w:t xml:space="preserve">To determine </w:t>
      </w:r>
      <w:r>
        <w:t xml:space="preserve">the effect of </w:t>
      </w:r>
      <w:r w:rsidRPr="0087297B">
        <w:rPr>
          <w:i/>
          <w:iCs/>
        </w:rPr>
        <w:t>Gdf15</w:t>
      </w:r>
      <w:r>
        <w:rPr>
          <w:i/>
          <w:iCs/>
        </w:rPr>
        <w:t xml:space="preserve"> </w:t>
      </w:r>
      <w:r>
        <w:t xml:space="preserve">knockout during in pregnancy on lactation in the postnatal period, we conducted a milk volume assessment at postnatal day 10. We found no differences between </w:t>
      </w:r>
      <w:r w:rsidRPr="00655C34">
        <w:rPr>
          <w:i/>
          <w:iCs/>
        </w:rPr>
        <w:t>Gdf15</w:t>
      </w:r>
      <w:r w:rsidRPr="00655C34">
        <w:rPr>
          <w:i/>
          <w:iCs/>
          <w:vertAlign w:val="superscript"/>
        </w:rPr>
        <w:t>+/+</w:t>
      </w:r>
      <w:r>
        <w:rPr>
          <w:i/>
          <w:iCs/>
        </w:rPr>
        <w:t xml:space="preserve">and </w:t>
      </w:r>
      <w:r>
        <w:rPr>
          <w:i/>
          <w:iCs/>
          <w:vertAlign w:val="superscript"/>
        </w:rPr>
        <w:t xml:space="preserve"> </w:t>
      </w:r>
      <w:r w:rsidRPr="00655C34">
        <w:rPr>
          <w:i/>
          <w:iCs/>
        </w:rPr>
        <w:t>Gdf15</w:t>
      </w:r>
      <w:r>
        <w:rPr>
          <w:i/>
          <w:iCs/>
          <w:vertAlign w:val="superscript"/>
        </w:rPr>
        <w:t>-</w:t>
      </w:r>
      <w:r w:rsidRPr="00655C34">
        <w:rPr>
          <w:i/>
          <w:iCs/>
          <w:vertAlign w:val="superscript"/>
        </w:rPr>
        <w:t>/</w:t>
      </w:r>
      <w:r>
        <w:rPr>
          <w:i/>
          <w:iCs/>
          <w:vertAlign w:val="superscript"/>
        </w:rPr>
        <w:t xml:space="preserve">- </w:t>
      </w:r>
      <w:r w:rsidRPr="000F6D6B">
        <w:t>dams</w:t>
      </w:r>
      <w:r>
        <w:t xml:space="preserve"> in the volume of milk produced at peak lactation. The amount of weight lost by dams after nursing (</w:t>
      </w:r>
      <w:r w:rsidRPr="008154A8">
        <w:rPr>
          <w:b/>
          <w:bCs/>
        </w:rPr>
        <w:t xml:space="preserve">Figure </w:t>
      </w:r>
      <w:r w:rsidR="00444E43">
        <w:rPr>
          <w:b/>
          <w:bCs/>
        </w:rPr>
        <w:t>10</w:t>
      </w:r>
      <w:r w:rsidRPr="008154A8">
        <w:rPr>
          <w:b/>
          <w:bCs/>
        </w:rPr>
        <w:t>A</w:t>
      </w:r>
      <w:r>
        <w:t>, p=0.7) or and weight gained by pups during nursing (</w:t>
      </w:r>
      <w:r w:rsidRPr="008154A8">
        <w:rPr>
          <w:b/>
          <w:bCs/>
        </w:rPr>
        <w:t xml:space="preserve">Figure </w:t>
      </w:r>
      <w:r w:rsidR="00444E43">
        <w:rPr>
          <w:b/>
          <w:bCs/>
        </w:rPr>
        <w:t>10</w:t>
      </w:r>
      <w:r w:rsidRPr="008154A8">
        <w:rPr>
          <w:b/>
          <w:bCs/>
        </w:rPr>
        <w:t>B</w:t>
      </w:r>
      <w:r>
        <w:t xml:space="preserve">, p=0.7) was similar between genotypes, though highly variable between dams. Next, we evaluated whether the major macronutrient in milk, fat, was changed by </w:t>
      </w:r>
      <w:r w:rsidRPr="0087297B">
        <w:rPr>
          <w:i/>
          <w:iCs/>
        </w:rPr>
        <w:t>Gdf15</w:t>
      </w:r>
      <w:r>
        <w:rPr>
          <w:i/>
          <w:iCs/>
        </w:rPr>
        <w:t xml:space="preserve"> </w:t>
      </w:r>
      <w:r>
        <w:t>knockout. To do this, we collected whole milk between PND 14-17 and evaluated milk fat percentage. We found that milk fat percentage was similar between strains</w:t>
      </w:r>
      <w:r w:rsidRPr="00075527">
        <w:t xml:space="preserve"> (</w:t>
      </w:r>
      <w:r w:rsidRPr="008154A8">
        <w:rPr>
          <w:b/>
          <w:bCs/>
        </w:rPr>
        <w:t xml:space="preserve">Figure </w:t>
      </w:r>
      <w:r w:rsidR="00444E43">
        <w:rPr>
          <w:b/>
          <w:bCs/>
        </w:rPr>
        <w:t>10</w:t>
      </w:r>
      <w:r w:rsidRPr="008154A8">
        <w:rPr>
          <w:b/>
          <w:bCs/>
        </w:rPr>
        <w:t>C</w:t>
      </w:r>
      <w:r>
        <w:t xml:space="preserve">, </w:t>
      </w:r>
      <w:r w:rsidRPr="00075527">
        <w:t>p=0.93)</w:t>
      </w:r>
      <w:r>
        <w:t xml:space="preserve">. Despite reductions in maternal levels of </w:t>
      </w:r>
      <w:r w:rsidRPr="002B0CC3">
        <w:rPr>
          <w:i/>
          <w:iCs/>
        </w:rPr>
        <w:t>Gdf15</w:t>
      </w:r>
      <w:r>
        <w:t xml:space="preserve"> in the </w:t>
      </w:r>
      <w:r w:rsidRPr="00655C34">
        <w:rPr>
          <w:i/>
          <w:iCs/>
        </w:rPr>
        <w:t>Gdf15</w:t>
      </w:r>
      <w:r>
        <w:rPr>
          <w:i/>
          <w:iCs/>
          <w:vertAlign w:val="superscript"/>
        </w:rPr>
        <w:t>-</w:t>
      </w:r>
      <w:r w:rsidRPr="00655C34">
        <w:rPr>
          <w:i/>
          <w:iCs/>
          <w:vertAlign w:val="superscript"/>
        </w:rPr>
        <w:t>/</w:t>
      </w:r>
      <w:r>
        <w:rPr>
          <w:i/>
          <w:iCs/>
          <w:vertAlign w:val="superscript"/>
        </w:rPr>
        <w:t>-</w:t>
      </w:r>
      <w:r>
        <w:t xml:space="preserve"> dams during pregnancy, mammary gland development, and lactation there is no apparent impact lactational volume milk fat content. </w:t>
      </w:r>
    </w:p>
    <w:p w14:paraId="72229967" w14:textId="77777777" w:rsidR="00634CB7" w:rsidRDefault="00634CB7" w:rsidP="00786104"/>
    <w:p w14:paraId="3463EE38" w14:textId="77777777" w:rsidR="00634CB7" w:rsidRDefault="00634CB7" w:rsidP="00634CB7"/>
    <w:p w14:paraId="78B6A019" w14:textId="77777777" w:rsidR="00634CB7" w:rsidRDefault="00634CB7" w:rsidP="00634CB7"/>
    <w:p w14:paraId="1128E369" w14:textId="77777777" w:rsidR="00634CB7" w:rsidRDefault="00634CB7" w:rsidP="00634CB7"/>
    <w:p w14:paraId="68A8DE3A" w14:textId="77777777" w:rsidR="00634CB7" w:rsidRDefault="00634CB7" w:rsidP="00634CB7"/>
    <w:p w14:paraId="316241EB" w14:textId="77777777" w:rsidR="00634CB7" w:rsidRDefault="00634CB7" w:rsidP="00634CB7"/>
    <w:p w14:paraId="4B3C8C58" w14:textId="77777777" w:rsidR="00634CB7" w:rsidRDefault="00634CB7" w:rsidP="00634CB7"/>
    <w:p w14:paraId="6CE0EBF3" w14:textId="77777777" w:rsidR="00634CB7" w:rsidRDefault="00634CB7" w:rsidP="00634CB7"/>
    <w:p w14:paraId="2F11BA70" w14:textId="3096F879" w:rsidR="00634CB7" w:rsidRPr="003C0FFC" w:rsidRDefault="00634CB7" w:rsidP="0079443C">
      <w:pPr>
        <w:rPr>
          <w:noProof/>
        </w:rPr>
      </w:pPr>
      <w:r>
        <w:rPr>
          <w:noProof/>
        </w:rPr>
        <w:drawing>
          <wp:inline distT="0" distB="0" distL="0" distR="0" wp14:anchorId="1A2722C9" wp14:editId="79C8D47F">
            <wp:extent cx="5943600" cy="45719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7"/>
                    <a:srcRect t="5077"/>
                    <a:stretch/>
                  </pic:blipFill>
                  <pic:spPr bwMode="auto">
                    <a:xfrm>
                      <a:off x="0" y="0"/>
                      <a:ext cx="5943600" cy="4571926"/>
                    </a:xfrm>
                    <a:prstGeom prst="rect">
                      <a:avLst/>
                    </a:prstGeom>
                    <a:ln>
                      <a:noFill/>
                    </a:ln>
                    <a:extLst>
                      <a:ext uri="{53640926-AAD7-44D8-BBD7-CCE9431645EC}">
                        <a14:shadowObscured xmlns:a14="http://schemas.microsoft.com/office/drawing/2010/main"/>
                      </a:ext>
                    </a:extLst>
                  </pic:spPr>
                </pic:pic>
              </a:graphicData>
            </a:graphic>
          </wp:inline>
        </w:drawing>
      </w:r>
    </w:p>
    <w:p w14:paraId="5F7D0C07" w14:textId="32A565EB" w:rsidR="0079443C" w:rsidRDefault="0079443C" w:rsidP="0079443C">
      <w:pPr>
        <w:pStyle w:val="Caption"/>
      </w:pPr>
      <w:bookmarkStart w:id="342" w:name="_Toc126830388"/>
      <w:bookmarkStart w:id="343" w:name="_Toc126851095"/>
      <w:r>
        <w:t xml:space="preserve">Figure </w:t>
      </w:r>
      <w:fldSimple w:instr=" SEQ Figure \* ARABIC ">
        <w:r w:rsidR="007A09D3">
          <w:rPr>
            <w:noProof/>
          </w:rPr>
          <w:t>10</w:t>
        </w:r>
      </w:fldSimple>
      <w:r>
        <w:t xml:space="preserve">: </w:t>
      </w:r>
      <w:r>
        <w:rPr>
          <w:i w:val="0"/>
          <w:iCs w:val="0"/>
        </w:rPr>
        <w:t xml:space="preserve">Milk volume and milkfat percentage are not changed in </w:t>
      </w:r>
      <w:r w:rsidRPr="0033528B">
        <w:t>Gdf15</w:t>
      </w:r>
      <w:r>
        <w:rPr>
          <w:i w:val="0"/>
          <w:iCs w:val="0"/>
        </w:rPr>
        <w:t xml:space="preserve"> knockout </w:t>
      </w:r>
      <w:proofErr w:type="gramStart"/>
      <w:r>
        <w:rPr>
          <w:i w:val="0"/>
          <w:iCs w:val="0"/>
        </w:rPr>
        <w:t>dams</w:t>
      </w:r>
      <w:bookmarkEnd w:id="342"/>
      <w:bookmarkEnd w:id="343"/>
      <w:proofErr w:type="gramEnd"/>
    </w:p>
    <w:p w14:paraId="562A2145" w14:textId="77777777" w:rsidR="00634CB7" w:rsidRPr="003C0FFC" w:rsidRDefault="00634CB7" w:rsidP="00634CB7">
      <w:pPr>
        <w:spacing w:line="240" w:lineRule="auto"/>
      </w:pPr>
      <w:r w:rsidRPr="003C0FFC">
        <w:t xml:space="preserve">A) Total mass (in grams) lost by dam during the suckling period of the weigh-suckle-weigh test on PND10.5, assessed by student’s t test. B)Total mass (in grams) gained cumulatively between all pups in the litter during suckling period during weigh-suckle-weigh test, assessed by Mann Whitney test. C)Percentage of fat found in mouse milk collected PND 14-16.5, assessed by student’s t test. </w:t>
      </w:r>
    </w:p>
    <w:p w14:paraId="294B31F4" w14:textId="77777777" w:rsidR="00634CB7" w:rsidRDefault="00634CB7" w:rsidP="00634CB7">
      <w:pPr>
        <w:rPr>
          <w:noProof/>
        </w:rPr>
      </w:pPr>
    </w:p>
    <w:p w14:paraId="44C827F8" w14:textId="77777777" w:rsidR="00634CB7" w:rsidRDefault="00634CB7" w:rsidP="00634CB7">
      <w:pPr>
        <w:tabs>
          <w:tab w:val="left" w:pos="2548"/>
        </w:tabs>
        <w:jc w:val="both"/>
        <w:rPr>
          <w:noProof/>
        </w:rPr>
      </w:pPr>
      <w:r>
        <w:rPr>
          <w:noProof/>
        </w:rPr>
        <w:tab/>
      </w:r>
    </w:p>
    <w:p w14:paraId="4DB23620" w14:textId="77777777" w:rsidR="00634CB7" w:rsidRDefault="00634CB7" w:rsidP="00634CB7">
      <w:pPr>
        <w:tabs>
          <w:tab w:val="left" w:pos="2548"/>
        </w:tabs>
      </w:pPr>
      <w:r>
        <w:tab/>
      </w:r>
    </w:p>
    <w:p w14:paraId="48D34C15" w14:textId="77777777" w:rsidR="00634CB7" w:rsidRDefault="00634CB7" w:rsidP="00634CB7">
      <w:pPr>
        <w:tabs>
          <w:tab w:val="left" w:pos="2548"/>
        </w:tabs>
      </w:pPr>
    </w:p>
    <w:p w14:paraId="6D1A8F07" w14:textId="77777777" w:rsidR="00634CB7" w:rsidRDefault="00634CB7" w:rsidP="00634CB7">
      <w:pPr>
        <w:tabs>
          <w:tab w:val="left" w:pos="2548"/>
        </w:tabs>
      </w:pPr>
    </w:p>
    <w:p w14:paraId="2EEDF1BC" w14:textId="77777777" w:rsidR="00634CB7" w:rsidRDefault="00634CB7" w:rsidP="00634CB7">
      <w:pPr>
        <w:tabs>
          <w:tab w:val="left" w:pos="2548"/>
        </w:tabs>
      </w:pPr>
    </w:p>
    <w:p w14:paraId="795F8C3D" w14:textId="77777777" w:rsidR="00634CB7" w:rsidRDefault="00634CB7" w:rsidP="00634CB7">
      <w:pPr>
        <w:pStyle w:val="Heading3"/>
      </w:pPr>
      <w:bookmarkStart w:id="344" w:name="_Toc126771683"/>
      <w:bookmarkStart w:id="345" w:name="_Toc126830590"/>
      <w:r>
        <w:lastRenderedPageBreak/>
        <w:t>Gdf15</w:t>
      </w:r>
      <w:r w:rsidRPr="009B388F">
        <w:rPr>
          <w:vertAlign w:val="superscript"/>
        </w:rPr>
        <w:t>-/-</w:t>
      </w:r>
      <w:r>
        <w:rPr>
          <w:vertAlign w:val="superscript"/>
        </w:rPr>
        <w:t xml:space="preserve"> </w:t>
      </w:r>
      <w:r w:rsidRPr="00CB1433">
        <w:t>pups</w:t>
      </w:r>
      <w:r>
        <w:t xml:space="preserve"> accrete body mass at similar rates compared to  Gdf15</w:t>
      </w:r>
      <w:r w:rsidRPr="009B388F">
        <w:rPr>
          <w:vertAlign w:val="superscript"/>
        </w:rPr>
        <w:t>+/+</w:t>
      </w:r>
      <w:r>
        <w:t xml:space="preserve"> </w:t>
      </w:r>
      <w:proofErr w:type="gramStart"/>
      <w:r>
        <w:t>pups</w:t>
      </w:r>
      <w:bookmarkEnd w:id="344"/>
      <w:bookmarkEnd w:id="345"/>
      <w:proofErr w:type="gramEnd"/>
    </w:p>
    <w:p w14:paraId="1A706060" w14:textId="7CCECC65" w:rsidR="00634CB7" w:rsidRDefault="00634CB7" w:rsidP="00444E43">
      <w:r w:rsidRPr="001540F0">
        <w:t>To assess</w:t>
      </w:r>
      <w:r>
        <w:t xml:space="preserve"> the effect of </w:t>
      </w:r>
      <w:r w:rsidRPr="00C120E2">
        <w:rPr>
          <w:i/>
        </w:rPr>
        <w:t>Gdf15</w:t>
      </w:r>
      <w:r>
        <w:t xml:space="preserve"> knockout during pregnancy and lactation on early pup postnatal growth, we weighed male and female offspring of </w:t>
      </w:r>
      <w:r w:rsidRPr="009B388F">
        <w:rPr>
          <w:i/>
          <w:iCs/>
        </w:rPr>
        <w:t>Gdf15</w:t>
      </w:r>
      <w:r w:rsidRPr="009B388F">
        <w:rPr>
          <w:i/>
          <w:iCs/>
          <w:vertAlign w:val="superscript"/>
        </w:rPr>
        <w:t>+/+</w:t>
      </w:r>
      <w:r>
        <w:t xml:space="preserve"> and </w:t>
      </w:r>
      <w:r w:rsidRPr="009B388F">
        <w:rPr>
          <w:i/>
          <w:iCs/>
        </w:rPr>
        <w:t>Gdf15</w:t>
      </w:r>
      <w:r w:rsidRPr="009B388F">
        <w:rPr>
          <w:i/>
          <w:iCs/>
          <w:vertAlign w:val="superscript"/>
        </w:rPr>
        <w:t>-/-</w:t>
      </w:r>
      <w:r w:rsidRPr="009B388F">
        <w:rPr>
          <w:vertAlign w:val="superscript"/>
        </w:rPr>
        <w:t xml:space="preserve"> </w:t>
      </w:r>
      <w:r>
        <w:t xml:space="preserve">dams on PND 0.5, 3.5, 7.5, and 14.5. We used linear mixed effect modeling which detected no differences in body weight between birth and 14 days of age in </w:t>
      </w:r>
      <w:r w:rsidRPr="009B388F">
        <w:rPr>
          <w:i/>
          <w:iCs/>
        </w:rPr>
        <w:t>Gdf15</w:t>
      </w:r>
      <w:r w:rsidRPr="009B388F">
        <w:rPr>
          <w:i/>
          <w:iCs/>
          <w:vertAlign w:val="superscript"/>
        </w:rPr>
        <w:t>+/+</w:t>
      </w:r>
      <w:r>
        <w:t xml:space="preserve"> and </w:t>
      </w:r>
      <w:r w:rsidRPr="009B388F">
        <w:rPr>
          <w:i/>
          <w:iCs/>
        </w:rPr>
        <w:t>Gdf15</w:t>
      </w:r>
      <w:r w:rsidRPr="009B388F">
        <w:rPr>
          <w:i/>
          <w:iCs/>
          <w:vertAlign w:val="superscript"/>
        </w:rPr>
        <w:t>-/-</w:t>
      </w:r>
      <w:r w:rsidRPr="009B388F">
        <w:rPr>
          <w:vertAlign w:val="superscript"/>
        </w:rPr>
        <w:t xml:space="preserve"> </w:t>
      </w:r>
      <w:r>
        <w:t xml:space="preserve">pups </w:t>
      </w:r>
      <w:r w:rsidRPr="000B112E">
        <w:t>(</w:t>
      </w:r>
      <w:r w:rsidRPr="000B112E">
        <w:rPr>
          <w:b/>
          <w:bCs/>
        </w:rPr>
        <w:t xml:space="preserve">Figure </w:t>
      </w:r>
      <w:r w:rsidR="00444E43">
        <w:rPr>
          <w:b/>
          <w:bCs/>
        </w:rPr>
        <w:t>11</w:t>
      </w:r>
      <w:r w:rsidRPr="000B112E">
        <w:rPr>
          <w:b/>
          <w:bCs/>
        </w:rPr>
        <w:t>A</w:t>
      </w:r>
      <w:r w:rsidRPr="000B112E">
        <w:t xml:space="preserve">, </w:t>
      </w:r>
      <w:proofErr w:type="spellStart"/>
      <w:r w:rsidRPr="000B112E">
        <w:t>p</w:t>
      </w:r>
      <w:r w:rsidRPr="000B112E">
        <w:rPr>
          <w:vertAlign w:val="subscript"/>
        </w:rPr>
        <w:t>genotype</w:t>
      </w:r>
      <w:proofErr w:type="spellEnd"/>
      <w:r w:rsidRPr="000B112E">
        <w:t>=0.81</w:t>
      </w:r>
      <w:r>
        <w:t xml:space="preserve"> after adjusting for sex differences</w:t>
      </w:r>
      <w:r w:rsidRPr="000B112E">
        <w:t>).</w:t>
      </w:r>
      <w:r>
        <w:t xml:space="preserve"> There was also no statistically significant modifying effect of sex on body weight from birth to PND 14.5 (</w:t>
      </w:r>
      <w:proofErr w:type="spellStart"/>
      <w:r>
        <w:t>p</w:t>
      </w:r>
      <w:r>
        <w:rPr>
          <w:vertAlign w:val="subscript"/>
        </w:rPr>
        <w:t>sex</w:t>
      </w:r>
      <w:proofErr w:type="spellEnd"/>
      <w:r>
        <w:t>=0.16).  Therefore, consistent with similar milk production and composition, we did not detect any effects of GDF15 ablation on perinatal growth.</w:t>
      </w:r>
    </w:p>
    <w:p w14:paraId="642DF11B" w14:textId="77777777" w:rsidR="00634CB7" w:rsidRPr="00574719" w:rsidRDefault="00634CB7" w:rsidP="00634CB7">
      <w:pPr>
        <w:spacing w:line="360" w:lineRule="auto"/>
      </w:pPr>
    </w:p>
    <w:p w14:paraId="5187756B" w14:textId="77777777" w:rsidR="00634CB7" w:rsidRDefault="00634CB7" w:rsidP="00634CB7">
      <w:pPr>
        <w:tabs>
          <w:tab w:val="left" w:pos="2548"/>
        </w:tabs>
        <w:rPr>
          <w:noProof/>
        </w:rPr>
      </w:pPr>
      <w:r>
        <w:rPr>
          <w:noProof/>
        </w:rPr>
        <w:drawing>
          <wp:inline distT="0" distB="0" distL="0" distR="0" wp14:anchorId="217CA0FD" wp14:editId="16C92859">
            <wp:extent cx="5943600" cy="38187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8"/>
                    <a:srcRect t="13903"/>
                    <a:stretch/>
                  </pic:blipFill>
                  <pic:spPr bwMode="auto">
                    <a:xfrm>
                      <a:off x="0" y="0"/>
                      <a:ext cx="5943600" cy="3818787"/>
                    </a:xfrm>
                    <a:prstGeom prst="rect">
                      <a:avLst/>
                    </a:prstGeom>
                    <a:ln>
                      <a:noFill/>
                    </a:ln>
                    <a:extLst>
                      <a:ext uri="{53640926-AAD7-44D8-BBD7-CCE9431645EC}">
                        <a14:shadowObscured xmlns:a14="http://schemas.microsoft.com/office/drawing/2010/main"/>
                      </a:ext>
                    </a:extLst>
                  </pic:spPr>
                </pic:pic>
              </a:graphicData>
            </a:graphic>
          </wp:inline>
        </w:drawing>
      </w:r>
    </w:p>
    <w:p w14:paraId="4BE76E40" w14:textId="3F9DD8A5" w:rsidR="002E28AD" w:rsidRDefault="002E28AD" w:rsidP="002E28AD">
      <w:pPr>
        <w:pStyle w:val="Caption"/>
      </w:pPr>
      <w:bookmarkStart w:id="346" w:name="_Toc126830389"/>
      <w:bookmarkStart w:id="347" w:name="_Toc126851096"/>
      <w:r>
        <w:t xml:space="preserve">Figure </w:t>
      </w:r>
      <w:fldSimple w:instr=" SEQ Figure \* ARABIC ">
        <w:r w:rsidR="007A09D3">
          <w:rPr>
            <w:noProof/>
          </w:rPr>
          <w:t>11</w:t>
        </w:r>
      </w:fldSimple>
      <w:r>
        <w:t xml:space="preserve">: </w:t>
      </w:r>
      <w:r>
        <w:rPr>
          <w:i w:val="0"/>
          <w:iCs w:val="0"/>
        </w:rPr>
        <w:t xml:space="preserve">Offspring postnatal growth is normal in </w:t>
      </w:r>
      <w:r>
        <w:t>Gdf15</w:t>
      </w:r>
      <w:r>
        <w:rPr>
          <w:i w:val="0"/>
          <w:iCs w:val="0"/>
        </w:rPr>
        <w:t xml:space="preserve"> knockout </w:t>
      </w:r>
      <w:proofErr w:type="gramStart"/>
      <w:r>
        <w:rPr>
          <w:i w:val="0"/>
          <w:iCs w:val="0"/>
        </w:rPr>
        <w:t>litters</w:t>
      </w:r>
      <w:bookmarkEnd w:id="346"/>
      <w:bookmarkEnd w:id="347"/>
      <w:proofErr w:type="gramEnd"/>
    </w:p>
    <w:p w14:paraId="728A8644" w14:textId="1BB35587" w:rsidR="00634CB7" w:rsidRDefault="00634CB7" w:rsidP="00444E43">
      <w:pPr>
        <w:spacing w:line="240" w:lineRule="auto"/>
      </w:pPr>
      <w:r w:rsidRPr="003C0FFC">
        <w:t xml:space="preserve">A) Postnatal bodyweight measurements from birth through PND14.5 in male and female pups, assessed via linear mixed effect models. </w:t>
      </w:r>
    </w:p>
    <w:p w14:paraId="474DD28B" w14:textId="77777777" w:rsidR="00634CB7" w:rsidRDefault="00634CB7" w:rsidP="00634CB7">
      <w:pPr>
        <w:pStyle w:val="Heading2"/>
        <w:rPr>
          <w:noProof/>
        </w:rPr>
      </w:pPr>
      <w:bookmarkStart w:id="348" w:name="_Toc126771684"/>
      <w:bookmarkStart w:id="349" w:name="_Toc126830591"/>
      <w:r>
        <w:rPr>
          <w:noProof/>
        </w:rPr>
        <w:lastRenderedPageBreak/>
        <w:t>Discussion</w:t>
      </w:r>
      <w:bookmarkEnd w:id="348"/>
      <w:bookmarkEnd w:id="349"/>
    </w:p>
    <w:p w14:paraId="0F92F172" w14:textId="1811D0DA" w:rsidR="00634CB7" w:rsidRDefault="00634CB7" w:rsidP="0030516C">
      <w:pPr>
        <w:ind w:firstLine="720"/>
      </w:pPr>
      <w:r>
        <w:t xml:space="preserve">GDF15 has recently been tied to several </w:t>
      </w:r>
      <w:del w:id="350" w:author="Erica Jansen" w:date="2023-03-06T11:01:00Z">
        <w:r>
          <w:delText>compilations</w:delText>
        </w:r>
      </w:del>
      <w:ins w:id="351" w:author="Erica Jansen" w:date="2023-03-06T11:01:00Z">
        <w:r>
          <w:t>comp</w:t>
        </w:r>
      </w:ins>
      <w:del w:id="352" w:author="Erica Jansen" w:date="2023-02-28T13:06:00Z">
        <w:r w:rsidDel="003B357A">
          <w:delText>i</w:delText>
        </w:r>
      </w:del>
      <w:ins w:id="353" w:author="Erica Jansen" w:date="2023-03-06T11:01:00Z">
        <w:r>
          <w:t>l</w:t>
        </w:r>
      </w:ins>
      <w:ins w:id="354" w:author="Erica Jansen" w:date="2023-02-28T13:06:00Z">
        <w:r w:rsidR="003B357A">
          <w:t>ic</w:t>
        </w:r>
      </w:ins>
      <w:ins w:id="355" w:author="Erica Jansen" w:date="2023-03-06T11:01:00Z">
        <w:r>
          <w:t>ations</w:t>
        </w:r>
      </w:ins>
      <w:r>
        <w:t xml:space="preserve"> of pregnancy in addition to its better understood role in signaling somatic stress throughout the body. In fact, pregnancy itself is an oft-underappreciated stressor on the body, an effect that is consistent with elevations in GDF15. </w:t>
      </w:r>
      <w:r w:rsidRPr="00110674">
        <w:t xml:space="preserve">The goal of this study was to </w:t>
      </w:r>
      <w:r>
        <w:t xml:space="preserve">understand the role of </w:t>
      </w:r>
      <w:r>
        <w:rPr>
          <w:iCs/>
        </w:rPr>
        <w:t>GDF15</w:t>
      </w:r>
      <w:r>
        <w:t xml:space="preserve"> in gestational health. To date there are very few studies that evaluate GDF15 in human pregnancy. One study found no differences in circulating GDF15 between mothers with obesity and mothers of normal weight status </w:t>
      </w:r>
      <w:r>
        <w:fldChar w:fldCharType="begin"/>
      </w:r>
      <w:r>
        <w:instrText xml:space="preserve"> ADDIN ZOTERO_ITEM CSL_CITATION {"citationID":"e9t3jF16","properties":{"formattedCitation":"(Andersson-Hall et al., 2021)","plainCitation":"(Andersson-Hall et al., 2021)","noteIndex":0},"citationItems":[{"id":1384,"uris":["http://zotero.org/users/5073745/items/D7NVPGRH"],"itemData":{"id":1384,"type":"article-journal","abstract":"Objective/Aim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schema":"https://github.com/citation-style-language/schema/raw/master/csl-citation.json"} </w:instrText>
      </w:r>
      <w:r>
        <w:fldChar w:fldCharType="separate"/>
      </w:r>
      <w:r>
        <w:rPr>
          <w:noProof/>
        </w:rPr>
        <w:t>(Andersson-Hall et al., 2021)</w:t>
      </w:r>
      <w:r>
        <w:fldChar w:fldCharType="end"/>
      </w:r>
      <w:r>
        <w:t xml:space="preserve">. Another that found that GDF15 was negatively associated with total gestational weight gain </w:t>
      </w:r>
      <w:r>
        <w:fldChar w:fldCharType="begin"/>
      </w:r>
      <w:r>
        <w:instrText xml:space="preserve"> ADDIN ZOTERO_ITEM CSL_CITATION {"citationID":"J1mzk2Bq","properties":{"formattedCitation":"(P. Wang et al., 2020)","plainCitation":"(P. Wang et al., 2020)","noteIndex":0},"citationItems":[{"id":777,"uris":["http://zotero.org/users/5073745/items/9VI47QZ9"],"itemData":{"id":777,"type":"article-journal","abstract":"Objectives\nBased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fldChar w:fldCharType="separate"/>
      </w:r>
      <w:r>
        <w:rPr>
          <w:noProof/>
        </w:rPr>
        <w:t>(P. Wang et al., 2020)</w:t>
      </w:r>
      <w:r>
        <w:fldChar w:fldCharType="end"/>
      </w:r>
      <w:r>
        <w:t xml:space="preserve">. The lack of prominent changes in gestational outcomes, although </w:t>
      </w:r>
      <w:del w:id="356" w:author="Erica Jansen" w:date="2023-02-28T13:07:00Z">
        <w:r w:rsidDel="003B357A">
          <w:delText xml:space="preserve">perhaps </w:delText>
        </w:r>
      </w:del>
      <w:r>
        <w:t xml:space="preserve">contrary to our prediction, is novel in the literature. Previous reports of </w:t>
      </w:r>
      <w:r w:rsidRPr="00C210D1">
        <w:rPr>
          <w:i/>
        </w:rPr>
        <w:t>Gdf15</w:t>
      </w:r>
      <w:r>
        <w:t xml:space="preserve"> or </w:t>
      </w:r>
      <w:proofErr w:type="spellStart"/>
      <w:r>
        <w:rPr>
          <w:i/>
        </w:rPr>
        <w:t>Gfral</w:t>
      </w:r>
      <w:proofErr w:type="spellEnd"/>
      <w:r>
        <w:rPr>
          <w:i/>
        </w:rPr>
        <w:t xml:space="preserve"> </w:t>
      </w:r>
      <w:r>
        <w:t xml:space="preserve">null mouse models have generally not reported pregnancy or gestational outcomes in null mice during breeding or maintenance, but only describe differences as adults when used in experimental models. One study evaluated transgenic expression of human </w:t>
      </w:r>
      <w:r w:rsidRPr="00791C8E">
        <w:rPr>
          <w:i/>
          <w:iCs/>
        </w:rPr>
        <w:t>GDF15</w:t>
      </w:r>
      <w:r>
        <w:t xml:space="preserve"> in mice</w:t>
      </w:r>
      <w:ins w:id="357" w:author="Erica Jansen" w:date="2023-03-06T11:01:00Z">
        <w:r>
          <w:t xml:space="preserve"> </w:t>
        </w:r>
      </w:ins>
      <w:ins w:id="358" w:author="Erica Jansen" w:date="2023-02-28T14:25:00Z">
        <w:r w:rsidR="006357FD">
          <w:t xml:space="preserve">and </w:t>
        </w:r>
      </w:ins>
      <w:r>
        <w:t xml:space="preserve">found that there was early involution and reduced milk production, reduced survival in pups, and lower weight gain in the postnatal period born to transgenic dams </w:t>
      </w:r>
      <w:r w:rsidRPr="00E42C05">
        <w:fldChar w:fldCharType="begin"/>
      </w:r>
      <w:r w:rsidRPr="00E42C05">
        <w:instrText xml:space="preserve"> ADDIN ZOTERO_ITEM CSL_CITATION {"citationID":"abwxrZw9","properties":{"formattedCitation":"(Binder et al., 2016)","plainCitation":"(Binder et al., 2016)","noteIndex":0},"citationItems":[{"id":1490,"uris":["http://zotero.org/users/5073745/items/MW9GMYQZ"],"itemData":{"id":1490,"type":"article-journal","abstract":"Transgenic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Pr="00E42C05">
        <w:fldChar w:fldCharType="separate"/>
      </w:r>
      <w:r w:rsidRPr="00E42C05">
        <w:rPr>
          <w:noProof/>
        </w:rPr>
        <w:t>(Binder et al., 2016)</w:t>
      </w:r>
      <w:r w:rsidRPr="00E42C05">
        <w:fldChar w:fldCharType="end"/>
      </w:r>
      <w:r w:rsidRPr="00E42C05">
        <w:t xml:space="preserve">. Previous work shows that external administration of GDF15, similar to levels that are seen in the rise that accompanies pregnancy, in mice results in reductions in food intake </w:t>
      </w:r>
      <w:r w:rsidRPr="00E42C05">
        <w:fldChar w:fldCharType="begin"/>
      </w:r>
      <w:r w:rsidRPr="00E42C05">
        <w:instrText xml:space="preserve"> ADDIN ZOTERO_ITEM CSL_CITATION {"citationID":"6spSNMao","properties":{"formattedCitation":"(Mullican et al., 2017; Patel et al., 2019)","plainCitation":"(Mullican et al., 2017; Patel et al., 2019)","noteIndex":0},"citationItems":[{"id":1478,"uris":["http://zotero.org/users/5073745/items/4SK3Y76E"],"itemData":{"id":1478,"type":"article-journal","container-title":"Nature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M"}],"issued":{"date-parts":[["2017",10,1]]}}},{"id":111,"uris":["http://zotero.org/users/5073745/items/T9W7L7G4"],"itemData":{"id":111,"type":"article-journal","abstract":"Summary\nGDF15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Pr="00E42C05">
        <w:fldChar w:fldCharType="separate"/>
      </w:r>
      <w:r w:rsidRPr="00E42C05">
        <w:rPr>
          <w:noProof/>
        </w:rPr>
        <w:t>(Mullican et al., 2017; Patel et al., 2019)</w:t>
      </w:r>
      <w:r w:rsidRPr="00E42C05">
        <w:fldChar w:fldCharType="end"/>
      </w:r>
      <w:r w:rsidRPr="00E42C05">
        <w:t xml:space="preserve">. </w:t>
      </w:r>
      <w:r>
        <w:t xml:space="preserve">The current study found that ablation of </w:t>
      </w:r>
      <w:r w:rsidRPr="00922AF3">
        <w:rPr>
          <w:i/>
          <w:iCs/>
        </w:rPr>
        <w:t>Gdf15</w:t>
      </w:r>
      <w:r>
        <w:t xml:space="preserve"> and the resulting loss of GDF15 in maternal circulation (</w:t>
      </w:r>
      <w:r w:rsidRPr="001B7833">
        <w:rPr>
          <w:b/>
          <w:bCs/>
        </w:rPr>
        <w:t>Supplementary Figure 1A</w:t>
      </w:r>
      <w:r>
        <w:t>) does not result in any differences in body weight accretion during the prenatal period and resulted in non-statistically significant higher body weights during the postnatal period in mice, with only small reductions in pup birth weight. This suggests that GDF15 in pregnant mice is altered but it</w:t>
      </w:r>
      <w:ins w:id="359" w:author="Erica Jansen" w:date="2023-03-06T11:01:00Z">
        <w:r>
          <w:t xml:space="preserve"> </w:t>
        </w:r>
      </w:ins>
      <w:ins w:id="360" w:author="Erica Jansen" w:date="2023-02-28T14:25:00Z">
        <w:r w:rsidR="006357FD">
          <w:t xml:space="preserve">is </w:t>
        </w:r>
      </w:ins>
      <w:r>
        <w:t xml:space="preserve">not </w:t>
      </w:r>
      <w:r>
        <w:lastRenderedPageBreak/>
        <w:t>necessary for changes in weight accretion during a normal pregnancy.  It is possible that under conditions of elevated somatic stress, GDF15 plays a larger role.</w:t>
      </w:r>
    </w:p>
    <w:p w14:paraId="134558D1" w14:textId="77777777" w:rsidR="00634CB7" w:rsidRPr="00441EC8" w:rsidRDefault="00634CB7" w:rsidP="0030516C">
      <w:pPr>
        <w:ind w:firstLine="720"/>
      </w:pPr>
      <w:r w:rsidRPr="00441EC8">
        <w:t xml:space="preserve">Taken together, the lack of evidence of differences in food intake, body weight, insulin sensitivity, and lactation in our </w:t>
      </w:r>
      <w:r w:rsidRPr="00441EC8">
        <w:rPr>
          <w:i/>
          <w:iCs/>
        </w:rPr>
        <w:t xml:space="preserve">Gdf15 </w:t>
      </w:r>
      <w:r w:rsidRPr="00441EC8">
        <w:t xml:space="preserve">null model suggests that there may be a threshold effect for GDF15 during pregnancy. Only those studies that overexpress, deliver exogenous, or induce long-term highly disruptive stressors to their model show differences in GDF15 in relation to food intake and body weight. Therefore, it might be that pregnancy-related inductions of </w:t>
      </w:r>
      <w:r w:rsidRPr="00441EC8">
        <w:rPr>
          <w:iCs/>
        </w:rPr>
        <w:t>GDF15</w:t>
      </w:r>
      <w:r w:rsidRPr="00441EC8">
        <w:rPr>
          <w:i/>
          <w:iCs/>
        </w:rPr>
        <w:t xml:space="preserve"> </w:t>
      </w:r>
      <w:r w:rsidRPr="00441EC8">
        <w:t>are insufficient to meet the threshold</w:t>
      </w:r>
      <w:r>
        <w:t xml:space="preserve"> </w:t>
      </w:r>
      <w:r w:rsidRPr="00441EC8">
        <w:t xml:space="preserve">to elicit an effect. </w:t>
      </w:r>
      <w:r w:rsidRPr="00441EC8">
        <w:rPr>
          <w:i/>
          <w:iCs/>
        </w:rPr>
        <w:t>Gdf15</w:t>
      </w:r>
      <w:r w:rsidRPr="00441EC8">
        <w:t xml:space="preserve"> may act as a less acute stressor during pregnancy and more as a long-term indicator or feto-placental implantation. It could also imply that in the observational human studies, GDF15 is a biomarker of pregnancy related complications but not part of a causal pathway.</w:t>
      </w:r>
    </w:p>
    <w:p w14:paraId="666CF874" w14:textId="77777777" w:rsidR="00634CB7" w:rsidRDefault="00634CB7" w:rsidP="0030516C">
      <w:pPr>
        <w:ind w:firstLine="720"/>
      </w:pPr>
      <w:r>
        <w:t>T</w:t>
      </w:r>
      <w:r w:rsidRPr="00CB2486">
        <w:t xml:space="preserve">here are several limitations to our study. Murine pregnancy is not entirely comparable to human pregnancy. The majority of human pregnancies are singleton and mice are multi-parous, the placental structure is also different when compared with human pregnancy in the level of invasion of the tissue into the maternal uterus and the structure of the zones of the placenta itself </w:t>
      </w:r>
      <w:r w:rsidRPr="00CB2486">
        <w:fldChar w:fldCharType="begin"/>
      </w:r>
      <w:r w:rsidRPr="00CB2486">
        <w:instrText xml:space="preserve"> ADDIN ZOTERO_ITEM CSL_CITATION {"citationID":"Uq8azzWo","properties":{"formattedCitation":"(Schmidt et al., 2015)","plainCitation":"(Schmidt et al., 2015)","noteIndex":0},"citationItems":[{"id":1552,"uris":["http://zotero.org/users/5073745/items/L4RSGINP"],"itemData":{"id":1552,"type":"article-journal","container-title":"Journal of Reproductive Immunology","DOI":"10.1016/j.jri.2015.03.001","ISSN":"01650378","journalAbbreviation":"Journal of Reproductive Immunology","language":"en","page":"65-71","source":"DOI.org (Crossref)","title":"Only humans have human placentas: molecular differences between mice and humans","title-short":"Only humans have human placentas","volume":"108","author":[{"family":"Schmidt","given":"André"},{"family":"Morales-Prieto","given":"Diana M."},{"family":"Pastuschek","given":"Jana"},{"family":"Fröhlich","given":"Karolin"},{"family":"Markert","given":"Udo R."}],"issued":{"date-parts":[["2015",4]]}}}],"schema":"https://github.com/citation-style-language/schema/raw/master/csl-citation.json"} </w:instrText>
      </w:r>
      <w:r w:rsidRPr="00CB2486">
        <w:fldChar w:fldCharType="separate"/>
      </w:r>
      <w:r w:rsidRPr="00CB2486">
        <w:rPr>
          <w:noProof/>
        </w:rPr>
        <w:t>(Schmidt et al., 2015)</w:t>
      </w:r>
      <w:r w:rsidRPr="00CB2486">
        <w:fldChar w:fldCharType="end"/>
      </w:r>
      <w:r w:rsidRPr="00CB2486">
        <w:t>. The approach we took eliminated feto-placental contribution of GDF15 to maternal serum during pregnancy by the use of homozygous breeding</w:t>
      </w:r>
      <w:r>
        <w:t xml:space="preserve"> pairs</w:t>
      </w:r>
      <w:r w:rsidRPr="00CB2486">
        <w:t xml:space="preserve">. As a result, all knockout pups had knockout dams and sires, and all wild-type pups had wild-type dams and sires. Even though we did not detect any differences in offspring growth, the genotypes of these mice are not the same.  A larger sample size </w:t>
      </w:r>
      <w:r>
        <w:t>could</w:t>
      </w:r>
      <w:r w:rsidRPr="00CB2486">
        <w:t xml:space="preserve"> have </w:t>
      </w:r>
      <w:r>
        <w:t>provided</w:t>
      </w:r>
      <w:r w:rsidRPr="00CB2486">
        <w:t xml:space="preserve"> more statistical power to detect differences in the outcomes evaluated.  For example, via a reverse power analysis, we cannot rule out an effect </w:t>
      </w:r>
      <w:r>
        <w:t>size smaller than 15.3% difference in body weight gain</w:t>
      </w:r>
      <w:r w:rsidRPr="00CB2486">
        <w:t xml:space="preserve"> during pregnancy </w:t>
      </w:r>
      <w:r>
        <w:t xml:space="preserve">between strains, </w:t>
      </w:r>
      <w:r w:rsidRPr="00CB2486">
        <w:t xml:space="preserve">but such a small effect would likely be physiologically insignificant. We also </w:t>
      </w:r>
      <w:r w:rsidRPr="00CB2486">
        <w:lastRenderedPageBreak/>
        <w:t xml:space="preserve">followed the pups for a relatively short period of time after birth. So, any effect that would have manifested after the second week of life </w:t>
      </w:r>
      <w:r>
        <w:t>was</w:t>
      </w:r>
      <w:r w:rsidRPr="00CB2486">
        <w:t xml:space="preserve"> not </w:t>
      </w:r>
      <w:r>
        <w:t>evaluated</w:t>
      </w:r>
      <w:r w:rsidRPr="00CB2486">
        <w:t>.</w:t>
      </w:r>
      <w:r>
        <w:t xml:space="preserve">  Finally, we did not evaluate two other GDF15-associated complications, hypertension or nausea-related behavior in these mice.</w:t>
      </w:r>
    </w:p>
    <w:p w14:paraId="7D84729F" w14:textId="3B56EA56" w:rsidR="00634CB7" w:rsidRPr="00644D39" w:rsidRDefault="00634CB7" w:rsidP="0030516C">
      <w:r>
        <w:t xml:space="preserve">In contrast to the human findings, this study had several strengths including strong environmental, genetic and experimental consistency. Dams and sires were homozygous, they were derived from heterozygous crosses to limit genetic drift. In contrast to human observational studies demonstrating connections to pregnancy complications, we do not observe any detectable differences in litter sizes, glucose homeostasis, or gestational weight gain in the knockout mice. </w:t>
      </w:r>
      <w:ins w:id="361" w:author="Erica Jansen" w:date="2023-02-28T14:27:00Z">
        <w:r w:rsidR="006357FD">
          <w:t xml:space="preserve">This </w:t>
        </w:r>
      </w:ins>
      <w:r>
        <w:t xml:space="preserve">is the first report of the loss of GDF15 in pregnancy and provides strong evidence for a lack of effect on body weight, food intake, or offspring health.  </w:t>
      </w:r>
    </w:p>
    <w:p w14:paraId="5D2E40F6" w14:textId="77777777" w:rsidR="00634CB7" w:rsidRDefault="00634CB7" w:rsidP="0030516C">
      <w:pPr>
        <w:pStyle w:val="Heading2"/>
      </w:pPr>
      <w:r>
        <w:tab/>
      </w:r>
      <w:bookmarkStart w:id="362" w:name="_Toc126771685"/>
      <w:bookmarkStart w:id="363" w:name="_Toc126830592"/>
      <w:r>
        <w:t>Conclusion</w:t>
      </w:r>
      <w:bookmarkEnd w:id="362"/>
      <w:bookmarkEnd w:id="363"/>
    </w:p>
    <w:p w14:paraId="527EF94E" w14:textId="77777777" w:rsidR="00634CB7" w:rsidRDefault="00634CB7" w:rsidP="0030516C">
      <w:pPr>
        <w:ind w:firstLine="720"/>
      </w:pPr>
      <w:r w:rsidRPr="00EC3309">
        <w:t xml:space="preserve">Despite the </w:t>
      </w:r>
      <w:r>
        <w:t>well-</w:t>
      </w:r>
      <w:r w:rsidRPr="00EC3309">
        <w:t>known</w:t>
      </w:r>
      <w:r>
        <w:t>, multi-fold</w:t>
      </w:r>
      <w:r w:rsidRPr="00EC3309">
        <w:t xml:space="preserve"> </w:t>
      </w:r>
      <w:r>
        <w:t xml:space="preserve">rise in </w:t>
      </w:r>
      <w:r w:rsidRPr="00C106CC">
        <w:rPr>
          <w:iCs/>
        </w:rPr>
        <w:t>GDF15</w:t>
      </w:r>
      <w:r>
        <w:rPr>
          <w:i/>
          <w:iCs/>
        </w:rPr>
        <w:t xml:space="preserve"> </w:t>
      </w:r>
      <w:r>
        <w:t xml:space="preserve">during mouse and human pregnancy, we found no evidence that </w:t>
      </w:r>
      <w:r w:rsidRPr="00C106CC">
        <w:rPr>
          <w:i/>
          <w:iCs/>
        </w:rPr>
        <w:t>Gdf15</w:t>
      </w:r>
      <w:r w:rsidRPr="00B40172">
        <w:t xml:space="preserve"> </w:t>
      </w:r>
      <w:r>
        <w:t xml:space="preserve">ablation during mouse pregnancy and lactation causes metabolic, body weight, appetite, or lactational differences compared to </w:t>
      </w:r>
      <w:r w:rsidRPr="00EC3309">
        <w:rPr>
          <w:i/>
          <w:iCs/>
        </w:rPr>
        <w:t>Gdf15</w:t>
      </w:r>
      <w:r w:rsidRPr="00EC3309">
        <w:rPr>
          <w:i/>
          <w:iCs/>
          <w:vertAlign w:val="superscript"/>
        </w:rPr>
        <w:t>+/+</w:t>
      </w:r>
      <w:r w:rsidRPr="00EC3309">
        <w:rPr>
          <w:vertAlign w:val="superscript"/>
        </w:rPr>
        <w:t xml:space="preserve"> </w:t>
      </w:r>
      <w:r>
        <w:t xml:space="preserve">counterpart dams. In the neonatal period, we did not observe any differences in survival, gestational age, litter size or birth weight between genotypes. Despite monitoring growth for 14 days after birth, there were no differences in body weight accretion in </w:t>
      </w:r>
      <w:r w:rsidRPr="009B388F">
        <w:rPr>
          <w:i/>
          <w:iCs/>
        </w:rPr>
        <w:t>Gdf15</w:t>
      </w:r>
      <w:r w:rsidRPr="009B388F">
        <w:rPr>
          <w:i/>
          <w:iCs/>
          <w:vertAlign w:val="superscript"/>
        </w:rPr>
        <w:t>-/-</w:t>
      </w:r>
      <w:r>
        <w:t xml:space="preserve"> pups of either sex; indistinguishable from age-matched </w:t>
      </w:r>
      <w:r w:rsidRPr="009B388F">
        <w:rPr>
          <w:i/>
          <w:iCs/>
        </w:rPr>
        <w:t>Gdf15</w:t>
      </w:r>
      <w:r>
        <w:rPr>
          <w:i/>
          <w:iCs/>
          <w:vertAlign w:val="superscript"/>
        </w:rPr>
        <w:t>+</w:t>
      </w:r>
      <w:r w:rsidRPr="009B388F">
        <w:rPr>
          <w:i/>
          <w:iCs/>
          <w:vertAlign w:val="superscript"/>
        </w:rPr>
        <w:t>/</w:t>
      </w:r>
      <w:r>
        <w:rPr>
          <w:i/>
          <w:iCs/>
          <w:vertAlign w:val="superscript"/>
        </w:rPr>
        <w:t>+</w:t>
      </w:r>
      <w:r>
        <w:t xml:space="preserve"> pups. More studies with larger sample sizes are needed to confirm these findings.</w:t>
      </w:r>
    </w:p>
    <w:p w14:paraId="6C2EFA4D" w14:textId="77777777" w:rsidR="00634CB7" w:rsidRDefault="00634CB7" w:rsidP="00634CB7">
      <w:r>
        <w:rPr>
          <w:b/>
        </w:rPr>
        <w:br w:type="page"/>
      </w:r>
    </w:p>
    <w:p w14:paraId="02191F13" w14:textId="77777777" w:rsidR="0086653C" w:rsidRDefault="0086653C" w:rsidP="0086653C">
      <w:pPr>
        <w:spacing w:line="259" w:lineRule="auto"/>
      </w:pPr>
    </w:p>
    <w:p w14:paraId="5359D2E8" w14:textId="2EC06DF4" w:rsidR="0086653C" w:rsidRDefault="00FD04BC" w:rsidP="00D20929">
      <w:pPr>
        <w:pStyle w:val="Heading1"/>
      </w:pPr>
      <w:bookmarkStart w:id="364" w:name="_Toc126830593"/>
      <w:r>
        <w:lastRenderedPageBreak/>
        <w:t xml:space="preserve">Later timing of eating and longer fasting duration during pregnancy are associated with lower infant birth weight and greater parent </w:t>
      </w:r>
      <w:proofErr w:type="gramStart"/>
      <w:r>
        <w:t>glycemia</w:t>
      </w:r>
      <w:bookmarkEnd w:id="364"/>
      <w:proofErr w:type="gramEnd"/>
    </w:p>
    <w:p w14:paraId="4AEABE73" w14:textId="77777777" w:rsidR="003B18F3" w:rsidRDefault="003B18F3" w:rsidP="003B18F3">
      <w:pPr>
        <w:pStyle w:val="Heading2"/>
      </w:pPr>
      <w:bookmarkStart w:id="365" w:name="_Toc126771702"/>
      <w:bookmarkStart w:id="366" w:name="_Toc126830594"/>
      <w:r>
        <w:t>Abstract</w:t>
      </w:r>
      <w:bookmarkEnd w:id="365"/>
      <w:bookmarkEnd w:id="366"/>
    </w:p>
    <w:p w14:paraId="2A99292E" w14:textId="77777777" w:rsidR="003B18F3" w:rsidRDefault="003B18F3" w:rsidP="003B18F3">
      <w:r w:rsidRPr="00480727">
        <w:t xml:space="preserve">The timing of eating and duration of overnight fast are emerging components of the diet that are gaining popularity as factors to manipulate for health reasons. Little research has been conducted on the timing of eating in pregnant populations, despite pregnancy being recognized as a critical period in development. We assessed the relationship between the timing of eating and duration of fasting during the second and third trimester of pregnancy and parent mid-gestation oral glucose tolerance test results and infant birthweight. In 102 parent-child dyads of the Pregnancy Related Eating Sleeping and Stress (PRESS) study, </w:t>
      </w:r>
      <w:r>
        <w:t>we found l</w:t>
      </w:r>
      <w:r w:rsidRPr="00480727">
        <w:t>ater timing of first meal in the second and third trimesters were associated with slightly higher OGTT test values.</w:t>
      </w:r>
    </w:p>
    <w:p w14:paraId="50CD96A9" w14:textId="6519D1B6" w:rsidR="003B18F3" w:rsidRPr="00480727" w:rsidRDefault="003B18F3" w:rsidP="003B18F3">
      <w:r>
        <w:t>Later</w:t>
      </w:r>
      <w:r w:rsidRPr="00480727">
        <w:t xml:space="preserve"> timing of first meal and later fasting midpoint in trimester 2 was associated lower birth weight. During the third trimester, </w:t>
      </w:r>
      <w:ins w:id="367" w:author="Erica Jansen" w:date="2023-02-28T14:28:00Z">
        <w:r w:rsidR="006357FD">
          <w:t xml:space="preserve">longer </w:t>
        </w:r>
      </w:ins>
      <w:r>
        <w:t xml:space="preserve">fasting duration and </w:t>
      </w:r>
      <w:ins w:id="368" w:author="Erica Jansen" w:date="2023-02-28T14:29:00Z">
        <w:r w:rsidR="006357FD">
          <w:t xml:space="preserve">later </w:t>
        </w:r>
      </w:ins>
      <w:r>
        <w:t xml:space="preserve">fasting midpoint were associated with </w:t>
      </w:r>
      <w:r w:rsidRPr="00480727">
        <w:t>significantly lower infant birth weight</w:t>
      </w:r>
      <w:r>
        <w:t xml:space="preserve">, although these associations </w:t>
      </w:r>
      <w:r w:rsidRPr="00480727">
        <w:t xml:space="preserve">were attenuated when individuals who delivered preterm were excluded from the analysis. These data suggest that the timing of eating and duration of fasting during pregnancy could be important and under-recognized components of eating behavior that impact perinatal health. </w:t>
      </w:r>
    </w:p>
    <w:p w14:paraId="7A19C023" w14:textId="77777777" w:rsidR="003B18F3" w:rsidRDefault="003B18F3" w:rsidP="003B18F3">
      <w:pPr>
        <w:pStyle w:val="Heading2"/>
      </w:pPr>
      <w:bookmarkStart w:id="369" w:name="_Toc126771703"/>
      <w:bookmarkStart w:id="370" w:name="_Toc126830595"/>
      <w:r>
        <w:t>Introduction</w:t>
      </w:r>
      <w:bookmarkEnd w:id="369"/>
      <w:bookmarkEnd w:id="370"/>
    </w:p>
    <w:p w14:paraId="48ECEA63" w14:textId="77777777" w:rsidR="003B18F3" w:rsidRPr="00480727" w:rsidRDefault="003B18F3" w:rsidP="003B18F3">
      <w:r w:rsidRPr="00480727">
        <w:t xml:space="preserve">There are few times in life when nutritional intake matters as much as during the course of pregnancy. Modern science has demonstrated that pregnancy is a critical period of vulnerability that can impact trajectory toward health or disease, in both the birthing parent and the child. As such, much attention has been paid in scientific discourse on identifying modifiable behaviors that can improve the likelihood that results in a healthy pregnancy. The majority of the research </w:t>
      </w:r>
      <w:r w:rsidRPr="00480727">
        <w:lastRenderedPageBreak/>
        <w:t xml:space="preserve">in nutrition on this topic are focused on dietary quality, and nutrient adequacy. It is unsurprising that caloric restriction and poor diet quality are both strongly associated with worse outcomes in both parents and children </w:t>
      </w:r>
      <w:r w:rsidRPr="00480727">
        <w:fldChar w:fldCharType="begin"/>
      </w:r>
      <w:r w:rsidRPr="00480727">
        <w:instrText xml:space="preserve"> ADDIN ZOTERO_ITEM CSL_CITATION {"citationID":"bONnvmJ3","properties":{"formattedCitation":"(Marshall et al., 2022)","plainCitation":"(Marshall et al., 2022)","noteIndex":0},"citationItems":[{"id":1643,"uris":["http://zotero.org/users/5073745/items/I4ITDUCZ"],"itemData":{"id":1643,"type":"article-journal","abstract":"Most women in the United States do not meet the recommendations for healthful nutrition and weight before and during pregnancy. Women and providers often ask what a healthy diet for a pregnant woman should look like. The message should be \"eat better, not more.\" This can be achieved by basing diet on a variety of nutrient-dense, whole foods, including fruits, vegetables, legumes, whole grains, healthy fats with omega-3 fatty acids that include nuts and seeds, and fish, in place of poorer quality highly processed foods. Such a diet embodies nutritional density and is less likely to be accompanied by excessive energy intake than the standard American diet consisting of increased intakes of processed foods, fatty red meat, and sweetened foods and beverages. Women who report \"prudent\" or \"health-conscious\" eating patterns before and/or during pregnancy may have fewer pregnancy complications and adverse child health outcomes. Comprehensive nutritional supplementation (multiple micronutrients plus balanced protein energy) among women with inadequate nutrition has been associated with improved birth outcomes, including decreased rates of low birthweight. A diet that severely restricts any macronutrient class should be avoided, specifically the ketogenic diet that lacks carbohydrates, the Paleo diet because of dairy restriction, and any diet characterized by excess saturated fats. User-friendly tools to facilitate a quick evaluation of dietary patterns with clear guidance on how to address dietary inadequacies and embedded support from trained healthcare providers are urgently needed. Recent evidence has shown that although excessive gestational weight gain predicts adverse perinatal outcomes among women with normal weight, the degree of prepregnancy obesity predicts adverse perinatal outcomes to a greater degree than gestational weight gain among women with obesity. Furthermore, low body mass index and insufficient gestational weight gain are associated with poor perinatal outcomes. Observational data have shown that first-trimester gain is the strongest predictor of adverse outcomes. Interventions beginning in early pregnancy or preconception are needed to prevent downstream complications for mothers and their children. For neonates, human milk provides personalized nutrition and is associated with short- and long-term health benefits for infants and mothers. Eating a healthy diet is a way for lactating mothers to support optimal health for themselves and their infants.","container-title":"American Journal of Obstetrics and Gynecology","DOI":"10.1016/j.ajog.2021.12.035","ISSN":"1097-6868","issue":"5","journalAbbreviation":"Am J Obstet Gynecol","language":"eng","note":"PMID: 34968458\nPMCID: PMC9182711","page":"607-632","source":"PubMed","title":"The importance of nutrition in pregnancy and lactation: lifelong consequences","title-short":"The importance of nutrition in pregnancy and lactation","volume":"226","author":[{"family":"Marshall","given":"Nicole E."},{"family":"Abrams","given":"Barbara"},{"family":"Barbour","given":"Linda A."},{"family":"Catalano","given":"Patrick"},{"family":"Christian","given":"Parul"},{"family":"Friedman","given":"Jacob E."},{"family":"Hay","given":"William W."},{"family":"Hernandez","given":"Teri L."},{"family":"Krebs","given":"Nancy F."},{"family":"Oken","given":"Emily"},{"family":"Purnell","given":"Jonathan Q."},{"family":"Roberts","given":"James M."},{"family":"Soltani","given":"Hora"},{"family":"Wallace","given":"Jacqueline"},{"family":"Thornburg","given":"Kent L."}],"issued":{"date-parts":[["2022",5]]}}}],"schema":"https://github.com/citation-style-language/schema/raw/master/csl-citation.json"} </w:instrText>
      </w:r>
      <w:r w:rsidRPr="00480727">
        <w:fldChar w:fldCharType="separate"/>
      </w:r>
      <w:r w:rsidRPr="00480727">
        <w:rPr>
          <w:noProof/>
        </w:rPr>
        <w:t>(Marshall et al., 2022)</w:t>
      </w:r>
      <w:r w:rsidRPr="00480727">
        <w:fldChar w:fldCharType="end"/>
      </w:r>
      <w:r w:rsidRPr="00480727">
        <w:t xml:space="preserve">. However, recent evidence has pointed toward a previously under-recognized modifiable component of the diet, the timing and duration of eating. </w:t>
      </w:r>
    </w:p>
    <w:p w14:paraId="43E8B28E" w14:textId="77777777" w:rsidR="003B18F3" w:rsidRPr="00480727" w:rsidRDefault="003B18F3" w:rsidP="003B18F3">
      <w:r w:rsidRPr="00480727">
        <w:t xml:space="preserve">Initial evidence about the impact of the timing of eating on human health came from the field of sleep research. Routinely, researchers found that workers whose shifts are in opposition to the normal circadian rhythm have greater risks of ill health, including higher rates of miscarriage </w:t>
      </w:r>
      <w:r w:rsidRPr="00480727">
        <w:fldChar w:fldCharType="begin"/>
      </w:r>
      <w:r w:rsidRPr="00480727">
        <w:instrText xml:space="preserve"> ADDIN ZOTERO_ITEM CSL_CITATION {"citationID":"xl6GcXho","properties":{"formattedCitation":"(Begtrup et al., 2019)","plainCitation":"(Begtrup et al., 2019)","noteIndex":0},"citationItems":[{"id":1625,"uris":["http://zotero.org/users/5073745/items/I7V9QSZL"],"itemData":{"id":1625,"type":"article-journal","abstract":"OBJECTIVE: Observational studies indicate an association between working nights and miscarriage, but inaccurate exposure assessment precludes causal inference. Using payroll data with exact and prospective measurement of night work, the objective was to investigate whether working night shifts during pregnancy increases the risk of miscarriage.\nMETHODS: A cohort of 22 744 pregnant women was identified by linking the Danish Working Hour Database (DWHD), which holds payroll data on all Danish public hospital employees, with Danish national registers on births and admissions to hospitals (miscarriage). The risk of miscarriage during pregnancy weeks 4-22 according to measures of night work was analysed using Cox regression with time-varying exposure adjusted for a fixed set of potential confounders.\nRESULTS: In total 377 896 pregnancy weeks (average 19.7) were available for follow-up. Women who had two or more night shifts the previous week had an increased risk of miscarriage after pregnancy week 8 (HR 1.32 (95% CI 1.07 to 1.62) compared with women, who did not work night shifts. The cumulated number of night shifts during pregnancy weeks 3-21 increased the risk of miscarriages in a dose-dependent pattern.\nCONCLUSIONS: The study corroborates earlier findings that night work during pregnancy may confer an increased risk of miscarriage and indicates a lowest observed threshold level of two night shifts per week.","container-title":"Occupational and Environmental Medicine","DOI":"10.1136/oemed-2018-105592","ISSN":"1470-7926","issue":"5","journalAbbreviation":"Occup Environ Med","language":"eng","note":"PMID: 30910992","page":"302-308","source":"PubMed","title":"Night work and miscarriage: a Danish nationwide register-based cohort study","title-short":"Night work and miscarriage","volume":"76","author":[{"family":"Begtrup","given":"Luise Moelenberg"},{"family":"Specht","given":"Ina Olmer"},{"family":"Hammer","given":"Paula Edeusa Cristina"},{"family":"Flachs","given":"Esben Meulengracht"},{"family":"Garde","given":"Anne Helene"},{"family":"Hansen","given":"Johnni"},{"family":"Hansen","given":"Åse Marie"},{"family":"Kolstad","given":"Henrik Albert"},{"family":"Larsen","given":"Ann Dyreborg"},{"family":"Bonde","given":"Jens Peter"}],"issued":{"date-parts":[["2019",5]]}}}],"schema":"https://github.com/citation-style-language/schema/raw/master/csl-citation.json"} </w:instrText>
      </w:r>
      <w:r w:rsidRPr="00480727">
        <w:fldChar w:fldCharType="separate"/>
      </w:r>
      <w:r w:rsidRPr="00480727">
        <w:rPr>
          <w:noProof/>
        </w:rPr>
        <w:t>(Begtrup et al., 2019)</w:t>
      </w:r>
      <w:r w:rsidRPr="00480727">
        <w:fldChar w:fldCharType="end"/>
      </w:r>
      <w:r w:rsidRPr="00480727">
        <w:t xml:space="preserve">, pre-term birth </w:t>
      </w:r>
      <w:r w:rsidRPr="00480727">
        <w:fldChar w:fldCharType="begin"/>
      </w:r>
      <w:r w:rsidRPr="00480727">
        <w:instrText xml:space="preserve"> ADDIN ZOTERO_ITEM CSL_CITATION {"citationID":"O3CR0kI0","properties":{"formattedCitation":"(Cai et al., 2019; Davari et al., 2018)","plainCitation":"(Cai et al., 2019; Davari et al., 2018)","noteIndex":0},"citationItems":[{"id":1648,"uris":["http://zotero.org/users/5073745/items/AIZ6J8EN"],"itemData":{"id":1648,"type":"article-journal","abstract":"BACKGROUD: An increasing number of original studies suggest that exposure to shift work and long working hours during pregnancy could be associated with the risk of adverse pregnancy outcomes, but the results remain conflicting and inconclusive.\nOBJECTIVE: To examine the influences of shift work and longer working hours during pregnancy on maternal and fetal health outcomes.\nDATA SOURCES: Five electronic databases and 3 gray literature sources were searched up to March 15, 2019.\nMETHODS OF STUDY SELECTION: Studies of all designs (except case studies and reviews) were included, which contained information on the relevant population (women who engaged in paid work during pregnancy); exposure (rotating shift work [shifts change according to a set schedule], fixed night shift [typical working period is between 11:00 pm and 11:00 am] or longer working hours [&gt;40 hours per week]);comparator (fixed day shift [typical working period is between 8:00 am and 6:00 pm] or standard working hours [≤40 hours per week]); and outcomes (preterm delivery, low birthweight [birthweight &lt;2500 g], small for gestational age, miscarriage, gestational hypertension, preeclampsia, intrauterine growth restriction, stillbirth, and gestational diabetes mellitus).\nTABULATION, INTEGRATION, AND RESULTS: From 3305 unique citations, 62 observational studies (196,989 women) were included. \"Low\" to \"very low\" certainty evidence from these studies revealed that working rotating shifts was associated with an increased odds of preterm delivery (odds ratio, 1.13; 95% confidence interval, 1.00-1.28, I2 = 31%), an infant small for gestational age (odds ratio, 1.18, 95% confidence interval, 1.01-1.38, I2 = 0%), preeclampsia (odds ratio, 1.75, 95% confidence interval, 1.01-3.01, I2 = 75%), and gestational hypertension (odds ratio, 1.19, 95% confidence interval, 1.10-1.29, I2 = 0%), compared to those who worked a fixed day shift. Working fixed night shifts was associated with an increased odds of preterm delivery (odds ratio, 1.21; 95% confidence interval, 1.03-1.42; I2 = 36%) and miscarriage (odds ratio, 1.23; 95% confidence interval, 1.03-1.47; I2 = 37%). Compared with standard hours, working longer hours was associated with an increased odds of miscarriage (odds ratio, 1.38; 95% confidence interval, 1.08-1.77; I2 = 73%), preterm delivery (odds ratio, 1.21; 95% confidence interval, 1.11-1.33; I2 = 30%), an infant of low birthweight (odds ratio, 1.43; 95% confidence interval, 1.11-1.84; I2 = 0%), or an infant small for gestational age (odds ratio, 1.16, 95% confidence interval, 1.00-1.36, I2 = 57%). Dose-response analysis showed that women working more than 55.5 hours (vs 40 hours) per week had a 10% increase in the odds of having a preterm delivery.\nCONCLUSION: Pregnant women who work rotating shifts, fixed night shifts, or longer hours have an increased risk of adverse pregnancy outcomes.","container-title":"American Journal of Obstetrics and Gynecology","DOI":"10.1016/j.ajog.2019.06.051","ISSN":"1097-6868","issue":"6","journalAbbreviation":"Am J Obstet Gynecol","language":"eng","note":"PMID: 31276631","page":"563-576","source":"PubMed","title":"The impact of occupational shift work and working hours during pregnancy on health outcomes: a systematic review and meta-analysis","title-short":"The impact of occupational shift work and working hours during pregnancy on health outcomes","volume":"221","author":[{"family":"Cai","given":"Chenxi"},{"family":"Vandermeer","given":"Ben"},{"family":"Khurana","given":"Rshmi"},{"family":"Nerenberg","given":"Kara"},{"family":"Featherstone","given":"Robin"},{"family":"Sebastianski","given":"Meghan"},{"family":"Davenport","given":"Margie H."}],"issued":{"date-parts":[["2019",12]]}}},{"id":1646,"uris":["http://zotero.org/users/5073745/items/JEQ695PG"],"itemData":{"id":1646,"type":"article-journal","abstract":"Objective: Employed mothers face considerable amount of hazards. Especially shift work can impact pregnant women by affecting some hormones. This study was conducted to assess the adverse effects of shift work on pregnancy outcomes. Materials and methods: This historical cohort study was conducted in 2017 in order to assess the effect of shift work on pregnancy outcomes. The subjects were consecutively selected from pregnant women, which referred to Al Zahra and Shahid Beheshti hospitals, Isfahan, Iran for their pregnancy care. The effect of shift work on pregnancy and labor complications (low birth weight, small for gestational age, pre-eclampsia and eclampsia, intra-uterine growth retardation, spontaneous abortion, preterm delivery, excessive bleeding during labor, and type of labor) was assessed. The effect was adjusted for occupation and number of children as well. Data were analyzed by SPSS (ver. 17) usingT-test, chi-Square test and logistic regression analysis. Results: Totally, 429 pregnant women entered the study. There was not a statistically significant difference between morning and shift workers regarding age. It was found that shift work probably increases the incidence of small for gestational age, pre-eclampsia and eclampsia, intra-uterine growth retardation, spontaneous abortion, and preterm delivery, but after adjustment for job and number of children the effect was observed only on preterm delivery. Conclusion: Working in a rapid cycling schedule of shift work may cause an increase in the incidence of preterm delivery in pregnant mothers.","container-title":"Journal of Family &amp; Reproductive Health","ISSN":"1735-8949","issue":"2","journalAbbreviation":"J Family Reprod Health","language":"eng","note":"PMID: 30820211\nPMCID: PMC6391306","page":"84-88","source":"PubMed","title":"Shift Work Effects and Pregnancy Outcome: A Historical Cohort Study","title-short":"Shift Work Effects and Pregnancy Outcome","volume":"12","author":[{"family":"Davari","given":"Mohammad Hossein"},{"family":"Naghshineh","given":"Elham"},{"family":"Mostaghaci","given":"Mehrdad"},{"family":"Mirmohammadi","given":"Seyyed Jalil"},{"family":"Bahaloo","given":"Maryam"},{"family":"Jafari","given":"Abbas"},{"family":"Mehrparvar","given":"Amir Houshang"}],"issued":{"date-parts":[["2018",6]]}}}],"schema":"https://github.com/citation-style-language/schema/raw/master/csl-citation.json"} </w:instrText>
      </w:r>
      <w:r w:rsidRPr="00480727">
        <w:fldChar w:fldCharType="separate"/>
      </w:r>
      <w:r w:rsidRPr="00480727">
        <w:rPr>
          <w:noProof/>
        </w:rPr>
        <w:t>(Cai et al., 2019; Davari et al., 2018)</w:t>
      </w:r>
      <w:r w:rsidRPr="00480727">
        <w:fldChar w:fldCharType="end"/>
      </w:r>
      <w:r w:rsidRPr="00480727">
        <w:t xml:space="preserve">, and odds of developing preeclampsia </w:t>
      </w:r>
      <w:r w:rsidRPr="00480727">
        <w:fldChar w:fldCharType="begin"/>
      </w:r>
      <w:r w:rsidRPr="00480727">
        <w:instrText xml:space="preserve"> ADDIN ZOTERO_ITEM CSL_CITATION {"citationID":"0OrzFK7b","properties":{"formattedCitation":"(Cai et al., 2019)","plainCitation":"(Cai et al., 2019)","noteIndex":0},"citationItems":[{"id":1648,"uris":["http://zotero.org/users/5073745/items/AIZ6J8EN"],"itemData":{"id":1648,"type":"article-journal","abstract":"BACKGROUD: An increasing number of original studies suggest that exposure to shift work and long working hours during pregnancy could be associated with the risk of adverse pregnancy outcomes, but the results remain conflicting and inconclusive.\nOBJECTIVE: To examine the influences of shift work and longer working hours during pregnancy on maternal and fetal health outcomes.\nDATA SOURCES: Five electronic databases and 3 gray literature sources were searched up to March 15, 2019.\nMETHODS OF STUDY SELECTION: Studies of all designs (except case studies and reviews) were included, which contained information on the relevant population (women who engaged in paid work during pregnancy); exposure (rotating shift work [shifts change according to a set schedule], fixed night shift [typical working period is between 11:00 pm and 11:00 am] or longer working hours [&gt;40 hours per week]);comparator (fixed day shift [typical working period is between 8:00 am and 6:00 pm] or standard working hours [≤40 hours per week]); and outcomes (preterm delivery, low birthweight [birthweight &lt;2500 g], small for gestational age, miscarriage, gestational hypertension, preeclampsia, intrauterine growth restriction, stillbirth, and gestational diabetes mellitus).\nTABULATION, INTEGRATION, AND RESULTS: From 3305 unique citations, 62 observational studies (196,989 women) were included. \"Low\" to \"very low\" certainty evidence from these studies revealed that working rotating shifts was associated with an increased odds of preterm delivery (odds ratio, 1.13; 95% confidence interval, 1.00-1.28, I2 = 31%), an infant small for gestational age (odds ratio, 1.18, 95% confidence interval, 1.01-1.38, I2 = 0%), preeclampsia (odds ratio, 1.75, 95% confidence interval, 1.01-3.01, I2 = 75%), and gestational hypertension (odds ratio, 1.19, 95% confidence interval, 1.10-1.29, I2 = 0%), compared to those who worked a fixed day shift. Working fixed night shifts was associated with an increased odds of preterm delivery (odds ratio, 1.21; 95% confidence interval, 1.03-1.42; I2 = 36%) and miscarriage (odds ratio, 1.23; 95% confidence interval, 1.03-1.47; I2 = 37%). Compared with standard hours, working longer hours was associated with an increased odds of miscarriage (odds ratio, 1.38; 95% confidence interval, 1.08-1.77; I2 = 73%), preterm delivery (odds ratio, 1.21; 95% confidence interval, 1.11-1.33; I2 = 30%), an infant of low birthweight (odds ratio, 1.43; 95% confidence interval, 1.11-1.84; I2 = 0%), or an infant small for gestational age (odds ratio, 1.16, 95% confidence interval, 1.00-1.36, I2 = 57%). Dose-response analysis showed that women working more than 55.5 hours (vs 40 hours) per week had a 10% increase in the odds of having a preterm delivery.\nCONCLUSION: Pregnant women who work rotating shifts, fixed night shifts, or longer hours have an increased risk of adverse pregnancy outcomes.","container-title":"American Journal of Obstetrics and Gynecology","DOI":"10.1016/j.ajog.2019.06.051","ISSN":"1097-6868","issue":"6","journalAbbreviation":"Am J Obstet Gynecol","language":"eng","note":"PMID: 31276631","page":"563-576","source":"PubMed","title":"The impact of occupational shift work and working hours during pregnancy on health outcomes: a systematic review and meta-analysis","title-short":"The impact of occupational shift work and working hours during pregnancy on health outcomes","volume":"221","author":[{"family":"Cai","given":"Chenxi"},{"family":"Vandermeer","given":"Ben"},{"family":"Khurana","given":"Rshmi"},{"family":"Nerenberg","given":"Kara"},{"family":"Featherstone","given":"Robin"},{"family":"Sebastianski","given":"Meghan"},{"family":"Davenport","given":"Margie H."}],"issued":{"date-parts":[["2019",12]]}}}],"schema":"https://github.com/citation-style-language/schema/raw/master/csl-citation.json"} </w:instrText>
      </w:r>
      <w:r w:rsidRPr="00480727">
        <w:fldChar w:fldCharType="separate"/>
      </w:r>
      <w:r w:rsidRPr="00480727">
        <w:rPr>
          <w:noProof/>
        </w:rPr>
        <w:t>(Cai et al., 2019)</w:t>
      </w:r>
      <w:r w:rsidRPr="00480727">
        <w:fldChar w:fldCharType="end"/>
      </w:r>
      <w:r w:rsidRPr="00480727">
        <w:t xml:space="preserve">. </w:t>
      </w:r>
    </w:p>
    <w:p w14:paraId="5116BC37" w14:textId="77777777" w:rsidR="003B18F3" w:rsidRPr="00480727" w:rsidRDefault="003B18F3" w:rsidP="003B18F3">
      <w:r w:rsidRPr="00480727">
        <w:t>New attention has been called to all health behaviors that impact or are impacted by one’s circadian rhythm. As such, modifying or compressing the timing of ones eating schedule is gaining popularity as a way to modulate health. One such modality is time-restricted eating</w:t>
      </w:r>
      <w:r>
        <w:t xml:space="preserve"> (TRE)</w:t>
      </w:r>
      <w:r w:rsidRPr="00480727">
        <w:t xml:space="preserve">. Evidence from human studies finds that condensing the eating window is effective for weight loss </w:t>
      </w:r>
      <w:r w:rsidRPr="00480727">
        <w:fldChar w:fldCharType="begin"/>
      </w:r>
      <w:r>
        <w:instrText xml:space="preserve"> ADDIN ZOTERO_ITEM CSL_CITATION {"citationID":"MRidcOnU","properties":{"formattedCitation":"(Gabel, Hoddy, &amp; Varady, 2018; Hutchison et al., 2019; Lowe et al., 2020)","plainCitation":"(Gabel, Hoddy, &amp; Varady, 2018; Hutchison et al., 2019; Lowe et al., 2020)","noteIndex":0},"citationItems":[{"id":897,"uris":["http://zotero.org/users/5073745/items/5XP55BM6"],"itemData":{"id":897,"type":"article-journal","abstract":"This study examines the safety of time restricted feeding (TRF; 8-h feeding window/16-h fasting window daily) in obese adults. Twenty-three subjects participated in an 8-h TRF intervention for 12 weeks. Self-reported adverse events, body image perception, complete blood count and disordered eating patterns did not change from baseline to week 12. These findings suggest that consuming food within an 8-h window can safely facilitate weight loss in subjects with obesity.","container-title":"Applied Physiology, Nutrition, and Metabolism = Physiologie Appliquee, Nutrition Et Metabolisme","DOI":"10.1139/apnm-2018-0389","ISSN":"1715-5320","journalAbbreviation":"Appl Physiol Nutr Metab","language":"eng","note":"PMID: 30216730","source":"PubMed","title":"Safety of 8-h time restricted feeding in adults with obesity","author":[{"family":"Gabel","given":"Kelsey"},{"family":"Hoddy","given":"Kristin K."},{"family":"Varady","given":"Krista A."}],"issued":{"date-parts":[["2018",9,14]]}}},{"id":327,"uris":["http://zotero.org/users/5073745/items/E89CVTH5"],"itemData":{"id":327,"type":"article-journal","abstract":"Objective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480727">
        <w:fldChar w:fldCharType="separate"/>
      </w:r>
      <w:r>
        <w:rPr>
          <w:noProof/>
        </w:rPr>
        <w:t>(Gabel, Hoddy, &amp; Varady, 2018; Hutchison et al., 2019; Lowe et al., 2020)</w:t>
      </w:r>
      <w:r w:rsidRPr="00480727">
        <w:fldChar w:fldCharType="end"/>
      </w:r>
      <w:r w:rsidRPr="00480727">
        <w:t xml:space="preserve">. There have also been studies that find that metabolic health markers, such as blood pressure and cholesterol can be improved from TRE without the reduction in body weight </w:t>
      </w:r>
      <w:r w:rsidRPr="00480727">
        <w:fldChar w:fldCharType="begin"/>
      </w:r>
      <w:r>
        <w:instrText xml:space="preserve"> ADDIN ZOTERO_ITEM CSL_CITATION {"citationID":"vFPqAKUd","properties":{"formattedCitation":"(Sutton et al., 2018)","plainCitation":"(Sutton et al., 2018)","noteIndex":0},"citationItems":[{"id":903,"uris":["http://zotero.org/users/5073745/items/BQ94UWAX","http://zotero.org/users/5073745/items/XT9WYD3C"],"itemData":{"id":903,"type":"article-journal","abstract":"Intermittent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sidRPr="00480727">
        <w:fldChar w:fldCharType="separate"/>
      </w:r>
      <w:r w:rsidRPr="00480727">
        <w:rPr>
          <w:noProof/>
        </w:rPr>
        <w:t>(Sutton et al., 2018)</w:t>
      </w:r>
      <w:r w:rsidRPr="00480727">
        <w:fldChar w:fldCharType="end"/>
      </w:r>
      <w:r w:rsidRPr="00480727">
        <w:t xml:space="preserve">. However, experimental data from human pregnant populations does not currently exist and observational evaluations are extremely limited. </w:t>
      </w:r>
    </w:p>
    <w:p w14:paraId="703F6085" w14:textId="18358901" w:rsidR="003B18F3" w:rsidRPr="00480727" w:rsidRDefault="003B18F3" w:rsidP="003B18F3">
      <w:r w:rsidRPr="00480727">
        <w:t xml:space="preserve">These few studies that evaluate the timing </w:t>
      </w:r>
      <w:r>
        <w:t xml:space="preserve">and duration </w:t>
      </w:r>
      <w:r w:rsidRPr="00480727">
        <w:t xml:space="preserve">of eating in relation to perinatal health in humans find that there are small, but significant elevations in parent fasting glucose when fasting duration is greater during pregnancy </w:t>
      </w:r>
      <w:r w:rsidRPr="00480727">
        <w:fldChar w:fldCharType="begin"/>
      </w:r>
      <w:r w:rsidRPr="00480727">
        <w:instrText xml:space="preserve"> ADDIN ZOTERO_ITEM CSL_CITATION {"citationID":"LmGzCSaB","properties":{"formattedCitation":"(Loy et al., 2017)","plainCitation":"(Loy et al., 2017)","noteIndex":0},"citationItems":[{"id":1357,"uris":["http://zotero.org/users/5073745/items/5JYMECVV"],"itemData":{"id":1357,"type":"article-journal","abstract":"BACKGROUND: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rsidRPr="00480727">
        <w:fldChar w:fldCharType="separate"/>
      </w:r>
      <w:r w:rsidRPr="00480727">
        <w:rPr>
          <w:noProof/>
        </w:rPr>
        <w:t>(Loy et al., 2017)</w:t>
      </w:r>
      <w:r w:rsidRPr="00480727">
        <w:fldChar w:fldCharType="end"/>
      </w:r>
      <w:r w:rsidRPr="00480727">
        <w:t xml:space="preserve">. There is also evidence that eating earlier in the day during pregnancy is associated with more favorable dietary quality </w:t>
      </w:r>
      <w:r w:rsidRPr="00480727">
        <w:fldChar w:fldCharType="begin"/>
      </w:r>
      <w:r w:rsidRPr="00480727">
        <w:instrText xml:space="preserve"> ADDIN ZOTERO_ITEM CSL_CITATION {"citationID":"V0mbgjMQ","properties":{"formattedCitation":"(Gontijo et al., 2020)","plainCitation":"(Gontijo et al., 2020)","noteIndex":0},"citationItems":[{"id":1639,"uris":["http://zotero.org/users/5073745/items/VCJD85NP"],"itemData":{"id":1639,"type":"article-journal","abstract":"Studies have suggested that meal timing plays a role in nutritional health, but this subject has not been sufficiently studied in pregnant women. We analysed the effect that timing of food intake has on eating patterns, diet quality and weight gain in a prospective cohort study with 100 pregnant women. Data were collected once per trimester: 4th-12th, 20th-26th and 30th-37th weeks. Food intake was evaluated using three 24-h dietary recalls, which were used to assess eating patterns and diet quality. Distribution of energy and macronutrient intake throughout the day was considered eating patterns. Diet quality was assessed using the Brazilian Healthy Eating Index-Revised. Weight gain was evaluated during each trimester. Women were classified as early or late timing of the first and last eating episodes if these values were below or above the median of the population, respectively (first eating episode = 08.38 hours; last eating episode = 20.20 hours). Generalised estimating equation models adjusted for confounders were used to determine the effects of timing of the first and last eating episodes (groups) and gestational trimesters (time) (independent variable) on eating patterns, diet quality and weight gain (dependent variables). Early eaters of the first eating episode have a higher percentage of energy and carbohydrate intake in morning and a lower at evening meals. They also have a better diet quality for fruit components when compared with late eaters of the first eating episode. Our results emphasise the importance of considering meal timing in the nutritional antenatal guidelines to promote maternal-fetal health.","container-title":"The British Journal of Nutrition","DOI":"10.1017/S0007114519003398","ISSN":"1475-2662","issue":"8","journalAbbreviation":"Br J Nutr","language":"eng","note":"PMID: 31902384","page":"922-933","source":"PubMed","title":"Effects of timing of food intake on eating patterns, diet quality and weight gain during pregnancy","volume":"123","author":[{"family":"Gontijo","given":"Cristiana Araújo"},{"family":"Balieiro","given":"Laura Cristina Tibiletti"},{"family":"Teixeira","given":"Gabriela Pereira"},{"family":"Fahmy","given":"Walid Makin"},{"family":"Crispim","given":"Cibele Aparecida"},{"family":"Maia","given":"Yara Cristina de Paiva"}],"issued":{"date-parts":[["2020",4,28]]}}}],"schema":"https://github.com/citation-style-language/schema/raw/master/csl-citation.json"} </w:instrText>
      </w:r>
      <w:r w:rsidRPr="00480727">
        <w:fldChar w:fldCharType="separate"/>
      </w:r>
      <w:r w:rsidRPr="00480727">
        <w:rPr>
          <w:noProof/>
        </w:rPr>
        <w:t>(Gontijo et al., 2020)</w:t>
      </w:r>
      <w:r w:rsidRPr="00480727">
        <w:fldChar w:fldCharType="end"/>
      </w:r>
      <w:r w:rsidRPr="00480727">
        <w:t xml:space="preserve">. Interest in this topic is mounting as future cohort studies are planned to further assess the </w:t>
      </w:r>
      <w:r w:rsidRPr="00480727">
        <w:lastRenderedPageBreak/>
        <w:t xml:space="preserve">role of chronobiology and timing of meals during pregnancy on perinatal health outcomes </w:t>
      </w:r>
      <w:r w:rsidRPr="00480727">
        <w:fldChar w:fldCharType="begin"/>
      </w:r>
      <w:r w:rsidRPr="00480727">
        <w:instrText xml:space="preserve"> ADDIN ZOTERO_ITEM CSL_CITATION {"citationID":"hIqiCzJe","properties":{"formattedCitation":"(Kaur et al., 2020)","plainCitation":"(Kaur et al., 2020)","noteIndex":0},"citationItems":[{"id":1628,"uris":["http://zotero.org/users/5073745/items/LVSPGIDR"],"itemData":{"id":1628,"type":"article-journal","abstract":"BACKGROUND: Circadian rhythm plays an important role as our internal body's clock that synchronizes behavior and physiology according to the external 24-h light-dark cycle. Past studies have associated disrupted circadian rhythm with higher risk of miscarriages, preterm birth and low birth weights. This paper described the protocol of a prospective cohort study which aims to determine the circadian rhythm in pregnant women, identify its association with maternal factors during pregnancy, gestational weight gain, birth and infant outcomes.\nMETHODS: Ten government maternal and child health clinics in Kuala Lumpur, Malaysia will be randomly selected. Sample size of 438 first-trimester pregnant women will be followed-up until the birth of their infant. Salivary melatonin and cortisol concentration among subsample will be determined using enzyme-linked immunosorbent assay. Data on sleep quality, psychological distress and morningness/eveningness chronotype of pregnant women will be collected using validated questionnaires. Pedometer will be used to measure 5-day physical activity data. Total gestational weight gain will be determined at the end of pregnancy. Utilization of 3-day food record is to capture meal timing and nutrient intake. All measurements will be done in 2nd and 3rd trimester. Birth outcomes will be collected through clinic records and Centers for Disease Control and Prevention (CDC) Neonatal questionnaire. Infants will be followed-up at 6 and 12 months old to obtain anthropometric measurements.\nDISCUSSION: There is a growing recognition of the role of maternal circadian rhythm, which entrains fetal circadian rhythms that may subsequently have long-term health consequences. The present study will identify the effect of circadian rhythm on pregnancy outcomes and infant growth in the first year of life.","container-title":"BMC pregnancy and childbirth","DOI":"10.1186/s12884-020-2797-2","ISSN":"1471-2393","issue":"1","journalAbbreviation":"BMC Pregnancy Childbirth","language":"eng","note":"PMID: 32046676\nPMCID: PMC7014629","page":"96","source":"PubMed","title":"Circadian rhythm and its association with birth and infant outcomes: research protocol of a prospective cohort study","title-short":"Circadian rhythm and its association with birth and infant outcomes","volume":"20","author":[{"family":"Kaur","given":"Satvinder"},{"family":"Teoh","given":"Ai Ni"},{"family":"Shukri","given":"Nurul Husna Mohd"},{"family":"Shafie","given":"Siti Raihanah"},{"family":"Bustami","given":"Normina Ahmad"},{"family":"Takahashi","given":"Masaki"},{"family":"Lim","given":"Pei Jean"},{"family":"Shibata","given":"Shigenobu"}],"issued":{"date-parts":[["2020",2,11]]}}}],"schema":"https://github.com/citation-style-language/schema/raw/master/csl-citation.json"} </w:instrText>
      </w:r>
      <w:r w:rsidRPr="00480727">
        <w:fldChar w:fldCharType="separate"/>
      </w:r>
      <w:r w:rsidRPr="00480727">
        <w:rPr>
          <w:noProof/>
        </w:rPr>
        <w:t>(Kaur et al., 2020)</w:t>
      </w:r>
      <w:r w:rsidRPr="00480727">
        <w:fldChar w:fldCharType="end"/>
      </w:r>
      <w:r w:rsidRPr="00480727">
        <w:t>. One study has also investigated the attitudes surrounding engaging in time-restricted eating during pregnancy. In their population of pregnant or recent post-partum parents</w:t>
      </w:r>
      <w:r>
        <w:t>,</w:t>
      </w:r>
      <w:r w:rsidRPr="00480727">
        <w:t xml:space="preserve"> nearly 25% reported they would be open to trying this modality during pregnancy to improve health </w:t>
      </w:r>
      <w:r w:rsidRPr="00480727">
        <w:fldChar w:fldCharType="begin"/>
      </w:r>
      <w:r w:rsidRPr="00480727">
        <w:instrText xml:space="preserve"> ADDIN ZOTERO_ITEM CSL_CITATION {"citationID":"9PKUmAJA","properties":{"formattedCitation":"(Flanagan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480727">
        <w:fldChar w:fldCharType="separate"/>
      </w:r>
      <w:r w:rsidRPr="00480727">
        <w:rPr>
          <w:noProof/>
        </w:rPr>
        <w:t>(Flanagan et al., 2022)</w:t>
      </w:r>
      <w:r w:rsidRPr="00480727">
        <w:fldChar w:fldCharType="end"/>
      </w:r>
      <w:r w:rsidRPr="00480727">
        <w:t>. Although, not all participants endorsed the diet as appropriate for pregnancy. There is also a clinical case study that employed intermittent fasting to improve postprandial blood glucose concentrations in a pregnant woman with gestational diabetes</w:t>
      </w:r>
      <w:r w:rsidRPr="00480727">
        <w:fldChar w:fldCharType="begin"/>
      </w:r>
      <w:r w:rsidRPr="00480727">
        <w:instrText xml:space="preserve"> ADDIN ZOTERO_ITEM CSL_CITATION {"citationID":"i41YO7g5","properties":{"formattedCitation":"(Ali &amp; Kunugi, 2020)","plainCitation":"(Ali &amp; Kunugi, 2020)","noteIndex":0},"citationItems":[{"id":825,"uris":["http://zotero.org/users/5073745/items/MJUJ2CHG"],"itemData":{"id":825,"type":"article-journal","abstract":"Gestational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480727">
        <w:fldChar w:fldCharType="separate"/>
      </w:r>
      <w:r w:rsidRPr="00480727">
        <w:rPr>
          <w:noProof/>
        </w:rPr>
        <w:t>(Ali &amp; Kunugi, 2020)</w:t>
      </w:r>
      <w:r w:rsidRPr="00480727">
        <w:fldChar w:fldCharType="end"/>
      </w:r>
      <w:r w:rsidRPr="00480727">
        <w:t>.</w:t>
      </w:r>
      <w:r w:rsidRPr="00480727">
        <w:br/>
        <w:t xml:space="preserve">The most complete literature about the timing of food intake and duration of fasting during pregnancy is studies that evaluate Ramadan observance in pregnant Muslim populations. Although the characterization of participating in fasting differs by study, there is conflicting evidence about the impact on infant birth weight and maternal glycemia. Some studies identify greater risk of small-for-gestational age in infants whose parent fasted during gestation </w:t>
      </w:r>
      <w:r w:rsidRPr="00480727">
        <w:fldChar w:fldCharType="begin"/>
      </w:r>
      <w:r w:rsidRPr="00480727">
        <w:instrText xml:space="preserve"> ADDIN ZOTERO_ITEM CSL_CITATION {"citationID":"RBairNrY","properties":{"formattedCitation":"(Cross et al., 1990; Daley et al., 2017; Opaneye et al., 1990; Ziaee et al., 2010)","plainCitation":"(Cross et al., 1990; Daley et al., 2017; Opaneye et al., 1990; Ziaee et al., 2010)","noteIndex":0},"citationItems":[{"id":859,"uris":["http://zotero.org/users/5073745/items/S56FD75U"],"itemData":{"id":859,"type":"article-journal","abstract":"The birth weights of 13,351 babies born at full term from 1964-84 to Asian Moslem mothers in Birmingham were analysed to see if the effect of the Ramadan fast on maternal biochemical profiles was of any clinical relevance. These were compared with two age matched control groups comprising white and non-Moslem Asian babies. Ramadan had no effect on mean birth weight at whatever stage of pregnancy it occurred. There was an increase in the prevalence of low birth weights (4.5% to 8%) among babies who were born at full term when Ramadan had occurred during the second trimester, but this was not significant. We conclude that the Ramadan fast has no effect on the birth weights of babies born at full term.","container-title":"Archives of Disease in Childhood","ISSN":"0003-9888","issue":"10 Spec No","journalAbbreviation":"Arch Dis Child","note":"PMID: 2241226\nPMCID: PMC1590265","page":"1053-1056","source":"PubMed Central","title":"Ramadan and birth weight at full term in Asian Moslem pregnant women in Birmingham.","volume":"65","author":[{"family":"Cross","given":"J H"},{"family":"Eminson","given":"J"},{"family":"Wharton","given":"B A"}],"issued":{"date-parts":[["1990",10]]}}},{"id":867,"uris":["http://zotero.org/users/5073745/items/6TTK3RMS"],"itemData":{"id":867,"type":"article-journal","abstract":"Background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 Epidemiol Community Health","DOI":"10.1136/jech-2016-208800","ISSN":"0143-005X, 1470-2738","issue":"7","journalAbbreviation":"J Epidemiol Community Health","language":"en","license":"Published by the BMJ Publishing Group Limited. For permission to use (where not already granted under a licence) please go to http://www.bmj.com/company/products-services/rights-and-licensing/","note":"PMID: 28360117","page":"722-728","source":"jech.bmj.com","title":"Are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K."},{"family":"Roalfe","given":"Andrea"}],"issued":{"date-parts":[["2017",7,1]]}}},{"id":857,"uris":["http://zotero.org/users/5073745/items/MNTTR3QY"],"itemData":{"id":857,"type":"article-journal","abstract":"DURING THE period between Rajab 1405 and Jamad Thani 1407 (March 1985-January 1987) a total of 5280 babies were delivered at King Khalid Hospital, Al-Kharj, Saudi-Arabia. Out of these children, 345 i.e. 6.53% weighed less than 2500g. Seventy-three, i.e. 21% of the low birthweight (LBW) babies were born during the festival months of Rama dan and Hajj. When compared with the non-festival months, the number was statistically significant p&lt;0.01; and Odds Ratio of 1.42. The perinatal mortality rate for the LBW infants was 176.8 per thousand compared with 25.82 for all deliveries during the same period of time. As in a previous report adolescent primiparae made a large contribution to the total number of LBW deliveries. Therefore there is a need for more vigilance in the care of pregnant patients and, more provisions for the care of LBW infants during the festival months.","container-title":"Journal of the Royal Society of Health","DOI":"10.1177/146642409011000313","ISSN":"0264-0325","issue":"3","journalAbbreviation":"Journal of the Royal Society of Health","language":"en","page":"106-107","source":"SAGE Journals","title":"Islamic Festivals and Low Birthweight Infants","volume":"110","author":[{"family":"Opaneye","given":"A.A."},{"family":"Villegas","given":"D.D."},{"family":"Abdel Azeim","given":"Ali"}],"issued":{"date-parts":[["1990",6,1]]}}},{"id":856,"uris":["http://zotero.org/users/5073745/items/9FUGN3YN"],"itemData":{"id":856,"type":"article-journal","abstract":"OBJECTIVE: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sidRPr="00480727">
        <w:fldChar w:fldCharType="separate"/>
      </w:r>
      <w:r w:rsidRPr="00480727">
        <w:rPr>
          <w:noProof/>
        </w:rPr>
        <w:t>(Cross et al., 1990; Daley et al., 2017; Opaneye et al., 1990; Ziaee et al., 2010)</w:t>
      </w:r>
      <w:r w:rsidRPr="00480727">
        <w:fldChar w:fldCharType="end"/>
      </w:r>
      <w:r w:rsidRPr="00480727">
        <w:t>, or smaller birth weights</w:t>
      </w:r>
      <w:r w:rsidR="00E9015D">
        <w:t xml:space="preserve"> </w:t>
      </w:r>
      <w:r w:rsidRPr="00480727">
        <w:fldChar w:fldCharType="begin"/>
      </w:r>
      <w:r w:rsidRPr="00480727">
        <w:instrText xml:space="preserve"> ADDIN ZOTERO_ITEM CSL_CITATION {"citationID":"EJ0hznF7","properties":{"formattedCitation":"(Savitri et al., 2014, 2018)","plainCitation":"(Savitri et al., 2014, 2018)","noteIndex":0},"citationItems":[{"id":855,"uris":["http://zotero.org/users/5073745/items/NGPFBYNT"],"itemData":{"id":855,"type":"article-journal","abstract":"Many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mortality.","container-title":"British Journal of Nutrition","DOI":"10.1017/S0007114514002219","ISSN":"0007-1145, 1475-2662","issue":"9","language":"en","page":"1503-1509","source":"Cambridge Core","title":"Ramadan fasting and newborn's birth weight in pregnant Muslim women in The Netherlands","volume":"112","author":[{"family":"Savitri","given":"Ary I."},{"family":"Yadegari","given":"Nasim"},{"family":"Bakker","given":"Julia"},{"family":"Ewijk","given":"Reyn J. G.","dropping-particle":"van"},{"family":"Grobbee","given":"Diederick E."},{"family":"Painter","given":"Rebecca C."},{"family":"Uiterwaal","given":"Cuno S. P. M."},{"family":"Roseboom","given":"Tessa J."}],"issued":{"date-parts":[["2014",11]]}}},{"id":906,"uris":["http://zotero.org/users/5073745/items/4U2P3E65"],"itemData":{"id":906,"type":"article-journal","abstract":"Previous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Sci","language":"eng","note":"PMID: 29430296\nPMCID: PMC5799608","page":"e5","source":"PubMed","title":"Ramadan during pregnancy and birth weight of newborns","volume":"7","author":[{"family":"Savitri","given":"Ary I."},{"family":"Amelia","given":"Dwirani"},{"family":"Painter","given":"Rebecca C."},{"family":"Baharuddin","given":"Mohammad"},{"family":"Roseboom","given":"Tessa J."},{"family":"Grobbee","given":"Diederick E."},{"family":"Uiterwaal","given":"Cuno S. P. M."}],"issued":{"date-parts":[["2018"]]}}}],"schema":"https://github.com/citation-style-language/schema/raw/master/csl-citation.json"} </w:instrText>
      </w:r>
      <w:r w:rsidRPr="00480727">
        <w:fldChar w:fldCharType="separate"/>
      </w:r>
      <w:r w:rsidRPr="00480727">
        <w:rPr>
          <w:noProof/>
        </w:rPr>
        <w:t>(Savitri et al., 2014, 2018)</w:t>
      </w:r>
      <w:r w:rsidRPr="00480727">
        <w:fldChar w:fldCharType="end"/>
      </w:r>
      <w:r w:rsidRPr="00480727">
        <w:t xml:space="preserve">. The effect of fasting during pregnancy </w:t>
      </w:r>
      <w:r w:rsidR="00E9015D">
        <w:t xml:space="preserve">on glycemia </w:t>
      </w:r>
      <w:r w:rsidRPr="00480727">
        <w:t xml:space="preserve">is less frequently studied, but demonstrates there may be small elevations in glycemia </w:t>
      </w:r>
      <w:r w:rsidRPr="00480727">
        <w:fldChar w:fldCharType="begin"/>
      </w:r>
      <w:r w:rsidRPr="00480727">
        <w:instrText xml:space="preserve"> ADDIN ZOTERO_ITEM CSL_CITATION {"citationID":"IO4TM7Td","properties":{"formattedCitation":"(Baynouna Al Ketbi et al., 2014)","plainCitation":"(Baynouna Al Ketbi et al., 2014)","noteIndex":0},"citationItems":[{"id":303,"uris":["http://zotero.org/users/5073745/items/CKE8K2M8"],"itemData":{"id":303,"type":"article-journal","abstract":"Background\nMaternal diet restriction might be associated with adverse maternal and perinatal outcomes due to metabolic changes. This study aimed to investigate the prevalence of changes in glucose levels due to Ramadan fasting in Emirati pregnant women. We conducted a cross-sectional observational study of 150 women from the United Arab Emirates, (76 during Ramadan and 74 after Ramadan), with uncomplicated pregnancies at a gestational age between 20 and 36 weeks.\n\nResults\nThe two groups of pregnant women had similar physiological parameters. Using the oral glucose tolerance test, the mean random blood glucose level after 1 hour of breaking the fast was significantly higher (p = 0.002) in the Ramadan fasting group than in the control group, and this was not affected by the number of fasting days. In 50% of patients after Ramadan and 70.5% during Ramadan, this value was more than 6.7 mmol/l, which is high and not an acceptable postprandial level in pregnancy.\n\nConclusion\nCaregivers need to consider the 1-hour postprandial glucose level response after fasting in Muslim pregnant women. Research of an interventional design is required to determine remedial actions for this issue.","container-title":"BMC Research Notes","DOI":"10.1186/1756-0500-7-392","ISSN":"1756-0500","journalAbbreviation":"BMC Res Notes","note":"PMID: 24962444\nPMCID: PMC4088297","page":"392","source":"PubMed Central","title":"Diet restriction in Ramadan and the effect of fasting on glucose levels in pregnancy","volume":"7","author":[{"family":"Baynouna Al Ketbi","given":"Latifa Mohammad"},{"family":"Niglekerke","given":"Nico JD"},{"family":"Zein Al Deen","given":"Sanna M"},{"family":"Mirghani","given":"Hisham"}],"issued":{"date-parts":[["2014",6,24]]}}}],"schema":"https://github.com/citation-style-language/schema/raw/master/csl-citation.json"} </w:instrText>
      </w:r>
      <w:r w:rsidRPr="00480727">
        <w:fldChar w:fldCharType="separate"/>
      </w:r>
      <w:r w:rsidRPr="00480727">
        <w:rPr>
          <w:noProof/>
        </w:rPr>
        <w:t>(Baynouna Al Ketbi et al., 2014)</w:t>
      </w:r>
      <w:r w:rsidRPr="00480727">
        <w:fldChar w:fldCharType="end"/>
      </w:r>
      <w:r w:rsidRPr="00480727">
        <w:t xml:space="preserve">. These data should be interpreted with caution, as the month of Ramadan not only results </w:t>
      </w:r>
      <w:r w:rsidR="00E9015D">
        <w:t xml:space="preserve">in </w:t>
      </w:r>
      <w:r w:rsidRPr="00480727">
        <w:t>altered timing of eating, but also changes in sleeping patterns and dietary quality. Therefore, more research is warranted to disentangle the relationship between chrononutritional factors during pregnancy and perinatal health outcomes.</w:t>
      </w:r>
    </w:p>
    <w:p w14:paraId="4A66C6A7" w14:textId="40BD2166" w:rsidR="003B18F3" w:rsidRPr="00480727" w:rsidRDefault="003B18F3" w:rsidP="003B18F3">
      <w:r w:rsidRPr="00480727">
        <w:br/>
        <w:t xml:space="preserve">Because pregnancy is a critical period of development with opportunity to impact health of the pregnant person and their child and because evidence surrounding the timing of eating in these </w:t>
      </w:r>
      <w:r w:rsidRPr="00480727">
        <w:lastRenderedPageBreak/>
        <w:t xml:space="preserve">populations is minimal, we sought to examine the association between the timing of eating and duration of fasting and mid-gestation glycemia and birth weight in a pregnancy cohort. </w:t>
      </w:r>
      <w:r w:rsidR="006C69EC">
        <w:t>Based on the available literature, we</w:t>
      </w:r>
      <w:r w:rsidRPr="00480727">
        <w:t xml:space="preserve"> hypothesized that those who have earlier meal timing and longer duration of overnight fast would </w:t>
      </w:r>
      <w:r w:rsidR="006C69EC">
        <w:t>greater</w:t>
      </w:r>
      <w:r w:rsidRPr="00480727">
        <w:t xml:space="preserve"> mid-gestation glucose tolerance test results </w:t>
      </w:r>
      <w:r w:rsidR="006C69EC">
        <w:t xml:space="preserve">and </w:t>
      </w:r>
      <w:r w:rsidR="00FC3648">
        <w:t>modest</w:t>
      </w:r>
      <w:r w:rsidRPr="00480727">
        <w:t xml:space="preserve"> reductions in infant birth weights. </w:t>
      </w:r>
    </w:p>
    <w:p w14:paraId="63DFC3B7" w14:textId="77777777" w:rsidR="003B18F3" w:rsidRDefault="003B18F3" w:rsidP="003B18F3">
      <w:pPr>
        <w:pStyle w:val="Heading2"/>
      </w:pPr>
      <w:bookmarkStart w:id="371" w:name="_Toc126771704"/>
      <w:bookmarkStart w:id="372" w:name="_Toc126830596"/>
      <w:r>
        <w:t>Methods</w:t>
      </w:r>
      <w:bookmarkEnd w:id="371"/>
      <w:bookmarkEnd w:id="372"/>
    </w:p>
    <w:p w14:paraId="1A643586" w14:textId="77777777" w:rsidR="003B18F3" w:rsidRDefault="003B18F3" w:rsidP="003B18F3">
      <w:pPr>
        <w:pStyle w:val="Heading3"/>
      </w:pPr>
      <w:bookmarkStart w:id="373" w:name="_Toc126771705"/>
      <w:bookmarkStart w:id="374" w:name="_Toc126830597"/>
      <w:r>
        <w:t>Study population</w:t>
      </w:r>
      <w:bookmarkEnd w:id="373"/>
      <w:bookmarkEnd w:id="374"/>
    </w:p>
    <w:p w14:paraId="11661AB1" w14:textId="5F3CD97A" w:rsidR="003B18F3" w:rsidRPr="00480727" w:rsidRDefault="003B18F3" w:rsidP="003B18F3">
      <w:r w:rsidRPr="00480727">
        <w:t xml:space="preserve">The Pregnancy Related Eating Sleeping, and Stress (PRESS) cohort was developed as a longitudinal, survey-based, clinical research study. This study was designed to understand nutritional and behavioral contributors to perinatal health. Participants were recruited into PRESS </w:t>
      </w:r>
      <w:r>
        <w:t xml:space="preserve">after being invited to enroll through email based on their status as a pregnant patient receiving care at </w:t>
      </w:r>
      <w:r w:rsidRPr="00480727">
        <w:t>Michigan</w:t>
      </w:r>
      <w:r>
        <w:t xml:space="preserve"> Medicine between June 2022 and October</w:t>
      </w:r>
      <w:r w:rsidR="001B7C21">
        <w:t xml:space="preserve"> </w:t>
      </w:r>
      <w:r>
        <w:t xml:space="preserve">2022 </w:t>
      </w:r>
      <w:r w:rsidRPr="00480727">
        <w:t xml:space="preserve">. Individuals who were interested in the study were directed toward a public REDCap link that results in a screening questionnaire. Those who were 18 years old, currently pregnant, in weeks 1-30 of pregnancy, and were currently receiving care and planning to deliver at Michigan Medicine we deemed as eligible and were invited to join the study. </w:t>
      </w:r>
    </w:p>
    <w:p w14:paraId="151AB6F2" w14:textId="488D8012" w:rsidR="003B18F3" w:rsidRPr="00480727" w:rsidRDefault="003B18F3" w:rsidP="003B18F3">
      <w:r w:rsidRPr="00480727">
        <w:t xml:space="preserve">Because individuals were eligible to join the study between 1-30 weeks of gestation, participants joined the study at various timepoints. Gestational age at enrollment was self-identified by answering the question, </w:t>
      </w:r>
      <w:r w:rsidRPr="00F84ECA">
        <w:rPr>
          <w:i/>
          <w:iCs/>
        </w:rPr>
        <w:t>“what week of your pregnancy are you currently in?”</w:t>
      </w:r>
      <w:r w:rsidRPr="00480727">
        <w:t xml:space="preserve"> which was verified in the medical chart upon enrollment. </w:t>
      </w:r>
      <w:r>
        <w:t xml:space="preserve">Survey information for </w:t>
      </w:r>
      <w:r w:rsidR="00073A5F">
        <w:t xml:space="preserve">the present </w:t>
      </w:r>
      <w:r>
        <w:t>analysis included those who participated at least once during the</w:t>
      </w:r>
      <w:r w:rsidRPr="00480727">
        <w:t xml:space="preserve"> second trimester (14-28 </w:t>
      </w:r>
      <w:proofErr w:type="spellStart"/>
      <w:r w:rsidRPr="00480727">
        <w:t>weeks</w:t>
      </w:r>
      <w:proofErr w:type="spellEnd"/>
      <w:r w:rsidRPr="00480727">
        <w:t xml:space="preserve"> gestation, sent between 20-24 weeks) and third trimester (29-42+ weeks gestation, sent between 30-34 weeks). As participants could enroll in any trimester, they only received the surveys that were in </w:t>
      </w:r>
      <w:r w:rsidRPr="00480727">
        <w:lastRenderedPageBreak/>
        <w:t xml:space="preserve">line with target gestational weeks after enrollment. At the time of </w:t>
      </w:r>
      <w:r>
        <w:t>medical chart data abstraction in December 2022</w:t>
      </w:r>
      <w:r w:rsidRPr="00480727">
        <w:t xml:space="preserve">, the majority of participants </w:t>
      </w:r>
      <w:r w:rsidR="00686647">
        <w:t>who</w:t>
      </w:r>
      <w:r w:rsidRPr="00480727">
        <w:t xml:space="preserve"> had delivered had </w:t>
      </w:r>
      <w:r w:rsidR="00686647">
        <w:t>entered the study during</w:t>
      </w:r>
      <w:r w:rsidRPr="00480727">
        <w:t xml:space="preserve"> </w:t>
      </w:r>
      <w:commentRangeStart w:id="375"/>
      <w:r w:rsidRPr="00480727">
        <w:t>trimester 2</w:t>
      </w:r>
      <w:commentRangeEnd w:id="375"/>
      <w:r>
        <w:rPr>
          <w:rStyle w:val="CommentReference"/>
        </w:rPr>
        <w:commentReference w:id="375"/>
      </w:r>
      <w:ins w:id="376" w:author="Erica Jansen" w:date="2023-02-28T14:30:00Z">
        <w:r w:rsidR="006357FD">
          <w:t xml:space="preserve"> and 3</w:t>
        </w:r>
      </w:ins>
      <w:r w:rsidRPr="00480727">
        <w:t xml:space="preserve"> </w:t>
      </w:r>
      <w:r w:rsidR="00686647">
        <w:t xml:space="preserve">, </w:t>
      </w:r>
      <w:r w:rsidRPr="00480727">
        <w:t>and</w:t>
      </w:r>
      <w:r w:rsidR="00686647">
        <w:t xml:space="preserve"> thus only completed survey information for trimesters 2 and</w:t>
      </w:r>
      <w:ins w:id="377" w:author="Erica Jansen" w:date="2023-02-28T14:30:00Z">
        <w:r w:rsidR="006357FD">
          <w:t>/or</w:t>
        </w:r>
      </w:ins>
      <w:r w:rsidR="00686647">
        <w:t xml:space="preserve"> 3</w:t>
      </w:r>
      <w:r w:rsidRPr="00480727">
        <w:t xml:space="preserve">. </w:t>
      </w:r>
      <w:r w:rsidR="00686647">
        <w:t>For this reason, the present</w:t>
      </w:r>
      <w:r w:rsidRPr="00480727">
        <w:t xml:space="preserve"> analysis excludes data from trimester 1. </w:t>
      </w:r>
    </w:p>
    <w:p w14:paraId="3CE90FB2" w14:textId="77777777" w:rsidR="003B18F3" w:rsidRDefault="003B18F3" w:rsidP="003B18F3">
      <w:pPr>
        <w:pStyle w:val="Heading3"/>
      </w:pPr>
      <w:bookmarkStart w:id="378" w:name="_Toc126771706"/>
      <w:bookmarkStart w:id="379" w:name="_Toc126830598"/>
      <w:r>
        <w:t>Participant Exposures, Outcomes, and Covariates</w:t>
      </w:r>
      <w:bookmarkEnd w:id="378"/>
      <w:bookmarkEnd w:id="379"/>
    </w:p>
    <w:p w14:paraId="540BF8D4" w14:textId="3125D26C" w:rsidR="003B18F3" w:rsidRPr="00F84ECA" w:rsidRDefault="003B18F3" w:rsidP="003B18F3">
      <w:r w:rsidRPr="00480727">
        <w:t xml:space="preserve">The bulk of the survey instruments </w:t>
      </w:r>
      <w:r>
        <w:t>sent to participants</w:t>
      </w:r>
      <w:r w:rsidRPr="00480727">
        <w:t xml:space="preserve"> were repeated </w:t>
      </w:r>
      <w:r>
        <w:t>for each data</w:t>
      </w:r>
      <w:r w:rsidRPr="00480727">
        <w:t xml:space="preserve"> collection event</w:t>
      </w:r>
      <w:r w:rsidR="005C1B59">
        <w:t xml:space="preserve">, </w:t>
      </w:r>
      <w:r w:rsidR="005C1B59" w:rsidRPr="00480727">
        <w:t>with the exceptions being an additional sociodemographic and lifestyle factor questionnaire and anticipated gestational weight gain instrument in trimester 1 and question about most recent body weight in pounds and ounces in trimester 3</w:t>
      </w:r>
      <w:r>
        <w:t xml:space="preserve">. The detailed list of questionnaires sent for each trimester </w:t>
      </w:r>
      <w:r w:rsidR="005C1B59">
        <w:t>follow up</w:t>
      </w:r>
      <w:r>
        <w:t xml:space="preserve"> is listed in </w:t>
      </w:r>
      <w:r w:rsidR="00155F1F">
        <w:rPr>
          <w:b/>
          <w:bCs/>
        </w:rPr>
        <w:t>F</w:t>
      </w:r>
      <w:r w:rsidRPr="00155F1F">
        <w:rPr>
          <w:b/>
          <w:bCs/>
        </w:rPr>
        <w:t xml:space="preserve">igure </w:t>
      </w:r>
      <w:r w:rsidR="000C7EBD" w:rsidRPr="00155F1F">
        <w:rPr>
          <w:b/>
          <w:bCs/>
        </w:rPr>
        <w:t>12</w:t>
      </w:r>
      <w:r w:rsidRPr="00480727">
        <w:t>.</w:t>
      </w:r>
    </w:p>
    <w:p w14:paraId="4A84F517" w14:textId="628B3219" w:rsidR="000C7EBD" w:rsidRDefault="003B18F3" w:rsidP="003B18F3">
      <w:r w:rsidRPr="00480727">
        <w:t xml:space="preserve">. </w:t>
      </w:r>
    </w:p>
    <w:p w14:paraId="314F8CB6" w14:textId="2AD4E634" w:rsidR="000C7EBD" w:rsidRDefault="00EE167E" w:rsidP="003B18F3">
      <w:r>
        <w:rPr>
          <w:noProof/>
        </w:rPr>
        <mc:AlternateContent>
          <mc:Choice Requires="wps">
            <w:drawing>
              <wp:anchor distT="0" distB="0" distL="114300" distR="114300" simplePos="0" relativeHeight="251677696" behindDoc="0" locked="0" layoutInCell="1" allowOverlap="1" wp14:anchorId="4490179B" wp14:editId="0C2E8138">
                <wp:simplePos x="0" y="0"/>
                <wp:positionH relativeFrom="column">
                  <wp:posOffset>1467293</wp:posOffset>
                </wp:positionH>
                <wp:positionV relativeFrom="paragraph">
                  <wp:posOffset>2955851</wp:posOffset>
                </wp:positionV>
                <wp:extent cx="1052623" cy="584791"/>
                <wp:effectExtent l="0" t="0" r="1905" b="0"/>
                <wp:wrapNone/>
                <wp:docPr id="21" name="Rectangle 21"/>
                <wp:cNvGraphicFramePr/>
                <a:graphic xmlns:a="http://schemas.openxmlformats.org/drawingml/2006/main">
                  <a:graphicData uri="http://schemas.microsoft.com/office/word/2010/wordprocessingShape">
                    <wps:wsp>
                      <wps:cNvSpPr/>
                      <wps:spPr>
                        <a:xfrm>
                          <a:off x="0" y="0"/>
                          <a:ext cx="1052623" cy="5847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F979E" id="Rectangle 21" o:spid="_x0000_s1026" style="position:absolute;margin-left:115.55pt;margin-top:232.75pt;width:82.9pt;height:46.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" fillcolor="white [3212]" stroked="f" strokeweight="1pt"/>
            </w:pict>
          </mc:Fallback>
        </mc:AlternateContent>
      </w:r>
      <w:r>
        <w:rPr>
          <w:bdr w:val="none" w:sz="0" w:space="0" w:color="auto" w:frame="1"/>
        </w:rPr>
        <w:fldChar w:fldCharType="begin"/>
      </w:r>
      <w:r>
        <w:rPr>
          <w:bdr w:val="none" w:sz="0" w:space="0" w:color="auto" w:frame="1"/>
        </w:rPr>
        <w:instrText xml:space="preserve"> INCLUDEPICTURE "https://lh3.googleusercontent.com/9AhYhukglHF7qiQqIBkAv64bueqRgV6_e8izuYPsrzeEOnR70GQ_Bi3UsoB2xggVuxK6dziPf9amLe_l3vkYn0o5L6VE96KA_-stGY4J4lWWTDxmMq9OJq3DgkfAukmiNP0Td6zgDMD9jfnWjE5UgQ" \* MERGEFORMATINET </w:instrText>
      </w:r>
      <w:r>
        <w:rPr>
          <w:bdr w:val="none" w:sz="0" w:space="0" w:color="auto" w:frame="1"/>
        </w:rPr>
        <w:fldChar w:fldCharType="separate"/>
      </w:r>
      <w:r>
        <w:rPr>
          <w:noProof/>
          <w:bdr w:val="none" w:sz="0" w:space="0" w:color="auto" w:frame="1"/>
        </w:rPr>
        <w:drawing>
          <wp:inline distT="0" distB="0" distL="0" distR="0" wp14:anchorId="02745902" wp14:editId="31C3C3B7">
            <wp:extent cx="5443855" cy="3806190"/>
            <wp:effectExtent l="0" t="0" r="4445" b="381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3855" cy="3806190"/>
                    </a:xfrm>
                    <a:prstGeom prst="rect">
                      <a:avLst/>
                    </a:prstGeom>
                    <a:noFill/>
                    <a:ln>
                      <a:noFill/>
                    </a:ln>
                  </pic:spPr>
                </pic:pic>
              </a:graphicData>
            </a:graphic>
          </wp:inline>
        </w:drawing>
      </w:r>
      <w:r>
        <w:rPr>
          <w:bdr w:val="none" w:sz="0" w:space="0" w:color="auto" w:frame="1"/>
        </w:rPr>
        <w:fldChar w:fldCharType="end"/>
      </w:r>
    </w:p>
    <w:p w14:paraId="0DC44BD5" w14:textId="4A5DCD37" w:rsidR="000C7EBD" w:rsidRDefault="000C7EBD" w:rsidP="000C7EBD">
      <w:pPr>
        <w:pStyle w:val="Caption"/>
        <w:rPr>
          <w:i w:val="0"/>
          <w:iCs w:val="0"/>
        </w:rPr>
      </w:pPr>
      <w:bookmarkStart w:id="380" w:name="_Toc126830390"/>
      <w:bookmarkStart w:id="381" w:name="_Toc126851097"/>
      <w:r>
        <w:t xml:space="preserve">Figure </w:t>
      </w:r>
      <w:fldSimple w:instr=" SEQ Figure \* ARABIC ">
        <w:r w:rsidR="007A09D3">
          <w:rPr>
            <w:noProof/>
          </w:rPr>
          <w:t>12</w:t>
        </w:r>
      </w:fldSimple>
      <w:r>
        <w:t xml:space="preserve">: </w:t>
      </w:r>
      <w:r w:rsidRPr="00E728E5">
        <w:rPr>
          <w:i w:val="0"/>
          <w:iCs w:val="0"/>
        </w:rPr>
        <w:t>Survey instrument and data abstraction design of the PRESS study</w:t>
      </w:r>
      <w:bookmarkEnd w:id="380"/>
      <w:bookmarkEnd w:id="381"/>
    </w:p>
    <w:p w14:paraId="6253F60B" w14:textId="6E5B9531" w:rsidR="000C7EBD" w:rsidRPr="000C7EBD" w:rsidRDefault="000C7EBD" w:rsidP="000C7EBD">
      <w:pPr>
        <w:spacing w:line="240" w:lineRule="auto"/>
      </w:pPr>
      <w:r>
        <w:lastRenderedPageBreak/>
        <w:t xml:space="preserve">Survey instruments used and target gestation weeks for each contact event for participants of the PRESS </w:t>
      </w:r>
      <w:proofErr w:type="gramStart"/>
      <w:r>
        <w:t>study</w:t>
      </w:r>
      <w:proofErr w:type="gramEnd"/>
    </w:p>
    <w:p w14:paraId="121821AF" w14:textId="77777777" w:rsidR="000C7EBD" w:rsidRDefault="000C7EBD" w:rsidP="00155F1F">
      <w:pPr>
        <w:pStyle w:val="Heading4"/>
        <w:numPr>
          <w:ilvl w:val="0"/>
          <w:numId w:val="0"/>
        </w:numPr>
      </w:pPr>
    </w:p>
    <w:p w14:paraId="7634F724" w14:textId="5DD0108F" w:rsidR="003B18F3" w:rsidRDefault="003B18F3" w:rsidP="003B18F3">
      <w:pPr>
        <w:pStyle w:val="Heading4"/>
      </w:pPr>
      <w:r>
        <w:t xml:space="preserve">Timing of first and last </w:t>
      </w:r>
      <w:commentRangeStart w:id="382"/>
      <w:r>
        <w:t>meal</w:t>
      </w:r>
      <w:commentRangeEnd w:id="382"/>
      <w:r w:rsidR="006357FD">
        <w:rPr>
          <w:rStyle w:val="CommentReference"/>
          <w:rFonts w:asciiTheme="minorHAnsi" w:eastAsiaTheme="minorHAnsi" w:hAnsiTheme="minorHAnsi" w:cstheme="minorBidi"/>
          <w:b w:val="0"/>
          <w:bCs w:val="0"/>
          <w:i w:val="0"/>
          <w:iCs w:val="0"/>
          <w:color w:val="auto"/>
        </w:rPr>
        <w:commentReference w:id="382"/>
      </w:r>
    </w:p>
    <w:p w14:paraId="68FA114B" w14:textId="77777777" w:rsidR="003B18F3" w:rsidRPr="00480727" w:rsidRDefault="003B18F3" w:rsidP="003B18F3">
      <w:r w:rsidRPr="00480727">
        <w:t xml:space="preserve">The timing of eating during pregnancy was assessed during each trimester using a questionnaire that asked participants </w:t>
      </w:r>
      <w:r w:rsidRPr="00480727">
        <w:rPr>
          <w:i/>
          <w:iCs/>
        </w:rPr>
        <w:t>“</w:t>
      </w:r>
      <w:r w:rsidRPr="00480727">
        <w:rPr>
          <w:rFonts w:eastAsia="Times New Roman"/>
          <w:i/>
          <w:iCs/>
        </w:rPr>
        <w:t>On a typical day during this trimester, when was the first time in the day you had something to eat? (This includes beverages that have calories; like coffee or tea with cream or sugar)</w:t>
      </w:r>
      <w:r w:rsidRPr="00480727">
        <w:rPr>
          <w:i/>
          <w:iCs/>
        </w:rPr>
        <w:t>”</w:t>
      </w:r>
      <w:r w:rsidRPr="00480727">
        <w:t xml:space="preserve"> to indicate the beginning of an eating window, and </w:t>
      </w:r>
      <w:r w:rsidRPr="00480727">
        <w:rPr>
          <w:i/>
          <w:iCs/>
        </w:rPr>
        <w:t>“</w:t>
      </w:r>
      <w:r w:rsidRPr="00480727">
        <w:rPr>
          <w:rFonts w:eastAsia="Times New Roman"/>
          <w:i/>
          <w:iCs/>
        </w:rPr>
        <w:t>On a typical day during this trimester, when was the last you had something to eat before going to bed? (This includes beverages that have calories; like coffee with cream or sugar)</w:t>
      </w:r>
      <w:r w:rsidRPr="00480727">
        <w:rPr>
          <w:i/>
          <w:iCs/>
        </w:rPr>
        <w:t xml:space="preserve">” </w:t>
      </w:r>
      <w:r w:rsidRPr="00480727">
        <w:t xml:space="preserve">to indicate the end of the eating window. We also collected timing of sleep onset and wake time. Participants provided answers to these questions with respect to both weekdays and weekends, for all eligible trimesters. Participants who did not report timing of eating or sleeping in military time were manually converted when necessary. Timing of eating data were inspected for </w:t>
      </w:r>
      <w:r>
        <w:t>overlap with</w:t>
      </w:r>
      <w:r w:rsidRPr="00480727">
        <w:t xml:space="preserve"> </w:t>
      </w:r>
      <w:r>
        <w:t xml:space="preserve">reported </w:t>
      </w:r>
      <w:r w:rsidRPr="00480727">
        <w:t xml:space="preserve">sleeping </w:t>
      </w:r>
      <w:r>
        <w:t>intervals.</w:t>
      </w:r>
      <w:r w:rsidRPr="00480727">
        <w:t xml:space="preserve"> Participant responses were evaluated for evidence of shift work, which was not apparent in the current sample. </w:t>
      </w:r>
    </w:p>
    <w:p w14:paraId="5C7655C4" w14:textId="77777777" w:rsidR="003B18F3" w:rsidRDefault="003B18F3" w:rsidP="003B18F3">
      <w:pPr>
        <w:pStyle w:val="Heading4"/>
      </w:pPr>
      <w:r>
        <w:t>Fasting Duration and Fasting Midpoint</w:t>
      </w:r>
    </w:p>
    <w:p w14:paraId="42C53325" w14:textId="7F0410FD" w:rsidR="003B18F3" w:rsidRPr="00480727" w:rsidRDefault="003B18F3" w:rsidP="003B18F3">
      <w:r w:rsidRPr="00480727">
        <w:t xml:space="preserve">To determine fasting duration, we subtracted eating duration (the difference between the last eating occasion and first eating occasion, expressed hours and minutes) from 24 hours. The fasting midpoint was calculated as time of last meal plus half the fasting duration. </w:t>
      </w:r>
    </w:p>
    <w:p w14:paraId="2247DE59" w14:textId="77777777" w:rsidR="003B18F3" w:rsidRDefault="003B18F3" w:rsidP="003B18F3">
      <w:pPr>
        <w:pStyle w:val="Heading4"/>
      </w:pPr>
      <w:r>
        <w:t>Abstractions from medical chart data</w:t>
      </w:r>
    </w:p>
    <w:p w14:paraId="3A29AFE2" w14:textId="1012BFE3" w:rsidR="003B18F3" w:rsidRPr="00480727" w:rsidRDefault="003B18F3" w:rsidP="003B18F3">
      <w:r w:rsidRPr="00480727">
        <w:t>Trained research staff accessed the participant’s medical charts to collect objective medical information about their current pregnancy. This included laboratory values</w:t>
      </w:r>
      <w:r w:rsidR="00F73337">
        <w:t xml:space="preserve"> for oral glucose </w:t>
      </w:r>
      <w:r w:rsidR="00F73337">
        <w:lastRenderedPageBreak/>
        <w:t>tolerance tests and blood pressure readings</w:t>
      </w:r>
      <w:r w:rsidRPr="00480727">
        <w:t xml:space="preserve">, diagnoses of complications of pregnancy, parity, infant birth weight, sex of infant assigned at birth, </w:t>
      </w:r>
      <w:r w:rsidR="00F73337">
        <w:t xml:space="preserve">gestational age at delivery, </w:t>
      </w:r>
      <w:r w:rsidRPr="00480727">
        <w:t xml:space="preserve">and delivery method. Participants who did not have pre-existing diabetes underwent 1-hour oral glucose tolerance test (OGTT) during mid gestation (24-28 weeks’ gestation) according to Michigan Medicine guidelines. These labs were collected at a Michigan Medicine laboratory, where participants were instructed to consume a 50-gram liquid glucose drink in under 5 minutes. One hour later, blood was collected via venipuncture and glucose was determined by Michigan Medicine laboratory personnel. Primary outcomes of interest in this analysis were parent OGTT in mg/dL during mid-gestation and infant birth weight in grams. </w:t>
      </w:r>
    </w:p>
    <w:p w14:paraId="6C4D49BD" w14:textId="77777777" w:rsidR="003B18F3" w:rsidRDefault="003B18F3" w:rsidP="003B18F3">
      <w:pPr>
        <w:pStyle w:val="Heading4"/>
      </w:pPr>
      <w:r>
        <w:t>Other Covariates</w:t>
      </w:r>
    </w:p>
    <w:p w14:paraId="6C12D34A" w14:textId="77777777" w:rsidR="003B18F3" w:rsidRPr="00480727" w:rsidRDefault="003B18F3" w:rsidP="003B18F3">
      <w:r w:rsidRPr="00566DCD">
        <w:rPr>
          <w:rStyle w:val="CommentReference"/>
          <w:sz w:val="24"/>
          <w:szCs w:val="24"/>
        </w:rPr>
        <w:t>Sociodemographic and lifestyle information was collected upon enrolling in the study. This included data</w:t>
      </w:r>
      <w:r w:rsidRPr="00480727">
        <w:t xml:space="preserve"> about self-reported pre-pregnancy BMI, physical activity, relationship status, smoking exposure, race/ethnicity, annual household income, and pregnant person’s level of education. Covariates were considered based on sociodemographic information available as well as </w:t>
      </w:r>
      <w:r w:rsidRPr="00480727">
        <w:rPr>
          <w:i/>
          <w:iCs/>
        </w:rPr>
        <w:t>a priori</w:t>
      </w:r>
      <w:r w:rsidRPr="00480727">
        <w:t xml:space="preserve"> biological associations.</w:t>
      </w:r>
    </w:p>
    <w:p w14:paraId="05B7B234" w14:textId="77777777" w:rsidR="003B18F3" w:rsidRDefault="003B18F3" w:rsidP="003B18F3">
      <w:pPr>
        <w:pStyle w:val="Heading3"/>
      </w:pPr>
      <w:bookmarkStart w:id="383" w:name="_Toc126771708"/>
      <w:bookmarkStart w:id="384" w:name="_Toc126830600"/>
      <w:r>
        <w:t>Statistical Analyses</w:t>
      </w:r>
      <w:bookmarkEnd w:id="383"/>
      <w:bookmarkEnd w:id="384"/>
    </w:p>
    <w:p w14:paraId="733C2DE9" w14:textId="626CF4E0" w:rsidR="003B18F3" w:rsidRDefault="003B18F3" w:rsidP="003B18F3">
      <w:r w:rsidRPr="00480727">
        <w:t xml:space="preserve">Univariate analysis was completed on all sociodemographic, eating exposure, and health outcome data were assessed for normality through histograms and residual plots. Measures that are normally distributed are expressed as mean ± standard deviation (SD) and those that were not normally distributed are expressed as median ± inter-quartile range (IQR). After initial investigation of variables, we assessed the associations between covariates of interest and primary exposures and outcomes identified in this study, grouped by weekday or weekend and </w:t>
      </w:r>
      <w:r w:rsidRPr="00480727">
        <w:lastRenderedPageBreak/>
        <w:t xml:space="preserve">trimester. </w:t>
      </w:r>
      <w:r w:rsidR="000D1887" w:rsidRPr="00480727">
        <w:t xml:space="preserve">Due to low subject numbers in some </w:t>
      </w:r>
      <w:proofErr w:type="gramStart"/>
      <w:r w:rsidR="000D1887" w:rsidRPr="00480727">
        <w:t>categories</w:t>
      </w:r>
      <w:proofErr w:type="gramEnd"/>
      <w:r w:rsidR="000D1887" w:rsidRPr="00480727">
        <w:t xml:space="preserve"> </w:t>
      </w:r>
      <w:r w:rsidR="00BE7959">
        <w:t>potential confounders</w:t>
      </w:r>
      <w:r w:rsidR="000D1887" w:rsidRPr="00480727">
        <w:t xml:space="preserve">, we collapsed them into fewer categories; such as dichotomizing self-reported race and ethnicity, parent educational attainment, annual household income. </w:t>
      </w:r>
      <w:r w:rsidRPr="00480727">
        <w:t>When data were distributed normally, association was determined through ANOVA. When data was not normally distributed, associations were assessed through Kruskal-</w:t>
      </w:r>
      <w:proofErr w:type="gramStart"/>
      <w:r w:rsidRPr="00480727">
        <w:t>Wallis</w:t>
      </w:r>
      <w:proofErr w:type="gramEnd"/>
      <w:r w:rsidRPr="00480727">
        <w:t xml:space="preserve"> test.  Associations with a P-value &lt;0.10 were considered as </w:t>
      </w:r>
      <w:r w:rsidR="000D1887">
        <w:t xml:space="preserve">statistically relevant confounders or precision covariates in multivariable-adjusted models. </w:t>
      </w:r>
      <w:r w:rsidRPr="00480727">
        <w:t xml:space="preserve">Final models for OGTT were adjusted for pre-pregnancy BMI, physical activity, sleep duration, annual household income, and dichotomized race/ethnicity. Infant birth weight models were adjusted for gestational age at birth, infant sex assigned at birth, sleep duration, annual household income, dichotomized race/ethnicity, and physical activity. </w:t>
      </w:r>
      <w:r w:rsidR="000D1887">
        <w:t xml:space="preserve">All statistical analyses were conducted in R </w:t>
      </w:r>
      <w:r w:rsidR="007A701F">
        <w:t xml:space="preserve">Studio, </w:t>
      </w:r>
      <w:r w:rsidR="000D1887">
        <w:t>version 4.2.2.</w:t>
      </w:r>
    </w:p>
    <w:p w14:paraId="71853EE2" w14:textId="77777777" w:rsidR="00C6726C" w:rsidRDefault="00C6726C" w:rsidP="00C6726C">
      <w:pPr>
        <w:pStyle w:val="Heading3"/>
      </w:pPr>
      <w:bookmarkStart w:id="385" w:name="_Toc126771707"/>
      <w:bookmarkStart w:id="386" w:name="_Toc126830599"/>
      <w:r>
        <w:t>Sensitivity Analysis</w:t>
      </w:r>
      <w:bookmarkEnd w:id="385"/>
      <w:bookmarkEnd w:id="386"/>
    </w:p>
    <w:p w14:paraId="20FCEB00" w14:textId="50AD1AE4" w:rsidR="00C6726C" w:rsidRPr="00480727" w:rsidRDefault="00EB0328" w:rsidP="003B18F3">
      <w:r>
        <w:t xml:space="preserve">In models of infant birth weight, gestational age at delivery could theoretically be a mediator or a precision covariate. Thus, we conducted sensitivity analyses where we </w:t>
      </w:r>
      <w:ins w:id="387" w:author="Erica Jansen" w:date="2023-02-28T14:32:00Z">
        <w:r w:rsidR="006357FD">
          <w:t xml:space="preserve">restricted </w:t>
        </w:r>
      </w:ins>
      <w:del w:id="388" w:author="Erica Jansen" w:date="2023-02-28T14:32:00Z">
        <w:r w:rsidDel="006357FD">
          <w:delText xml:space="preserve">stratified </w:delText>
        </w:r>
      </w:del>
      <w:r>
        <w:t xml:space="preserve">models </w:t>
      </w:r>
      <w:ins w:id="389" w:author="Erica Jansen" w:date="2023-02-28T14:32:00Z">
        <w:r w:rsidR="006357FD">
          <w:t xml:space="preserve">to not include those with </w:t>
        </w:r>
      </w:ins>
      <w:del w:id="390" w:author="Erica Jansen" w:date="2023-02-28T14:32:00Z">
        <w:r w:rsidDel="006357FD">
          <w:delText>by</w:delText>
        </w:r>
      </w:del>
      <w:r>
        <w:t xml:space="preserve"> preterm delivery status (born before 37 </w:t>
      </w:r>
      <w:proofErr w:type="spellStart"/>
      <w:r>
        <w:t>weeks</w:t>
      </w:r>
      <w:proofErr w:type="spellEnd"/>
      <w:r>
        <w:t xml:space="preserve"> gestation), to evaluate this relationship. Specifically, w</w:t>
      </w:r>
      <w:r w:rsidR="00C6726C" w:rsidRPr="00480727">
        <w:t xml:space="preserve">e evaluated trimester 3 weekday exposures in relation to infant birth weight in the full sample and then again in a sample without individuals who delivered preterm. We selected </w:t>
      </w:r>
      <w:del w:id="391" w:author="Erica Jansen" w:date="2023-02-28T14:33:00Z">
        <w:r w:rsidR="00C6726C" w:rsidRPr="00480727" w:rsidDel="006357FD">
          <w:delText xml:space="preserve">stratified </w:delText>
        </w:r>
      </w:del>
      <w:ins w:id="392" w:author="Erica Jansen" w:date="2023-02-28T14:33:00Z">
        <w:r w:rsidR="006357FD">
          <w:t>restricted</w:t>
        </w:r>
        <w:r w:rsidR="006357FD" w:rsidRPr="00480727">
          <w:t xml:space="preserve"> </w:t>
        </w:r>
      </w:ins>
      <w:r w:rsidR="00C6726C" w:rsidRPr="00480727">
        <w:t xml:space="preserve">analysis as we were underpowered to complete a full mediation </w:t>
      </w:r>
      <w:commentRangeStart w:id="393"/>
      <w:r w:rsidR="00C6726C" w:rsidRPr="00480727">
        <w:t>analysis</w:t>
      </w:r>
      <w:commentRangeEnd w:id="393"/>
      <w:r w:rsidR="00DB1FA4">
        <w:rPr>
          <w:rStyle w:val="CommentReference"/>
          <w:rFonts w:asciiTheme="minorHAnsi" w:eastAsiaTheme="minorHAnsi" w:hAnsiTheme="minorHAnsi" w:cstheme="minorBidi"/>
          <w:color w:val="auto"/>
        </w:rPr>
        <w:commentReference w:id="393"/>
      </w:r>
      <w:r w:rsidR="00C6726C" w:rsidRPr="00480727">
        <w:t xml:space="preserve">. </w:t>
      </w:r>
    </w:p>
    <w:p w14:paraId="66BA2640" w14:textId="77777777" w:rsidR="003B18F3" w:rsidRDefault="003B18F3" w:rsidP="003B18F3">
      <w:pPr>
        <w:pStyle w:val="Heading2"/>
      </w:pPr>
      <w:bookmarkStart w:id="394" w:name="_Toc126771709"/>
      <w:bookmarkStart w:id="395" w:name="_Toc126830601"/>
      <w:r>
        <w:t>Results</w:t>
      </w:r>
      <w:bookmarkEnd w:id="394"/>
      <w:bookmarkEnd w:id="395"/>
    </w:p>
    <w:p w14:paraId="0E5A4097" w14:textId="77777777" w:rsidR="003B18F3" w:rsidRDefault="003B18F3" w:rsidP="003B18F3">
      <w:pPr>
        <w:pStyle w:val="Heading3"/>
      </w:pPr>
      <w:bookmarkStart w:id="396" w:name="_Toc126771710"/>
      <w:bookmarkStart w:id="397" w:name="_Toc126830602"/>
      <w:r>
        <w:t xml:space="preserve">Timing of eating during pregnancy differs based on sociodemographic </w:t>
      </w:r>
      <w:proofErr w:type="gramStart"/>
      <w:r>
        <w:t>factors</w:t>
      </w:r>
      <w:bookmarkEnd w:id="396"/>
      <w:bookmarkEnd w:id="397"/>
      <w:proofErr w:type="gramEnd"/>
    </w:p>
    <w:p w14:paraId="376CA471" w14:textId="0DEC8140" w:rsidR="003B18F3" w:rsidRPr="00480727" w:rsidRDefault="003B18F3" w:rsidP="003B18F3">
      <w:r w:rsidRPr="00480727">
        <w:t xml:space="preserve">While recruiting for this study, we excluded individuals with pre-existing diabetes, inaccurate or missing timing data, who were lost to follow up, those who delivered multiples, and those </w:t>
      </w:r>
      <w:r w:rsidRPr="00480727">
        <w:lastRenderedPageBreak/>
        <w:t xml:space="preserve">without outcome data at the time of the analysis. This resulted in 102 unique individuals, 54 </w:t>
      </w:r>
      <w:r w:rsidR="007E5668">
        <w:t xml:space="preserve">of </w:t>
      </w:r>
      <w:r w:rsidRPr="00480727">
        <w:t>who</w:t>
      </w:r>
      <w:r w:rsidR="007E5668">
        <w:t>m</w:t>
      </w:r>
      <w:r w:rsidRPr="00480727">
        <w:t xml:space="preserve"> had survey responses for </w:t>
      </w:r>
      <w:r w:rsidR="007E5668">
        <w:t xml:space="preserve">both </w:t>
      </w:r>
      <w:r w:rsidRPr="00480727">
        <w:t>trimesters 2 and 3 (</w:t>
      </w:r>
      <w:r w:rsidRPr="00155F1F">
        <w:rPr>
          <w:b/>
          <w:bCs/>
        </w:rPr>
        <w:t>Figure</w:t>
      </w:r>
      <w:r w:rsidR="00155F1F" w:rsidRPr="00155F1F">
        <w:rPr>
          <w:b/>
          <w:bCs/>
        </w:rPr>
        <w:t xml:space="preserve"> 13</w:t>
      </w:r>
      <w:r w:rsidRPr="00480727">
        <w:t xml:space="preserve">). PRESS participants </w:t>
      </w:r>
      <w:r w:rsidR="007E5668">
        <w:t xml:space="preserve">were </w:t>
      </w:r>
      <w:r w:rsidRPr="00480727">
        <w:t>32.1 ± 0.54 years</w:t>
      </w:r>
      <w:r w:rsidR="007E5668">
        <w:t xml:space="preserve"> old</w:t>
      </w:r>
      <w:r w:rsidRPr="00480727">
        <w:t xml:space="preserve">, highly educated (78.4% had at least one college degree), wealthy (63.7% &gt;$100,000 a year), and had similar proportions of male and female infants (56.9% male). </w:t>
      </w:r>
    </w:p>
    <w:p w14:paraId="57A7AAA6" w14:textId="62E43826" w:rsidR="00AE40B7" w:rsidRDefault="003B18F3" w:rsidP="003B18F3">
      <w:r w:rsidRPr="00480727">
        <w:t>In this population the timing of the first eating occasion on weekdays during the second trimester was associated with parent-reported race and ethnicity, maternal education, sleep duration, and marital status. Participants from historically excluded groups</w:t>
      </w:r>
      <w:r w:rsidR="007E5668">
        <w:t xml:space="preserve"> race/ethnicity</w:t>
      </w:r>
      <w:r w:rsidRPr="00480727">
        <w:t xml:space="preserve"> tended to eat their first and last meal later in the day, as well as have a later fasting midpoint (</w:t>
      </w:r>
      <w:r w:rsidRPr="001C1907">
        <w:rPr>
          <w:b/>
          <w:bCs/>
        </w:rPr>
        <w:t>Table 1</w:t>
      </w:r>
      <w:r w:rsidRPr="00480727">
        <w:t xml:space="preserve">). </w:t>
      </w:r>
    </w:p>
    <w:p w14:paraId="13F5F2B8" w14:textId="5EE2A905" w:rsidR="00AE40B7" w:rsidRDefault="00AE40B7" w:rsidP="003B18F3"/>
    <w:tbl>
      <w:tblPr>
        <w:tblW w:w="0" w:type="auto"/>
        <w:tblLayout w:type="fixed"/>
        <w:tblLook w:val="04A0" w:firstRow="1" w:lastRow="0" w:firstColumn="1" w:lastColumn="0" w:noHBand="0" w:noVBand="1"/>
      </w:tblPr>
      <w:tblGrid>
        <w:gridCol w:w="2155"/>
        <w:gridCol w:w="1080"/>
        <w:gridCol w:w="1260"/>
        <w:gridCol w:w="1620"/>
        <w:gridCol w:w="1080"/>
        <w:gridCol w:w="1260"/>
      </w:tblGrid>
      <w:tr w:rsidR="00AE40B7" w:rsidRPr="00F3437B" w14:paraId="201CAE43" w14:textId="77777777" w:rsidTr="00BE1BB6">
        <w:trPr>
          <w:trHeight w:val="520"/>
        </w:trPr>
        <w:tc>
          <w:tcPr>
            <w:tcW w:w="8455" w:type="dxa"/>
            <w:gridSpan w:val="6"/>
            <w:tcBorders>
              <w:top w:val="nil"/>
              <w:left w:val="single" w:sz="4" w:space="0" w:color="auto"/>
              <w:bottom w:val="single" w:sz="4" w:space="0" w:color="auto"/>
              <w:right w:val="nil"/>
            </w:tcBorders>
            <w:shd w:val="clear" w:color="auto" w:fill="auto"/>
            <w:vAlign w:val="bottom"/>
            <w:hideMark/>
          </w:tcPr>
          <w:p w14:paraId="35A899AF" w14:textId="4F8B6EBF" w:rsidR="00AE40B7" w:rsidRPr="00AE40B7" w:rsidRDefault="00AE40B7" w:rsidP="00AE40B7">
            <w:pPr>
              <w:pStyle w:val="Caption"/>
              <w:keepNext/>
            </w:pPr>
            <w:bookmarkStart w:id="398" w:name="_Toc126851054"/>
            <w:r>
              <w:t xml:space="preserve">Table </w:t>
            </w:r>
            <w:fldSimple w:instr=" SEQ Table \* ARABIC ">
              <w:r w:rsidR="0065774C">
                <w:rPr>
                  <w:noProof/>
                </w:rPr>
                <w:t>1</w:t>
              </w:r>
            </w:fldSimple>
            <w:r>
              <w:t>:</w:t>
            </w:r>
            <w:r>
              <w:rPr>
                <w:i w:val="0"/>
                <w:iCs w:val="0"/>
              </w:rPr>
              <w:t>Second trimester timing of eating on weekdays in relation to sociodemographic and lifestyle factors</w:t>
            </w:r>
            <w:bookmarkEnd w:id="398"/>
          </w:p>
        </w:tc>
      </w:tr>
      <w:tr w:rsidR="00AE40B7" w:rsidRPr="00F3437B" w14:paraId="6209641A" w14:textId="77777777" w:rsidTr="00BE1BB6">
        <w:trPr>
          <w:trHeight w:val="368"/>
        </w:trPr>
        <w:tc>
          <w:tcPr>
            <w:tcW w:w="2155" w:type="dxa"/>
            <w:tcBorders>
              <w:top w:val="nil"/>
              <w:left w:val="nil"/>
              <w:bottom w:val="nil"/>
              <w:right w:val="nil"/>
            </w:tcBorders>
            <w:shd w:val="clear" w:color="auto" w:fill="auto"/>
            <w:vAlign w:val="bottom"/>
            <w:hideMark/>
          </w:tcPr>
          <w:p w14:paraId="0755F219" w14:textId="77777777" w:rsidR="00AE40B7" w:rsidRPr="00745665" w:rsidRDefault="00AE40B7" w:rsidP="00BE1BB6">
            <w:pP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auto" w:fill="auto"/>
            <w:noWrap/>
            <w:vAlign w:val="center"/>
            <w:hideMark/>
          </w:tcPr>
          <w:p w14:paraId="07354D9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auto" w:fill="auto"/>
            <w:vAlign w:val="center"/>
            <w:hideMark/>
          </w:tcPr>
          <w:p w14:paraId="22EDC57D" w14:textId="77777777" w:rsidR="00AE40B7" w:rsidRPr="00745665" w:rsidRDefault="00AE40B7" w:rsidP="00BE1BB6">
            <w:pPr>
              <w:jc w:val="center"/>
              <w:rPr>
                <w:rFonts w:eastAsia="Times New Roman"/>
                <w:sz w:val="16"/>
                <w:szCs w:val="16"/>
              </w:rPr>
            </w:pPr>
            <w:r w:rsidRPr="00745665">
              <w:rPr>
                <w:rFonts w:eastAsia="Times New Roman"/>
                <w:sz w:val="16"/>
                <w:szCs w:val="16"/>
              </w:rPr>
              <w:t>First Eat</w:t>
            </w:r>
          </w:p>
        </w:tc>
        <w:tc>
          <w:tcPr>
            <w:tcW w:w="1620" w:type="dxa"/>
            <w:tcBorders>
              <w:top w:val="nil"/>
              <w:left w:val="nil"/>
              <w:bottom w:val="nil"/>
              <w:right w:val="nil"/>
            </w:tcBorders>
            <w:shd w:val="clear" w:color="auto" w:fill="auto"/>
            <w:vAlign w:val="center"/>
            <w:hideMark/>
          </w:tcPr>
          <w:p w14:paraId="16BE1205" w14:textId="77777777" w:rsidR="00AE40B7" w:rsidRPr="00745665" w:rsidRDefault="00AE40B7" w:rsidP="00BE1BB6">
            <w:pPr>
              <w:jc w:val="center"/>
              <w:rPr>
                <w:rFonts w:eastAsia="Times New Roman"/>
                <w:sz w:val="16"/>
                <w:szCs w:val="16"/>
              </w:rPr>
            </w:pPr>
            <w:r w:rsidRPr="00745665">
              <w:rPr>
                <w:rFonts w:eastAsia="Times New Roman"/>
                <w:sz w:val="16"/>
                <w:szCs w:val="16"/>
              </w:rPr>
              <w:t>Last Eat</w:t>
            </w:r>
          </w:p>
        </w:tc>
        <w:tc>
          <w:tcPr>
            <w:tcW w:w="1080" w:type="dxa"/>
            <w:tcBorders>
              <w:top w:val="nil"/>
              <w:left w:val="nil"/>
              <w:bottom w:val="nil"/>
              <w:right w:val="nil"/>
            </w:tcBorders>
            <w:shd w:val="clear" w:color="auto" w:fill="auto"/>
            <w:vAlign w:val="center"/>
            <w:hideMark/>
          </w:tcPr>
          <w:p w14:paraId="14C619D8" w14:textId="77777777" w:rsidR="00AE40B7" w:rsidRPr="00745665" w:rsidRDefault="00AE40B7" w:rsidP="00BE1BB6">
            <w:pPr>
              <w:jc w:val="center"/>
              <w:rPr>
                <w:rFonts w:eastAsia="Times New Roman"/>
                <w:sz w:val="16"/>
                <w:szCs w:val="16"/>
              </w:rPr>
            </w:pPr>
            <w:r w:rsidRPr="00745665">
              <w:rPr>
                <w:rFonts w:eastAsia="Times New Roman"/>
                <w:sz w:val="16"/>
                <w:szCs w:val="16"/>
              </w:rPr>
              <w:t>Fasting Midpoint</w:t>
            </w:r>
          </w:p>
        </w:tc>
        <w:tc>
          <w:tcPr>
            <w:tcW w:w="1260" w:type="dxa"/>
            <w:tcBorders>
              <w:top w:val="nil"/>
              <w:left w:val="nil"/>
              <w:bottom w:val="nil"/>
              <w:right w:val="nil"/>
            </w:tcBorders>
            <w:shd w:val="clear" w:color="auto" w:fill="auto"/>
            <w:vAlign w:val="center"/>
            <w:hideMark/>
          </w:tcPr>
          <w:p w14:paraId="0EDA26A6" w14:textId="77777777" w:rsidR="00AE40B7" w:rsidRPr="00745665" w:rsidRDefault="00AE40B7" w:rsidP="00BE1BB6">
            <w:pPr>
              <w:jc w:val="center"/>
              <w:rPr>
                <w:rFonts w:eastAsia="Times New Roman"/>
                <w:sz w:val="16"/>
                <w:szCs w:val="16"/>
              </w:rPr>
            </w:pPr>
            <w:r w:rsidRPr="00745665">
              <w:rPr>
                <w:rFonts w:eastAsia="Times New Roman"/>
                <w:sz w:val="16"/>
                <w:szCs w:val="16"/>
              </w:rPr>
              <w:t>Fasting Duration</w:t>
            </w:r>
          </w:p>
        </w:tc>
      </w:tr>
      <w:tr w:rsidR="00AE40B7" w:rsidRPr="00F3437B" w14:paraId="3E5A9586" w14:textId="77777777" w:rsidTr="00BE1BB6">
        <w:trPr>
          <w:trHeight w:val="450"/>
        </w:trPr>
        <w:tc>
          <w:tcPr>
            <w:tcW w:w="2155" w:type="dxa"/>
            <w:tcBorders>
              <w:top w:val="nil"/>
              <w:left w:val="nil"/>
              <w:bottom w:val="single" w:sz="4" w:space="0" w:color="auto"/>
              <w:right w:val="nil"/>
            </w:tcBorders>
            <w:shd w:val="clear" w:color="auto" w:fill="auto"/>
            <w:vAlign w:val="center"/>
            <w:hideMark/>
          </w:tcPr>
          <w:p w14:paraId="1D522352" w14:textId="77777777" w:rsidR="00AE40B7" w:rsidRPr="00745665" w:rsidRDefault="00AE40B7" w:rsidP="00BE1BB6">
            <w:pPr>
              <w:rPr>
                <w:rFonts w:eastAsia="Times New Roman"/>
                <w:b/>
                <w:bCs/>
                <w:sz w:val="16"/>
                <w:szCs w:val="16"/>
              </w:rPr>
            </w:pPr>
            <w:r w:rsidRPr="00745665">
              <w:rPr>
                <w:rFonts w:eastAsia="Times New Roman"/>
                <w:b/>
                <w:bCs/>
                <w:sz w:val="16"/>
                <w:szCs w:val="16"/>
              </w:rPr>
              <w:t>Maternal Characteristics</w:t>
            </w:r>
          </w:p>
        </w:tc>
        <w:tc>
          <w:tcPr>
            <w:tcW w:w="1080" w:type="dxa"/>
            <w:tcBorders>
              <w:top w:val="nil"/>
              <w:left w:val="nil"/>
              <w:bottom w:val="single" w:sz="4" w:space="0" w:color="auto"/>
              <w:right w:val="nil"/>
            </w:tcBorders>
            <w:shd w:val="clear" w:color="auto" w:fill="auto"/>
            <w:noWrap/>
            <w:vAlign w:val="center"/>
            <w:hideMark/>
          </w:tcPr>
          <w:p w14:paraId="7321CD83" w14:textId="77777777" w:rsidR="00AE40B7" w:rsidRPr="00745665" w:rsidRDefault="00AE40B7" w:rsidP="00BE1BB6">
            <w:pPr>
              <w:jc w:val="center"/>
              <w:rPr>
                <w:rFonts w:eastAsia="Times New Roman"/>
                <w:sz w:val="16"/>
                <w:szCs w:val="16"/>
              </w:rPr>
            </w:pPr>
            <w:r w:rsidRPr="00745665">
              <w:rPr>
                <w:rFonts w:eastAsia="Times New Roman"/>
                <w:sz w:val="16"/>
                <w:szCs w:val="16"/>
              </w:rPr>
              <w:t>n=88</w:t>
            </w:r>
          </w:p>
        </w:tc>
        <w:tc>
          <w:tcPr>
            <w:tcW w:w="1260" w:type="dxa"/>
            <w:tcBorders>
              <w:top w:val="nil"/>
              <w:left w:val="nil"/>
              <w:bottom w:val="single" w:sz="4" w:space="0" w:color="auto"/>
              <w:right w:val="nil"/>
            </w:tcBorders>
            <w:shd w:val="clear" w:color="auto" w:fill="auto"/>
            <w:noWrap/>
            <w:vAlign w:val="center"/>
            <w:hideMark/>
          </w:tcPr>
          <w:p w14:paraId="72D61ACA" w14:textId="77777777" w:rsidR="00AE40B7" w:rsidRPr="00745665" w:rsidRDefault="00AE40B7" w:rsidP="00BE1BB6">
            <w:pPr>
              <w:jc w:val="center"/>
              <w:rPr>
                <w:rFonts w:eastAsia="Times New Roman"/>
                <w:sz w:val="16"/>
                <w:szCs w:val="16"/>
              </w:rPr>
            </w:pPr>
            <w:r w:rsidRPr="00745665">
              <w:rPr>
                <w:rFonts w:eastAsia="Times New Roman"/>
                <w:sz w:val="16"/>
                <w:szCs w:val="16"/>
              </w:rPr>
              <w:t>Median (IQR)</w:t>
            </w:r>
          </w:p>
        </w:tc>
        <w:tc>
          <w:tcPr>
            <w:tcW w:w="1620" w:type="dxa"/>
            <w:tcBorders>
              <w:top w:val="nil"/>
              <w:left w:val="nil"/>
              <w:bottom w:val="single" w:sz="4" w:space="0" w:color="auto"/>
              <w:right w:val="nil"/>
            </w:tcBorders>
            <w:shd w:val="clear" w:color="auto" w:fill="auto"/>
            <w:noWrap/>
            <w:vAlign w:val="center"/>
            <w:hideMark/>
          </w:tcPr>
          <w:p w14:paraId="1ACEAF7F" w14:textId="77777777" w:rsidR="00AE40B7" w:rsidRPr="00745665" w:rsidRDefault="00AE40B7" w:rsidP="00BE1BB6">
            <w:pPr>
              <w:jc w:val="center"/>
              <w:rPr>
                <w:rFonts w:eastAsia="Times New Roman"/>
                <w:sz w:val="16"/>
                <w:szCs w:val="16"/>
              </w:rPr>
            </w:pPr>
            <w:r w:rsidRPr="00745665">
              <w:rPr>
                <w:rFonts w:eastAsia="Times New Roman"/>
                <w:sz w:val="16"/>
                <w:szCs w:val="16"/>
              </w:rPr>
              <w:t>Median (IQR)</w:t>
            </w:r>
          </w:p>
        </w:tc>
        <w:tc>
          <w:tcPr>
            <w:tcW w:w="1080" w:type="dxa"/>
            <w:tcBorders>
              <w:top w:val="nil"/>
              <w:left w:val="nil"/>
              <w:bottom w:val="single" w:sz="4" w:space="0" w:color="auto"/>
              <w:right w:val="nil"/>
            </w:tcBorders>
            <w:shd w:val="clear" w:color="auto" w:fill="auto"/>
            <w:noWrap/>
            <w:vAlign w:val="center"/>
            <w:hideMark/>
          </w:tcPr>
          <w:p w14:paraId="062F5536" w14:textId="77777777" w:rsidR="00AE40B7" w:rsidRPr="00745665" w:rsidRDefault="00AE40B7" w:rsidP="00BE1BB6">
            <w:pPr>
              <w:jc w:val="center"/>
              <w:rPr>
                <w:rFonts w:eastAsia="Times New Roman"/>
                <w:sz w:val="16"/>
                <w:szCs w:val="16"/>
              </w:rPr>
            </w:pPr>
            <w:r w:rsidRPr="00745665">
              <w:rPr>
                <w:rFonts w:eastAsia="Times New Roman"/>
                <w:sz w:val="16"/>
                <w:szCs w:val="16"/>
              </w:rPr>
              <w:t>Median (IQR)</w:t>
            </w:r>
          </w:p>
        </w:tc>
        <w:tc>
          <w:tcPr>
            <w:tcW w:w="1260" w:type="dxa"/>
            <w:tcBorders>
              <w:top w:val="nil"/>
              <w:left w:val="nil"/>
              <w:bottom w:val="single" w:sz="4" w:space="0" w:color="auto"/>
              <w:right w:val="nil"/>
            </w:tcBorders>
            <w:shd w:val="clear" w:color="auto" w:fill="auto"/>
            <w:noWrap/>
            <w:vAlign w:val="center"/>
            <w:hideMark/>
          </w:tcPr>
          <w:p w14:paraId="60E4A353" w14:textId="77777777" w:rsidR="00AE40B7" w:rsidRPr="00745665" w:rsidRDefault="00AE40B7" w:rsidP="00BE1BB6">
            <w:pPr>
              <w:jc w:val="center"/>
              <w:rPr>
                <w:rFonts w:eastAsia="Times New Roman"/>
                <w:sz w:val="16"/>
                <w:szCs w:val="16"/>
              </w:rPr>
            </w:pPr>
            <w:r w:rsidRPr="00745665">
              <w:rPr>
                <w:rFonts w:eastAsia="Times New Roman"/>
                <w:sz w:val="16"/>
                <w:szCs w:val="16"/>
              </w:rPr>
              <w:t>Median (IQR)</w:t>
            </w:r>
          </w:p>
        </w:tc>
      </w:tr>
      <w:tr w:rsidR="00AE40B7" w:rsidRPr="00F3437B" w14:paraId="68F2392C" w14:textId="77777777" w:rsidTr="00BE1BB6">
        <w:trPr>
          <w:trHeight w:val="340"/>
        </w:trPr>
        <w:tc>
          <w:tcPr>
            <w:tcW w:w="2155" w:type="dxa"/>
            <w:tcBorders>
              <w:top w:val="nil"/>
              <w:left w:val="nil"/>
              <w:bottom w:val="nil"/>
              <w:right w:val="nil"/>
            </w:tcBorders>
            <w:shd w:val="clear" w:color="000000" w:fill="FCE4D6"/>
            <w:vAlign w:val="bottom"/>
            <w:hideMark/>
          </w:tcPr>
          <w:p w14:paraId="3426FE83" w14:textId="77777777" w:rsidR="00AE40B7" w:rsidRPr="00745665" w:rsidRDefault="00AE40B7" w:rsidP="00BE1BB6">
            <w:pPr>
              <w:rPr>
                <w:rFonts w:eastAsia="Times New Roman"/>
                <w:sz w:val="16"/>
                <w:szCs w:val="16"/>
              </w:rPr>
            </w:pPr>
            <w:r w:rsidRPr="00745665">
              <w:rPr>
                <w:rFonts w:eastAsia="Times New Roman"/>
                <w:sz w:val="16"/>
                <w:szCs w:val="16"/>
              </w:rPr>
              <w:t>Maternal race/ethnicity</w:t>
            </w:r>
          </w:p>
        </w:tc>
        <w:tc>
          <w:tcPr>
            <w:tcW w:w="1080" w:type="dxa"/>
            <w:tcBorders>
              <w:top w:val="nil"/>
              <w:left w:val="nil"/>
              <w:bottom w:val="nil"/>
              <w:right w:val="nil"/>
            </w:tcBorders>
            <w:shd w:val="clear" w:color="000000" w:fill="FCE4D6"/>
            <w:noWrap/>
            <w:vAlign w:val="center"/>
            <w:hideMark/>
          </w:tcPr>
          <w:p w14:paraId="56FEB058"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3C0082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7904532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5F7848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3A3AB5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358E4754" w14:textId="77777777" w:rsidTr="00BE1BB6">
        <w:trPr>
          <w:trHeight w:val="340"/>
        </w:trPr>
        <w:tc>
          <w:tcPr>
            <w:tcW w:w="2155" w:type="dxa"/>
            <w:tcBorders>
              <w:top w:val="nil"/>
              <w:left w:val="nil"/>
              <w:bottom w:val="nil"/>
              <w:right w:val="nil"/>
            </w:tcBorders>
            <w:shd w:val="clear" w:color="auto" w:fill="auto"/>
            <w:vAlign w:val="bottom"/>
            <w:hideMark/>
          </w:tcPr>
          <w:p w14:paraId="2F8828EC"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1596BAB5" w14:textId="77777777" w:rsidR="00AE40B7" w:rsidRPr="00745665" w:rsidRDefault="00AE40B7" w:rsidP="00BE1BB6">
            <w:pPr>
              <w:jc w:val="center"/>
              <w:rPr>
                <w:rFonts w:eastAsia="Times New Roman"/>
                <w:sz w:val="16"/>
                <w:szCs w:val="16"/>
              </w:rPr>
            </w:pPr>
            <w:r w:rsidRPr="00745665">
              <w:rPr>
                <w:rFonts w:eastAsia="Times New Roman"/>
                <w:sz w:val="16"/>
                <w:szCs w:val="16"/>
              </w:rPr>
              <w:t>70</w:t>
            </w:r>
          </w:p>
        </w:tc>
        <w:tc>
          <w:tcPr>
            <w:tcW w:w="1260" w:type="dxa"/>
            <w:tcBorders>
              <w:top w:val="nil"/>
              <w:left w:val="nil"/>
              <w:bottom w:val="nil"/>
              <w:right w:val="nil"/>
            </w:tcBorders>
            <w:shd w:val="clear" w:color="auto" w:fill="auto"/>
            <w:noWrap/>
            <w:vAlign w:val="center"/>
            <w:hideMark/>
          </w:tcPr>
          <w:p w14:paraId="5285647B" w14:textId="77777777" w:rsidR="00AE40B7" w:rsidRPr="00745665" w:rsidRDefault="00AE40B7" w:rsidP="00BE1BB6">
            <w:pPr>
              <w:jc w:val="center"/>
              <w:rPr>
                <w:rFonts w:eastAsia="Times New Roman"/>
                <w:sz w:val="16"/>
                <w:szCs w:val="16"/>
              </w:rPr>
            </w:pPr>
            <w:r w:rsidRPr="00745665">
              <w:rPr>
                <w:sz w:val="16"/>
                <w:szCs w:val="16"/>
              </w:rPr>
              <w:t>7:33 (0:30)</w:t>
            </w:r>
          </w:p>
        </w:tc>
        <w:tc>
          <w:tcPr>
            <w:tcW w:w="1620" w:type="dxa"/>
            <w:tcBorders>
              <w:top w:val="nil"/>
              <w:left w:val="nil"/>
              <w:bottom w:val="nil"/>
              <w:right w:val="nil"/>
            </w:tcBorders>
            <w:shd w:val="clear" w:color="auto" w:fill="auto"/>
            <w:noWrap/>
            <w:vAlign w:val="center"/>
            <w:hideMark/>
          </w:tcPr>
          <w:p w14:paraId="626C9B66" w14:textId="77777777" w:rsidR="00AE40B7" w:rsidRPr="00745665" w:rsidRDefault="00AE40B7" w:rsidP="00BE1BB6">
            <w:pPr>
              <w:jc w:val="center"/>
              <w:rPr>
                <w:rFonts w:eastAsia="Times New Roman"/>
                <w:sz w:val="16"/>
                <w:szCs w:val="16"/>
              </w:rPr>
            </w:pPr>
            <w:r w:rsidRPr="00745665">
              <w:rPr>
                <w:sz w:val="16"/>
                <w:szCs w:val="16"/>
              </w:rPr>
              <w:t>20:00 (1:45)</w:t>
            </w:r>
          </w:p>
        </w:tc>
        <w:tc>
          <w:tcPr>
            <w:tcW w:w="1080" w:type="dxa"/>
            <w:tcBorders>
              <w:top w:val="nil"/>
              <w:left w:val="nil"/>
              <w:bottom w:val="nil"/>
              <w:right w:val="nil"/>
            </w:tcBorders>
            <w:shd w:val="clear" w:color="auto" w:fill="auto"/>
            <w:noWrap/>
            <w:vAlign w:val="center"/>
            <w:hideMark/>
          </w:tcPr>
          <w:p w14:paraId="7B92744A"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3C842BBA"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45B63C71" w14:textId="77777777" w:rsidTr="00BE1BB6">
        <w:trPr>
          <w:trHeight w:val="324"/>
        </w:trPr>
        <w:tc>
          <w:tcPr>
            <w:tcW w:w="2155" w:type="dxa"/>
            <w:tcBorders>
              <w:top w:val="nil"/>
              <w:left w:val="nil"/>
              <w:bottom w:val="nil"/>
              <w:right w:val="nil"/>
            </w:tcBorders>
            <w:shd w:val="clear" w:color="auto" w:fill="auto"/>
            <w:vAlign w:val="bottom"/>
            <w:hideMark/>
          </w:tcPr>
          <w:p w14:paraId="2E53234E"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Asian American or Asian</w:t>
            </w:r>
          </w:p>
        </w:tc>
        <w:tc>
          <w:tcPr>
            <w:tcW w:w="1080" w:type="dxa"/>
            <w:tcBorders>
              <w:top w:val="nil"/>
              <w:left w:val="nil"/>
              <w:bottom w:val="nil"/>
              <w:right w:val="nil"/>
            </w:tcBorders>
            <w:shd w:val="clear" w:color="auto" w:fill="auto"/>
            <w:noWrap/>
            <w:vAlign w:val="center"/>
            <w:hideMark/>
          </w:tcPr>
          <w:p w14:paraId="467E2D3E" w14:textId="77777777" w:rsidR="00AE40B7" w:rsidRPr="00745665" w:rsidRDefault="00AE40B7" w:rsidP="00BE1BB6">
            <w:pPr>
              <w:jc w:val="center"/>
              <w:rPr>
                <w:rFonts w:eastAsia="Times New Roman"/>
                <w:sz w:val="16"/>
                <w:szCs w:val="16"/>
              </w:rPr>
            </w:pPr>
            <w:r w:rsidRPr="00745665">
              <w:rPr>
                <w:rFonts w:eastAsia="Times New Roman"/>
                <w:sz w:val="16"/>
                <w:szCs w:val="16"/>
              </w:rPr>
              <w:t>8</w:t>
            </w:r>
          </w:p>
        </w:tc>
        <w:tc>
          <w:tcPr>
            <w:tcW w:w="1260" w:type="dxa"/>
            <w:tcBorders>
              <w:top w:val="nil"/>
              <w:left w:val="nil"/>
              <w:bottom w:val="nil"/>
              <w:right w:val="nil"/>
            </w:tcBorders>
            <w:shd w:val="clear" w:color="auto" w:fill="auto"/>
            <w:noWrap/>
            <w:vAlign w:val="center"/>
            <w:hideMark/>
          </w:tcPr>
          <w:p w14:paraId="719A8F6B" w14:textId="77777777" w:rsidR="00AE40B7" w:rsidRPr="00745665" w:rsidRDefault="00AE40B7" w:rsidP="00BE1BB6">
            <w:pPr>
              <w:jc w:val="center"/>
              <w:rPr>
                <w:rFonts w:eastAsia="Times New Roman"/>
                <w:sz w:val="16"/>
                <w:szCs w:val="16"/>
              </w:rPr>
            </w:pPr>
            <w:r w:rsidRPr="00745665">
              <w:rPr>
                <w:sz w:val="16"/>
                <w:szCs w:val="16"/>
              </w:rPr>
              <w:t>8:22 (1:30)</w:t>
            </w:r>
          </w:p>
        </w:tc>
        <w:tc>
          <w:tcPr>
            <w:tcW w:w="1620" w:type="dxa"/>
            <w:tcBorders>
              <w:top w:val="nil"/>
              <w:left w:val="nil"/>
              <w:bottom w:val="nil"/>
              <w:right w:val="nil"/>
            </w:tcBorders>
            <w:shd w:val="clear" w:color="auto" w:fill="auto"/>
            <w:noWrap/>
            <w:vAlign w:val="center"/>
            <w:hideMark/>
          </w:tcPr>
          <w:p w14:paraId="517CEB4A" w14:textId="77777777" w:rsidR="00AE40B7" w:rsidRPr="00745665" w:rsidRDefault="00AE40B7" w:rsidP="00BE1BB6">
            <w:pPr>
              <w:jc w:val="center"/>
              <w:rPr>
                <w:rFonts w:eastAsia="Times New Roman"/>
                <w:sz w:val="16"/>
                <w:szCs w:val="16"/>
              </w:rPr>
            </w:pPr>
            <w:r w:rsidRPr="00745665">
              <w:rPr>
                <w:sz w:val="16"/>
                <w:szCs w:val="16"/>
              </w:rPr>
              <w:t>20:40 (1:15)</w:t>
            </w:r>
          </w:p>
        </w:tc>
        <w:tc>
          <w:tcPr>
            <w:tcW w:w="1080" w:type="dxa"/>
            <w:tcBorders>
              <w:top w:val="nil"/>
              <w:left w:val="nil"/>
              <w:bottom w:val="nil"/>
              <w:right w:val="nil"/>
            </w:tcBorders>
            <w:shd w:val="clear" w:color="auto" w:fill="auto"/>
            <w:noWrap/>
            <w:vAlign w:val="center"/>
            <w:hideMark/>
          </w:tcPr>
          <w:p w14:paraId="405B539E" w14:textId="77777777" w:rsidR="00AE40B7" w:rsidRPr="00745665" w:rsidRDefault="00AE40B7" w:rsidP="00BE1BB6">
            <w:pPr>
              <w:jc w:val="center"/>
              <w:rPr>
                <w:rFonts w:eastAsia="Times New Roman"/>
                <w:sz w:val="16"/>
                <w:szCs w:val="16"/>
              </w:rPr>
            </w:pPr>
            <w:r w:rsidRPr="00745665">
              <w:rPr>
                <w:sz w:val="16"/>
                <w:szCs w:val="16"/>
              </w:rPr>
              <w:t>2:22 (0:01)</w:t>
            </w:r>
          </w:p>
        </w:tc>
        <w:tc>
          <w:tcPr>
            <w:tcW w:w="1260" w:type="dxa"/>
            <w:tcBorders>
              <w:top w:val="nil"/>
              <w:left w:val="nil"/>
              <w:bottom w:val="nil"/>
              <w:right w:val="nil"/>
            </w:tcBorders>
            <w:shd w:val="clear" w:color="auto" w:fill="auto"/>
            <w:noWrap/>
            <w:vAlign w:val="center"/>
            <w:hideMark/>
          </w:tcPr>
          <w:p w14:paraId="0AA3B728" w14:textId="77777777" w:rsidR="00AE40B7" w:rsidRPr="00745665" w:rsidRDefault="00AE40B7" w:rsidP="00BE1BB6">
            <w:pPr>
              <w:jc w:val="center"/>
              <w:rPr>
                <w:rFonts w:eastAsia="Times New Roman"/>
                <w:sz w:val="16"/>
                <w:szCs w:val="16"/>
              </w:rPr>
            </w:pPr>
            <w:r w:rsidRPr="00745665">
              <w:rPr>
                <w:sz w:val="16"/>
                <w:szCs w:val="16"/>
              </w:rPr>
              <w:t>12.4 (1.91)</w:t>
            </w:r>
          </w:p>
        </w:tc>
      </w:tr>
      <w:tr w:rsidR="00AE40B7" w:rsidRPr="00F3437B" w14:paraId="0D558A1F" w14:textId="77777777" w:rsidTr="00BE1BB6">
        <w:trPr>
          <w:trHeight w:val="351"/>
        </w:trPr>
        <w:tc>
          <w:tcPr>
            <w:tcW w:w="2155" w:type="dxa"/>
            <w:tcBorders>
              <w:top w:val="nil"/>
              <w:left w:val="nil"/>
              <w:bottom w:val="nil"/>
              <w:right w:val="nil"/>
            </w:tcBorders>
            <w:shd w:val="clear" w:color="auto" w:fill="auto"/>
            <w:vAlign w:val="bottom"/>
            <w:hideMark/>
          </w:tcPr>
          <w:p w14:paraId="7B399CC1"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Hispanic, Latinx, or Spanish Origin</w:t>
            </w:r>
          </w:p>
        </w:tc>
        <w:tc>
          <w:tcPr>
            <w:tcW w:w="1080" w:type="dxa"/>
            <w:tcBorders>
              <w:top w:val="nil"/>
              <w:left w:val="nil"/>
              <w:bottom w:val="nil"/>
              <w:right w:val="nil"/>
            </w:tcBorders>
            <w:shd w:val="clear" w:color="auto" w:fill="auto"/>
            <w:noWrap/>
            <w:vAlign w:val="center"/>
            <w:hideMark/>
          </w:tcPr>
          <w:p w14:paraId="6C3F92EB" w14:textId="77777777" w:rsidR="00AE40B7" w:rsidRPr="00745665" w:rsidRDefault="00AE40B7" w:rsidP="00BE1BB6">
            <w:pPr>
              <w:jc w:val="center"/>
              <w:rPr>
                <w:rFonts w:eastAsia="Times New Roman"/>
                <w:sz w:val="16"/>
                <w:szCs w:val="16"/>
              </w:rPr>
            </w:pPr>
            <w:r w:rsidRPr="00745665">
              <w:rPr>
                <w:rFonts w:eastAsia="Times New Roman"/>
                <w:sz w:val="16"/>
                <w:szCs w:val="16"/>
              </w:rPr>
              <w:t>5</w:t>
            </w:r>
          </w:p>
        </w:tc>
        <w:tc>
          <w:tcPr>
            <w:tcW w:w="1260" w:type="dxa"/>
            <w:tcBorders>
              <w:top w:val="nil"/>
              <w:left w:val="nil"/>
              <w:bottom w:val="nil"/>
              <w:right w:val="nil"/>
            </w:tcBorders>
            <w:shd w:val="clear" w:color="auto" w:fill="auto"/>
            <w:noWrap/>
            <w:vAlign w:val="center"/>
            <w:hideMark/>
          </w:tcPr>
          <w:p w14:paraId="5DF4367C" w14:textId="77777777" w:rsidR="00AE40B7" w:rsidRPr="00745665" w:rsidRDefault="00AE40B7" w:rsidP="00BE1BB6">
            <w:pPr>
              <w:jc w:val="center"/>
              <w:rPr>
                <w:rFonts w:eastAsia="Times New Roman"/>
                <w:sz w:val="16"/>
                <w:szCs w:val="16"/>
              </w:rPr>
            </w:pPr>
            <w:r w:rsidRPr="00745665">
              <w:rPr>
                <w:sz w:val="16"/>
                <w:szCs w:val="16"/>
              </w:rPr>
              <w:t>8:30 (2:15)</w:t>
            </w:r>
          </w:p>
        </w:tc>
        <w:tc>
          <w:tcPr>
            <w:tcW w:w="1620" w:type="dxa"/>
            <w:tcBorders>
              <w:top w:val="nil"/>
              <w:left w:val="nil"/>
              <w:bottom w:val="nil"/>
              <w:right w:val="nil"/>
            </w:tcBorders>
            <w:shd w:val="clear" w:color="auto" w:fill="auto"/>
            <w:noWrap/>
            <w:vAlign w:val="center"/>
            <w:hideMark/>
          </w:tcPr>
          <w:p w14:paraId="7CDB0949" w14:textId="77777777" w:rsidR="00AE40B7" w:rsidRPr="00745665" w:rsidRDefault="00AE40B7" w:rsidP="00BE1BB6">
            <w:pPr>
              <w:jc w:val="center"/>
              <w:rPr>
                <w:rFonts w:eastAsia="Times New Roman"/>
                <w:sz w:val="16"/>
                <w:szCs w:val="16"/>
              </w:rPr>
            </w:pPr>
            <w:r w:rsidRPr="00745665">
              <w:rPr>
                <w:sz w:val="16"/>
                <w:szCs w:val="16"/>
              </w:rPr>
              <w:t>21:45 (1:00)</w:t>
            </w:r>
          </w:p>
        </w:tc>
        <w:tc>
          <w:tcPr>
            <w:tcW w:w="1080" w:type="dxa"/>
            <w:tcBorders>
              <w:top w:val="nil"/>
              <w:left w:val="nil"/>
              <w:bottom w:val="nil"/>
              <w:right w:val="nil"/>
            </w:tcBorders>
            <w:shd w:val="clear" w:color="auto" w:fill="auto"/>
            <w:noWrap/>
            <w:vAlign w:val="center"/>
            <w:hideMark/>
          </w:tcPr>
          <w:p w14:paraId="7A003857" w14:textId="77777777" w:rsidR="00AE40B7" w:rsidRPr="00745665" w:rsidRDefault="00AE40B7" w:rsidP="00BE1BB6">
            <w:pPr>
              <w:jc w:val="center"/>
              <w:rPr>
                <w:rFonts w:eastAsia="Times New Roman"/>
                <w:sz w:val="16"/>
                <w:szCs w:val="16"/>
              </w:rPr>
            </w:pPr>
            <w:r w:rsidRPr="00745665">
              <w:rPr>
                <w:sz w:val="16"/>
                <w:szCs w:val="16"/>
              </w:rPr>
              <w:t>2:52 (0:01)</w:t>
            </w:r>
          </w:p>
        </w:tc>
        <w:tc>
          <w:tcPr>
            <w:tcW w:w="1260" w:type="dxa"/>
            <w:tcBorders>
              <w:top w:val="nil"/>
              <w:left w:val="nil"/>
              <w:bottom w:val="nil"/>
              <w:right w:val="nil"/>
            </w:tcBorders>
            <w:shd w:val="clear" w:color="auto" w:fill="auto"/>
            <w:noWrap/>
            <w:vAlign w:val="center"/>
            <w:hideMark/>
          </w:tcPr>
          <w:p w14:paraId="757E6780" w14:textId="77777777" w:rsidR="00AE40B7" w:rsidRPr="00745665" w:rsidRDefault="00AE40B7" w:rsidP="00BE1BB6">
            <w:pPr>
              <w:jc w:val="center"/>
              <w:rPr>
                <w:rFonts w:eastAsia="Times New Roman"/>
                <w:sz w:val="16"/>
                <w:szCs w:val="16"/>
              </w:rPr>
            </w:pPr>
            <w:r w:rsidRPr="00745665">
              <w:rPr>
                <w:sz w:val="16"/>
                <w:szCs w:val="16"/>
              </w:rPr>
              <w:t>11.5 (1.75)</w:t>
            </w:r>
          </w:p>
        </w:tc>
      </w:tr>
      <w:tr w:rsidR="00AE40B7" w:rsidRPr="00F3437B" w14:paraId="08BC9579" w14:textId="77777777" w:rsidTr="00BE1BB6">
        <w:trPr>
          <w:trHeight w:val="396"/>
        </w:trPr>
        <w:tc>
          <w:tcPr>
            <w:tcW w:w="2155" w:type="dxa"/>
            <w:tcBorders>
              <w:top w:val="nil"/>
              <w:left w:val="nil"/>
              <w:bottom w:val="nil"/>
              <w:right w:val="nil"/>
            </w:tcBorders>
            <w:shd w:val="clear" w:color="auto" w:fill="auto"/>
            <w:vAlign w:val="bottom"/>
            <w:hideMark/>
          </w:tcPr>
          <w:p w14:paraId="25A07B0A"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Middle Eastern or North African</w:t>
            </w:r>
          </w:p>
        </w:tc>
        <w:tc>
          <w:tcPr>
            <w:tcW w:w="1080" w:type="dxa"/>
            <w:tcBorders>
              <w:top w:val="nil"/>
              <w:left w:val="nil"/>
              <w:bottom w:val="nil"/>
              <w:right w:val="nil"/>
            </w:tcBorders>
            <w:shd w:val="clear" w:color="auto" w:fill="auto"/>
            <w:noWrap/>
            <w:vAlign w:val="center"/>
            <w:hideMark/>
          </w:tcPr>
          <w:p w14:paraId="189CF5D1" w14:textId="77777777" w:rsidR="00AE40B7" w:rsidRPr="00745665" w:rsidRDefault="00AE40B7" w:rsidP="00BE1BB6">
            <w:pPr>
              <w:jc w:val="center"/>
              <w:rPr>
                <w:rFonts w:eastAsia="Times New Roman"/>
                <w:sz w:val="16"/>
                <w:szCs w:val="16"/>
              </w:rPr>
            </w:pPr>
            <w:r w:rsidRPr="00745665">
              <w:rPr>
                <w:rFonts w:eastAsia="Times New Roman"/>
                <w:sz w:val="16"/>
                <w:szCs w:val="16"/>
              </w:rPr>
              <w:t>2</w:t>
            </w:r>
          </w:p>
        </w:tc>
        <w:tc>
          <w:tcPr>
            <w:tcW w:w="1260" w:type="dxa"/>
            <w:tcBorders>
              <w:top w:val="nil"/>
              <w:left w:val="nil"/>
              <w:bottom w:val="nil"/>
              <w:right w:val="nil"/>
            </w:tcBorders>
            <w:shd w:val="clear" w:color="auto" w:fill="auto"/>
            <w:noWrap/>
            <w:vAlign w:val="center"/>
            <w:hideMark/>
          </w:tcPr>
          <w:p w14:paraId="588F1BD4" w14:textId="77777777" w:rsidR="00AE40B7" w:rsidRPr="00745665" w:rsidRDefault="00AE40B7" w:rsidP="00BE1BB6">
            <w:pPr>
              <w:jc w:val="center"/>
              <w:rPr>
                <w:rFonts w:eastAsia="Times New Roman"/>
                <w:sz w:val="16"/>
                <w:szCs w:val="16"/>
              </w:rPr>
            </w:pPr>
            <w:r w:rsidRPr="00745665">
              <w:rPr>
                <w:sz w:val="16"/>
                <w:szCs w:val="16"/>
              </w:rPr>
              <w:t>9:28 (0:58)</w:t>
            </w:r>
          </w:p>
        </w:tc>
        <w:tc>
          <w:tcPr>
            <w:tcW w:w="1620" w:type="dxa"/>
            <w:tcBorders>
              <w:top w:val="nil"/>
              <w:left w:val="nil"/>
              <w:bottom w:val="nil"/>
              <w:right w:val="nil"/>
            </w:tcBorders>
            <w:shd w:val="clear" w:color="auto" w:fill="auto"/>
            <w:noWrap/>
            <w:vAlign w:val="center"/>
            <w:hideMark/>
          </w:tcPr>
          <w:p w14:paraId="052B8A1B" w14:textId="77777777" w:rsidR="00AE40B7" w:rsidRPr="00745665" w:rsidRDefault="00AE40B7" w:rsidP="00BE1BB6">
            <w:pPr>
              <w:jc w:val="center"/>
              <w:rPr>
                <w:rFonts w:eastAsia="Times New Roman"/>
                <w:sz w:val="16"/>
                <w:szCs w:val="16"/>
              </w:rPr>
            </w:pPr>
            <w:r w:rsidRPr="00745665">
              <w:rPr>
                <w:sz w:val="16"/>
                <w:szCs w:val="16"/>
              </w:rPr>
              <w:t>21:00 (1:00)</w:t>
            </w:r>
          </w:p>
        </w:tc>
        <w:tc>
          <w:tcPr>
            <w:tcW w:w="1080" w:type="dxa"/>
            <w:tcBorders>
              <w:top w:val="nil"/>
              <w:left w:val="nil"/>
              <w:bottom w:val="nil"/>
              <w:right w:val="nil"/>
            </w:tcBorders>
            <w:shd w:val="clear" w:color="auto" w:fill="auto"/>
            <w:noWrap/>
            <w:vAlign w:val="center"/>
            <w:hideMark/>
          </w:tcPr>
          <w:p w14:paraId="725DEB79" w14:textId="77777777" w:rsidR="00AE40B7" w:rsidRPr="00745665" w:rsidRDefault="00AE40B7" w:rsidP="00BE1BB6">
            <w:pPr>
              <w:jc w:val="center"/>
              <w:rPr>
                <w:rFonts w:eastAsia="Times New Roman"/>
                <w:sz w:val="16"/>
                <w:szCs w:val="16"/>
              </w:rPr>
            </w:pPr>
            <w:r w:rsidRPr="00745665">
              <w:rPr>
                <w:sz w:val="16"/>
                <w:szCs w:val="16"/>
              </w:rPr>
              <w:t>3:14 (0:02)</w:t>
            </w:r>
          </w:p>
        </w:tc>
        <w:tc>
          <w:tcPr>
            <w:tcW w:w="1260" w:type="dxa"/>
            <w:tcBorders>
              <w:top w:val="nil"/>
              <w:left w:val="nil"/>
              <w:bottom w:val="nil"/>
              <w:right w:val="nil"/>
            </w:tcBorders>
            <w:shd w:val="clear" w:color="auto" w:fill="auto"/>
            <w:noWrap/>
            <w:vAlign w:val="center"/>
            <w:hideMark/>
          </w:tcPr>
          <w:p w14:paraId="181F6D9B" w14:textId="77777777" w:rsidR="00AE40B7" w:rsidRPr="00745665" w:rsidRDefault="00AE40B7" w:rsidP="00BE1BB6">
            <w:pPr>
              <w:jc w:val="center"/>
              <w:rPr>
                <w:rFonts w:eastAsia="Times New Roman"/>
                <w:sz w:val="16"/>
                <w:szCs w:val="16"/>
              </w:rPr>
            </w:pPr>
            <w:r w:rsidRPr="00745665">
              <w:rPr>
                <w:sz w:val="16"/>
                <w:szCs w:val="16"/>
              </w:rPr>
              <w:t>12.5 (0.03)</w:t>
            </w:r>
          </w:p>
        </w:tc>
      </w:tr>
      <w:tr w:rsidR="00AE40B7" w:rsidRPr="00F3437B" w14:paraId="4C7FA7E6" w14:textId="77777777" w:rsidTr="00BE1BB6">
        <w:trPr>
          <w:trHeight w:val="351"/>
        </w:trPr>
        <w:tc>
          <w:tcPr>
            <w:tcW w:w="2155" w:type="dxa"/>
            <w:tcBorders>
              <w:top w:val="nil"/>
              <w:left w:val="nil"/>
              <w:bottom w:val="nil"/>
              <w:right w:val="nil"/>
            </w:tcBorders>
            <w:shd w:val="clear" w:color="auto" w:fill="auto"/>
            <w:vAlign w:val="bottom"/>
            <w:hideMark/>
          </w:tcPr>
          <w:p w14:paraId="45BF0558"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Black or African American</w:t>
            </w:r>
          </w:p>
        </w:tc>
        <w:tc>
          <w:tcPr>
            <w:tcW w:w="1080" w:type="dxa"/>
            <w:tcBorders>
              <w:top w:val="nil"/>
              <w:left w:val="nil"/>
              <w:bottom w:val="nil"/>
              <w:right w:val="nil"/>
            </w:tcBorders>
            <w:shd w:val="clear" w:color="auto" w:fill="auto"/>
            <w:noWrap/>
            <w:vAlign w:val="center"/>
            <w:hideMark/>
          </w:tcPr>
          <w:p w14:paraId="4C3CD843" w14:textId="77777777" w:rsidR="00AE40B7" w:rsidRPr="00745665" w:rsidRDefault="00AE40B7" w:rsidP="00BE1BB6">
            <w:pPr>
              <w:jc w:val="center"/>
              <w:rPr>
                <w:rFonts w:eastAsia="Times New Roman"/>
                <w:sz w:val="16"/>
                <w:szCs w:val="16"/>
              </w:rPr>
            </w:pPr>
            <w:r w:rsidRPr="00745665">
              <w:rPr>
                <w:rFonts w:eastAsia="Times New Roman"/>
                <w:sz w:val="16"/>
                <w:szCs w:val="16"/>
              </w:rPr>
              <w:t>2</w:t>
            </w:r>
          </w:p>
        </w:tc>
        <w:tc>
          <w:tcPr>
            <w:tcW w:w="1260" w:type="dxa"/>
            <w:tcBorders>
              <w:top w:val="nil"/>
              <w:left w:val="nil"/>
              <w:bottom w:val="nil"/>
              <w:right w:val="nil"/>
            </w:tcBorders>
            <w:shd w:val="clear" w:color="auto" w:fill="auto"/>
            <w:noWrap/>
            <w:vAlign w:val="center"/>
            <w:hideMark/>
          </w:tcPr>
          <w:p w14:paraId="55414D44" w14:textId="77777777" w:rsidR="00AE40B7" w:rsidRPr="00745665" w:rsidRDefault="00AE40B7" w:rsidP="00BE1BB6">
            <w:pPr>
              <w:jc w:val="center"/>
              <w:rPr>
                <w:rFonts w:eastAsia="Times New Roman"/>
                <w:sz w:val="16"/>
                <w:szCs w:val="16"/>
              </w:rPr>
            </w:pPr>
            <w:r w:rsidRPr="00745665">
              <w:rPr>
                <w:sz w:val="16"/>
                <w:szCs w:val="16"/>
              </w:rPr>
              <w:t>8:22 (1:30)</w:t>
            </w:r>
          </w:p>
        </w:tc>
        <w:tc>
          <w:tcPr>
            <w:tcW w:w="1620" w:type="dxa"/>
            <w:tcBorders>
              <w:top w:val="nil"/>
              <w:left w:val="nil"/>
              <w:bottom w:val="nil"/>
              <w:right w:val="nil"/>
            </w:tcBorders>
            <w:shd w:val="clear" w:color="auto" w:fill="auto"/>
            <w:noWrap/>
            <w:vAlign w:val="center"/>
            <w:hideMark/>
          </w:tcPr>
          <w:p w14:paraId="453E1C1E" w14:textId="77777777" w:rsidR="00AE40B7" w:rsidRPr="00745665" w:rsidRDefault="00AE40B7" w:rsidP="00BE1BB6">
            <w:pPr>
              <w:jc w:val="center"/>
              <w:rPr>
                <w:rFonts w:eastAsia="Times New Roman"/>
                <w:sz w:val="16"/>
                <w:szCs w:val="16"/>
              </w:rPr>
            </w:pPr>
            <w:r w:rsidRPr="00745665">
              <w:rPr>
                <w:sz w:val="16"/>
                <w:szCs w:val="16"/>
              </w:rPr>
              <w:t>20:45 (00:15)</w:t>
            </w:r>
          </w:p>
        </w:tc>
        <w:tc>
          <w:tcPr>
            <w:tcW w:w="1080" w:type="dxa"/>
            <w:tcBorders>
              <w:top w:val="nil"/>
              <w:left w:val="nil"/>
              <w:bottom w:val="nil"/>
              <w:right w:val="nil"/>
            </w:tcBorders>
            <w:shd w:val="clear" w:color="auto" w:fill="auto"/>
            <w:noWrap/>
            <w:vAlign w:val="center"/>
            <w:hideMark/>
          </w:tcPr>
          <w:p w14:paraId="7AC992BF" w14:textId="77777777" w:rsidR="00AE40B7" w:rsidRPr="00745665" w:rsidRDefault="00AE40B7" w:rsidP="00BE1BB6">
            <w:pPr>
              <w:jc w:val="center"/>
              <w:rPr>
                <w:rFonts w:eastAsia="Times New Roman"/>
                <w:sz w:val="16"/>
                <w:szCs w:val="16"/>
              </w:rPr>
            </w:pPr>
            <w:r w:rsidRPr="00745665">
              <w:rPr>
                <w:sz w:val="16"/>
                <w:szCs w:val="16"/>
              </w:rPr>
              <w:t>2:37 (0:02)</w:t>
            </w:r>
          </w:p>
        </w:tc>
        <w:tc>
          <w:tcPr>
            <w:tcW w:w="1260" w:type="dxa"/>
            <w:tcBorders>
              <w:top w:val="nil"/>
              <w:left w:val="nil"/>
              <w:bottom w:val="nil"/>
              <w:right w:val="nil"/>
            </w:tcBorders>
            <w:shd w:val="clear" w:color="auto" w:fill="auto"/>
            <w:noWrap/>
            <w:vAlign w:val="center"/>
            <w:hideMark/>
          </w:tcPr>
          <w:p w14:paraId="220FA026" w14:textId="77777777" w:rsidR="00AE40B7" w:rsidRPr="00745665" w:rsidRDefault="00AE40B7" w:rsidP="00BE1BB6">
            <w:pPr>
              <w:jc w:val="center"/>
              <w:rPr>
                <w:rFonts w:eastAsia="Times New Roman"/>
                <w:sz w:val="16"/>
                <w:szCs w:val="16"/>
              </w:rPr>
            </w:pPr>
            <w:r w:rsidRPr="00745665">
              <w:rPr>
                <w:sz w:val="16"/>
                <w:szCs w:val="16"/>
              </w:rPr>
              <w:t>11.8 (1.25)</w:t>
            </w:r>
          </w:p>
        </w:tc>
      </w:tr>
      <w:tr w:rsidR="00AE40B7" w:rsidRPr="00F3437B" w14:paraId="1CD166CA" w14:textId="77777777" w:rsidTr="00BE1BB6">
        <w:trPr>
          <w:trHeight w:val="340"/>
        </w:trPr>
        <w:tc>
          <w:tcPr>
            <w:tcW w:w="2155" w:type="dxa"/>
            <w:tcBorders>
              <w:top w:val="nil"/>
              <w:left w:val="nil"/>
              <w:bottom w:val="nil"/>
              <w:right w:val="nil"/>
            </w:tcBorders>
            <w:shd w:val="clear" w:color="auto" w:fill="auto"/>
            <w:vAlign w:val="bottom"/>
            <w:hideMark/>
          </w:tcPr>
          <w:p w14:paraId="5858F114"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72573E4"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22DBD3B0"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0.04</w:t>
            </w:r>
          </w:p>
        </w:tc>
        <w:tc>
          <w:tcPr>
            <w:tcW w:w="1620" w:type="dxa"/>
            <w:tcBorders>
              <w:top w:val="nil"/>
              <w:left w:val="nil"/>
              <w:bottom w:val="nil"/>
              <w:right w:val="nil"/>
            </w:tcBorders>
            <w:shd w:val="clear" w:color="auto" w:fill="auto"/>
            <w:noWrap/>
            <w:vAlign w:val="center"/>
            <w:hideMark/>
          </w:tcPr>
          <w:p w14:paraId="6654C2F4" w14:textId="77777777" w:rsidR="00AE40B7" w:rsidRPr="00745665" w:rsidRDefault="00AE40B7" w:rsidP="00BE1BB6">
            <w:pPr>
              <w:jc w:val="center"/>
              <w:rPr>
                <w:rFonts w:eastAsia="Times New Roman"/>
                <w:sz w:val="16"/>
                <w:szCs w:val="16"/>
              </w:rPr>
            </w:pPr>
            <w:r w:rsidRPr="00745665">
              <w:rPr>
                <w:sz w:val="16"/>
                <w:szCs w:val="16"/>
              </w:rPr>
              <w:t>0.14</w:t>
            </w:r>
          </w:p>
        </w:tc>
        <w:tc>
          <w:tcPr>
            <w:tcW w:w="1080" w:type="dxa"/>
            <w:tcBorders>
              <w:top w:val="nil"/>
              <w:left w:val="nil"/>
              <w:bottom w:val="nil"/>
              <w:right w:val="nil"/>
            </w:tcBorders>
            <w:shd w:val="clear" w:color="auto" w:fill="auto"/>
            <w:noWrap/>
            <w:vAlign w:val="center"/>
            <w:hideMark/>
          </w:tcPr>
          <w:p w14:paraId="5CC7F76F" w14:textId="77777777" w:rsidR="00AE40B7" w:rsidRPr="00745665" w:rsidRDefault="00AE40B7" w:rsidP="00BE1BB6">
            <w:pPr>
              <w:jc w:val="center"/>
              <w:rPr>
                <w:rFonts w:eastAsia="Times New Roman"/>
                <w:sz w:val="16"/>
                <w:szCs w:val="16"/>
              </w:rPr>
            </w:pPr>
            <w:r w:rsidRPr="00745665">
              <w:rPr>
                <w:b/>
                <w:bCs/>
                <w:color w:val="FF0000"/>
                <w:sz w:val="16"/>
                <w:szCs w:val="16"/>
              </w:rPr>
              <w:t>0.043</w:t>
            </w:r>
          </w:p>
        </w:tc>
        <w:tc>
          <w:tcPr>
            <w:tcW w:w="1260" w:type="dxa"/>
            <w:tcBorders>
              <w:top w:val="nil"/>
              <w:left w:val="nil"/>
              <w:bottom w:val="nil"/>
              <w:right w:val="nil"/>
            </w:tcBorders>
            <w:shd w:val="clear" w:color="auto" w:fill="auto"/>
            <w:noWrap/>
            <w:vAlign w:val="center"/>
            <w:hideMark/>
          </w:tcPr>
          <w:p w14:paraId="7E6C53A2" w14:textId="77777777" w:rsidR="00AE40B7" w:rsidRPr="00745665" w:rsidRDefault="00AE40B7" w:rsidP="00BE1BB6">
            <w:pPr>
              <w:jc w:val="center"/>
              <w:rPr>
                <w:rFonts w:eastAsia="Times New Roman"/>
                <w:sz w:val="16"/>
                <w:szCs w:val="16"/>
              </w:rPr>
            </w:pPr>
            <w:r w:rsidRPr="00745665">
              <w:rPr>
                <w:sz w:val="16"/>
                <w:szCs w:val="16"/>
              </w:rPr>
              <w:t>0.62</w:t>
            </w:r>
          </w:p>
        </w:tc>
      </w:tr>
      <w:tr w:rsidR="00AE40B7" w:rsidRPr="00F3437B" w14:paraId="224D8153" w14:textId="77777777" w:rsidTr="00BE1BB6">
        <w:trPr>
          <w:trHeight w:val="340"/>
        </w:trPr>
        <w:tc>
          <w:tcPr>
            <w:tcW w:w="2155" w:type="dxa"/>
            <w:tcBorders>
              <w:top w:val="nil"/>
              <w:left w:val="nil"/>
              <w:bottom w:val="nil"/>
              <w:right w:val="nil"/>
            </w:tcBorders>
            <w:shd w:val="clear" w:color="000000" w:fill="FCE4D6"/>
            <w:vAlign w:val="bottom"/>
            <w:hideMark/>
          </w:tcPr>
          <w:p w14:paraId="28610D74" w14:textId="77777777" w:rsidR="00AE40B7" w:rsidRPr="00745665" w:rsidRDefault="00AE40B7" w:rsidP="00BE1BB6">
            <w:pPr>
              <w:rPr>
                <w:rFonts w:eastAsia="Times New Roman"/>
                <w:sz w:val="16"/>
                <w:szCs w:val="16"/>
              </w:rPr>
            </w:pPr>
            <w:r w:rsidRPr="00745665">
              <w:rPr>
                <w:rFonts w:eastAsia="Times New Roman"/>
                <w:sz w:val="16"/>
                <w:szCs w:val="16"/>
              </w:rPr>
              <w:t>Race (Dichotomized)</w:t>
            </w:r>
          </w:p>
        </w:tc>
        <w:tc>
          <w:tcPr>
            <w:tcW w:w="1080" w:type="dxa"/>
            <w:tcBorders>
              <w:top w:val="nil"/>
              <w:left w:val="nil"/>
              <w:bottom w:val="nil"/>
              <w:right w:val="nil"/>
            </w:tcBorders>
            <w:shd w:val="clear" w:color="000000" w:fill="FCE4D6"/>
            <w:noWrap/>
            <w:vAlign w:val="center"/>
            <w:hideMark/>
          </w:tcPr>
          <w:p w14:paraId="2E4DEC3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E6BC1FC"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06FDCFB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521774C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8E7DE71"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2692CD32" w14:textId="77777777" w:rsidTr="00BE1BB6">
        <w:trPr>
          <w:trHeight w:val="340"/>
        </w:trPr>
        <w:tc>
          <w:tcPr>
            <w:tcW w:w="2155" w:type="dxa"/>
            <w:tcBorders>
              <w:top w:val="nil"/>
              <w:left w:val="nil"/>
              <w:bottom w:val="nil"/>
              <w:right w:val="nil"/>
            </w:tcBorders>
            <w:shd w:val="clear" w:color="auto" w:fill="auto"/>
            <w:vAlign w:val="bottom"/>
            <w:hideMark/>
          </w:tcPr>
          <w:p w14:paraId="126712B0"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1744B2FF" w14:textId="77777777" w:rsidR="00AE40B7" w:rsidRPr="00745665" w:rsidRDefault="00AE40B7" w:rsidP="00BE1BB6">
            <w:pPr>
              <w:jc w:val="center"/>
              <w:rPr>
                <w:rFonts w:eastAsia="Times New Roman"/>
                <w:sz w:val="16"/>
                <w:szCs w:val="16"/>
              </w:rPr>
            </w:pPr>
            <w:r w:rsidRPr="00745665">
              <w:rPr>
                <w:rFonts w:eastAsia="Times New Roman"/>
                <w:sz w:val="16"/>
                <w:szCs w:val="16"/>
              </w:rPr>
              <w:t>70</w:t>
            </w:r>
          </w:p>
        </w:tc>
        <w:tc>
          <w:tcPr>
            <w:tcW w:w="1260" w:type="dxa"/>
            <w:tcBorders>
              <w:top w:val="nil"/>
              <w:left w:val="nil"/>
              <w:bottom w:val="nil"/>
              <w:right w:val="nil"/>
            </w:tcBorders>
            <w:shd w:val="clear" w:color="auto" w:fill="auto"/>
            <w:noWrap/>
            <w:vAlign w:val="center"/>
            <w:hideMark/>
          </w:tcPr>
          <w:p w14:paraId="419397EF" w14:textId="77777777" w:rsidR="00AE40B7" w:rsidRPr="00745665" w:rsidRDefault="00AE40B7" w:rsidP="00BE1BB6">
            <w:pPr>
              <w:jc w:val="center"/>
              <w:rPr>
                <w:rFonts w:eastAsia="Times New Roman"/>
                <w:sz w:val="16"/>
                <w:szCs w:val="16"/>
              </w:rPr>
            </w:pPr>
            <w:r w:rsidRPr="00745665">
              <w:rPr>
                <w:sz w:val="16"/>
                <w:szCs w:val="16"/>
              </w:rPr>
              <w:t>7:33 (0:30)</w:t>
            </w:r>
          </w:p>
        </w:tc>
        <w:tc>
          <w:tcPr>
            <w:tcW w:w="1620" w:type="dxa"/>
            <w:tcBorders>
              <w:top w:val="nil"/>
              <w:left w:val="nil"/>
              <w:bottom w:val="nil"/>
              <w:right w:val="nil"/>
            </w:tcBorders>
            <w:shd w:val="clear" w:color="auto" w:fill="auto"/>
            <w:noWrap/>
            <w:vAlign w:val="center"/>
            <w:hideMark/>
          </w:tcPr>
          <w:p w14:paraId="5638879C" w14:textId="77777777" w:rsidR="00AE40B7" w:rsidRPr="00745665" w:rsidRDefault="00AE40B7" w:rsidP="00BE1BB6">
            <w:pPr>
              <w:jc w:val="center"/>
              <w:rPr>
                <w:rFonts w:eastAsia="Times New Roman"/>
                <w:sz w:val="16"/>
                <w:szCs w:val="16"/>
              </w:rPr>
            </w:pPr>
            <w:r w:rsidRPr="00745665">
              <w:rPr>
                <w:sz w:val="16"/>
                <w:szCs w:val="16"/>
              </w:rPr>
              <w:t>20:00 (1:45)</w:t>
            </w:r>
          </w:p>
        </w:tc>
        <w:tc>
          <w:tcPr>
            <w:tcW w:w="1080" w:type="dxa"/>
            <w:tcBorders>
              <w:top w:val="nil"/>
              <w:left w:val="nil"/>
              <w:bottom w:val="nil"/>
              <w:right w:val="nil"/>
            </w:tcBorders>
            <w:shd w:val="clear" w:color="auto" w:fill="auto"/>
            <w:noWrap/>
            <w:vAlign w:val="center"/>
            <w:hideMark/>
          </w:tcPr>
          <w:p w14:paraId="51B75911"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01E0C283"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7FC22BE3" w14:textId="77777777" w:rsidTr="00BE1BB6">
        <w:trPr>
          <w:trHeight w:val="360"/>
        </w:trPr>
        <w:tc>
          <w:tcPr>
            <w:tcW w:w="2155" w:type="dxa"/>
            <w:tcBorders>
              <w:top w:val="nil"/>
              <w:left w:val="nil"/>
              <w:bottom w:val="nil"/>
              <w:right w:val="nil"/>
            </w:tcBorders>
            <w:shd w:val="clear" w:color="auto" w:fill="auto"/>
            <w:vAlign w:val="bottom"/>
            <w:hideMark/>
          </w:tcPr>
          <w:p w14:paraId="68D6B415"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Not White or Caucasian</w:t>
            </w:r>
          </w:p>
        </w:tc>
        <w:tc>
          <w:tcPr>
            <w:tcW w:w="1080" w:type="dxa"/>
            <w:tcBorders>
              <w:top w:val="nil"/>
              <w:left w:val="nil"/>
              <w:bottom w:val="nil"/>
              <w:right w:val="nil"/>
            </w:tcBorders>
            <w:shd w:val="clear" w:color="auto" w:fill="auto"/>
            <w:noWrap/>
            <w:vAlign w:val="center"/>
            <w:hideMark/>
          </w:tcPr>
          <w:p w14:paraId="0FC76DF6" w14:textId="77777777" w:rsidR="00AE40B7" w:rsidRPr="00745665" w:rsidRDefault="00AE40B7" w:rsidP="00BE1BB6">
            <w:pPr>
              <w:jc w:val="center"/>
              <w:rPr>
                <w:rFonts w:eastAsia="Times New Roman"/>
                <w:sz w:val="16"/>
                <w:szCs w:val="16"/>
              </w:rPr>
            </w:pPr>
            <w:r w:rsidRPr="00745665">
              <w:rPr>
                <w:rFonts w:eastAsia="Times New Roman"/>
                <w:sz w:val="16"/>
                <w:szCs w:val="16"/>
              </w:rPr>
              <w:t>18</w:t>
            </w:r>
          </w:p>
        </w:tc>
        <w:tc>
          <w:tcPr>
            <w:tcW w:w="1260" w:type="dxa"/>
            <w:tcBorders>
              <w:top w:val="nil"/>
              <w:left w:val="nil"/>
              <w:bottom w:val="nil"/>
              <w:right w:val="nil"/>
            </w:tcBorders>
            <w:shd w:val="clear" w:color="auto" w:fill="auto"/>
            <w:noWrap/>
            <w:vAlign w:val="center"/>
            <w:hideMark/>
          </w:tcPr>
          <w:p w14:paraId="70D23228" w14:textId="77777777" w:rsidR="00AE40B7" w:rsidRPr="00745665" w:rsidRDefault="00AE40B7" w:rsidP="00BE1BB6">
            <w:pPr>
              <w:jc w:val="center"/>
              <w:rPr>
                <w:rFonts w:eastAsia="Times New Roman"/>
                <w:sz w:val="16"/>
                <w:szCs w:val="16"/>
              </w:rPr>
            </w:pPr>
            <w:r w:rsidRPr="00745665">
              <w:rPr>
                <w:sz w:val="16"/>
                <w:szCs w:val="16"/>
              </w:rPr>
              <w:t>8:30 (2:00)</w:t>
            </w:r>
          </w:p>
        </w:tc>
        <w:tc>
          <w:tcPr>
            <w:tcW w:w="1620" w:type="dxa"/>
            <w:tcBorders>
              <w:top w:val="nil"/>
              <w:left w:val="nil"/>
              <w:bottom w:val="nil"/>
              <w:right w:val="nil"/>
            </w:tcBorders>
            <w:shd w:val="clear" w:color="auto" w:fill="auto"/>
            <w:noWrap/>
            <w:vAlign w:val="center"/>
            <w:hideMark/>
          </w:tcPr>
          <w:p w14:paraId="4ADB26C9" w14:textId="77777777" w:rsidR="00AE40B7" w:rsidRPr="00745665" w:rsidRDefault="00AE40B7" w:rsidP="00BE1BB6">
            <w:pPr>
              <w:jc w:val="center"/>
              <w:rPr>
                <w:rFonts w:eastAsia="Times New Roman"/>
                <w:sz w:val="16"/>
                <w:szCs w:val="16"/>
              </w:rPr>
            </w:pPr>
            <w:r w:rsidRPr="00745665">
              <w:rPr>
                <w:sz w:val="16"/>
                <w:szCs w:val="16"/>
              </w:rPr>
              <w:t>21:00 (1:13)</w:t>
            </w:r>
          </w:p>
        </w:tc>
        <w:tc>
          <w:tcPr>
            <w:tcW w:w="1080" w:type="dxa"/>
            <w:tcBorders>
              <w:top w:val="nil"/>
              <w:left w:val="nil"/>
              <w:bottom w:val="nil"/>
              <w:right w:val="nil"/>
            </w:tcBorders>
            <w:shd w:val="clear" w:color="auto" w:fill="auto"/>
            <w:noWrap/>
            <w:vAlign w:val="center"/>
            <w:hideMark/>
          </w:tcPr>
          <w:p w14:paraId="546BC968" w14:textId="77777777" w:rsidR="00AE40B7" w:rsidRPr="00745665" w:rsidRDefault="00AE40B7" w:rsidP="00BE1BB6">
            <w:pPr>
              <w:jc w:val="center"/>
              <w:rPr>
                <w:rFonts w:eastAsia="Times New Roman"/>
                <w:sz w:val="16"/>
                <w:szCs w:val="16"/>
              </w:rPr>
            </w:pPr>
            <w:r w:rsidRPr="00745665">
              <w:rPr>
                <w:sz w:val="16"/>
                <w:szCs w:val="16"/>
              </w:rPr>
              <w:t>2:45 (0:03)</w:t>
            </w:r>
          </w:p>
        </w:tc>
        <w:tc>
          <w:tcPr>
            <w:tcW w:w="1260" w:type="dxa"/>
            <w:tcBorders>
              <w:top w:val="nil"/>
              <w:left w:val="nil"/>
              <w:bottom w:val="nil"/>
              <w:right w:val="nil"/>
            </w:tcBorders>
            <w:shd w:val="clear" w:color="auto" w:fill="auto"/>
            <w:noWrap/>
            <w:vAlign w:val="center"/>
            <w:hideMark/>
          </w:tcPr>
          <w:p w14:paraId="461A7332" w14:textId="77777777" w:rsidR="00AE40B7" w:rsidRPr="00745665" w:rsidRDefault="00AE40B7" w:rsidP="00BE1BB6">
            <w:pPr>
              <w:jc w:val="center"/>
              <w:rPr>
                <w:rFonts w:eastAsia="Times New Roman"/>
                <w:sz w:val="16"/>
                <w:szCs w:val="16"/>
              </w:rPr>
            </w:pPr>
            <w:r w:rsidRPr="00745665">
              <w:rPr>
                <w:sz w:val="16"/>
                <w:szCs w:val="16"/>
              </w:rPr>
              <w:t>12.1 (2.04)</w:t>
            </w:r>
          </w:p>
        </w:tc>
      </w:tr>
      <w:tr w:rsidR="00AE40B7" w:rsidRPr="00F3437B" w14:paraId="6542BC13" w14:textId="77777777" w:rsidTr="00BE1BB6">
        <w:trPr>
          <w:trHeight w:val="340"/>
        </w:trPr>
        <w:tc>
          <w:tcPr>
            <w:tcW w:w="2155" w:type="dxa"/>
            <w:tcBorders>
              <w:top w:val="nil"/>
              <w:left w:val="nil"/>
              <w:bottom w:val="nil"/>
              <w:right w:val="nil"/>
            </w:tcBorders>
            <w:shd w:val="clear" w:color="auto" w:fill="auto"/>
            <w:vAlign w:val="bottom"/>
            <w:hideMark/>
          </w:tcPr>
          <w:p w14:paraId="571AA4CA"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3430C701"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4E4F413C"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0.003</w:t>
            </w:r>
          </w:p>
        </w:tc>
        <w:tc>
          <w:tcPr>
            <w:tcW w:w="1620" w:type="dxa"/>
            <w:tcBorders>
              <w:top w:val="nil"/>
              <w:left w:val="nil"/>
              <w:bottom w:val="nil"/>
              <w:right w:val="nil"/>
            </w:tcBorders>
            <w:shd w:val="clear" w:color="auto" w:fill="auto"/>
            <w:noWrap/>
            <w:vAlign w:val="center"/>
            <w:hideMark/>
          </w:tcPr>
          <w:p w14:paraId="51868CC3" w14:textId="77777777" w:rsidR="00AE40B7" w:rsidRPr="00745665" w:rsidRDefault="00AE40B7" w:rsidP="00BE1BB6">
            <w:pPr>
              <w:jc w:val="center"/>
              <w:rPr>
                <w:rFonts w:eastAsia="Times New Roman"/>
                <w:sz w:val="16"/>
                <w:szCs w:val="16"/>
              </w:rPr>
            </w:pPr>
            <w:r w:rsidRPr="00745665">
              <w:rPr>
                <w:b/>
                <w:bCs/>
                <w:color w:val="FF0000"/>
                <w:sz w:val="16"/>
                <w:szCs w:val="16"/>
              </w:rPr>
              <w:t>0.040</w:t>
            </w:r>
          </w:p>
        </w:tc>
        <w:tc>
          <w:tcPr>
            <w:tcW w:w="1080" w:type="dxa"/>
            <w:tcBorders>
              <w:top w:val="nil"/>
              <w:left w:val="nil"/>
              <w:bottom w:val="nil"/>
              <w:right w:val="nil"/>
            </w:tcBorders>
            <w:shd w:val="clear" w:color="auto" w:fill="auto"/>
            <w:noWrap/>
            <w:vAlign w:val="center"/>
            <w:hideMark/>
          </w:tcPr>
          <w:p w14:paraId="31D2F93F"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0.002</w:t>
            </w:r>
          </w:p>
        </w:tc>
        <w:tc>
          <w:tcPr>
            <w:tcW w:w="1260" w:type="dxa"/>
            <w:tcBorders>
              <w:top w:val="nil"/>
              <w:left w:val="nil"/>
              <w:bottom w:val="nil"/>
              <w:right w:val="nil"/>
            </w:tcBorders>
            <w:shd w:val="clear" w:color="auto" w:fill="auto"/>
            <w:noWrap/>
            <w:vAlign w:val="center"/>
            <w:hideMark/>
          </w:tcPr>
          <w:p w14:paraId="05B0A8A7" w14:textId="77777777" w:rsidR="00AE40B7" w:rsidRPr="00745665" w:rsidRDefault="00AE40B7" w:rsidP="00BE1BB6">
            <w:pPr>
              <w:jc w:val="center"/>
              <w:rPr>
                <w:rFonts w:eastAsia="Times New Roman"/>
                <w:sz w:val="16"/>
                <w:szCs w:val="16"/>
              </w:rPr>
            </w:pPr>
            <w:r w:rsidRPr="00745665">
              <w:rPr>
                <w:sz w:val="16"/>
                <w:szCs w:val="16"/>
              </w:rPr>
              <w:t>0.32</w:t>
            </w:r>
          </w:p>
        </w:tc>
      </w:tr>
      <w:tr w:rsidR="00AE40B7" w:rsidRPr="00F3437B" w14:paraId="01DDCEAC" w14:textId="77777777" w:rsidTr="00BE1BB6">
        <w:trPr>
          <w:trHeight w:val="340"/>
        </w:trPr>
        <w:tc>
          <w:tcPr>
            <w:tcW w:w="2155" w:type="dxa"/>
            <w:tcBorders>
              <w:top w:val="nil"/>
              <w:left w:val="nil"/>
              <w:bottom w:val="nil"/>
              <w:right w:val="nil"/>
            </w:tcBorders>
            <w:shd w:val="clear" w:color="000000" w:fill="FCE4D6"/>
            <w:vAlign w:val="bottom"/>
            <w:hideMark/>
          </w:tcPr>
          <w:p w14:paraId="4C360197" w14:textId="77777777" w:rsidR="00AE40B7" w:rsidRPr="00745665" w:rsidRDefault="00AE40B7" w:rsidP="00BE1BB6">
            <w:pPr>
              <w:rPr>
                <w:rFonts w:eastAsia="Times New Roman"/>
                <w:sz w:val="16"/>
                <w:szCs w:val="16"/>
              </w:rPr>
            </w:pPr>
            <w:r w:rsidRPr="00745665">
              <w:rPr>
                <w:rFonts w:eastAsia="Times New Roman"/>
                <w:sz w:val="16"/>
                <w:szCs w:val="16"/>
              </w:rPr>
              <w:t>Maternal Age</w:t>
            </w:r>
          </w:p>
        </w:tc>
        <w:tc>
          <w:tcPr>
            <w:tcW w:w="1080" w:type="dxa"/>
            <w:tcBorders>
              <w:top w:val="nil"/>
              <w:left w:val="nil"/>
              <w:bottom w:val="nil"/>
              <w:right w:val="nil"/>
            </w:tcBorders>
            <w:shd w:val="clear" w:color="000000" w:fill="FCE4D6"/>
            <w:noWrap/>
            <w:vAlign w:val="center"/>
            <w:hideMark/>
          </w:tcPr>
          <w:p w14:paraId="4EE7CBC8"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D818DE6"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5E2D8D04"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487B1D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4BE415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658E5EC2" w14:textId="77777777" w:rsidTr="00BE1BB6">
        <w:trPr>
          <w:trHeight w:val="340"/>
        </w:trPr>
        <w:tc>
          <w:tcPr>
            <w:tcW w:w="2155" w:type="dxa"/>
            <w:tcBorders>
              <w:top w:val="nil"/>
              <w:left w:val="nil"/>
              <w:bottom w:val="nil"/>
              <w:right w:val="nil"/>
            </w:tcBorders>
            <w:shd w:val="clear" w:color="auto" w:fill="auto"/>
            <w:vAlign w:val="bottom"/>
            <w:hideMark/>
          </w:tcPr>
          <w:p w14:paraId="354E6012"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 35yo</w:t>
            </w:r>
          </w:p>
        </w:tc>
        <w:tc>
          <w:tcPr>
            <w:tcW w:w="1080" w:type="dxa"/>
            <w:tcBorders>
              <w:top w:val="nil"/>
              <w:left w:val="nil"/>
              <w:bottom w:val="nil"/>
              <w:right w:val="nil"/>
            </w:tcBorders>
            <w:shd w:val="clear" w:color="auto" w:fill="auto"/>
            <w:noWrap/>
            <w:vAlign w:val="center"/>
            <w:hideMark/>
          </w:tcPr>
          <w:p w14:paraId="1AC8663D" w14:textId="77777777" w:rsidR="00AE40B7" w:rsidRPr="00745665" w:rsidRDefault="00AE40B7" w:rsidP="00BE1BB6">
            <w:pPr>
              <w:jc w:val="center"/>
              <w:rPr>
                <w:rFonts w:eastAsia="Times New Roman"/>
                <w:sz w:val="16"/>
                <w:szCs w:val="16"/>
              </w:rPr>
            </w:pPr>
            <w:r w:rsidRPr="00745665">
              <w:rPr>
                <w:rFonts w:eastAsia="Times New Roman"/>
                <w:sz w:val="16"/>
                <w:szCs w:val="16"/>
              </w:rPr>
              <w:t>64</w:t>
            </w:r>
          </w:p>
        </w:tc>
        <w:tc>
          <w:tcPr>
            <w:tcW w:w="1260" w:type="dxa"/>
            <w:tcBorders>
              <w:top w:val="nil"/>
              <w:left w:val="nil"/>
              <w:bottom w:val="nil"/>
              <w:right w:val="nil"/>
            </w:tcBorders>
            <w:shd w:val="clear" w:color="auto" w:fill="auto"/>
            <w:noWrap/>
            <w:vAlign w:val="center"/>
            <w:hideMark/>
          </w:tcPr>
          <w:p w14:paraId="1506F885"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4778CF4C" w14:textId="77777777" w:rsidR="00AE40B7" w:rsidRPr="00745665" w:rsidRDefault="00AE40B7" w:rsidP="00BE1BB6">
            <w:pPr>
              <w:jc w:val="center"/>
              <w:rPr>
                <w:rFonts w:eastAsia="Times New Roman"/>
                <w:sz w:val="16"/>
                <w:szCs w:val="16"/>
              </w:rPr>
            </w:pPr>
            <w:r w:rsidRPr="00745665">
              <w:rPr>
                <w:sz w:val="16"/>
                <w:szCs w:val="16"/>
              </w:rPr>
              <w:t>20:30 (1:42)</w:t>
            </w:r>
          </w:p>
        </w:tc>
        <w:tc>
          <w:tcPr>
            <w:tcW w:w="1080" w:type="dxa"/>
            <w:tcBorders>
              <w:top w:val="nil"/>
              <w:left w:val="nil"/>
              <w:bottom w:val="nil"/>
              <w:right w:val="nil"/>
            </w:tcBorders>
            <w:shd w:val="clear" w:color="auto" w:fill="auto"/>
            <w:noWrap/>
            <w:vAlign w:val="center"/>
            <w:hideMark/>
          </w:tcPr>
          <w:p w14:paraId="00B56D4E" w14:textId="77777777" w:rsidR="00AE40B7" w:rsidRPr="00745665" w:rsidRDefault="00AE40B7" w:rsidP="00BE1BB6">
            <w:pPr>
              <w:jc w:val="center"/>
              <w:rPr>
                <w:rFonts w:eastAsia="Times New Roman"/>
                <w:sz w:val="16"/>
                <w:szCs w:val="16"/>
              </w:rPr>
            </w:pPr>
            <w:r w:rsidRPr="00745665">
              <w:rPr>
                <w:sz w:val="16"/>
                <w:szCs w:val="16"/>
              </w:rPr>
              <w:t>2:07 (0:03)</w:t>
            </w:r>
          </w:p>
        </w:tc>
        <w:tc>
          <w:tcPr>
            <w:tcW w:w="1260" w:type="dxa"/>
            <w:tcBorders>
              <w:top w:val="nil"/>
              <w:left w:val="nil"/>
              <w:bottom w:val="nil"/>
              <w:right w:val="nil"/>
            </w:tcBorders>
            <w:shd w:val="clear" w:color="auto" w:fill="auto"/>
            <w:noWrap/>
            <w:vAlign w:val="center"/>
            <w:hideMark/>
          </w:tcPr>
          <w:p w14:paraId="4B2F02E1"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3505B05D" w14:textId="77777777" w:rsidTr="00BE1BB6">
        <w:trPr>
          <w:trHeight w:val="340"/>
        </w:trPr>
        <w:tc>
          <w:tcPr>
            <w:tcW w:w="2155" w:type="dxa"/>
            <w:tcBorders>
              <w:top w:val="nil"/>
              <w:left w:val="nil"/>
              <w:bottom w:val="nil"/>
              <w:right w:val="nil"/>
            </w:tcBorders>
            <w:shd w:val="clear" w:color="auto" w:fill="auto"/>
            <w:vAlign w:val="bottom"/>
            <w:hideMark/>
          </w:tcPr>
          <w:p w14:paraId="21D628CC"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lastRenderedPageBreak/>
              <w:t>more than 35 years</w:t>
            </w:r>
          </w:p>
        </w:tc>
        <w:tc>
          <w:tcPr>
            <w:tcW w:w="1080" w:type="dxa"/>
            <w:tcBorders>
              <w:top w:val="nil"/>
              <w:left w:val="nil"/>
              <w:bottom w:val="nil"/>
              <w:right w:val="nil"/>
            </w:tcBorders>
            <w:shd w:val="clear" w:color="auto" w:fill="auto"/>
            <w:noWrap/>
            <w:vAlign w:val="center"/>
            <w:hideMark/>
          </w:tcPr>
          <w:p w14:paraId="2FE7D84D" w14:textId="77777777" w:rsidR="00AE40B7" w:rsidRPr="00745665" w:rsidRDefault="00AE40B7" w:rsidP="00BE1BB6">
            <w:pPr>
              <w:jc w:val="center"/>
              <w:rPr>
                <w:rFonts w:eastAsia="Times New Roman"/>
                <w:sz w:val="16"/>
                <w:szCs w:val="16"/>
              </w:rPr>
            </w:pPr>
            <w:r w:rsidRPr="00745665">
              <w:rPr>
                <w:rFonts w:eastAsia="Times New Roman"/>
                <w:sz w:val="16"/>
                <w:szCs w:val="16"/>
              </w:rPr>
              <w:t>24</w:t>
            </w:r>
          </w:p>
        </w:tc>
        <w:tc>
          <w:tcPr>
            <w:tcW w:w="1260" w:type="dxa"/>
            <w:tcBorders>
              <w:top w:val="nil"/>
              <w:left w:val="nil"/>
              <w:bottom w:val="nil"/>
              <w:right w:val="nil"/>
            </w:tcBorders>
            <w:shd w:val="clear" w:color="auto" w:fill="auto"/>
            <w:noWrap/>
            <w:vAlign w:val="center"/>
            <w:hideMark/>
          </w:tcPr>
          <w:p w14:paraId="6C61D2AB" w14:textId="77777777" w:rsidR="00AE40B7" w:rsidRPr="00745665" w:rsidRDefault="00AE40B7" w:rsidP="00BE1BB6">
            <w:pPr>
              <w:jc w:val="center"/>
              <w:rPr>
                <w:rFonts w:eastAsia="Times New Roman"/>
                <w:sz w:val="16"/>
                <w:szCs w:val="16"/>
              </w:rPr>
            </w:pPr>
            <w:r w:rsidRPr="00745665">
              <w:rPr>
                <w:sz w:val="16"/>
                <w:szCs w:val="16"/>
              </w:rPr>
              <w:t>7:48 (1:30)</w:t>
            </w:r>
          </w:p>
        </w:tc>
        <w:tc>
          <w:tcPr>
            <w:tcW w:w="1620" w:type="dxa"/>
            <w:tcBorders>
              <w:top w:val="nil"/>
              <w:left w:val="nil"/>
              <w:bottom w:val="nil"/>
              <w:right w:val="nil"/>
            </w:tcBorders>
            <w:shd w:val="clear" w:color="auto" w:fill="auto"/>
            <w:noWrap/>
            <w:vAlign w:val="center"/>
            <w:hideMark/>
          </w:tcPr>
          <w:p w14:paraId="7FDBDC02" w14:textId="77777777" w:rsidR="00AE40B7" w:rsidRPr="00745665" w:rsidRDefault="00AE40B7" w:rsidP="00BE1BB6">
            <w:pPr>
              <w:jc w:val="center"/>
              <w:rPr>
                <w:rFonts w:eastAsia="Times New Roman"/>
                <w:sz w:val="16"/>
                <w:szCs w:val="16"/>
              </w:rPr>
            </w:pPr>
            <w:r w:rsidRPr="00745665">
              <w:rPr>
                <w:sz w:val="16"/>
                <w:szCs w:val="16"/>
              </w:rPr>
              <w:t>20:30 (1:32)</w:t>
            </w:r>
          </w:p>
        </w:tc>
        <w:tc>
          <w:tcPr>
            <w:tcW w:w="1080" w:type="dxa"/>
            <w:tcBorders>
              <w:top w:val="nil"/>
              <w:left w:val="nil"/>
              <w:bottom w:val="nil"/>
              <w:right w:val="nil"/>
            </w:tcBorders>
            <w:shd w:val="clear" w:color="auto" w:fill="auto"/>
            <w:noWrap/>
            <w:vAlign w:val="center"/>
            <w:hideMark/>
          </w:tcPr>
          <w:p w14:paraId="30943C87"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41E2CE00" w14:textId="77777777" w:rsidR="00AE40B7" w:rsidRPr="00745665" w:rsidRDefault="00AE40B7" w:rsidP="00BE1BB6">
            <w:pPr>
              <w:jc w:val="center"/>
              <w:rPr>
                <w:rFonts w:eastAsia="Times New Roman"/>
                <w:sz w:val="16"/>
                <w:szCs w:val="16"/>
              </w:rPr>
            </w:pPr>
            <w:r w:rsidRPr="00745665">
              <w:rPr>
                <w:sz w:val="16"/>
                <w:szCs w:val="16"/>
              </w:rPr>
              <w:t>11.8 (2.31)</w:t>
            </w:r>
          </w:p>
        </w:tc>
      </w:tr>
      <w:tr w:rsidR="00AE40B7" w:rsidRPr="00F3437B" w14:paraId="5C9B8D60" w14:textId="77777777" w:rsidTr="00BE1BB6">
        <w:trPr>
          <w:trHeight w:val="340"/>
        </w:trPr>
        <w:tc>
          <w:tcPr>
            <w:tcW w:w="2155" w:type="dxa"/>
            <w:tcBorders>
              <w:top w:val="nil"/>
              <w:left w:val="nil"/>
              <w:bottom w:val="nil"/>
              <w:right w:val="nil"/>
            </w:tcBorders>
            <w:shd w:val="clear" w:color="auto" w:fill="auto"/>
            <w:vAlign w:val="bottom"/>
            <w:hideMark/>
          </w:tcPr>
          <w:p w14:paraId="364BBBDF"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12733CEC"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9F4D437" w14:textId="77777777" w:rsidR="00AE40B7" w:rsidRPr="00745665" w:rsidRDefault="00AE40B7" w:rsidP="00BE1BB6">
            <w:pPr>
              <w:jc w:val="center"/>
              <w:rPr>
                <w:rFonts w:eastAsia="Times New Roman"/>
                <w:sz w:val="16"/>
                <w:szCs w:val="16"/>
              </w:rPr>
            </w:pPr>
            <w:r w:rsidRPr="00745665">
              <w:rPr>
                <w:sz w:val="16"/>
                <w:szCs w:val="16"/>
              </w:rPr>
              <w:t>0.64</w:t>
            </w:r>
          </w:p>
        </w:tc>
        <w:tc>
          <w:tcPr>
            <w:tcW w:w="1620" w:type="dxa"/>
            <w:tcBorders>
              <w:top w:val="nil"/>
              <w:left w:val="nil"/>
              <w:bottom w:val="nil"/>
              <w:right w:val="nil"/>
            </w:tcBorders>
            <w:shd w:val="clear" w:color="auto" w:fill="auto"/>
            <w:noWrap/>
            <w:vAlign w:val="center"/>
            <w:hideMark/>
          </w:tcPr>
          <w:p w14:paraId="707E41CE" w14:textId="77777777" w:rsidR="00AE40B7" w:rsidRPr="00745665" w:rsidRDefault="00AE40B7" w:rsidP="00BE1BB6">
            <w:pPr>
              <w:jc w:val="center"/>
              <w:rPr>
                <w:rFonts w:eastAsia="Times New Roman"/>
                <w:sz w:val="16"/>
                <w:szCs w:val="16"/>
              </w:rPr>
            </w:pPr>
            <w:r w:rsidRPr="00745665">
              <w:rPr>
                <w:sz w:val="16"/>
                <w:szCs w:val="16"/>
              </w:rPr>
              <w:t>0.98</w:t>
            </w:r>
          </w:p>
        </w:tc>
        <w:tc>
          <w:tcPr>
            <w:tcW w:w="1080" w:type="dxa"/>
            <w:tcBorders>
              <w:top w:val="nil"/>
              <w:left w:val="nil"/>
              <w:bottom w:val="nil"/>
              <w:right w:val="nil"/>
            </w:tcBorders>
            <w:shd w:val="clear" w:color="auto" w:fill="auto"/>
            <w:noWrap/>
            <w:vAlign w:val="center"/>
            <w:hideMark/>
          </w:tcPr>
          <w:p w14:paraId="36AF7765" w14:textId="77777777" w:rsidR="00AE40B7" w:rsidRPr="00745665" w:rsidRDefault="00AE40B7" w:rsidP="00BE1BB6">
            <w:pPr>
              <w:jc w:val="center"/>
              <w:rPr>
                <w:rFonts w:eastAsia="Times New Roman"/>
                <w:sz w:val="16"/>
                <w:szCs w:val="16"/>
              </w:rPr>
            </w:pPr>
            <w:r w:rsidRPr="00745665">
              <w:rPr>
                <w:sz w:val="16"/>
                <w:szCs w:val="16"/>
              </w:rPr>
              <w:t>0.39</w:t>
            </w:r>
          </w:p>
        </w:tc>
        <w:tc>
          <w:tcPr>
            <w:tcW w:w="1260" w:type="dxa"/>
            <w:tcBorders>
              <w:top w:val="nil"/>
              <w:left w:val="nil"/>
              <w:bottom w:val="nil"/>
              <w:right w:val="nil"/>
            </w:tcBorders>
            <w:shd w:val="clear" w:color="auto" w:fill="auto"/>
            <w:noWrap/>
            <w:vAlign w:val="center"/>
            <w:hideMark/>
          </w:tcPr>
          <w:p w14:paraId="04842567" w14:textId="77777777" w:rsidR="00AE40B7" w:rsidRPr="00745665" w:rsidRDefault="00AE40B7" w:rsidP="00BE1BB6">
            <w:pPr>
              <w:jc w:val="center"/>
              <w:rPr>
                <w:rFonts w:eastAsia="Times New Roman"/>
                <w:sz w:val="16"/>
                <w:szCs w:val="16"/>
              </w:rPr>
            </w:pPr>
            <w:r w:rsidRPr="00745665">
              <w:rPr>
                <w:sz w:val="16"/>
                <w:szCs w:val="16"/>
              </w:rPr>
              <w:t>0.7</w:t>
            </w:r>
          </w:p>
        </w:tc>
      </w:tr>
      <w:tr w:rsidR="00AE40B7" w:rsidRPr="00F3437B" w14:paraId="128615C1" w14:textId="77777777" w:rsidTr="00BE1BB6">
        <w:trPr>
          <w:trHeight w:val="340"/>
        </w:trPr>
        <w:tc>
          <w:tcPr>
            <w:tcW w:w="2155" w:type="dxa"/>
            <w:tcBorders>
              <w:top w:val="nil"/>
              <w:left w:val="nil"/>
              <w:bottom w:val="nil"/>
              <w:right w:val="nil"/>
            </w:tcBorders>
            <w:shd w:val="clear" w:color="000000" w:fill="FCE4D6"/>
            <w:vAlign w:val="bottom"/>
            <w:hideMark/>
          </w:tcPr>
          <w:p w14:paraId="568B751D" w14:textId="77777777" w:rsidR="00AE40B7" w:rsidRPr="00745665" w:rsidRDefault="00AE40B7" w:rsidP="00BE1BB6">
            <w:pPr>
              <w:rPr>
                <w:rFonts w:eastAsia="Times New Roman"/>
                <w:sz w:val="16"/>
                <w:szCs w:val="16"/>
              </w:rPr>
            </w:pPr>
            <w:r w:rsidRPr="00745665">
              <w:rPr>
                <w:rFonts w:eastAsia="Times New Roman"/>
                <w:sz w:val="16"/>
                <w:szCs w:val="16"/>
              </w:rPr>
              <w:t>Parity</w:t>
            </w:r>
          </w:p>
        </w:tc>
        <w:tc>
          <w:tcPr>
            <w:tcW w:w="1080" w:type="dxa"/>
            <w:tcBorders>
              <w:top w:val="nil"/>
              <w:left w:val="nil"/>
              <w:bottom w:val="nil"/>
              <w:right w:val="nil"/>
            </w:tcBorders>
            <w:shd w:val="clear" w:color="000000" w:fill="FCE4D6"/>
            <w:noWrap/>
            <w:vAlign w:val="center"/>
            <w:hideMark/>
          </w:tcPr>
          <w:p w14:paraId="3F18C030" w14:textId="77777777" w:rsidR="00AE40B7" w:rsidRPr="00745665" w:rsidRDefault="00AE40B7" w:rsidP="00BE1BB6">
            <w:pPr>
              <w:jc w:val="center"/>
              <w:rPr>
                <w:rFonts w:eastAsia="Times New Roman"/>
                <w:b/>
                <w:bCs/>
                <w:sz w:val="16"/>
                <w:szCs w:val="16"/>
              </w:rPr>
            </w:pPr>
            <w:r w:rsidRPr="00745665">
              <w:rPr>
                <w:rFonts w:eastAsia="Times New Roman"/>
                <w:b/>
                <w:bCs/>
                <w:sz w:val="16"/>
                <w:szCs w:val="16"/>
              </w:rPr>
              <w:t> </w:t>
            </w:r>
          </w:p>
        </w:tc>
        <w:tc>
          <w:tcPr>
            <w:tcW w:w="1260" w:type="dxa"/>
            <w:tcBorders>
              <w:top w:val="nil"/>
              <w:left w:val="nil"/>
              <w:bottom w:val="nil"/>
              <w:right w:val="nil"/>
            </w:tcBorders>
            <w:shd w:val="clear" w:color="000000" w:fill="FCE4D6"/>
            <w:noWrap/>
            <w:vAlign w:val="bottom"/>
            <w:hideMark/>
          </w:tcPr>
          <w:p w14:paraId="3391C56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7A4FFE8D"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69E54F2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1D1A3C4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1727B434" w14:textId="77777777" w:rsidTr="00BE1BB6">
        <w:trPr>
          <w:trHeight w:val="320"/>
        </w:trPr>
        <w:tc>
          <w:tcPr>
            <w:tcW w:w="2155" w:type="dxa"/>
            <w:tcBorders>
              <w:top w:val="nil"/>
              <w:left w:val="nil"/>
              <w:bottom w:val="nil"/>
              <w:right w:val="nil"/>
            </w:tcBorders>
            <w:shd w:val="clear" w:color="auto" w:fill="auto"/>
            <w:vAlign w:val="bottom"/>
            <w:hideMark/>
          </w:tcPr>
          <w:p w14:paraId="3CFD50ED"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0</w:t>
            </w:r>
          </w:p>
        </w:tc>
        <w:tc>
          <w:tcPr>
            <w:tcW w:w="1080" w:type="dxa"/>
            <w:tcBorders>
              <w:top w:val="nil"/>
              <w:left w:val="nil"/>
              <w:bottom w:val="nil"/>
              <w:right w:val="nil"/>
            </w:tcBorders>
            <w:shd w:val="clear" w:color="auto" w:fill="auto"/>
            <w:noWrap/>
            <w:vAlign w:val="center"/>
            <w:hideMark/>
          </w:tcPr>
          <w:p w14:paraId="5D165655" w14:textId="77777777" w:rsidR="00AE40B7" w:rsidRPr="00745665" w:rsidRDefault="00AE40B7" w:rsidP="00BE1BB6">
            <w:pPr>
              <w:jc w:val="center"/>
              <w:rPr>
                <w:rFonts w:eastAsia="Times New Roman"/>
                <w:sz w:val="16"/>
                <w:szCs w:val="16"/>
              </w:rPr>
            </w:pPr>
            <w:r w:rsidRPr="00745665">
              <w:rPr>
                <w:rFonts w:eastAsia="Times New Roman"/>
                <w:sz w:val="16"/>
                <w:szCs w:val="16"/>
              </w:rPr>
              <w:t>39</w:t>
            </w:r>
          </w:p>
        </w:tc>
        <w:tc>
          <w:tcPr>
            <w:tcW w:w="1260" w:type="dxa"/>
            <w:tcBorders>
              <w:top w:val="nil"/>
              <w:left w:val="nil"/>
              <w:bottom w:val="nil"/>
              <w:right w:val="nil"/>
            </w:tcBorders>
            <w:shd w:val="clear" w:color="auto" w:fill="auto"/>
            <w:noWrap/>
            <w:vAlign w:val="center"/>
            <w:hideMark/>
          </w:tcPr>
          <w:p w14:paraId="3CFAEA99" w14:textId="77777777" w:rsidR="00AE40B7" w:rsidRPr="00745665" w:rsidRDefault="00AE40B7" w:rsidP="00BE1BB6">
            <w:pPr>
              <w:jc w:val="center"/>
              <w:rPr>
                <w:rFonts w:eastAsia="Times New Roman"/>
                <w:sz w:val="16"/>
                <w:szCs w:val="16"/>
              </w:rPr>
            </w:pPr>
            <w:r w:rsidRPr="00745665">
              <w:rPr>
                <w:sz w:val="16"/>
                <w:szCs w:val="16"/>
              </w:rPr>
              <w:t>7:45 (1:05)</w:t>
            </w:r>
          </w:p>
        </w:tc>
        <w:tc>
          <w:tcPr>
            <w:tcW w:w="1620" w:type="dxa"/>
            <w:tcBorders>
              <w:top w:val="nil"/>
              <w:left w:val="nil"/>
              <w:bottom w:val="nil"/>
              <w:right w:val="nil"/>
            </w:tcBorders>
            <w:shd w:val="clear" w:color="auto" w:fill="auto"/>
            <w:noWrap/>
            <w:vAlign w:val="center"/>
            <w:hideMark/>
          </w:tcPr>
          <w:p w14:paraId="0106C2C2" w14:textId="77777777" w:rsidR="00AE40B7" w:rsidRPr="00745665" w:rsidRDefault="00AE40B7" w:rsidP="00BE1BB6">
            <w:pPr>
              <w:jc w:val="center"/>
              <w:rPr>
                <w:rFonts w:eastAsia="Times New Roman"/>
                <w:sz w:val="16"/>
                <w:szCs w:val="16"/>
              </w:rPr>
            </w:pPr>
            <w:r w:rsidRPr="00745665">
              <w:rPr>
                <w:sz w:val="16"/>
                <w:szCs w:val="16"/>
              </w:rPr>
              <w:t>20:30 (1:29)</w:t>
            </w:r>
          </w:p>
        </w:tc>
        <w:tc>
          <w:tcPr>
            <w:tcW w:w="1080" w:type="dxa"/>
            <w:tcBorders>
              <w:top w:val="nil"/>
              <w:left w:val="nil"/>
              <w:bottom w:val="nil"/>
              <w:right w:val="nil"/>
            </w:tcBorders>
            <w:shd w:val="clear" w:color="auto" w:fill="auto"/>
            <w:noWrap/>
            <w:vAlign w:val="center"/>
            <w:hideMark/>
          </w:tcPr>
          <w:p w14:paraId="7B6A316A" w14:textId="77777777" w:rsidR="00AE40B7" w:rsidRPr="00745665" w:rsidRDefault="00AE40B7" w:rsidP="00BE1BB6">
            <w:pPr>
              <w:jc w:val="center"/>
              <w:rPr>
                <w:rFonts w:eastAsia="Times New Roman"/>
                <w:sz w:val="16"/>
                <w:szCs w:val="16"/>
              </w:rPr>
            </w:pPr>
            <w:r w:rsidRPr="00745665">
              <w:rPr>
                <w:sz w:val="16"/>
                <w:szCs w:val="16"/>
              </w:rPr>
              <w:t>2:15 (0:02)</w:t>
            </w:r>
          </w:p>
        </w:tc>
        <w:tc>
          <w:tcPr>
            <w:tcW w:w="1260" w:type="dxa"/>
            <w:tcBorders>
              <w:top w:val="nil"/>
              <w:left w:val="nil"/>
              <w:bottom w:val="nil"/>
              <w:right w:val="nil"/>
            </w:tcBorders>
            <w:shd w:val="clear" w:color="auto" w:fill="auto"/>
            <w:noWrap/>
            <w:vAlign w:val="center"/>
            <w:hideMark/>
          </w:tcPr>
          <w:p w14:paraId="33F69E67" w14:textId="77777777" w:rsidR="00AE40B7" w:rsidRPr="00745665" w:rsidRDefault="00AE40B7" w:rsidP="00BE1BB6">
            <w:pPr>
              <w:jc w:val="center"/>
              <w:rPr>
                <w:rFonts w:eastAsia="Times New Roman"/>
                <w:sz w:val="16"/>
                <w:szCs w:val="16"/>
              </w:rPr>
            </w:pPr>
            <w:r w:rsidRPr="00745665">
              <w:rPr>
                <w:sz w:val="16"/>
                <w:szCs w:val="16"/>
              </w:rPr>
              <w:t>11.5 (1.72)</w:t>
            </w:r>
          </w:p>
        </w:tc>
      </w:tr>
      <w:tr w:rsidR="00AE40B7" w:rsidRPr="00F3437B" w14:paraId="0C5180D3" w14:textId="77777777" w:rsidTr="00BE1BB6">
        <w:trPr>
          <w:trHeight w:val="340"/>
        </w:trPr>
        <w:tc>
          <w:tcPr>
            <w:tcW w:w="2155" w:type="dxa"/>
            <w:tcBorders>
              <w:top w:val="nil"/>
              <w:left w:val="nil"/>
              <w:bottom w:val="nil"/>
              <w:right w:val="nil"/>
            </w:tcBorders>
            <w:shd w:val="clear" w:color="auto" w:fill="auto"/>
            <w:vAlign w:val="bottom"/>
            <w:hideMark/>
          </w:tcPr>
          <w:p w14:paraId="6939001C"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1+</w:t>
            </w:r>
          </w:p>
        </w:tc>
        <w:tc>
          <w:tcPr>
            <w:tcW w:w="1080" w:type="dxa"/>
            <w:tcBorders>
              <w:top w:val="nil"/>
              <w:left w:val="nil"/>
              <w:bottom w:val="nil"/>
              <w:right w:val="nil"/>
            </w:tcBorders>
            <w:shd w:val="clear" w:color="auto" w:fill="auto"/>
            <w:noWrap/>
            <w:vAlign w:val="center"/>
            <w:hideMark/>
          </w:tcPr>
          <w:p w14:paraId="4AC62E7A" w14:textId="77777777" w:rsidR="00AE40B7" w:rsidRPr="00745665" w:rsidRDefault="00AE40B7" w:rsidP="00BE1BB6">
            <w:pPr>
              <w:jc w:val="center"/>
              <w:rPr>
                <w:rFonts w:eastAsia="Times New Roman"/>
                <w:sz w:val="16"/>
                <w:szCs w:val="16"/>
              </w:rPr>
            </w:pPr>
            <w:r w:rsidRPr="00745665">
              <w:rPr>
                <w:rFonts w:eastAsia="Times New Roman"/>
                <w:sz w:val="16"/>
                <w:szCs w:val="16"/>
              </w:rPr>
              <w:t>47</w:t>
            </w:r>
          </w:p>
        </w:tc>
        <w:tc>
          <w:tcPr>
            <w:tcW w:w="1260" w:type="dxa"/>
            <w:tcBorders>
              <w:top w:val="nil"/>
              <w:left w:val="nil"/>
              <w:bottom w:val="nil"/>
              <w:right w:val="nil"/>
            </w:tcBorders>
            <w:shd w:val="clear" w:color="auto" w:fill="auto"/>
            <w:noWrap/>
            <w:vAlign w:val="center"/>
            <w:hideMark/>
          </w:tcPr>
          <w:p w14:paraId="2FF1E546" w14:textId="77777777" w:rsidR="00AE40B7" w:rsidRPr="00745665" w:rsidRDefault="00AE40B7" w:rsidP="00BE1BB6">
            <w:pPr>
              <w:jc w:val="center"/>
              <w:rPr>
                <w:rFonts w:eastAsia="Times New Roman"/>
                <w:sz w:val="16"/>
                <w:szCs w:val="16"/>
              </w:rPr>
            </w:pPr>
            <w:r w:rsidRPr="00745665">
              <w:rPr>
                <w:sz w:val="16"/>
                <w:szCs w:val="16"/>
              </w:rPr>
              <w:t>8:00 (1:15)</w:t>
            </w:r>
          </w:p>
        </w:tc>
        <w:tc>
          <w:tcPr>
            <w:tcW w:w="1620" w:type="dxa"/>
            <w:tcBorders>
              <w:top w:val="nil"/>
              <w:left w:val="nil"/>
              <w:bottom w:val="nil"/>
              <w:right w:val="nil"/>
            </w:tcBorders>
            <w:shd w:val="clear" w:color="auto" w:fill="auto"/>
            <w:noWrap/>
            <w:vAlign w:val="center"/>
            <w:hideMark/>
          </w:tcPr>
          <w:p w14:paraId="6DF577EF" w14:textId="77777777" w:rsidR="00AE40B7" w:rsidRPr="00745665" w:rsidRDefault="00AE40B7" w:rsidP="00BE1BB6">
            <w:pPr>
              <w:jc w:val="center"/>
              <w:rPr>
                <w:rFonts w:eastAsia="Times New Roman"/>
                <w:sz w:val="16"/>
                <w:szCs w:val="16"/>
              </w:rPr>
            </w:pPr>
            <w:r w:rsidRPr="00745665">
              <w:rPr>
                <w:sz w:val="16"/>
                <w:szCs w:val="16"/>
              </w:rPr>
              <w:t>20:00 (2:28)</w:t>
            </w:r>
          </w:p>
        </w:tc>
        <w:tc>
          <w:tcPr>
            <w:tcW w:w="1080" w:type="dxa"/>
            <w:tcBorders>
              <w:top w:val="nil"/>
              <w:left w:val="nil"/>
              <w:bottom w:val="nil"/>
              <w:right w:val="nil"/>
            </w:tcBorders>
            <w:shd w:val="clear" w:color="auto" w:fill="auto"/>
            <w:noWrap/>
            <w:vAlign w:val="center"/>
            <w:hideMark/>
          </w:tcPr>
          <w:p w14:paraId="7D06ECEE" w14:textId="77777777" w:rsidR="00AE40B7" w:rsidRPr="00745665" w:rsidRDefault="00AE40B7" w:rsidP="00BE1BB6">
            <w:pPr>
              <w:jc w:val="center"/>
              <w:rPr>
                <w:rFonts w:eastAsia="Times New Roman"/>
                <w:sz w:val="16"/>
                <w:szCs w:val="16"/>
              </w:rPr>
            </w:pPr>
            <w:r w:rsidRPr="00745665">
              <w:rPr>
                <w:sz w:val="16"/>
                <w:szCs w:val="16"/>
              </w:rPr>
              <w:t>2:150:03)</w:t>
            </w:r>
          </w:p>
        </w:tc>
        <w:tc>
          <w:tcPr>
            <w:tcW w:w="1260" w:type="dxa"/>
            <w:tcBorders>
              <w:top w:val="nil"/>
              <w:left w:val="nil"/>
              <w:bottom w:val="nil"/>
              <w:right w:val="nil"/>
            </w:tcBorders>
            <w:shd w:val="clear" w:color="auto" w:fill="auto"/>
            <w:noWrap/>
            <w:vAlign w:val="center"/>
            <w:hideMark/>
          </w:tcPr>
          <w:p w14:paraId="0DBC4FE3" w14:textId="77777777" w:rsidR="00AE40B7" w:rsidRPr="00745665" w:rsidRDefault="00AE40B7" w:rsidP="00BE1BB6">
            <w:pPr>
              <w:jc w:val="center"/>
              <w:rPr>
                <w:rFonts w:eastAsia="Times New Roman"/>
                <w:sz w:val="16"/>
                <w:szCs w:val="16"/>
              </w:rPr>
            </w:pPr>
            <w:r w:rsidRPr="00745665">
              <w:rPr>
                <w:sz w:val="16"/>
                <w:szCs w:val="16"/>
              </w:rPr>
              <w:t>12.0 (1.94)</w:t>
            </w:r>
          </w:p>
        </w:tc>
      </w:tr>
      <w:tr w:rsidR="00AE40B7" w:rsidRPr="00F3437B" w14:paraId="2C054F77" w14:textId="77777777" w:rsidTr="00BE1BB6">
        <w:trPr>
          <w:trHeight w:val="340"/>
        </w:trPr>
        <w:tc>
          <w:tcPr>
            <w:tcW w:w="2155" w:type="dxa"/>
            <w:tcBorders>
              <w:top w:val="nil"/>
              <w:left w:val="nil"/>
              <w:bottom w:val="nil"/>
              <w:right w:val="nil"/>
            </w:tcBorders>
            <w:shd w:val="clear" w:color="auto" w:fill="auto"/>
            <w:vAlign w:val="bottom"/>
            <w:hideMark/>
          </w:tcPr>
          <w:p w14:paraId="2DC7CB76"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4D5392B"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2FF1583" w14:textId="77777777" w:rsidR="00AE40B7" w:rsidRPr="00745665" w:rsidRDefault="00AE40B7" w:rsidP="00BE1BB6">
            <w:pPr>
              <w:jc w:val="center"/>
              <w:rPr>
                <w:rFonts w:eastAsia="Times New Roman"/>
                <w:sz w:val="16"/>
                <w:szCs w:val="16"/>
              </w:rPr>
            </w:pPr>
            <w:r w:rsidRPr="00745665">
              <w:rPr>
                <w:sz w:val="16"/>
                <w:szCs w:val="16"/>
              </w:rPr>
              <w:t>0.45</w:t>
            </w:r>
          </w:p>
        </w:tc>
        <w:tc>
          <w:tcPr>
            <w:tcW w:w="1620" w:type="dxa"/>
            <w:tcBorders>
              <w:top w:val="nil"/>
              <w:left w:val="nil"/>
              <w:bottom w:val="nil"/>
              <w:right w:val="nil"/>
            </w:tcBorders>
            <w:shd w:val="clear" w:color="auto" w:fill="auto"/>
            <w:noWrap/>
            <w:vAlign w:val="center"/>
            <w:hideMark/>
          </w:tcPr>
          <w:p w14:paraId="6EE93C32" w14:textId="77777777" w:rsidR="00AE40B7" w:rsidRPr="00745665" w:rsidRDefault="00AE40B7" w:rsidP="00BE1BB6">
            <w:pPr>
              <w:jc w:val="center"/>
              <w:rPr>
                <w:rFonts w:eastAsia="Times New Roman"/>
                <w:sz w:val="16"/>
                <w:szCs w:val="16"/>
              </w:rPr>
            </w:pPr>
            <w:r w:rsidRPr="00745665">
              <w:rPr>
                <w:sz w:val="16"/>
                <w:szCs w:val="16"/>
              </w:rPr>
              <w:t>0.040</w:t>
            </w:r>
          </w:p>
        </w:tc>
        <w:tc>
          <w:tcPr>
            <w:tcW w:w="1080" w:type="dxa"/>
            <w:tcBorders>
              <w:top w:val="nil"/>
              <w:left w:val="nil"/>
              <w:bottom w:val="nil"/>
              <w:right w:val="nil"/>
            </w:tcBorders>
            <w:shd w:val="clear" w:color="auto" w:fill="auto"/>
            <w:noWrap/>
            <w:vAlign w:val="center"/>
            <w:hideMark/>
          </w:tcPr>
          <w:p w14:paraId="04B742CD" w14:textId="77777777" w:rsidR="00AE40B7" w:rsidRPr="00745665" w:rsidRDefault="00AE40B7" w:rsidP="00BE1BB6">
            <w:pPr>
              <w:jc w:val="center"/>
              <w:rPr>
                <w:rFonts w:eastAsia="Times New Roman"/>
                <w:sz w:val="16"/>
                <w:szCs w:val="16"/>
              </w:rPr>
            </w:pPr>
            <w:r w:rsidRPr="00745665">
              <w:rPr>
                <w:sz w:val="16"/>
                <w:szCs w:val="16"/>
              </w:rPr>
              <w:t>0.84</w:t>
            </w:r>
          </w:p>
        </w:tc>
        <w:tc>
          <w:tcPr>
            <w:tcW w:w="1260" w:type="dxa"/>
            <w:tcBorders>
              <w:top w:val="nil"/>
              <w:left w:val="nil"/>
              <w:bottom w:val="nil"/>
              <w:right w:val="nil"/>
            </w:tcBorders>
            <w:shd w:val="clear" w:color="auto" w:fill="auto"/>
            <w:noWrap/>
            <w:vAlign w:val="center"/>
            <w:hideMark/>
          </w:tcPr>
          <w:p w14:paraId="058A7709" w14:textId="77777777" w:rsidR="00AE40B7" w:rsidRPr="00745665" w:rsidRDefault="00AE40B7" w:rsidP="00BE1BB6">
            <w:pPr>
              <w:jc w:val="center"/>
              <w:rPr>
                <w:rFonts w:eastAsia="Times New Roman"/>
                <w:sz w:val="16"/>
                <w:szCs w:val="16"/>
              </w:rPr>
            </w:pPr>
            <w:r w:rsidRPr="00745665">
              <w:rPr>
                <w:sz w:val="16"/>
                <w:szCs w:val="16"/>
              </w:rPr>
              <w:t>0.08</w:t>
            </w:r>
          </w:p>
        </w:tc>
      </w:tr>
      <w:tr w:rsidR="00AE40B7" w:rsidRPr="00F3437B" w14:paraId="449DE45B" w14:textId="77777777" w:rsidTr="00BE1BB6">
        <w:trPr>
          <w:trHeight w:val="340"/>
        </w:trPr>
        <w:tc>
          <w:tcPr>
            <w:tcW w:w="2155" w:type="dxa"/>
            <w:tcBorders>
              <w:top w:val="nil"/>
              <w:left w:val="nil"/>
              <w:bottom w:val="nil"/>
              <w:right w:val="nil"/>
            </w:tcBorders>
            <w:shd w:val="clear" w:color="000000" w:fill="FCE4D6"/>
            <w:vAlign w:val="bottom"/>
            <w:hideMark/>
          </w:tcPr>
          <w:p w14:paraId="62C64EBC" w14:textId="77777777" w:rsidR="00AE40B7" w:rsidRPr="00745665" w:rsidRDefault="00AE40B7" w:rsidP="00BE1BB6">
            <w:pPr>
              <w:rPr>
                <w:rFonts w:eastAsia="Times New Roman"/>
                <w:sz w:val="16"/>
                <w:szCs w:val="16"/>
              </w:rPr>
            </w:pPr>
            <w:r w:rsidRPr="00745665">
              <w:rPr>
                <w:rFonts w:eastAsia="Times New Roman"/>
                <w:sz w:val="16"/>
                <w:szCs w:val="16"/>
              </w:rPr>
              <w:t>Maternal education</w:t>
            </w:r>
          </w:p>
        </w:tc>
        <w:tc>
          <w:tcPr>
            <w:tcW w:w="1080" w:type="dxa"/>
            <w:tcBorders>
              <w:top w:val="nil"/>
              <w:left w:val="nil"/>
              <w:bottom w:val="nil"/>
              <w:right w:val="nil"/>
            </w:tcBorders>
            <w:shd w:val="clear" w:color="000000" w:fill="FCE4D6"/>
            <w:noWrap/>
            <w:vAlign w:val="center"/>
            <w:hideMark/>
          </w:tcPr>
          <w:p w14:paraId="6CC77F9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C761F3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1A9861B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62E9701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07CF3B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1507DC7A" w14:textId="77777777" w:rsidTr="00BE1BB6">
        <w:trPr>
          <w:trHeight w:val="340"/>
        </w:trPr>
        <w:tc>
          <w:tcPr>
            <w:tcW w:w="2155" w:type="dxa"/>
            <w:tcBorders>
              <w:top w:val="nil"/>
              <w:left w:val="nil"/>
              <w:bottom w:val="nil"/>
              <w:right w:val="nil"/>
            </w:tcBorders>
            <w:shd w:val="clear" w:color="auto" w:fill="auto"/>
            <w:vAlign w:val="bottom"/>
            <w:hideMark/>
          </w:tcPr>
          <w:p w14:paraId="784E5816"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 Bachelor's Degree</w:t>
            </w:r>
          </w:p>
        </w:tc>
        <w:tc>
          <w:tcPr>
            <w:tcW w:w="1080" w:type="dxa"/>
            <w:tcBorders>
              <w:top w:val="nil"/>
              <w:left w:val="nil"/>
              <w:bottom w:val="nil"/>
              <w:right w:val="nil"/>
            </w:tcBorders>
            <w:shd w:val="clear" w:color="auto" w:fill="auto"/>
            <w:noWrap/>
            <w:vAlign w:val="center"/>
            <w:hideMark/>
          </w:tcPr>
          <w:p w14:paraId="70964CCF" w14:textId="77777777" w:rsidR="00AE40B7" w:rsidRPr="00745665" w:rsidRDefault="00AE40B7" w:rsidP="00BE1BB6">
            <w:pPr>
              <w:jc w:val="center"/>
              <w:rPr>
                <w:rFonts w:eastAsia="Times New Roman"/>
                <w:sz w:val="16"/>
                <w:szCs w:val="16"/>
              </w:rPr>
            </w:pPr>
            <w:r w:rsidRPr="00745665">
              <w:rPr>
                <w:rFonts w:eastAsia="Times New Roman"/>
                <w:sz w:val="16"/>
                <w:szCs w:val="16"/>
              </w:rPr>
              <w:t>17</w:t>
            </w:r>
          </w:p>
        </w:tc>
        <w:tc>
          <w:tcPr>
            <w:tcW w:w="1260" w:type="dxa"/>
            <w:tcBorders>
              <w:top w:val="nil"/>
              <w:left w:val="nil"/>
              <w:bottom w:val="nil"/>
              <w:right w:val="nil"/>
            </w:tcBorders>
            <w:shd w:val="clear" w:color="auto" w:fill="auto"/>
            <w:noWrap/>
            <w:vAlign w:val="center"/>
            <w:hideMark/>
          </w:tcPr>
          <w:p w14:paraId="510D951D" w14:textId="77777777" w:rsidR="00AE40B7" w:rsidRPr="00745665" w:rsidRDefault="00AE40B7" w:rsidP="00BE1BB6">
            <w:pPr>
              <w:jc w:val="center"/>
              <w:rPr>
                <w:rFonts w:eastAsia="Times New Roman"/>
                <w:sz w:val="16"/>
                <w:szCs w:val="16"/>
              </w:rPr>
            </w:pPr>
            <w:r w:rsidRPr="00745665">
              <w:rPr>
                <w:sz w:val="16"/>
                <w:szCs w:val="16"/>
              </w:rPr>
              <w:t>9:00 (2:00)</w:t>
            </w:r>
          </w:p>
        </w:tc>
        <w:tc>
          <w:tcPr>
            <w:tcW w:w="1620" w:type="dxa"/>
            <w:tcBorders>
              <w:top w:val="nil"/>
              <w:left w:val="nil"/>
              <w:bottom w:val="nil"/>
              <w:right w:val="nil"/>
            </w:tcBorders>
            <w:shd w:val="clear" w:color="auto" w:fill="auto"/>
            <w:noWrap/>
            <w:vAlign w:val="center"/>
            <w:hideMark/>
          </w:tcPr>
          <w:p w14:paraId="111E5361" w14:textId="77777777" w:rsidR="00AE40B7" w:rsidRPr="00745665" w:rsidRDefault="00AE40B7" w:rsidP="00BE1BB6">
            <w:pPr>
              <w:jc w:val="center"/>
              <w:rPr>
                <w:rFonts w:eastAsia="Times New Roman"/>
                <w:sz w:val="16"/>
                <w:szCs w:val="16"/>
              </w:rPr>
            </w:pPr>
            <w:r w:rsidRPr="00745665">
              <w:rPr>
                <w:sz w:val="16"/>
                <w:szCs w:val="16"/>
              </w:rPr>
              <w:t>20:36 (1:26)</w:t>
            </w:r>
          </w:p>
        </w:tc>
        <w:tc>
          <w:tcPr>
            <w:tcW w:w="1080" w:type="dxa"/>
            <w:tcBorders>
              <w:top w:val="nil"/>
              <w:left w:val="nil"/>
              <w:bottom w:val="nil"/>
              <w:right w:val="nil"/>
            </w:tcBorders>
            <w:shd w:val="clear" w:color="auto" w:fill="auto"/>
            <w:noWrap/>
            <w:vAlign w:val="center"/>
            <w:hideMark/>
          </w:tcPr>
          <w:p w14:paraId="53715B8C" w14:textId="77777777" w:rsidR="00AE40B7" w:rsidRPr="00745665" w:rsidRDefault="00AE40B7" w:rsidP="00BE1BB6">
            <w:pPr>
              <w:jc w:val="center"/>
              <w:rPr>
                <w:rFonts w:eastAsia="Times New Roman"/>
                <w:sz w:val="16"/>
                <w:szCs w:val="16"/>
              </w:rPr>
            </w:pPr>
            <w:r w:rsidRPr="00745665">
              <w:rPr>
                <w:sz w:val="16"/>
                <w:szCs w:val="16"/>
              </w:rPr>
              <w:t>2:55 (0:03)</w:t>
            </w:r>
          </w:p>
        </w:tc>
        <w:tc>
          <w:tcPr>
            <w:tcW w:w="1260" w:type="dxa"/>
            <w:tcBorders>
              <w:top w:val="nil"/>
              <w:left w:val="nil"/>
              <w:bottom w:val="nil"/>
              <w:right w:val="nil"/>
            </w:tcBorders>
            <w:shd w:val="clear" w:color="auto" w:fill="auto"/>
            <w:noWrap/>
            <w:vAlign w:val="center"/>
            <w:hideMark/>
          </w:tcPr>
          <w:p w14:paraId="3ED1E340" w14:textId="77777777" w:rsidR="00AE40B7" w:rsidRPr="00745665" w:rsidRDefault="00AE40B7" w:rsidP="00BE1BB6">
            <w:pPr>
              <w:jc w:val="center"/>
              <w:rPr>
                <w:rFonts w:eastAsia="Times New Roman"/>
                <w:sz w:val="16"/>
                <w:szCs w:val="16"/>
              </w:rPr>
            </w:pPr>
            <w:r w:rsidRPr="00745665">
              <w:rPr>
                <w:sz w:val="16"/>
                <w:szCs w:val="16"/>
              </w:rPr>
              <w:t>12.8 (1.83)</w:t>
            </w:r>
          </w:p>
        </w:tc>
      </w:tr>
      <w:tr w:rsidR="00AE40B7" w:rsidRPr="00F3437B" w14:paraId="4C379D36" w14:textId="77777777" w:rsidTr="00BE1BB6">
        <w:trPr>
          <w:trHeight w:val="340"/>
        </w:trPr>
        <w:tc>
          <w:tcPr>
            <w:tcW w:w="2155" w:type="dxa"/>
            <w:tcBorders>
              <w:top w:val="nil"/>
              <w:left w:val="nil"/>
              <w:bottom w:val="nil"/>
              <w:right w:val="nil"/>
            </w:tcBorders>
            <w:shd w:val="clear" w:color="auto" w:fill="auto"/>
            <w:vAlign w:val="bottom"/>
            <w:hideMark/>
          </w:tcPr>
          <w:p w14:paraId="69A20012"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Bachelor's Degree</w:t>
            </w:r>
          </w:p>
        </w:tc>
        <w:tc>
          <w:tcPr>
            <w:tcW w:w="1080" w:type="dxa"/>
            <w:tcBorders>
              <w:top w:val="nil"/>
              <w:left w:val="nil"/>
              <w:bottom w:val="nil"/>
              <w:right w:val="nil"/>
            </w:tcBorders>
            <w:shd w:val="clear" w:color="auto" w:fill="auto"/>
            <w:noWrap/>
            <w:vAlign w:val="center"/>
            <w:hideMark/>
          </w:tcPr>
          <w:p w14:paraId="06E9A4E2" w14:textId="77777777" w:rsidR="00AE40B7" w:rsidRPr="00745665" w:rsidRDefault="00AE40B7" w:rsidP="00BE1BB6">
            <w:pPr>
              <w:jc w:val="center"/>
              <w:rPr>
                <w:rFonts w:eastAsia="Times New Roman"/>
                <w:sz w:val="16"/>
                <w:szCs w:val="16"/>
              </w:rPr>
            </w:pPr>
            <w:r w:rsidRPr="00745665">
              <w:rPr>
                <w:rFonts w:eastAsia="Times New Roman"/>
                <w:sz w:val="16"/>
                <w:szCs w:val="16"/>
              </w:rPr>
              <w:t>22</w:t>
            </w:r>
          </w:p>
        </w:tc>
        <w:tc>
          <w:tcPr>
            <w:tcW w:w="1260" w:type="dxa"/>
            <w:tcBorders>
              <w:top w:val="nil"/>
              <w:left w:val="nil"/>
              <w:bottom w:val="nil"/>
              <w:right w:val="nil"/>
            </w:tcBorders>
            <w:shd w:val="clear" w:color="auto" w:fill="auto"/>
            <w:noWrap/>
            <w:vAlign w:val="center"/>
            <w:hideMark/>
          </w:tcPr>
          <w:p w14:paraId="4C672C9F" w14:textId="77777777" w:rsidR="00AE40B7" w:rsidRPr="00745665" w:rsidRDefault="00AE40B7" w:rsidP="00BE1BB6">
            <w:pPr>
              <w:jc w:val="center"/>
              <w:rPr>
                <w:rFonts w:eastAsia="Times New Roman"/>
                <w:sz w:val="16"/>
                <w:szCs w:val="16"/>
              </w:rPr>
            </w:pPr>
            <w:r w:rsidRPr="00745665">
              <w:rPr>
                <w:sz w:val="16"/>
                <w:szCs w:val="16"/>
              </w:rPr>
              <w:t>7:52 (00:30)</w:t>
            </w:r>
          </w:p>
        </w:tc>
        <w:tc>
          <w:tcPr>
            <w:tcW w:w="1620" w:type="dxa"/>
            <w:tcBorders>
              <w:top w:val="nil"/>
              <w:left w:val="nil"/>
              <w:bottom w:val="nil"/>
              <w:right w:val="nil"/>
            </w:tcBorders>
            <w:shd w:val="clear" w:color="auto" w:fill="auto"/>
            <w:noWrap/>
            <w:vAlign w:val="center"/>
            <w:hideMark/>
          </w:tcPr>
          <w:p w14:paraId="2D27A448" w14:textId="77777777" w:rsidR="00AE40B7" w:rsidRPr="00745665" w:rsidRDefault="00AE40B7" w:rsidP="00BE1BB6">
            <w:pPr>
              <w:jc w:val="center"/>
              <w:rPr>
                <w:rFonts w:eastAsia="Times New Roman"/>
                <w:sz w:val="16"/>
                <w:szCs w:val="16"/>
              </w:rPr>
            </w:pPr>
            <w:r w:rsidRPr="00745665">
              <w:rPr>
                <w:sz w:val="16"/>
                <w:szCs w:val="16"/>
              </w:rPr>
              <w:t>20:30 (2:12)</w:t>
            </w:r>
          </w:p>
        </w:tc>
        <w:tc>
          <w:tcPr>
            <w:tcW w:w="1080" w:type="dxa"/>
            <w:tcBorders>
              <w:top w:val="nil"/>
              <w:left w:val="nil"/>
              <w:bottom w:val="nil"/>
              <w:right w:val="nil"/>
            </w:tcBorders>
            <w:shd w:val="clear" w:color="auto" w:fill="auto"/>
            <w:noWrap/>
            <w:vAlign w:val="center"/>
            <w:hideMark/>
          </w:tcPr>
          <w:p w14:paraId="64D633CC"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088E0A8E" w14:textId="77777777" w:rsidR="00AE40B7" w:rsidRPr="00745665" w:rsidRDefault="00AE40B7" w:rsidP="00BE1BB6">
            <w:pPr>
              <w:jc w:val="center"/>
              <w:rPr>
                <w:rFonts w:eastAsia="Times New Roman"/>
                <w:sz w:val="16"/>
                <w:szCs w:val="16"/>
              </w:rPr>
            </w:pPr>
            <w:r w:rsidRPr="00745665">
              <w:rPr>
                <w:sz w:val="16"/>
                <w:szCs w:val="16"/>
              </w:rPr>
              <w:t>11.5 (2.06)</w:t>
            </w:r>
          </w:p>
        </w:tc>
      </w:tr>
      <w:tr w:rsidR="00AE40B7" w:rsidRPr="00F3437B" w14:paraId="73D205A5" w14:textId="77777777" w:rsidTr="00BE1BB6">
        <w:trPr>
          <w:trHeight w:val="340"/>
        </w:trPr>
        <w:tc>
          <w:tcPr>
            <w:tcW w:w="2155" w:type="dxa"/>
            <w:tcBorders>
              <w:top w:val="nil"/>
              <w:left w:val="nil"/>
              <w:bottom w:val="nil"/>
              <w:right w:val="nil"/>
            </w:tcBorders>
            <w:shd w:val="clear" w:color="auto" w:fill="auto"/>
            <w:vAlign w:val="bottom"/>
            <w:hideMark/>
          </w:tcPr>
          <w:p w14:paraId="0C97003B"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Master's Degree</w:t>
            </w:r>
          </w:p>
        </w:tc>
        <w:tc>
          <w:tcPr>
            <w:tcW w:w="1080" w:type="dxa"/>
            <w:tcBorders>
              <w:top w:val="nil"/>
              <w:left w:val="nil"/>
              <w:bottom w:val="nil"/>
              <w:right w:val="nil"/>
            </w:tcBorders>
            <w:shd w:val="clear" w:color="auto" w:fill="auto"/>
            <w:noWrap/>
            <w:vAlign w:val="center"/>
            <w:hideMark/>
          </w:tcPr>
          <w:p w14:paraId="17F08238" w14:textId="77777777" w:rsidR="00AE40B7" w:rsidRPr="00745665" w:rsidRDefault="00AE40B7" w:rsidP="00BE1BB6">
            <w:pPr>
              <w:jc w:val="center"/>
              <w:rPr>
                <w:rFonts w:eastAsia="Times New Roman"/>
                <w:sz w:val="16"/>
                <w:szCs w:val="16"/>
              </w:rPr>
            </w:pPr>
            <w:r w:rsidRPr="00745665">
              <w:rPr>
                <w:rFonts w:eastAsia="Times New Roman"/>
                <w:sz w:val="16"/>
                <w:szCs w:val="16"/>
              </w:rPr>
              <w:t>33</w:t>
            </w:r>
          </w:p>
        </w:tc>
        <w:tc>
          <w:tcPr>
            <w:tcW w:w="1260" w:type="dxa"/>
            <w:tcBorders>
              <w:top w:val="nil"/>
              <w:left w:val="nil"/>
              <w:bottom w:val="nil"/>
              <w:right w:val="nil"/>
            </w:tcBorders>
            <w:shd w:val="clear" w:color="auto" w:fill="auto"/>
            <w:noWrap/>
            <w:vAlign w:val="center"/>
            <w:hideMark/>
          </w:tcPr>
          <w:p w14:paraId="00C06D53" w14:textId="77777777" w:rsidR="00AE40B7" w:rsidRPr="00745665" w:rsidRDefault="00AE40B7" w:rsidP="00BE1BB6">
            <w:pPr>
              <w:jc w:val="center"/>
              <w:rPr>
                <w:rFonts w:eastAsia="Times New Roman"/>
                <w:sz w:val="16"/>
                <w:szCs w:val="16"/>
              </w:rPr>
            </w:pPr>
            <w:r w:rsidRPr="00745665">
              <w:rPr>
                <w:sz w:val="16"/>
                <w:szCs w:val="16"/>
              </w:rPr>
              <w:t>8:00 (00:45)</w:t>
            </w:r>
          </w:p>
        </w:tc>
        <w:tc>
          <w:tcPr>
            <w:tcW w:w="1620" w:type="dxa"/>
            <w:tcBorders>
              <w:top w:val="nil"/>
              <w:left w:val="nil"/>
              <w:bottom w:val="nil"/>
              <w:right w:val="nil"/>
            </w:tcBorders>
            <w:shd w:val="clear" w:color="auto" w:fill="auto"/>
            <w:noWrap/>
            <w:vAlign w:val="center"/>
            <w:hideMark/>
          </w:tcPr>
          <w:p w14:paraId="712EA77F" w14:textId="77777777" w:rsidR="00AE40B7" w:rsidRPr="00745665" w:rsidRDefault="00AE40B7" w:rsidP="00BE1BB6">
            <w:pPr>
              <w:jc w:val="center"/>
              <w:rPr>
                <w:rFonts w:eastAsia="Times New Roman"/>
                <w:sz w:val="16"/>
                <w:szCs w:val="16"/>
              </w:rPr>
            </w:pPr>
            <w:r w:rsidRPr="00745665">
              <w:rPr>
                <w:sz w:val="16"/>
                <w:szCs w:val="16"/>
              </w:rPr>
              <w:t>20:30 (1:30)</w:t>
            </w:r>
          </w:p>
        </w:tc>
        <w:tc>
          <w:tcPr>
            <w:tcW w:w="1080" w:type="dxa"/>
            <w:tcBorders>
              <w:top w:val="nil"/>
              <w:left w:val="nil"/>
              <w:bottom w:val="nil"/>
              <w:right w:val="nil"/>
            </w:tcBorders>
            <w:shd w:val="clear" w:color="auto" w:fill="auto"/>
            <w:noWrap/>
            <w:vAlign w:val="center"/>
            <w:hideMark/>
          </w:tcPr>
          <w:p w14:paraId="25DCA2A2" w14:textId="77777777" w:rsidR="00AE40B7" w:rsidRPr="00745665" w:rsidRDefault="00AE40B7" w:rsidP="00BE1BB6">
            <w:pPr>
              <w:jc w:val="center"/>
              <w:rPr>
                <w:rFonts w:eastAsia="Times New Roman"/>
                <w:sz w:val="16"/>
                <w:szCs w:val="16"/>
              </w:rPr>
            </w:pPr>
            <w:r w:rsidRPr="00745665">
              <w:rPr>
                <w:sz w:val="16"/>
                <w:szCs w:val="16"/>
              </w:rPr>
              <w:t>2:07 (0:02)</w:t>
            </w:r>
          </w:p>
        </w:tc>
        <w:tc>
          <w:tcPr>
            <w:tcW w:w="1260" w:type="dxa"/>
            <w:tcBorders>
              <w:top w:val="nil"/>
              <w:left w:val="nil"/>
              <w:bottom w:val="nil"/>
              <w:right w:val="nil"/>
            </w:tcBorders>
            <w:shd w:val="clear" w:color="auto" w:fill="auto"/>
            <w:noWrap/>
            <w:vAlign w:val="center"/>
            <w:hideMark/>
          </w:tcPr>
          <w:p w14:paraId="1C57EAA9"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7E2BEFE9" w14:textId="77777777" w:rsidTr="00BE1BB6">
        <w:trPr>
          <w:trHeight w:val="396"/>
        </w:trPr>
        <w:tc>
          <w:tcPr>
            <w:tcW w:w="2155" w:type="dxa"/>
            <w:tcBorders>
              <w:top w:val="nil"/>
              <w:left w:val="nil"/>
              <w:bottom w:val="nil"/>
              <w:right w:val="nil"/>
            </w:tcBorders>
            <w:shd w:val="clear" w:color="auto" w:fill="auto"/>
            <w:vAlign w:val="bottom"/>
            <w:hideMark/>
          </w:tcPr>
          <w:p w14:paraId="5B2F8A3E"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Doctorate or Professional Degree</w:t>
            </w:r>
          </w:p>
        </w:tc>
        <w:tc>
          <w:tcPr>
            <w:tcW w:w="1080" w:type="dxa"/>
            <w:tcBorders>
              <w:top w:val="nil"/>
              <w:left w:val="nil"/>
              <w:bottom w:val="nil"/>
              <w:right w:val="nil"/>
            </w:tcBorders>
            <w:shd w:val="clear" w:color="auto" w:fill="auto"/>
            <w:noWrap/>
            <w:vAlign w:val="center"/>
            <w:hideMark/>
          </w:tcPr>
          <w:p w14:paraId="49D75DBD" w14:textId="77777777" w:rsidR="00AE40B7" w:rsidRPr="00745665" w:rsidRDefault="00AE40B7" w:rsidP="00BE1BB6">
            <w:pPr>
              <w:jc w:val="center"/>
              <w:rPr>
                <w:rFonts w:eastAsia="Times New Roman"/>
                <w:sz w:val="16"/>
                <w:szCs w:val="16"/>
              </w:rPr>
            </w:pPr>
            <w:r w:rsidRPr="00745665">
              <w:rPr>
                <w:rFonts w:eastAsia="Times New Roman"/>
                <w:sz w:val="16"/>
                <w:szCs w:val="16"/>
              </w:rPr>
              <w:t>16</w:t>
            </w:r>
          </w:p>
        </w:tc>
        <w:tc>
          <w:tcPr>
            <w:tcW w:w="1260" w:type="dxa"/>
            <w:tcBorders>
              <w:top w:val="nil"/>
              <w:left w:val="nil"/>
              <w:bottom w:val="nil"/>
              <w:right w:val="nil"/>
            </w:tcBorders>
            <w:shd w:val="clear" w:color="auto" w:fill="auto"/>
            <w:noWrap/>
            <w:vAlign w:val="center"/>
            <w:hideMark/>
          </w:tcPr>
          <w:p w14:paraId="6634071B" w14:textId="77777777" w:rsidR="00AE40B7" w:rsidRPr="00745665" w:rsidRDefault="00AE40B7" w:rsidP="00BE1BB6">
            <w:pPr>
              <w:jc w:val="center"/>
              <w:rPr>
                <w:rFonts w:eastAsia="Times New Roman"/>
                <w:sz w:val="16"/>
                <w:szCs w:val="16"/>
              </w:rPr>
            </w:pPr>
            <w:r w:rsidRPr="00745665">
              <w:rPr>
                <w:sz w:val="16"/>
                <w:szCs w:val="16"/>
              </w:rPr>
              <w:t>7:30 (1:00)</w:t>
            </w:r>
          </w:p>
        </w:tc>
        <w:tc>
          <w:tcPr>
            <w:tcW w:w="1620" w:type="dxa"/>
            <w:tcBorders>
              <w:top w:val="nil"/>
              <w:left w:val="nil"/>
              <w:bottom w:val="nil"/>
              <w:right w:val="nil"/>
            </w:tcBorders>
            <w:shd w:val="clear" w:color="auto" w:fill="auto"/>
            <w:noWrap/>
            <w:vAlign w:val="center"/>
            <w:hideMark/>
          </w:tcPr>
          <w:p w14:paraId="750182C7" w14:textId="77777777" w:rsidR="00AE40B7" w:rsidRPr="00745665" w:rsidRDefault="00AE40B7" w:rsidP="00BE1BB6">
            <w:pPr>
              <w:jc w:val="center"/>
              <w:rPr>
                <w:rFonts w:eastAsia="Times New Roman"/>
                <w:sz w:val="16"/>
                <w:szCs w:val="16"/>
              </w:rPr>
            </w:pPr>
            <w:r w:rsidRPr="00745665">
              <w:rPr>
                <w:sz w:val="16"/>
                <w:szCs w:val="16"/>
              </w:rPr>
              <w:t>20:00 (1:07)</w:t>
            </w:r>
          </w:p>
        </w:tc>
        <w:tc>
          <w:tcPr>
            <w:tcW w:w="1080" w:type="dxa"/>
            <w:tcBorders>
              <w:top w:val="nil"/>
              <w:left w:val="nil"/>
              <w:bottom w:val="nil"/>
              <w:right w:val="nil"/>
            </w:tcBorders>
            <w:shd w:val="clear" w:color="auto" w:fill="auto"/>
            <w:noWrap/>
            <w:vAlign w:val="center"/>
            <w:hideMark/>
          </w:tcPr>
          <w:p w14:paraId="560302AE"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4C8AA6C0" w14:textId="77777777" w:rsidR="00AE40B7" w:rsidRPr="00745665" w:rsidRDefault="00AE40B7" w:rsidP="00BE1BB6">
            <w:pPr>
              <w:jc w:val="center"/>
              <w:rPr>
                <w:rFonts w:eastAsia="Times New Roman"/>
                <w:sz w:val="16"/>
                <w:szCs w:val="16"/>
              </w:rPr>
            </w:pPr>
            <w:r w:rsidRPr="00745665">
              <w:rPr>
                <w:sz w:val="16"/>
                <w:szCs w:val="16"/>
              </w:rPr>
              <w:t>11.5 (1.75)</w:t>
            </w:r>
          </w:p>
        </w:tc>
      </w:tr>
      <w:tr w:rsidR="00AE40B7" w:rsidRPr="00F3437B" w14:paraId="22494ED6" w14:textId="77777777" w:rsidTr="00BE1BB6">
        <w:trPr>
          <w:trHeight w:val="340"/>
        </w:trPr>
        <w:tc>
          <w:tcPr>
            <w:tcW w:w="2155" w:type="dxa"/>
            <w:tcBorders>
              <w:top w:val="nil"/>
              <w:left w:val="nil"/>
              <w:bottom w:val="nil"/>
              <w:right w:val="nil"/>
            </w:tcBorders>
            <w:shd w:val="clear" w:color="auto" w:fill="auto"/>
            <w:vAlign w:val="bottom"/>
            <w:hideMark/>
          </w:tcPr>
          <w:p w14:paraId="769FA784"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65EA661E"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C5C6DC7"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0.019</w:t>
            </w:r>
          </w:p>
        </w:tc>
        <w:tc>
          <w:tcPr>
            <w:tcW w:w="1620" w:type="dxa"/>
            <w:tcBorders>
              <w:top w:val="nil"/>
              <w:left w:val="nil"/>
              <w:bottom w:val="nil"/>
              <w:right w:val="nil"/>
            </w:tcBorders>
            <w:shd w:val="clear" w:color="auto" w:fill="auto"/>
            <w:noWrap/>
            <w:vAlign w:val="center"/>
            <w:hideMark/>
          </w:tcPr>
          <w:p w14:paraId="30EC662D" w14:textId="77777777" w:rsidR="00AE40B7" w:rsidRPr="00745665" w:rsidRDefault="00AE40B7" w:rsidP="00BE1BB6">
            <w:pPr>
              <w:jc w:val="center"/>
              <w:rPr>
                <w:rFonts w:eastAsia="Times New Roman"/>
                <w:sz w:val="16"/>
                <w:szCs w:val="16"/>
              </w:rPr>
            </w:pPr>
            <w:r w:rsidRPr="00745665">
              <w:rPr>
                <w:sz w:val="16"/>
                <w:szCs w:val="16"/>
              </w:rPr>
              <w:t>0.84</w:t>
            </w:r>
          </w:p>
        </w:tc>
        <w:tc>
          <w:tcPr>
            <w:tcW w:w="1080" w:type="dxa"/>
            <w:tcBorders>
              <w:top w:val="nil"/>
              <w:left w:val="nil"/>
              <w:bottom w:val="nil"/>
              <w:right w:val="nil"/>
            </w:tcBorders>
            <w:shd w:val="clear" w:color="auto" w:fill="auto"/>
            <w:noWrap/>
            <w:vAlign w:val="center"/>
            <w:hideMark/>
          </w:tcPr>
          <w:p w14:paraId="7818A1FD" w14:textId="77777777" w:rsidR="00AE40B7" w:rsidRPr="00745665" w:rsidRDefault="00AE40B7" w:rsidP="00BE1BB6">
            <w:pPr>
              <w:jc w:val="center"/>
              <w:rPr>
                <w:rFonts w:eastAsia="Times New Roman"/>
                <w:sz w:val="16"/>
                <w:szCs w:val="16"/>
              </w:rPr>
            </w:pPr>
            <w:r w:rsidRPr="00745665">
              <w:rPr>
                <w:sz w:val="16"/>
                <w:szCs w:val="16"/>
              </w:rPr>
              <w:t>0.14</w:t>
            </w:r>
          </w:p>
        </w:tc>
        <w:tc>
          <w:tcPr>
            <w:tcW w:w="1260" w:type="dxa"/>
            <w:tcBorders>
              <w:top w:val="nil"/>
              <w:left w:val="nil"/>
              <w:bottom w:val="nil"/>
              <w:right w:val="nil"/>
            </w:tcBorders>
            <w:shd w:val="clear" w:color="auto" w:fill="auto"/>
            <w:noWrap/>
            <w:vAlign w:val="center"/>
            <w:hideMark/>
          </w:tcPr>
          <w:p w14:paraId="640B585A" w14:textId="77777777" w:rsidR="00AE40B7" w:rsidRPr="00745665" w:rsidRDefault="00AE40B7" w:rsidP="00BE1BB6">
            <w:pPr>
              <w:jc w:val="center"/>
              <w:rPr>
                <w:rFonts w:eastAsia="Times New Roman"/>
                <w:b/>
                <w:bCs/>
                <w:color w:val="FF0000"/>
                <w:sz w:val="16"/>
                <w:szCs w:val="16"/>
              </w:rPr>
            </w:pPr>
            <w:r w:rsidRPr="00745665">
              <w:rPr>
                <w:sz w:val="16"/>
                <w:szCs w:val="16"/>
              </w:rPr>
              <w:t>0.074</w:t>
            </w:r>
          </w:p>
        </w:tc>
      </w:tr>
      <w:tr w:rsidR="00AE40B7" w:rsidRPr="00F3437B" w14:paraId="318F70B5" w14:textId="77777777" w:rsidTr="00BE1BB6">
        <w:trPr>
          <w:trHeight w:val="387"/>
        </w:trPr>
        <w:tc>
          <w:tcPr>
            <w:tcW w:w="2155" w:type="dxa"/>
            <w:tcBorders>
              <w:top w:val="nil"/>
              <w:left w:val="nil"/>
              <w:bottom w:val="nil"/>
              <w:right w:val="nil"/>
            </w:tcBorders>
            <w:shd w:val="clear" w:color="000000" w:fill="FCE4D6"/>
            <w:vAlign w:val="bottom"/>
            <w:hideMark/>
          </w:tcPr>
          <w:p w14:paraId="71622EEC" w14:textId="77777777" w:rsidR="00AE40B7" w:rsidRPr="00745665" w:rsidRDefault="00AE40B7" w:rsidP="00BE1BB6">
            <w:pPr>
              <w:rPr>
                <w:rFonts w:eastAsia="Times New Roman"/>
                <w:sz w:val="16"/>
                <w:szCs w:val="16"/>
              </w:rPr>
            </w:pPr>
            <w:r w:rsidRPr="00745665">
              <w:rPr>
                <w:rFonts w:eastAsia="Times New Roman"/>
                <w:sz w:val="16"/>
                <w:szCs w:val="16"/>
              </w:rPr>
              <w:t>Household Annual Income</w:t>
            </w:r>
          </w:p>
        </w:tc>
        <w:tc>
          <w:tcPr>
            <w:tcW w:w="1080" w:type="dxa"/>
            <w:tcBorders>
              <w:top w:val="nil"/>
              <w:left w:val="nil"/>
              <w:bottom w:val="nil"/>
              <w:right w:val="nil"/>
            </w:tcBorders>
            <w:shd w:val="clear" w:color="000000" w:fill="FCE4D6"/>
            <w:noWrap/>
            <w:vAlign w:val="bottom"/>
            <w:hideMark/>
          </w:tcPr>
          <w:p w14:paraId="5EAF0300" w14:textId="77777777" w:rsidR="00AE40B7" w:rsidRPr="00745665" w:rsidRDefault="00AE40B7" w:rsidP="00BE1BB6">
            <w:pPr>
              <w:jc w:val="center"/>
              <w:rPr>
                <w:rFonts w:eastAsia="Times New Roman"/>
                <w:b/>
                <w:bCs/>
                <w:sz w:val="16"/>
                <w:szCs w:val="16"/>
              </w:rPr>
            </w:pPr>
            <w:r w:rsidRPr="00745665">
              <w:rPr>
                <w:rFonts w:eastAsia="Times New Roman"/>
                <w:b/>
                <w:bCs/>
                <w:sz w:val="16"/>
                <w:szCs w:val="16"/>
              </w:rPr>
              <w:t> </w:t>
            </w:r>
          </w:p>
        </w:tc>
        <w:tc>
          <w:tcPr>
            <w:tcW w:w="1260" w:type="dxa"/>
            <w:tcBorders>
              <w:top w:val="nil"/>
              <w:left w:val="nil"/>
              <w:bottom w:val="nil"/>
              <w:right w:val="nil"/>
            </w:tcBorders>
            <w:shd w:val="clear" w:color="000000" w:fill="FCE4D6"/>
            <w:noWrap/>
            <w:vAlign w:val="bottom"/>
            <w:hideMark/>
          </w:tcPr>
          <w:p w14:paraId="7B130D2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24ECC8E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AE3BB5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D975471"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3BC57982" w14:textId="77777777" w:rsidTr="00BE1BB6">
        <w:trPr>
          <w:trHeight w:val="340"/>
        </w:trPr>
        <w:tc>
          <w:tcPr>
            <w:tcW w:w="2155" w:type="dxa"/>
            <w:tcBorders>
              <w:top w:val="nil"/>
              <w:left w:val="nil"/>
              <w:bottom w:val="nil"/>
              <w:right w:val="nil"/>
            </w:tcBorders>
            <w:shd w:val="clear" w:color="auto" w:fill="auto"/>
            <w:vAlign w:val="bottom"/>
            <w:hideMark/>
          </w:tcPr>
          <w:p w14:paraId="66E39AC1"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&lt;$100,000</w:t>
            </w:r>
          </w:p>
        </w:tc>
        <w:tc>
          <w:tcPr>
            <w:tcW w:w="1080" w:type="dxa"/>
            <w:tcBorders>
              <w:top w:val="nil"/>
              <w:left w:val="nil"/>
              <w:bottom w:val="nil"/>
              <w:right w:val="nil"/>
            </w:tcBorders>
            <w:shd w:val="clear" w:color="auto" w:fill="auto"/>
            <w:noWrap/>
            <w:vAlign w:val="bottom"/>
            <w:hideMark/>
          </w:tcPr>
          <w:p w14:paraId="44B4D77F" w14:textId="77777777" w:rsidR="00AE40B7" w:rsidRPr="00745665" w:rsidRDefault="00AE40B7" w:rsidP="00BE1BB6">
            <w:pPr>
              <w:jc w:val="center"/>
              <w:rPr>
                <w:rFonts w:eastAsia="Times New Roman"/>
                <w:sz w:val="16"/>
                <w:szCs w:val="16"/>
              </w:rPr>
            </w:pPr>
            <w:r w:rsidRPr="00745665">
              <w:rPr>
                <w:rFonts w:eastAsia="Times New Roman"/>
                <w:sz w:val="16"/>
                <w:szCs w:val="16"/>
              </w:rPr>
              <w:t>26</w:t>
            </w:r>
          </w:p>
        </w:tc>
        <w:tc>
          <w:tcPr>
            <w:tcW w:w="1260" w:type="dxa"/>
            <w:tcBorders>
              <w:top w:val="nil"/>
              <w:left w:val="nil"/>
              <w:bottom w:val="nil"/>
              <w:right w:val="nil"/>
            </w:tcBorders>
            <w:shd w:val="clear" w:color="auto" w:fill="auto"/>
            <w:noWrap/>
            <w:vAlign w:val="center"/>
            <w:hideMark/>
          </w:tcPr>
          <w:p w14:paraId="68BC06DD" w14:textId="77777777" w:rsidR="00AE40B7" w:rsidRPr="00745665" w:rsidRDefault="00AE40B7" w:rsidP="00BE1BB6">
            <w:pPr>
              <w:jc w:val="center"/>
              <w:rPr>
                <w:rFonts w:eastAsia="Times New Roman"/>
                <w:sz w:val="16"/>
                <w:szCs w:val="16"/>
              </w:rPr>
            </w:pPr>
            <w:r w:rsidRPr="00745665">
              <w:rPr>
                <w:sz w:val="16"/>
                <w:szCs w:val="16"/>
              </w:rPr>
              <w:t>8:00 (1:53)</w:t>
            </w:r>
          </w:p>
        </w:tc>
        <w:tc>
          <w:tcPr>
            <w:tcW w:w="1620" w:type="dxa"/>
            <w:tcBorders>
              <w:top w:val="nil"/>
              <w:left w:val="nil"/>
              <w:bottom w:val="nil"/>
              <w:right w:val="nil"/>
            </w:tcBorders>
            <w:shd w:val="clear" w:color="auto" w:fill="auto"/>
            <w:noWrap/>
            <w:vAlign w:val="center"/>
            <w:hideMark/>
          </w:tcPr>
          <w:p w14:paraId="1060436D" w14:textId="77777777" w:rsidR="00AE40B7" w:rsidRPr="00745665" w:rsidRDefault="00AE40B7" w:rsidP="00BE1BB6">
            <w:pPr>
              <w:jc w:val="center"/>
              <w:rPr>
                <w:rFonts w:eastAsia="Times New Roman"/>
                <w:sz w:val="16"/>
                <w:szCs w:val="16"/>
              </w:rPr>
            </w:pPr>
            <w:r w:rsidRPr="00745665">
              <w:rPr>
                <w:sz w:val="16"/>
                <w:szCs w:val="16"/>
              </w:rPr>
              <w:t>21:00 (1:34)</w:t>
            </w:r>
          </w:p>
        </w:tc>
        <w:tc>
          <w:tcPr>
            <w:tcW w:w="1080" w:type="dxa"/>
            <w:tcBorders>
              <w:top w:val="nil"/>
              <w:left w:val="nil"/>
              <w:bottom w:val="nil"/>
              <w:right w:val="nil"/>
            </w:tcBorders>
            <w:shd w:val="clear" w:color="auto" w:fill="auto"/>
            <w:noWrap/>
            <w:vAlign w:val="center"/>
            <w:hideMark/>
          </w:tcPr>
          <w:p w14:paraId="580758BB"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2CE3D740" w14:textId="77777777" w:rsidR="00AE40B7" w:rsidRPr="00745665" w:rsidRDefault="00AE40B7" w:rsidP="00BE1BB6">
            <w:pPr>
              <w:jc w:val="center"/>
              <w:rPr>
                <w:rFonts w:eastAsia="Times New Roman"/>
                <w:sz w:val="16"/>
                <w:szCs w:val="16"/>
              </w:rPr>
            </w:pPr>
            <w:r w:rsidRPr="00745665">
              <w:rPr>
                <w:sz w:val="16"/>
                <w:szCs w:val="16"/>
              </w:rPr>
              <w:t>12.0 (2.30)</w:t>
            </w:r>
          </w:p>
        </w:tc>
      </w:tr>
      <w:tr w:rsidR="00AE40B7" w:rsidRPr="00F3437B" w14:paraId="3AB03F5D" w14:textId="77777777" w:rsidTr="00BE1BB6">
        <w:trPr>
          <w:trHeight w:val="340"/>
        </w:trPr>
        <w:tc>
          <w:tcPr>
            <w:tcW w:w="2155" w:type="dxa"/>
            <w:tcBorders>
              <w:top w:val="nil"/>
              <w:left w:val="nil"/>
              <w:bottom w:val="nil"/>
              <w:right w:val="nil"/>
            </w:tcBorders>
            <w:shd w:val="clear" w:color="auto" w:fill="auto"/>
            <w:vAlign w:val="bottom"/>
            <w:hideMark/>
          </w:tcPr>
          <w:p w14:paraId="21D3401A"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$100,000 - 149,999</w:t>
            </w:r>
          </w:p>
        </w:tc>
        <w:tc>
          <w:tcPr>
            <w:tcW w:w="1080" w:type="dxa"/>
            <w:tcBorders>
              <w:top w:val="nil"/>
              <w:left w:val="nil"/>
              <w:bottom w:val="nil"/>
              <w:right w:val="nil"/>
            </w:tcBorders>
            <w:shd w:val="clear" w:color="auto" w:fill="auto"/>
            <w:noWrap/>
            <w:vAlign w:val="bottom"/>
            <w:hideMark/>
          </w:tcPr>
          <w:p w14:paraId="404EF10C" w14:textId="77777777" w:rsidR="00AE40B7" w:rsidRPr="00745665" w:rsidRDefault="00AE40B7" w:rsidP="00BE1BB6">
            <w:pPr>
              <w:jc w:val="center"/>
              <w:rPr>
                <w:rFonts w:eastAsia="Times New Roman"/>
                <w:sz w:val="16"/>
                <w:szCs w:val="16"/>
              </w:rPr>
            </w:pPr>
            <w:r w:rsidRPr="00745665">
              <w:rPr>
                <w:rFonts w:eastAsia="Times New Roman"/>
                <w:sz w:val="16"/>
                <w:szCs w:val="16"/>
              </w:rPr>
              <w:t>27</w:t>
            </w:r>
          </w:p>
        </w:tc>
        <w:tc>
          <w:tcPr>
            <w:tcW w:w="1260" w:type="dxa"/>
            <w:tcBorders>
              <w:top w:val="nil"/>
              <w:left w:val="nil"/>
              <w:bottom w:val="nil"/>
              <w:right w:val="nil"/>
            </w:tcBorders>
            <w:shd w:val="clear" w:color="auto" w:fill="auto"/>
            <w:noWrap/>
            <w:vAlign w:val="center"/>
            <w:hideMark/>
          </w:tcPr>
          <w:p w14:paraId="2F823DC4" w14:textId="77777777" w:rsidR="00AE40B7" w:rsidRPr="00745665" w:rsidRDefault="00AE40B7" w:rsidP="00BE1BB6">
            <w:pPr>
              <w:jc w:val="center"/>
              <w:rPr>
                <w:rFonts w:eastAsia="Times New Roman"/>
                <w:sz w:val="16"/>
                <w:szCs w:val="16"/>
              </w:rPr>
            </w:pPr>
            <w:r w:rsidRPr="00745665">
              <w:rPr>
                <w:sz w:val="16"/>
                <w:szCs w:val="16"/>
              </w:rPr>
              <w:t>8:00 (00:57)</w:t>
            </w:r>
          </w:p>
        </w:tc>
        <w:tc>
          <w:tcPr>
            <w:tcW w:w="1620" w:type="dxa"/>
            <w:tcBorders>
              <w:top w:val="nil"/>
              <w:left w:val="nil"/>
              <w:bottom w:val="nil"/>
              <w:right w:val="nil"/>
            </w:tcBorders>
            <w:shd w:val="clear" w:color="auto" w:fill="auto"/>
            <w:noWrap/>
            <w:vAlign w:val="center"/>
            <w:hideMark/>
          </w:tcPr>
          <w:p w14:paraId="32884AF7" w14:textId="77777777" w:rsidR="00AE40B7" w:rsidRPr="00745665" w:rsidRDefault="00AE40B7" w:rsidP="00BE1BB6">
            <w:pPr>
              <w:jc w:val="center"/>
              <w:rPr>
                <w:rFonts w:eastAsia="Times New Roman"/>
                <w:sz w:val="16"/>
                <w:szCs w:val="16"/>
              </w:rPr>
            </w:pPr>
            <w:r w:rsidRPr="00745665">
              <w:rPr>
                <w:sz w:val="16"/>
                <w:szCs w:val="16"/>
              </w:rPr>
              <w:t>20:30 (1:30)</w:t>
            </w:r>
          </w:p>
        </w:tc>
        <w:tc>
          <w:tcPr>
            <w:tcW w:w="1080" w:type="dxa"/>
            <w:tcBorders>
              <w:top w:val="nil"/>
              <w:left w:val="nil"/>
              <w:bottom w:val="nil"/>
              <w:right w:val="nil"/>
            </w:tcBorders>
            <w:shd w:val="clear" w:color="auto" w:fill="auto"/>
            <w:noWrap/>
            <w:vAlign w:val="center"/>
            <w:hideMark/>
          </w:tcPr>
          <w:p w14:paraId="31B0B980" w14:textId="77777777" w:rsidR="00AE40B7" w:rsidRPr="00745665" w:rsidRDefault="00AE40B7" w:rsidP="00BE1BB6">
            <w:pPr>
              <w:jc w:val="center"/>
              <w:rPr>
                <w:rFonts w:eastAsia="Times New Roman"/>
                <w:sz w:val="16"/>
                <w:szCs w:val="16"/>
              </w:rPr>
            </w:pPr>
            <w:r w:rsidRPr="00745665">
              <w:rPr>
                <w:sz w:val="16"/>
                <w:szCs w:val="16"/>
              </w:rPr>
              <w:t>2:15 (0:03)</w:t>
            </w:r>
          </w:p>
        </w:tc>
        <w:tc>
          <w:tcPr>
            <w:tcW w:w="1260" w:type="dxa"/>
            <w:tcBorders>
              <w:top w:val="nil"/>
              <w:left w:val="nil"/>
              <w:bottom w:val="nil"/>
              <w:right w:val="nil"/>
            </w:tcBorders>
            <w:shd w:val="clear" w:color="auto" w:fill="auto"/>
            <w:noWrap/>
            <w:vAlign w:val="center"/>
            <w:hideMark/>
          </w:tcPr>
          <w:p w14:paraId="63C9402F" w14:textId="77777777" w:rsidR="00AE40B7" w:rsidRPr="00745665" w:rsidRDefault="00AE40B7" w:rsidP="00BE1BB6">
            <w:pPr>
              <w:jc w:val="center"/>
              <w:rPr>
                <w:rFonts w:eastAsia="Times New Roman"/>
                <w:sz w:val="16"/>
                <w:szCs w:val="16"/>
              </w:rPr>
            </w:pPr>
            <w:r w:rsidRPr="00745665">
              <w:rPr>
                <w:sz w:val="16"/>
                <w:szCs w:val="16"/>
              </w:rPr>
              <w:t>11.5 (1.50)</w:t>
            </w:r>
          </w:p>
        </w:tc>
      </w:tr>
      <w:tr w:rsidR="00AE40B7" w:rsidRPr="00F3437B" w14:paraId="7564DC74" w14:textId="77777777" w:rsidTr="00BE1BB6">
        <w:trPr>
          <w:trHeight w:val="340"/>
        </w:trPr>
        <w:tc>
          <w:tcPr>
            <w:tcW w:w="2155" w:type="dxa"/>
            <w:tcBorders>
              <w:top w:val="nil"/>
              <w:left w:val="nil"/>
              <w:bottom w:val="nil"/>
              <w:right w:val="nil"/>
            </w:tcBorders>
            <w:shd w:val="clear" w:color="auto" w:fill="auto"/>
            <w:vAlign w:val="bottom"/>
            <w:hideMark/>
          </w:tcPr>
          <w:p w14:paraId="167BA908"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$150,000 or more</w:t>
            </w:r>
          </w:p>
        </w:tc>
        <w:tc>
          <w:tcPr>
            <w:tcW w:w="1080" w:type="dxa"/>
            <w:tcBorders>
              <w:top w:val="nil"/>
              <w:left w:val="nil"/>
              <w:bottom w:val="nil"/>
              <w:right w:val="nil"/>
            </w:tcBorders>
            <w:shd w:val="clear" w:color="auto" w:fill="auto"/>
            <w:noWrap/>
            <w:vAlign w:val="center"/>
            <w:hideMark/>
          </w:tcPr>
          <w:p w14:paraId="21104E02" w14:textId="77777777" w:rsidR="00AE40B7" w:rsidRPr="00745665" w:rsidRDefault="00AE40B7" w:rsidP="00BE1BB6">
            <w:pPr>
              <w:jc w:val="center"/>
              <w:rPr>
                <w:rFonts w:eastAsia="Times New Roman"/>
                <w:sz w:val="16"/>
                <w:szCs w:val="16"/>
              </w:rPr>
            </w:pPr>
            <w:r w:rsidRPr="00745665">
              <w:rPr>
                <w:rFonts w:eastAsia="Times New Roman"/>
                <w:sz w:val="16"/>
                <w:szCs w:val="16"/>
              </w:rPr>
              <w:t>32</w:t>
            </w:r>
          </w:p>
        </w:tc>
        <w:tc>
          <w:tcPr>
            <w:tcW w:w="1260" w:type="dxa"/>
            <w:tcBorders>
              <w:top w:val="nil"/>
              <w:left w:val="nil"/>
              <w:bottom w:val="nil"/>
              <w:right w:val="nil"/>
            </w:tcBorders>
            <w:shd w:val="clear" w:color="auto" w:fill="auto"/>
            <w:noWrap/>
            <w:vAlign w:val="center"/>
            <w:hideMark/>
          </w:tcPr>
          <w:p w14:paraId="098D5BC0" w14:textId="77777777" w:rsidR="00AE40B7" w:rsidRPr="00745665" w:rsidRDefault="00AE40B7" w:rsidP="00BE1BB6">
            <w:pPr>
              <w:jc w:val="center"/>
              <w:rPr>
                <w:rFonts w:eastAsia="Times New Roman"/>
                <w:sz w:val="16"/>
                <w:szCs w:val="16"/>
              </w:rPr>
            </w:pPr>
            <w:r w:rsidRPr="00745665">
              <w:rPr>
                <w:sz w:val="16"/>
                <w:szCs w:val="16"/>
              </w:rPr>
              <w:t>7:30 (00:30)</w:t>
            </w:r>
          </w:p>
        </w:tc>
        <w:tc>
          <w:tcPr>
            <w:tcW w:w="1620" w:type="dxa"/>
            <w:tcBorders>
              <w:top w:val="nil"/>
              <w:left w:val="nil"/>
              <w:bottom w:val="nil"/>
              <w:right w:val="nil"/>
            </w:tcBorders>
            <w:shd w:val="clear" w:color="auto" w:fill="auto"/>
            <w:noWrap/>
            <w:vAlign w:val="center"/>
            <w:hideMark/>
          </w:tcPr>
          <w:p w14:paraId="0F0590FF" w14:textId="77777777" w:rsidR="00AE40B7" w:rsidRPr="00745665" w:rsidRDefault="00AE40B7" w:rsidP="00BE1BB6">
            <w:pPr>
              <w:jc w:val="center"/>
              <w:rPr>
                <w:rFonts w:eastAsia="Times New Roman"/>
                <w:sz w:val="16"/>
                <w:szCs w:val="16"/>
              </w:rPr>
            </w:pPr>
            <w:r w:rsidRPr="00745665">
              <w:rPr>
                <w:sz w:val="16"/>
                <w:szCs w:val="16"/>
              </w:rPr>
              <w:t>20:00 (1:14)</w:t>
            </w:r>
          </w:p>
        </w:tc>
        <w:tc>
          <w:tcPr>
            <w:tcW w:w="1080" w:type="dxa"/>
            <w:tcBorders>
              <w:top w:val="nil"/>
              <w:left w:val="nil"/>
              <w:bottom w:val="nil"/>
              <w:right w:val="nil"/>
            </w:tcBorders>
            <w:shd w:val="clear" w:color="auto" w:fill="auto"/>
            <w:noWrap/>
            <w:vAlign w:val="center"/>
            <w:hideMark/>
          </w:tcPr>
          <w:p w14:paraId="63983B9C" w14:textId="77777777" w:rsidR="00AE40B7" w:rsidRPr="00745665" w:rsidRDefault="00AE40B7" w:rsidP="00BE1BB6">
            <w:pPr>
              <w:jc w:val="center"/>
              <w:rPr>
                <w:rFonts w:eastAsia="Times New Roman"/>
                <w:sz w:val="16"/>
                <w:szCs w:val="16"/>
              </w:rPr>
            </w:pPr>
            <w:r w:rsidRPr="00745665">
              <w:rPr>
                <w:sz w:val="16"/>
                <w:szCs w:val="16"/>
              </w:rPr>
              <w:t>1:45 (0:02)</w:t>
            </w:r>
          </w:p>
        </w:tc>
        <w:tc>
          <w:tcPr>
            <w:tcW w:w="1260" w:type="dxa"/>
            <w:tcBorders>
              <w:top w:val="nil"/>
              <w:left w:val="nil"/>
              <w:bottom w:val="nil"/>
              <w:right w:val="nil"/>
            </w:tcBorders>
            <w:shd w:val="clear" w:color="auto" w:fill="auto"/>
            <w:noWrap/>
            <w:vAlign w:val="center"/>
            <w:hideMark/>
          </w:tcPr>
          <w:p w14:paraId="6233B99E" w14:textId="77777777" w:rsidR="00AE40B7" w:rsidRPr="00745665" w:rsidRDefault="00AE40B7" w:rsidP="00BE1BB6">
            <w:pPr>
              <w:jc w:val="center"/>
              <w:rPr>
                <w:rFonts w:eastAsia="Times New Roman"/>
                <w:sz w:val="16"/>
                <w:szCs w:val="16"/>
              </w:rPr>
            </w:pPr>
            <w:r w:rsidRPr="00745665">
              <w:rPr>
                <w:sz w:val="16"/>
                <w:szCs w:val="16"/>
              </w:rPr>
              <w:t>11.5 (2.06)</w:t>
            </w:r>
          </w:p>
        </w:tc>
      </w:tr>
      <w:tr w:rsidR="00AE40B7" w:rsidRPr="00F3437B" w14:paraId="091EE659" w14:textId="77777777" w:rsidTr="00BE1BB6">
        <w:trPr>
          <w:trHeight w:val="340"/>
        </w:trPr>
        <w:tc>
          <w:tcPr>
            <w:tcW w:w="2155" w:type="dxa"/>
            <w:tcBorders>
              <w:top w:val="nil"/>
              <w:left w:val="nil"/>
              <w:bottom w:val="nil"/>
              <w:right w:val="nil"/>
            </w:tcBorders>
            <w:shd w:val="clear" w:color="auto" w:fill="auto"/>
            <w:vAlign w:val="bottom"/>
            <w:hideMark/>
          </w:tcPr>
          <w:p w14:paraId="396A4A39"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3DAE3EC1"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0AA47FB" w14:textId="77777777" w:rsidR="00AE40B7" w:rsidRPr="00745665" w:rsidRDefault="00AE40B7" w:rsidP="00BE1BB6">
            <w:pPr>
              <w:jc w:val="center"/>
              <w:rPr>
                <w:rFonts w:eastAsia="Times New Roman"/>
                <w:sz w:val="16"/>
                <w:szCs w:val="16"/>
              </w:rPr>
            </w:pPr>
            <w:r w:rsidRPr="00745665">
              <w:rPr>
                <w:sz w:val="16"/>
                <w:szCs w:val="16"/>
              </w:rPr>
              <w:t>8:00 (1:53)</w:t>
            </w:r>
          </w:p>
        </w:tc>
        <w:tc>
          <w:tcPr>
            <w:tcW w:w="1620" w:type="dxa"/>
            <w:tcBorders>
              <w:top w:val="nil"/>
              <w:left w:val="nil"/>
              <w:bottom w:val="nil"/>
              <w:right w:val="nil"/>
            </w:tcBorders>
            <w:shd w:val="clear" w:color="auto" w:fill="auto"/>
            <w:noWrap/>
            <w:vAlign w:val="center"/>
            <w:hideMark/>
          </w:tcPr>
          <w:p w14:paraId="7F98482A" w14:textId="77777777" w:rsidR="00AE40B7" w:rsidRPr="00745665" w:rsidRDefault="00AE40B7" w:rsidP="00BE1BB6">
            <w:pPr>
              <w:jc w:val="center"/>
              <w:rPr>
                <w:rFonts w:eastAsia="Times New Roman"/>
                <w:sz w:val="16"/>
                <w:szCs w:val="16"/>
              </w:rPr>
            </w:pPr>
            <w:r w:rsidRPr="00745665">
              <w:rPr>
                <w:sz w:val="16"/>
                <w:szCs w:val="16"/>
              </w:rPr>
              <w:t>21:00 (1:34)</w:t>
            </w:r>
          </w:p>
        </w:tc>
        <w:tc>
          <w:tcPr>
            <w:tcW w:w="1080" w:type="dxa"/>
            <w:tcBorders>
              <w:top w:val="nil"/>
              <w:left w:val="nil"/>
              <w:bottom w:val="nil"/>
              <w:right w:val="nil"/>
            </w:tcBorders>
            <w:shd w:val="clear" w:color="auto" w:fill="auto"/>
            <w:noWrap/>
            <w:vAlign w:val="center"/>
            <w:hideMark/>
          </w:tcPr>
          <w:p w14:paraId="10156740"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2026BC9F" w14:textId="77777777" w:rsidR="00AE40B7" w:rsidRPr="00745665" w:rsidRDefault="00AE40B7" w:rsidP="00BE1BB6">
            <w:pPr>
              <w:jc w:val="center"/>
              <w:rPr>
                <w:rFonts w:eastAsia="Times New Roman"/>
                <w:sz w:val="16"/>
                <w:szCs w:val="16"/>
              </w:rPr>
            </w:pPr>
            <w:r w:rsidRPr="00745665">
              <w:rPr>
                <w:sz w:val="16"/>
                <w:szCs w:val="16"/>
              </w:rPr>
              <w:t>12.0 (2.30)</w:t>
            </w:r>
          </w:p>
        </w:tc>
      </w:tr>
      <w:tr w:rsidR="00AE40B7" w:rsidRPr="00F3437B" w14:paraId="3D6082D3" w14:textId="77777777" w:rsidTr="00BE1BB6">
        <w:trPr>
          <w:trHeight w:val="360"/>
        </w:trPr>
        <w:tc>
          <w:tcPr>
            <w:tcW w:w="2155" w:type="dxa"/>
            <w:tcBorders>
              <w:top w:val="nil"/>
              <w:left w:val="nil"/>
              <w:bottom w:val="nil"/>
              <w:right w:val="nil"/>
            </w:tcBorders>
            <w:shd w:val="clear" w:color="000000" w:fill="FCE4D6"/>
            <w:vAlign w:val="bottom"/>
            <w:hideMark/>
          </w:tcPr>
          <w:p w14:paraId="01779BDC" w14:textId="77777777" w:rsidR="00AE40B7" w:rsidRPr="00745665" w:rsidRDefault="00AE40B7" w:rsidP="00BE1BB6">
            <w:pPr>
              <w:rPr>
                <w:rFonts w:eastAsia="Times New Roman"/>
                <w:sz w:val="16"/>
                <w:szCs w:val="16"/>
              </w:rPr>
            </w:pPr>
            <w:r w:rsidRPr="00745665">
              <w:rPr>
                <w:rFonts w:eastAsia="Times New Roman"/>
                <w:sz w:val="16"/>
                <w:szCs w:val="16"/>
              </w:rPr>
              <w:t>Number of persons in household</w:t>
            </w:r>
          </w:p>
        </w:tc>
        <w:tc>
          <w:tcPr>
            <w:tcW w:w="1080" w:type="dxa"/>
            <w:tcBorders>
              <w:top w:val="nil"/>
              <w:left w:val="nil"/>
              <w:bottom w:val="nil"/>
              <w:right w:val="nil"/>
            </w:tcBorders>
            <w:shd w:val="clear" w:color="000000" w:fill="FCE4D6"/>
            <w:noWrap/>
            <w:vAlign w:val="center"/>
            <w:hideMark/>
          </w:tcPr>
          <w:p w14:paraId="64A2EAE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5919E77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51D2E10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210C1D6"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7E8E9DC"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25933F59" w14:textId="77777777" w:rsidTr="00BE1BB6">
        <w:trPr>
          <w:trHeight w:val="340"/>
        </w:trPr>
        <w:tc>
          <w:tcPr>
            <w:tcW w:w="2155" w:type="dxa"/>
            <w:tcBorders>
              <w:top w:val="nil"/>
              <w:left w:val="nil"/>
              <w:bottom w:val="nil"/>
              <w:right w:val="nil"/>
            </w:tcBorders>
            <w:shd w:val="clear" w:color="auto" w:fill="auto"/>
            <w:vAlign w:val="bottom"/>
            <w:hideMark/>
          </w:tcPr>
          <w:p w14:paraId="3A87B3B1"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2 or fewer</w:t>
            </w:r>
          </w:p>
        </w:tc>
        <w:tc>
          <w:tcPr>
            <w:tcW w:w="1080" w:type="dxa"/>
            <w:tcBorders>
              <w:top w:val="nil"/>
              <w:left w:val="nil"/>
              <w:bottom w:val="nil"/>
              <w:right w:val="nil"/>
            </w:tcBorders>
            <w:shd w:val="clear" w:color="auto" w:fill="auto"/>
            <w:noWrap/>
            <w:vAlign w:val="center"/>
            <w:hideMark/>
          </w:tcPr>
          <w:p w14:paraId="03055B61" w14:textId="77777777" w:rsidR="00AE40B7" w:rsidRPr="00745665" w:rsidRDefault="00AE40B7" w:rsidP="00BE1BB6">
            <w:pPr>
              <w:jc w:val="center"/>
              <w:rPr>
                <w:rFonts w:eastAsia="Times New Roman"/>
                <w:sz w:val="16"/>
                <w:szCs w:val="16"/>
              </w:rPr>
            </w:pPr>
            <w:r w:rsidRPr="00745665">
              <w:rPr>
                <w:rFonts w:eastAsia="Times New Roman"/>
                <w:sz w:val="16"/>
                <w:szCs w:val="16"/>
              </w:rPr>
              <w:t>41</w:t>
            </w:r>
          </w:p>
        </w:tc>
        <w:tc>
          <w:tcPr>
            <w:tcW w:w="1260" w:type="dxa"/>
            <w:tcBorders>
              <w:top w:val="nil"/>
              <w:left w:val="nil"/>
              <w:bottom w:val="nil"/>
              <w:right w:val="nil"/>
            </w:tcBorders>
            <w:shd w:val="clear" w:color="auto" w:fill="auto"/>
            <w:noWrap/>
            <w:vAlign w:val="center"/>
            <w:hideMark/>
          </w:tcPr>
          <w:p w14:paraId="7F8F560D" w14:textId="77777777" w:rsidR="00AE40B7" w:rsidRPr="00745665" w:rsidRDefault="00AE40B7" w:rsidP="00BE1BB6">
            <w:pPr>
              <w:jc w:val="center"/>
              <w:rPr>
                <w:rFonts w:eastAsia="Times New Roman"/>
                <w:sz w:val="16"/>
                <w:szCs w:val="16"/>
              </w:rPr>
            </w:pPr>
            <w:r w:rsidRPr="00745665">
              <w:rPr>
                <w:sz w:val="16"/>
                <w:szCs w:val="16"/>
              </w:rPr>
              <w:t>8:00 (1:10)</w:t>
            </w:r>
          </w:p>
        </w:tc>
        <w:tc>
          <w:tcPr>
            <w:tcW w:w="1620" w:type="dxa"/>
            <w:tcBorders>
              <w:top w:val="nil"/>
              <w:left w:val="nil"/>
              <w:bottom w:val="nil"/>
              <w:right w:val="nil"/>
            </w:tcBorders>
            <w:shd w:val="clear" w:color="auto" w:fill="auto"/>
            <w:noWrap/>
            <w:vAlign w:val="center"/>
            <w:hideMark/>
          </w:tcPr>
          <w:p w14:paraId="38E52B4F" w14:textId="77777777" w:rsidR="00AE40B7" w:rsidRPr="00745665" w:rsidRDefault="00AE40B7" w:rsidP="00BE1BB6">
            <w:pPr>
              <w:jc w:val="center"/>
              <w:rPr>
                <w:rFonts w:eastAsia="Times New Roman"/>
                <w:sz w:val="16"/>
                <w:szCs w:val="16"/>
              </w:rPr>
            </w:pPr>
            <w:r w:rsidRPr="00745665">
              <w:rPr>
                <w:sz w:val="16"/>
                <w:szCs w:val="16"/>
              </w:rPr>
              <w:t>20:30 (1:20)</w:t>
            </w:r>
          </w:p>
        </w:tc>
        <w:tc>
          <w:tcPr>
            <w:tcW w:w="1080" w:type="dxa"/>
            <w:tcBorders>
              <w:top w:val="nil"/>
              <w:left w:val="nil"/>
              <w:bottom w:val="nil"/>
              <w:right w:val="nil"/>
            </w:tcBorders>
            <w:shd w:val="clear" w:color="auto" w:fill="auto"/>
            <w:noWrap/>
            <w:vAlign w:val="center"/>
            <w:hideMark/>
          </w:tcPr>
          <w:p w14:paraId="4ABB468C" w14:textId="77777777" w:rsidR="00AE40B7" w:rsidRPr="00745665" w:rsidRDefault="00AE40B7" w:rsidP="00BE1BB6">
            <w:pPr>
              <w:jc w:val="center"/>
              <w:rPr>
                <w:rFonts w:eastAsia="Times New Roman"/>
                <w:sz w:val="16"/>
                <w:szCs w:val="16"/>
              </w:rPr>
            </w:pPr>
            <w:r w:rsidRPr="00745665">
              <w:rPr>
                <w:sz w:val="16"/>
                <w:szCs w:val="16"/>
              </w:rPr>
              <w:t>2:07 ( 0:03)</w:t>
            </w:r>
          </w:p>
        </w:tc>
        <w:tc>
          <w:tcPr>
            <w:tcW w:w="1260" w:type="dxa"/>
            <w:tcBorders>
              <w:top w:val="nil"/>
              <w:left w:val="nil"/>
              <w:bottom w:val="nil"/>
              <w:right w:val="nil"/>
            </w:tcBorders>
            <w:shd w:val="clear" w:color="auto" w:fill="auto"/>
            <w:noWrap/>
            <w:vAlign w:val="center"/>
            <w:hideMark/>
          </w:tcPr>
          <w:p w14:paraId="0D8E4254" w14:textId="77777777" w:rsidR="00AE40B7" w:rsidRPr="00745665" w:rsidRDefault="00AE40B7" w:rsidP="00BE1BB6">
            <w:pPr>
              <w:jc w:val="center"/>
              <w:rPr>
                <w:rFonts w:eastAsia="Times New Roman"/>
                <w:sz w:val="16"/>
                <w:szCs w:val="16"/>
              </w:rPr>
            </w:pPr>
            <w:r w:rsidRPr="00745665">
              <w:rPr>
                <w:sz w:val="16"/>
                <w:szCs w:val="16"/>
              </w:rPr>
              <w:t>11.0 (1.50)</w:t>
            </w:r>
          </w:p>
        </w:tc>
      </w:tr>
      <w:tr w:rsidR="00AE40B7" w:rsidRPr="00F3437B" w14:paraId="60344215" w14:textId="77777777" w:rsidTr="00BE1BB6">
        <w:trPr>
          <w:trHeight w:val="340"/>
        </w:trPr>
        <w:tc>
          <w:tcPr>
            <w:tcW w:w="2155" w:type="dxa"/>
            <w:tcBorders>
              <w:top w:val="nil"/>
              <w:left w:val="nil"/>
              <w:bottom w:val="nil"/>
              <w:right w:val="nil"/>
            </w:tcBorders>
            <w:shd w:val="clear" w:color="auto" w:fill="auto"/>
            <w:vAlign w:val="bottom"/>
            <w:hideMark/>
          </w:tcPr>
          <w:p w14:paraId="1CF200F7"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3+</w:t>
            </w:r>
          </w:p>
        </w:tc>
        <w:tc>
          <w:tcPr>
            <w:tcW w:w="1080" w:type="dxa"/>
            <w:tcBorders>
              <w:top w:val="nil"/>
              <w:left w:val="nil"/>
              <w:bottom w:val="nil"/>
              <w:right w:val="nil"/>
            </w:tcBorders>
            <w:shd w:val="clear" w:color="auto" w:fill="auto"/>
            <w:noWrap/>
            <w:vAlign w:val="center"/>
            <w:hideMark/>
          </w:tcPr>
          <w:p w14:paraId="0B1BD016" w14:textId="77777777" w:rsidR="00AE40B7" w:rsidRPr="00745665" w:rsidRDefault="00AE40B7" w:rsidP="00BE1BB6">
            <w:pPr>
              <w:jc w:val="center"/>
              <w:rPr>
                <w:rFonts w:eastAsia="Times New Roman"/>
                <w:sz w:val="16"/>
                <w:szCs w:val="16"/>
              </w:rPr>
            </w:pPr>
            <w:r w:rsidRPr="00745665">
              <w:rPr>
                <w:rFonts w:eastAsia="Times New Roman"/>
                <w:sz w:val="16"/>
                <w:szCs w:val="16"/>
              </w:rPr>
              <w:t>46</w:t>
            </w:r>
          </w:p>
        </w:tc>
        <w:tc>
          <w:tcPr>
            <w:tcW w:w="1260" w:type="dxa"/>
            <w:tcBorders>
              <w:top w:val="nil"/>
              <w:left w:val="nil"/>
              <w:bottom w:val="nil"/>
              <w:right w:val="nil"/>
            </w:tcBorders>
            <w:shd w:val="clear" w:color="auto" w:fill="auto"/>
            <w:noWrap/>
            <w:vAlign w:val="center"/>
            <w:hideMark/>
          </w:tcPr>
          <w:p w14:paraId="450A92FD" w14:textId="77777777" w:rsidR="00AE40B7" w:rsidRPr="00745665" w:rsidRDefault="00AE40B7" w:rsidP="00BE1BB6">
            <w:pPr>
              <w:jc w:val="center"/>
              <w:rPr>
                <w:rFonts w:eastAsia="Times New Roman"/>
                <w:sz w:val="16"/>
                <w:szCs w:val="16"/>
              </w:rPr>
            </w:pPr>
            <w:r w:rsidRPr="00745665">
              <w:rPr>
                <w:sz w:val="16"/>
                <w:szCs w:val="16"/>
              </w:rPr>
              <w:t>8:00 (1:22)</w:t>
            </w:r>
          </w:p>
        </w:tc>
        <w:tc>
          <w:tcPr>
            <w:tcW w:w="1620" w:type="dxa"/>
            <w:tcBorders>
              <w:top w:val="nil"/>
              <w:left w:val="nil"/>
              <w:bottom w:val="nil"/>
              <w:right w:val="nil"/>
            </w:tcBorders>
            <w:shd w:val="clear" w:color="auto" w:fill="auto"/>
            <w:noWrap/>
            <w:vAlign w:val="center"/>
            <w:hideMark/>
          </w:tcPr>
          <w:p w14:paraId="41B5DA30" w14:textId="77777777" w:rsidR="00AE40B7" w:rsidRPr="00745665" w:rsidRDefault="00AE40B7" w:rsidP="00BE1BB6">
            <w:pPr>
              <w:jc w:val="center"/>
              <w:rPr>
                <w:rFonts w:eastAsia="Times New Roman"/>
                <w:sz w:val="16"/>
                <w:szCs w:val="16"/>
              </w:rPr>
            </w:pPr>
            <w:r w:rsidRPr="00745665">
              <w:rPr>
                <w:sz w:val="16"/>
                <w:szCs w:val="16"/>
              </w:rPr>
              <w:t>20:00 (2:30)</w:t>
            </w:r>
          </w:p>
        </w:tc>
        <w:tc>
          <w:tcPr>
            <w:tcW w:w="1080" w:type="dxa"/>
            <w:tcBorders>
              <w:top w:val="nil"/>
              <w:left w:val="nil"/>
              <w:bottom w:val="nil"/>
              <w:right w:val="nil"/>
            </w:tcBorders>
            <w:shd w:val="clear" w:color="auto" w:fill="auto"/>
            <w:noWrap/>
            <w:vAlign w:val="center"/>
            <w:hideMark/>
          </w:tcPr>
          <w:p w14:paraId="78803AF3" w14:textId="77777777" w:rsidR="00AE40B7" w:rsidRPr="00745665" w:rsidRDefault="00AE40B7" w:rsidP="00BE1BB6">
            <w:pPr>
              <w:jc w:val="center"/>
              <w:rPr>
                <w:rFonts w:eastAsia="Times New Roman"/>
                <w:sz w:val="16"/>
                <w:szCs w:val="16"/>
              </w:rPr>
            </w:pPr>
            <w:r w:rsidRPr="00745665">
              <w:rPr>
                <w:sz w:val="16"/>
                <w:szCs w:val="16"/>
              </w:rPr>
              <w:t>2:21 (0:03)</w:t>
            </w:r>
          </w:p>
        </w:tc>
        <w:tc>
          <w:tcPr>
            <w:tcW w:w="1260" w:type="dxa"/>
            <w:tcBorders>
              <w:top w:val="nil"/>
              <w:left w:val="nil"/>
              <w:bottom w:val="nil"/>
              <w:right w:val="nil"/>
            </w:tcBorders>
            <w:shd w:val="clear" w:color="auto" w:fill="auto"/>
            <w:noWrap/>
            <w:vAlign w:val="center"/>
            <w:hideMark/>
          </w:tcPr>
          <w:p w14:paraId="6A628279" w14:textId="77777777" w:rsidR="00AE40B7" w:rsidRPr="00745665" w:rsidRDefault="00AE40B7" w:rsidP="00BE1BB6">
            <w:pPr>
              <w:jc w:val="center"/>
              <w:rPr>
                <w:rFonts w:eastAsia="Times New Roman"/>
                <w:sz w:val="16"/>
                <w:szCs w:val="16"/>
              </w:rPr>
            </w:pPr>
            <w:r w:rsidRPr="00745665">
              <w:rPr>
                <w:sz w:val="16"/>
                <w:szCs w:val="16"/>
              </w:rPr>
              <w:t>12.0(1.97)</w:t>
            </w:r>
          </w:p>
        </w:tc>
      </w:tr>
      <w:tr w:rsidR="00AE40B7" w:rsidRPr="00F3437B" w14:paraId="02DD5289" w14:textId="77777777" w:rsidTr="00BE1BB6">
        <w:trPr>
          <w:trHeight w:val="340"/>
        </w:trPr>
        <w:tc>
          <w:tcPr>
            <w:tcW w:w="2155" w:type="dxa"/>
            <w:tcBorders>
              <w:top w:val="nil"/>
              <w:left w:val="nil"/>
              <w:bottom w:val="nil"/>
              <w:right w:val="nil"/>
            </w:tcBorders>
            <w:shd w:val="clear" w:color="auto" w:fill="auto"/>
            <w:vAlign w:val="bottom"/>
            <w:hideMark/>
          </w:tcPr>
          <w:p w14:paraId="4FD80F92"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2EDA3C1E"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054109D8" w14:textId="77777777" w:rsidR="00AE40B7" w:rsidRPr="00745665" w:rsidRDefault="00AE40B7" w:rsidP="00BE1BB6">
            <w:pPr>
              <w:jc w:val="center"/>
              <w:rPr>
                <w:rFonts w:eastAsia="Times New Roman"/>
                <w:sz w:val="16"/>
                <w:szCs w:val="16"/>
              </w:rPr>
            </w:pPr>
            <w:r w:rsidRPr="00745665">
              <w:rPr>
                <w:sz w:val="16"/>
                <w:szCs w:val="16"/>
              </w:rPr>
              <w:t>0.24</w:t>
            </w:r>
          </w:p>
        </w:tc>
        <w:tc>
          <w:tcPr>
            <w:tcW w:w="1620" w:type="dxa"/>
            <w:tcBorders>
              <w:top w:val="nil"/>
              <w:left w:val="nil"/>
              <w:bottom w:val="nil"/>
              <w:right w:val="nil"/>
            </w:tcBorders>
            <w:shd w:val="clear" w:color="000000" w:fill="FFFFFF"/>
            <w:noWrap/>
            <w:vAlign w:val="center"/>
            <w:hideMark/>
          </w:tcPr>
          <w:p w14:paraId="2B2346C3" w14:textId="77777777" w:rsidR="00AE40B7" w:rsidRPr="00745665" w:rsidRDefault="00AE40B7" w:rsidP="00BE1BB6">
            <w:pPr>
              <w:jc w:val="center"/>
              <w:rPr>
                <w:rFonts w:eastAsia="Times New Roman"/>
                <w:sz w:val="16"/>
                <w:szCs w:val="16"/>
              </w:rPr>
            </w:pPr>
            <w:r w:rsidRPr="00745665">
              <w:rPr>
                <w:sz w:val="16"/>
                <w:szCs w:val="16"/>
              </w:rPr>
              <w:t>0.35</w:t>
            </w:r>
          </w:p>
        </w:tc>
        <w:tc>
          <w:tcPr>
            <w:tcW w:w="1080" w:type="dxa"/>
            <w:tcBorders>
              <w:top w:val="nil"/>
              <w:left w:val="nil"/>
              <w:bottom w:val="nil"/>
              <w:right w:val="nil"/>
            </w:tcBorders>
            <w:shd w:val="clear" w:color="auto" w:fill="auto"/>
            <w:noWrap/>
            <w:vAlign w:val="center"/>
            <w:hideMark/>
          </w:tcPr>
          <w:p w14:paraId="035E6F86" w14:textId="77777777" w:rsidR="00AE40B7" w:rsidRPr="00745665" w:rsidRDefault="00AE40B7" w:rsidP="00BE1BB6">
            <w:pPr>
              <w:jc w:val="center"/>
              <w:rPr>
                <w:rFonts w:eastAsia="Times New Roman"/>
                <w:sz w:val="16"/>
                <w:szCs w:val="16"/>
              </w:rPr>
            </w:pPr>
            <w:r w:rsidRPr="00745665">
              <w:rPr>
                <w:sz w:val="16"/>
                <w:szCs w:val="16"/>
              </w:rPr>
              <w:t>0.95</w:t>
            </w:r>
          </w:p>
        </w:tc>
        <w:tc>
          <w:tcPr>
            <w:tcW w:w="1260" w:type="dxa"/>
            <w:tcBorders>
              <w:top w:val="nil"/>
              <w:left w:val="nil"/>
              <w:bottom w:val="nil"/>
              <w:right w:val="nil"/>
            </w:tcBorders>
            <w:shd w:val="clear" w:color="auto" w:fill="auto"/>
            <w:noWrap/>
            <w:vAlign w:val="center"/>
            <w:hideMark/>
          </w:tcPr>
          <w:p w14:paraId="58E9227F" w14:textId="77777777" w:rsidR="00AE40B7" w:rsidRPr="00745665" w:rsidRDefault="00AE40B7" w:rsidP="00BE1BB6">
            <w:pPr>
              <w:jc w:val="center"/>
              <w:rPr>
                <w:rFonts w:eastAsia="Times New Roman"/>
                <w:sz w:val="16"/>
                <w:szCs w:val="16"/>
              </w:rPr>
            </w:pPr>
            <w:r w:rsidRPr="00745665">
              <w:rPr>
                <w:b/>
                <w:bCs/>
                <w:color w:val="FF0000"/>
                <w:sz w:val="16"/>
                <w:szCs w:val="16"/>
              </w:rPr>
              <w:t>0.039</w:t>
            </w:r>
          </w:p>
        </w:tc>
      </w:tr>
      <w:tr w:rsidR="00AE40B7" w:rsidRPr="00F3437B" w14:paraId="1D89AE6C" w14:textId="77777777" w:rsidTr="00BE1BB6">
        <w:trPr>
          <w:trHeight w:val="340"/>
        </w:trPr>
        <w:tc>
          <w:tcPr>
            <w:tcW w:w="2155" w:type="dxa"/>
            <w:tcBorders>
              <w:top w:val="nil"/>
              <w:left w:val="nil"/>
              <w:bottom w:val="nil"/>
              <w:right w:val="nil"/>
            </w:tcBorders>
            <w:shd w:val="clear" w:color="000000" w:fill="FCE4D6"/>
            <w:vAlign w:val="bottom"/>
            <w:hideMark/>
          </w:tcPr>
          <w:p w14:paraId="7FB3F090" w14:textId="77777777" w:rsidR="00AE40B7" w:rsidRPr="00745665" w:rsidRDefault="00AE40B7" w:rsidP="00BE1BB6">
            <w:pPr>
              <w:rPr>
                <w:rFonts w:eastAsia="Times New Roman"/>
                <w:sz w:val="16"/>
                <w:szCs w:val="16"/>
              </w:rPr>
            </w:pPr>
            <w:r w:rsidRPr="00745665">
              <w:rPr>
                <w:rFonts w:eastAsia="Times New Roman"/>
                <w:sz w:val="16"/>
                <w:szCs w:val="16"/>
              </w:rPr>
              <w:t>Sleep Duration</w:t>
            </w:r>
          </w:p>
        </w:tc>
        <w:tc>
          <w:tcPr>
            <w:tcW w:w="1080" w:type="dxa"/>
            <w:tcBorders>
              <w:top w:val="nil"/>
              <w:left w:val="nil"/>
              <w:bottom w:val="nil"/>
              <w:right w:val="nil"/>
            </w:tcBorders>
            <w:shd w:val="clear" w:color="000000" w:fill="FCE4D6"/>
            <w:noWrap/>
            <w:vAlign w:val="center"/>
            <w:hideMark/>
          </w:tcPr>
          <w:p w14:paraId="3520B741" w14:textId="77777777" w:rsidR="00AE40B7" w:rsidRPr="00745665" w:rsidRDefault="00AE40B7" w:rsidP="00BE1BB6">
            <w:pPr>
              <w:jc w:val="center"/>
              <w:rPr>
                <w:rFonts w:eastAsia="Times New Roman"/>
                <w:i/>
                <w:iCs/>
                <w:sz w:val="16"/>
                <w:szCs w:val="16"/>
              </w:rPr>
            </w:pPr>
            <w:r w:rsidRPr="00745665">
              <w:rPr>
                <w:rFonts w:eastAsia="Times New Roman"/>
                <w:i/>
                <w:iCs/>
                <w:sz w:val="16"/>
                <w:szCs w:val="16"/>
              </w:rPr>
              <w:t> </w:t>
            </w:r>
          </w:p>
        </w:tc>
        <w:tc>
          <w:tcPr>
            <w:tcW w:w="1260" w:type="dxa"/>
            <w:tcBorders>
              <w:top w:val="nil"/>
              <w:left w:val="nil"/>
              <w:bottom w:val="nil"/>
              <w:right w:val="nil"/>
            </w:tcBorders>
            <w:shd w:val="clear" w:color="000000" w:fill="FCE4D6"/>
            <w:noWrap/>
            <w:vAlign w:val="bottom"/>
            <w:hideMark/>
          </w:tcPr>
          <w:p w14:paraId="43231B98"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34E66E0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0718249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4441709A"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6B031AD2" w14:textId="77777777" w:rsidTr="00BE1BB6">
        <w:trPr>
          <w:trHeight w:val="340"/>
        </w:trPr>
        <w:tc>
          <w:tcPr>
            <w:tcW w:w="2155" w:type="dxa"/>
            <w:tcBorders>
              <w:top w:val="nil"/>
              <w:left w:val="nil"/>
              <w:bottom w:val="nil"/>
              <w:right w:val="nil"/>
            </w:tcBorders>
            <w:shd w:val="clear" w:color="auto" w:fill="auto"/>
            <w:vAlign w:val="bottom"/>
            <w:hideMark/>
          </w:tcPr>
          <w:p w14:paraId="45F51CFB"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&lt;8 hours</w:t>
            </w:r>
          </w:p>
        </w:tc>
        <w:tc>
          <w:tcPr>
            <w:tcW w:w="1080" w:type="dxa"/>
            <w:tcBorders>
              <w:top w:val="nil"/>
              <w:left w:val="nil"/>
              <w:bottom w:val="nil"/>
              <w:right w:val="nil"/>
            </w:tcBorders>
            <w:shd w:val="clear" w:color="auto" w:fill="auto"/>
            <w:noWrap/>
            <w:vAlign w:val="bottom"/>
            <w:hideMark/>
          </w:tcPr>
          <w:p w14:paraId="6765A86A" w14:textId="77777777" w:rsidR="00AE40B7" w:rsidRPr="00745665" w:rsidRDefault="00AE40B7" w:rsidP="00BE1BB6">
            <w:pPr>
              <w:jc w:val="center"/>
              <w:rPr>
                <w:rFonts w:eastAsia="Times New Roman"/>
                <w:sz w:val="16"/>
                <w:szCs w:val="16"/>
              </w:rPr>
            </w:pPr>
            <w:r w:rsidRPr="00745665">
              <w:rPr>
                <w:rFonts w:eastAsia="Times New Roman"/>
                <w:sz w:val="16"/>
                <w:szCs w:val="16"/>
              </w:rPr>
              <w:t>13</w:t>
            </w:r>
          </w:p>
        </w:tc>
        <w:tc>
          <w:tcPr>
            <w:tcW w:w="1260" w:type="dxa"/>
            <w:tcBorders>
              <w:top w:val="nil"/>
              <w:left w:val="nil"/>
              <w:bottom w:val="nil"/>
              <w:right w:val="nil"/>
            </w:tcBorders>
            <w:shd w:val="clear" w:color="auto" w:fill="auto"/>
            <w:noWrap/>
            <w:vAlign w:val="center"/>
            <w:hideMark/>
          </w:tcPr>
          <w:p w14:paraId="41FAE58A" w14:textId="77777777" w:rsidR="00AE40B7" w:rsidRPr="00745665" w:rsidRDefault="00AE40B7" w:rsidP="00BE1BB6">
            <w:pPr>
              <w:jc w:val="center"/>
              <w:rPr>
                <w:rFonts w:eastAsia="Times New Roman"/>
                <w:sz w:val="16"/>
                <w:szCs w:val="16"/>
              </w:rPr>
            </w:pPr>
            <w:r w:rsidRPr="00745665">
              <w:rPr>
                <w:sz w:val="16"/>
                <w:szCs w:val="16"/>
              </w:rPr>
              <w:t>7:30 (1:30)</w:t>
            </w:r>
          </w:p>
        </w:tc>
        <w:tc>
          <w:tcPr>
            <w:tcW w:w="1620" w:type="dxa"/>
            <w:tcBorders>
              <w:top w:val="nil"/>
              <w:left w:val="nil"/>
              <w:bottom w:val="nil"/>
              <w:right w:val="nil"/>
            </w:tcBorders>
            <w:shd w:val="clear" w:color="auto" w:fill="auto"/>
            <w:noWrap/>
            <w:vAlign w:val="center"/>
            <w:hideMark/>
          </w:tcPr>
          <w:p w14:paraId="5144C2B6" w14:textId="77777777" w:rsidR="00AE40B7" w:rsidRPr="00745665" w:rsidRDefault="00AE40B7" w:rsidP="00BE1BB6">
            <w:pPr>
              <w:jc w:val="center"/>
              <w:rPr>
                <w:rFonts w:eastAsia="Times New Roman"/>
                <w:sz w:val="16"/>
                <w:szCs w:val="16"/>
              </w:rPr>
            </w:pPr>
            <w:r w:rsidRPr="00745665">
              <w:rPr>
                <w:sz w:val="16"/>
                <w:szCs w:val="16"/>
              </w:rPr>
              <w:t>21:30 (0:55)</w:t>
            </w:r>
          </w:p>
        </w:tc>
        <w:tc>
          <w:tcPr>
            <w:tcW w:w="1080" w:type="dxa"/>
            <w:tcBorders>
              <w:top w:val="nil"/>
              <w:left w:val="nil"/>
              <w:bottom w:val="nil"/>
              <w:right w:val="nil"/>
            </w:tcBorders>
            <w:shd w:val="clear" w:color="auto" w:fill="auto"/>
            <w:noWrap/>
            <w:vAlign w:val="center"/>
            <w:hideMark/>
          </w:tcPr>
          <w:p w14:paraId="55EEA951"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3FE2632A" w14:textId="77777777" w:rsidR="00AE40B7" w:rsidRPr="00745665" w:rsidRDefault="00AE40B7" w:rsidP="00BE1BB6">
            <w:pPr>
              <w:jc w:val="center"/>
              <w:rPr>
                <w:rFonts w:eastAsia="Times New Roman"/>
                <w:sz w:val="16"/>
                <w:szCs w:val="16"/>
              </w:rPr>
            </w:pPr>
            <w:r w:rsidRPr="00745665">
              <w:rPr>
                <w:sz w:val="16"/>
                <w:szCs w:val="16"/>
              </w:rPr>
              <w:t>10.2 (0.50)</w:t>
            </w:r>
          </w:p>
        </w:tc>
      </w:tr>
      <w:tr w:rsidR="00AE40B7" w:rsidRPr="00F3437B" w14:paraId="7759D109" w14:textId="77777777" w:rsidTr="00BE1BB6">
        <w:trPr>
          <w:trHeight w:val="340"/>
        </w:trPr>
        <w:tc>
          <w:tcPr>
            <w:tcW w:w="2155" w:type="dxa"/>
            <w:tcBorders>
              <w:top w:val="nil"/>
              <w:left w:val="nil"/>
              <w:bottom w:val="nil"/>
              <w:right w:val="nil"/>
            </w:tcBorders>
            <w:shd w:val="clear" w:color="auto" w:fill="auto"/>
            <w:vAlign w:val="bottom"/>
            <w:hideMark/>
          </w:tcPr>
          <w:p w14:paraId="7128DEF3"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8 + hours</w:t>
            </w:r>
          </w:p>
        </w:tc>
        <w:tc>
          <w:tcPr>
            <w:tcW w:w="1080" w:type="dxa"/>
            <w:tcBorders>
              <w:top w:val="nil"/>
              <w:left w:val="nil"/>
              <w:bottom w:val="nil"/>
              <w:right w:val="nil"/>
            </w:tcBorders>
            <w:shd w:val="clear" w:color="auto" w:fill="auto"/>
            <w:noWrap/>
            <w:vAlign w:val="bottom"/>
            <w:hideMark/>
          </w:tcPr>
          <w:p w14:paraId="47FE0970" w14:textId="77777777" w:rsidR="00AE40B7" w:rsidRPr="00745665" w:rsidRDefault="00AE40B7" w:rsidP="00BE1BB6">
            <w:pPr>
              <w:jc w:val="center"/>
              <w:rPr>
                <w:rFonts w:eastAsia="Times New Roman"/>
                <w:sz w:val="16"/>
                <w:szCs w:val="16"/>
              </w:rPr>
            </w:pPr>
            <w:r w:rsidRPr="00745665">
              <w:rPr>
                <w:rFonts w:eastAsia="Times New Roman"/>
                <w:sz w:val="16"/>
                <w:szCs w:val="16"/>
              </w:rPr>
              <w:t>75</w:t>
            </w:r>
          </w:p>
        </w:tc>
        <w:tc>
          <w:tcPr>
            <w:tcW w:w="1260" w:type="dxa"/>
            <w:tcBorders>
              <w:top w:val="nil"/>
              <w:left w:val="nil"/>
              <w:bottom w:val="nil"/>
              <w:right w:val="nil"/>
            </w:tcBorders>
            <w:shd w:val="clear" w:color="auto" w:fill="auto"/>
            <w:noWrap/>
            <w:vAlign w:val="center"/>
            <w:hideMark/>
          </w:tcPr>
          <w:p w14:paraId="77BCDC95" w14:textId="77777777" w:rsidR="00AE40B7" w:rsidRPr="00745665" w:rsidRDefault="00AE40B7" w:rsidP="00BE1BB6">
            <w:pPr>
              <w:jc w:val="center"/>
              <w:rPr>
                <w:rFonts w:eastAsia="Times New Roman"/>
                <w:sz w:val="16"/>
                <w:szCs w:val="16"/>
              </w:rPr>
            </w:pPr>
            <w:r w:rsidRPr="00745665">
              <w:rPr>
                <w:sz w:val="16"/>
                <w:szCs w:val="16"/>
              </w:rPr>
              <w:t>8:00 (1:30)</w:t>
            </w:r>
          </w:p>
        </w:tc>
        <w:tc>
          <w:tcPr>
            <w:tcW w:w="1620" w:type="dxa"/>
            <w:tcBorders>
              <w:top w:val="nil"/>
              <w:left w:val="nil"/>
              <w:bottom w:val="nil"/>
              <w:right w:val="nil"/>
            </w:tcBorders>
            <w:shd w:val="clear" w:color="auto" w:fill="auto"/>
            <w:noWrap/>
            <w:vAlign w:val="center"/>
            <w:hideMark/>
          </w:tcPr>
          <w:p w14:paraId="23674A99" w14:textId="77777777" w:rsidR="00AE40B7" w:rsidRPr="00745665" w:rsidRDefault="00AE40B7" w:rsidP="00BE1BB6">
            <w:pPr>
              <w:jc w:val="center"/>
              <w:rPr>
                <w:rFonts w:eastAsia="Times New Roman"/>
                <w:sz w:val="16"/>
                <w:szCs w:val="16"/>
              </w:rPr>
            </w:pPr>
            <w:r w:rsidRPr="00745665">
              <w:rPr>
                <w:sz w:val="16"/>
                <w:szCs w:val="16"/>
              </w:rPr>
              <w:t>20:00 (1:30)</w:t>
            </w:r>
          </w:p>
        </w:tc>
        <w:tc>
          <w:tcPr>
            <w:tcW w:w="1080" w:type="dxa"/>
            <w:tcBorders>
              <w:top w:val="nil"/>
              <w:left w:val="nil"/>
              <w:bottom w:val="nil"/>
              <w:right w:val="nil"/>
            </w:tcBorders>
            <w:shd w:val="clear" w:color="auto" w:fill="auto"/>
            <w:noWrap/>
            <w:vAlign w:val="center"/>
            <w:hideMark/>
          </w:tcPr>
          <w:p w14:paraId="4CA59CD5" w14:textId="77777777" w:rsidR="00AE40B7" w:rsidRPr="00745665" w:rsidRDefault="00AE40B7" w:rsidP="00BE1BB6">
            <w:pPr>
              <w:jc w:val="center"/>
              <w:rPr>
                <w:rFonts w:eastAsia="Times New Roman"/>
                <w:sz w:val="16"/>
                <w:szCs w:val="16"/>
              </w:rPr>
            </w:pPr>
            <w:r w:rsidRPr="00745665">
              <w:rPr>
                <w:sz w:val="16"/>
                <w:szCs w:val="16"/>
              </w:rPr>
              <w:t>2:15 (0:03)</w:t>
            </w:r>
          </w:p>
        </w:tc>
        <w:tc>
          <w:tcPr>
            <w:tcW w:w="1260" w:type="dxa"/>
            <w:tcBorders>
              <w:top w:val="nil"/>
              <w:left w:val="nil"/>
              <w:bottom w:val="nil"/>
              <w:right w:val="nil"/>
            </w:tcBorders>
            <w:shd w:val="clear" w:color="auto" w:fill="auto"/>
            <w:noWrap/>
            <w:vAlign w:val="center"/>
            <w:hideMark/>
          </w:tcPr>
          <w:p w14:paraId="087E7BA3" w14:textId="77777777" w:rsidR="00AE40B7" w:rsidRPr="00745665" w:rsidRDefault="00AE40B7" w:rsidP="00BE1BB6">
            <w:pPr>
              <w:jc w:val="center"/>
              <w:rPr>
                <w:rFonts w:eastAsia="Times New Roman"/>
                <w:sz w:val="16"/>
                <w:szCs w:val="16"/>
              </w:rPr>
            </w:pPr>
            <w:r w:rsidRPr="00745665">
              <w:rPr>
                <w:sz w:val="16"/>
                <w:szCs w:val="16"/>
              </w:rPr>
              <w:t>12.0 (1.94)</w:t>
            </w:r>
          </w:p>
        </w:tc>
      </w:tr>
      <w:tr w:rsidR="00AE40B7" w:rsidRPr="00F3437B" w14:paraId="53FFFE8B" w14:textId="77777777" w:rsidTr="00BE1BB6">
        <w:trPr>
          <w:trHeight w:val="340"/>
        </w:trPr>
        <w:tc>
          <w:tcPr>
            <w:tcW w:w="2155" w:type="dxa"/>
            <w:tcBorders>
              <w:top w:val="nil"/>
              <w:left w:val="nil"/>
              <w:bottom w:val="nil"/>
              <w:right w:val="nil"/>
            </w:tcBorders>
            <w:shd w:val="clear" w:color="auto" w:fill="auto"/>
            <w:vAlign w:val="bottom"/>
            <w:hideMark/>
          </w:tcPr>
          <w:p w14:paraId="4BB548A5"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04B0BDE2"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0B7135B6" w14:textId="77777777" w:rsidR="00AE40B7" w:rsidRPr="00745665" w:rsidRDefault="00AE40B7" w:rsidP="00BE1BB6">
            <w:pPr>
              <w:jc w:val="center"/>
              <w:rPr>
                <w:rFonts w:eastAsia="Times New Roman"/>
                <w:sz w:val="16"/>
                <w:szCs w:val="16"/>
              </w:rPr>
            </w:pPr>
            <w:r w:rsidRPr="00745665">
              <w:rPr>
                <w:b/>
                <w:bCs/>
                <w:color w:val="FF0000"/>
                <w:sz w:val="16"/>
                <w:szCs w:val="16"/>
              </w:rPr>
              <w:t>0.042</w:t>
            </w:r>
          </w:p>
        </w:tc>
        <w:tc>
          <w:tcPr>
            <w:tcW w:w="1620" w:type="dxa"/>
            <w:tcBorders>
              <w:top w:val="nil"/>
              <w:left w:val="nil"/>
              <w:bottom w:val="nil"/>
              <w:right w:val="nil"/>
            </w:tcBorders>
            <w:shd w:val="clear" w:color="auto" w:fill="auto"/>
            <w:noWrap/>
            <w:vAlign w:val="center"/>
            <w:hideMark/>
          </w:tcPr>
          <w:p w14:paraId="112639D9" w14:textId="77777777" w:rsidR="00AE40B7" w:rsidRPr="00745665" w:rsidRDefault="00AE40B7" w:rsidP="00BE1BB6">
            <w:pPr>
              <w:jc w:val="center"/>
              <w:rPr>
                <w:rFonts w:eastAsia="Times New Roman"/>
                <w:sz w:val="16"/>
                <w:szCs w:val="16"/>
              </w:rPr>
            </w:pPr>
            <w:r w:rsidRPr="00745665">
              <w:rPr>
                <w:b/>
                <w:bCs/>
                <w:color w:val="FF0000"/>
                <w:sz w:val="16"/>
                <w:szCs w:val="16"/>
              </w:rPr>
              <w:t>0.012</w:t>
            </w:r>
          </w:p>
        </w:tc>
        <w:tc>
          <w:tcPr>
            <w:tcW w:w="1080" w:type="dxa"/>
            <w:tcBorders>
              <w:top w:val="nil"/>
              <w:left w:val="nil"/>
              <w:bottom w:val="nil"/>
              <w:right w:val="nil"/>
            </w:tcBorders>
            <w:shd w:val="clear" w:color="auto" w:fill="auto"/>
            <w:noWrap/>
            <w:vAlign w:val="center"/>
            <w:hideMark/>
          </w:tcPr>
          <w:p w14:paraId="0285EC30" w14:textId="77777777" w:rsidR="00AE40B7" w:rsidRPr="00745665" w:rsidRDefault="00AE40B7" w:rsidP="00BE1BB6">
            <w:pPr>
              <w:jc w:val="center"/>
              <w:rPr>
                <w:rFonts w:eastAsia="Times New Roman"/>
                <w:sz w:val="16"/>
                <w:szCs w:val="16"/>
              </w:rPr>
            </w:pPr>
            <w:r w:rsidRPr="00745665">
              <w:rPr>
                <w:sz w:val="16"/>
                <w:szCs w:val="16"/>
              </w:rPr>
              <w:t>0.75</w:t>
            </w:r>
          </w:p>
        </w:tc>
        <w:tc>
          <w:tcPr>
            <w:tcW w:w="1260" w:type="dxa"/>
            <w:tcBorders>
              <w:top w:val="nil"/>
              <w:left w:val="nil"/>
              <w:bottom w:val="nil"/>
              <w:right w:val="nil"/>
            </w:tcBorders>
            <w:shd w:val="clear" w:color="auto" w:fill="auto"/>
            <w:noWrap/>
            <w:vAlign w:val="center"/>
            <w:hideMark/>
          </w:tcPr>
          <w:p w14:paraId="66C2A34F" w14:textId="77777777" w:rsidR="00AE40B7" w:rsidRPr="00745665" w:rsidRDefault="00AE40B7" w:rsidP="00BE1BB6">
            <w:pPr>
              <w:jc w:val="center"/>
              <w:rPr>
                <w:rFonts w:eastAsia="Times New Roman"/>
                <w:sz w:val="16"/>
                <w:szCs w:val="16"/>
              </w:rPr>
            </w:pPr>
            <w:r w:rsidRPr="00745665">
              <w:rPr>
                <w:b/>
                <w:bCs/>
                <w:color w:val="FF0000"/>
                <w:sz w:val="16"/>
                <w:szCs w:val="16"/>
              </w:rPr>
              <w:t>0.0002</w:t>
            </w:r>
          </w:p>
        </w:tc>
      </w:tr>
      <w:tr w:rsidR="00AE40B7" w:rsidRPr="00F3437B" w14:paraId="39A930F2" w14:textId="77777777" w:rsidTr="00BE1BB6">
        <w:trPr>
          <w:trHeight w:val="340"/>
        </w:trPr>
        <w:tc>
          <w:tcPr>
            <w:tcW w:w="2155" w:type="dxa"/>
            <w:tcBorders>
              <w:top w:val="nil"/>
              <w:left w:val="nil"/>
              <w:bottom w:val="nil"/>
              <w:right w:val="nil"/>
            </w:tcBorders>
            <w:shd w:val="clear" w:color="000000" w:fill="FCE4D6"/>
            <w:vAlign w:val="bottom"/>
            <w:hideMark/>
          </w:tcPr>
          <w:p w14:paraId="1ED4FA1B" w14:textId="77777777" w:rsidR="00AE40B7" w:rsidRPr="00745665" w:rsidRDefault="00AE40B7" w:rsidP="00BE1BB6">
            <w:pPr>
              <w:rPr>
                <w:rFonts w:eastAsia="Times New Roman"/>
                <w:sz w:val="16"/>
                <w:szCs w:val="16"/>
              </w:rPr>
            </w:pPr>
            <w:r w:rsidRPr="00745665">
              <w:rPr>
                <w:rFonts w:eastAsia="Times New Roman"/>
                <w:sz w:val="16"/>
                <w:szCs w:val="16"/>
              </w:rPr>
              <w:t>Physical Activity</w:t>
            </w:r>
          </w:p>
        </w:tc>
        <w:tc>
          <w:tcPr>
            <w:tcW w:w="1080" w:type="dxa"/>
            <w:tcBorders>
              <w:top w:val="nil"/>
              <w:left w:val="nil"/>
              <w:bottom w:val="nil"/>
              <w:right w:val="nil"/>
            </w:tcBorders>
            <w:shd w:val="clear" w:color="000000" w:fill="FCE4D6"/>
            <w:noWrap/>
            <w:vAlign w:val="center"/>
            <w:hideMark/>
          </w:tcPr>
          <w:p w14:paraId="6B8BAEF4"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8C3BBFA"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380F510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EA4EA1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57B4443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76327B93" w14:textId="77777777" w:rsidTr="00BE1BB6">
        <w:trPr>
          <w:trHeight w:val="340"/>
        </w:trPr>
        <w:tc>
          <w:tcPr>
            <w:tcW w:w="2155" w:type="dxa"/>
            <w:tcBorders>
              <w:top w:val="nil"/>
              <w:left w:val="nil"/>
              <w:bottom w:val="nil"/>
              <w:right w:val="nil"/>
            </w:tcBorders>
            <w:shd w:val="clear" w:color="auto" w:fill="auto"/>
            <w:vAlign w:val="bottom"/>
            <w:hideMark/>
          </w:tcPr>
          <w:p w14:paraId="2AC77447"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0-2 times per week</w:t>
            </w:r>
          </w:p>
        </w:tc>
        <w:tc>
          <w:tcPr>
            <w:tcW w:w="1080" w:type="dxa"/>
            <w:tcBorders>
              <w:top w:val="nil"/>
              <w:left w:val="nil"/>
              <w:bottom w:val="nil"/>
              <w:right w:val="nil"/>
            </w:tcBorders>
            <w:shd w:val="clear" w:color="auto" w:fill="auto"/>
            <w:noWrap/>
            <w:vAlign w:val="center"/>
            <w:hideMark/>
          </w:tcPr>
          <w:p w14:paraId="40C4A2C2" w14:textId="77777777" w:rsidR="00AE40B7" w:rsidRPr="00745665" w:rsidRDefault="00AE40B7" w:rsidP="00BE1BB6">
            <w:pPr>
              <w:jc w:val="center"/>
              <w:rPr>
                <w:rFonts w:eastAsia="Times New Roman"/>
                <w:sz w:val="16"/>
                <w:szCs w:val="16"/>
              </w:rPr>
            </w:pPr>
            <w:r w:rsidRPr="00745665">
              <w:rPr>
                <w:rFonts w:eastAsia="Times New Roman"/>
                <w:sz w:val="16"/>
                <w:szCs w:val="16"/>
              </w:rPr>
              <w:t>43</w:t>
            </w:r>
          </w:p>
        </w:tc>
        <w:tc>
          <w:tcPr>
            <w:tcW w:w="1260" w:type="dxa"/>
            <w:tcBorders>
              <w:top w:val="nil"/>
              <w:left w:val="nil"/>
              <w:bottom w:val="nil"/>
              <w:right w:val="nil"/>
            </w:tcBorders>
            <w:shd w:val="clear" w:color="auto" w:fill="auto"/>
            <w:noWrap/>
            <w:vAlign w:val="center"/>
            <w:hideMark/>
          </w:tcPr>
          <w:p w14:paraId="52A4B395" w14:textId="77777777" w:rsidR="00AE40B7" w:rsidRPr="00745665" w:rsidRDefault="00AE40B7" w:rsidP="00BE1BB6">
            <w:pPr>
              <w:jc w:val="center"/>
              <w:rPr>
                <w:rFonts w:eastAsia="Times New Roman"/>
                <w:sz w:val="16"/>
                <w:szCs w:val="16"/>
              </w:rPr>
            </w:pPr>
            <w:r w:rsidRPr="00745665">
              <w:rPr>
                <w:sz w:val="16"/>
                <w:szCs w:val="16"/>
              </w:rPr>
              <w:t>8:00 (1:31)</w:t>
            </w:r>
          </w:p>
        </w:tc>
        <w:tc>
          <w:tcPr>
            <w:tcW w:w="1620" w:type="dxa"/>
            <w:tcBorders>
              <w:top w:val="nil"/>
              <w:left w:val="nil"/>
              <w:bottom w:val="nil"/>
              <w:right w:val="nil"/>
            </w:tcBorders>
            <w:shd w:val="clear" w:color="auto" w:fill="auto"/>
            <w:noWrap/>
            <w:vAlign w:val="center"/>
            <w:hideMark/>
          </w:tcPr>
          <w:p w14:paraId="138A436F" w14:textId="77777777" w:rsidR="00AE40B7" w:rsidRPr="00745665" w:rsidRDefault="00AE40B7" w:rsidP="00BE1BB6">
            <w:pPr>
              <w:jc w:val="center"/>
              <w:rPr>
                <w:rFonts w:eastAsia="Times New Roman"/>
                <w:sz w:val="16"/>
                <w:szCs w:val="16"/>
              </w:rPr>
            </w:pPr>
            <w:r w:rsidRPr="00745665">
              <w:rPr>
                <w:sz w:val="16"/>
                <w:szCs w:val="16"/>
              </w:rPr>
              <w:t>20:30 (1:41)</w:t>
            </w:r>
          </w:p>
        </w:tc>
        <w:tc>
          <w:tcPr>
            <w:tcW w:w="1080" w:type="dxa"/>
            <w:tcBorders>
              <w:top w:val="nil"/>
              <w:left w:val="nil"/>
              <w:bottom w:val="nil"/>
              <w:right w:val="nil"/>
            </w:tcBorders>
            <w:shd w:val="clear" w:color="auto" w:fill="auto"/>
            <w:noWrap/>
            <w:vAlign w:val="center"/>
            <w:hideMark/>
          </w:tcPr>
          <w:p w14:paraId="3A49A6CE" w14:textId="77777777" w:rsidR="00AE40B7" w:rsidRPr="00745665" w:rsidRDefault="00AE40B7" w:rsidP="00BE1BB6">
            <w:pPr>
              <w:jc w:val="center"/>
              <w:rPr>
                <w:rFonts w:eastAsia="Times New Roman"/>
                <w:sz w:val="16"/>
                <w:szCs w:val="16"/>
              </w:rPr>
            </w:pPr>
            <w:r w:rsidRPr="00745665">
              <w:rPr>
                <w:sz w:val="16"/>
                <w:szCs w:val="16"/>
              </w:rPr>
              <w:t>2:15 (0:03)</w:t>
            </w:r>
          </w:p>
        </w:tc>
        <w:tc>
          <w:tcPr>
            <w:tcW w:w="1260" w:type="dxa"/>
            <w:tcBorders>
              <w:top w:val="nil"/>
              <w:left w:val="nil"/>
              <w:bottom w:val="nil"/>
              <w:right w:val="nil"/>
            </w:tcBorders>
            <w:shd w:val="clear" w:color="auto" w:fill="auto"/>
            <w:noWrap/>
            <w:vAlign w:val="center"/>
            <w:hideMark/>
          </w:tcPr>
          <w:p w14:paraId="3691107E" w14:textId="77777777" w:rsidR="00AE40B7" w:rsidRPr="00745665" w:rsidRDefault="00AE40B7" w:rsidP="00BE1BB6">
            <w:pPr>
              <w:jc w:val="center"/>
              <w:rPr>
                <w:rFonts w:eastAsia="Times New Roman"/>
                <w:sz w:val="16"/>
                <w:szCs w:val="16"/>
              </w:rPr>
            </w:pPr>
            <w:r w:rsidRPr="00745665">
              <w:rPr>
                <w:sz w:val="16"/>
                <w:szCs w:val="16"/>
              </w:rPr>
              <w:t>12.0 (2.00)</w:t>
            </w:r>
          </w:p>
        </w:tc>
      </w:tr>
      <w:tr w:rsidR="00AE40B7" w:rsidRPr="00F3437B" w14:paraId="41A5D003" w14:textId="77777777" w:rsidTr="00BE1BB6">
        <w:trPr>
          <w:trHeight w:val="340"/>
        </w:trPr>
        <w:tc>
          <w:tcPr>
            <w:tcW w:w="2155" w:type="dxa"/>
            <w:tcBorders>
              <w:top w:val="nil"/>
              <w:left w:val="nil"/>
              <w:bottom w:val="nil"/>
              <w:right w:val="nil"/>
            </w:tcBorders>
            <w:shd w:val="clear" w:color="auto" w:fill="auto"/>
            <w:vAlign w:val="bottom"/>
            <w:hideMark/>
          </w:tcPr>
          <w:p w14:paraId="09BBB363"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3-4 times per week</w:t>
            </w:r>
          </w:p>
        </w:tc>
        <w:tc>
          <w:tcPr>
            <w:tcW w:w="1080" w:type="dxa"/>
            <w:tcBorders>
              <w:top w:val="nil"/>
              <w:left w:val="nil"/>
              <w:bottom w:val="nil"/>
              <w:right w:val="nil"/>
            </w:tcBorders>
            <w:shd w:val="clear" w:color="auto" w:fill="auto"/>
            <w:noWrap/>
            <w:vAlign w:val="center"/>
            <w:hideMark/>
          </w:tcPr>
          <w:p w14:paraId="00DD8F8C" w14:textId="77777777" w:rsidR="00AE40B7" w:rsidRPr="00745665" w:rsidRDefault="00AE40B7" w:rsidP="00BE1BB6">
            <w:pPr>
              <w:jc w:val="center"/>
              <w:rPr>
                <w:rFonts w:eastAsia="Times New Roman"/>
                <w:sz w:val="16"/>
                <w:szCs w:val="16"/>
              </w:rPr>
            </w:pPr>
            <w:r w:rsidRPr="00745665">
              <w:rPr>
                <w:rFonts w:eastAsia="Times New Roman"/>
                <w:sz w:val="16"/>
                <w:szCs w:val="16"/>
              </w:rPr>
              <w:t>33</w:t>
            </w:r>
          </w:p>
        </w:tc>
        <w:tc>
          <w:tcPr>
            <w:tcW w:w="1260" w:type="dxa"/>
            <w:tcBorders>
              <w:top w:val="nil"/>
              <w:left w:val="nil"/>
              <w:bottom w:val="nil"/>
              <w:right w:val="nil"/>
            </w:tcBorders>
            <w:shd w:val="clear" w:color="auto" w:fill="auto"/>
            <w:noWrap/>
            <w:vAlign w:val="center"/>
            <w:hideMark/>
          </w:tcPr>
          <w:p w14:paraId="4ED89246"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65706BE8" w14:textId="77777777" w:rsidR="00AE40B7" w:rsidRPr="00745665" w:rsidRDefault="00AE40B7" w:rsidP="00BE1BB6">
            <w:pPr>
              <w:jc w:val="center"/>
              <w:rPr>
                <w:rFonts w:eastAsia="Times New Roman"/>
                <w:sz w:val="16"/>
                <w:szCs w:val="16"/>
              </w:rPr>
            </w:pPr>
            <w:r w:rsidRPr="00745665">
              <w:rPr>
                <w:sz w:val="16"/>
                <w:szCs w:val="16"/>
              </w:rPr>
              <w:t>20:30 (1:30)</w:t>
            </w:r>
          </w:p>
        </w:tc>
        <w:tc>
          <w:tcPr>
            <w:tcW w:w="1080" w:type="dxa"/>
            <w:tcBorders>
              <w:top w:val="nil"/>
              <w:left w:val="nil"/>
              <w:bottom w:val="nil"/>
              <w:right w:val="nil"/>
            </w:tcBorders>
            <w:shd w:val="clear" w:color="auto" w:fill="auto"/>
            <w:noWrap/>
            <w:vAlign w:val="center"/>
            <w:hideMark/>
          </w:tcPr>
          <w:p w14:paraId="24E89ED7" w14:textId="77777777" w:rsidR="00AE40B7" w:rsidRPr="00745665" w:rsidRDefault="00AE40B7" w:rsidP="00BE1BB6">
            <w:pPr>
              <w:jc w:val="center"/>
              <w:rPr>
                <w:rFonts w:eastAsia="Times New Roman"/>
                <w:sz w:val="16"/>
                <w:szCs w:val="16"/>
              </w:rPr>
            </w:pPr>
            <w:r w:rsidRPr="00745665">
              <w:rPr>
                <w:sz w:val="16"/>
                <w:szCs w:val="16"/>
              </w:rPr>
              <w:t>2:15 (0:02)</w:t>
            </w:r>
          </w:p>
        </w:tc>
        <w:tc>
          <w:tcPr>
            <w:tcW w:w="1260" w:type="dxa"/>
            <w:tcBorders>
              <w:top w:val="nil"/>
              <w:left w:val="nil"/>
              <w:bottom w:val="nil"/>
              <w:right w:val="nil"/>
            </w:tcBorders>
            <w:shd w:val="clear" w:color="auto" w:fill="auto"/>
            <w:noWrap/>
            <w:vAlign w:val="center"/>
            <w:hideMark/>
          </w:tcPr>
          <w:p w14:paraId="0B2265BE"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5326ACA3" w14:textId="77777777" w:rsidTr="00BE1BB6">
        <w:trPr>
          <w:trHeight w:val="340"/>
        </w:trPr>
        <w:tc>
          <w:tcPr>
            <w:tcW w:w="2155" w:type="dxa"/>
            <w:tcBorders>
              <w:top w:val="nil"/>
              <w:left w:val="nil"/>
              <w:bottom w:val="nil"/>
              <w:right w:val="nil"/>
            </w:tcBorders>
            <w:shd w:val="clear" w:color="auto" w:fill="auto"/>
            <w:vAlign w:val="bottom"/>
            <w:hideMark/>
          </w:tcPr>
          <w:p w14:paraId="1129E074"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5-7 times per week</w:t>
            </w:r>
          </w:p>
        </w:tc>
        <w:tc>
          <w:tcPr>
            <w:tcW w:w="1080" w:type="dxa"/>
            <w:tcBorders>
              <w:top w:val="nil"/>
              <w:left w:val="nil"/>
              <w:bottom w:val="nil"/>
              <w:right w:val="nil"/>
            </w:tcBorders>
            <w:shd w:val="clear" w:color="auto" w:fill="auto"/>
            <w:noWrap/>
            <w:vAlign w:val="center"/>
            <w:hideMark/>
          </w:tcPr>
          <w:p w14:paraId="0E94820F" w14:textId="77777777" w:rsidR="00AE40B7" w:rsidRPr="00745665" w:rsidRDefault="00AE40B7" w:rsidP="00BE1BB6">
            <w:pPr>
              <w:jc w:val="center"/>
              <w:rPr>
                <w:rFonts w:eastAsia="Times New Roman"/>
                <w:sz w:val="16"/>
                <w:szCs w:val="16"/>
              </w:rPr>
            </w:pPr>
            <w:r w:rsidRPr="00745665">
              <w:rPr>
                <w:rFonts w:eastAsia="Times New Roman"/>
                <w:sz w:val="16"/>
                <w:szCs w:val="16"/>
              </w:rPr>
              <w:t>12</w:t>
            </w:r>
          </w:p>
        </w:tc>
        <w:tc>
          <w:tcPr>
            <w:tcW w:w="1260" w:type="dxa"/>
            <w:tcBorders>
              <w:top w:val="nil"/>
              <w:left w:val="nil"/>
              <w:bottom w:val="nil"/>
              <w:right w:val="nil"/>
            </w:tcBorders>
            <w:shd w:val="clear" w:color="auto" w:fill="auto"/>
            <w:noWrap/>
            <w:vAlign w:val="center"/>
            <w:hideMark/>
          </w:tcPr>
          <w:p w14:paraId="724E2A99" w14:textId="77777777" w:rsidR="00AE40B7" w:rsidRPr="00745665" w:rsidRDefault="00AE40B7" w:rsidP="00BE1BB6">
            <w:pPr>
              <w:jc w:val="center"/>
              <w:rPr>
                <w:rFonts w:eastAsia="Times New Roman"/>
                <w:sz w:val="16"/>
                <w:szCs w:val="16"/>
              </w:rPr>
            </w:pPr>
            <w:r w:rsidRPr="00745665">
              <w:rPr>
                <w:sz w:val="16"/>
                <w:szCs w:val="16"/>
              </w:rPr>
              <w:t>7:30 (0:33)</w:t>
            </w:r>
          </w:p>
        </w:tc>
        <w:tc>
          <w:tcPr>
            <w:tcW w:w="1620" w:type="dxa"/>
            <w:tcBorders>
              <w:top w:val="nil"/>
              <w:left w:val="nil"/>
              <w:bottom w:val="nil"/>
              <w:right w:val="nil"/>
            </w:tcBorders>
            <w:shd w:val="clear" w:color="auto" w:fill="auto"/>
            <w:noWrap/>
            <w:vAlign w:val="center"/>
            <w:hideMark/>
          </w:tcPr>
          <w:p w14:paraId="3BC535C7" w14:textId="77777777" w:rsidR="00AE40B7" w:rsidRPr="00745665" w:rsidRDefault="00AE40B7" w:rsidP="00BE1BB6">
            <w:pPr>
              <w:jc w:val="center"/>
              <w:rPr>
                <w:rFonts w:eastAsia="Times New Roman"/>
                <w:sz w:val="16"/>
                <w:szCs w:val="16"/>
              </w:rPr>
            </w:pPr>
            <w:r w:rsidRPr="00745665">
              <w:rPr>
                <w:sz w:val="16"/>
                <w:szCs w:val="16"/>
              </w:rPr>
              <w:t>20:15 (2:00)</w:t>
            </w:r>
          </w:p>
        </w:tc>
        <w:tc>
          <w:tcPr>
            <w:tcW w:w="1080" w:type="dxa"/>
            <w:tcBorders>
              <w:top w:val="nil"/>
              <w:left w:val="nil"/>
              <w:bottom w:val="nil"/>
              <w:right w:val="nil"/>
            </w:tcBorders>
            <w:shd w:val="clear" w:color="auto" w:fill="auto"/>
            <w:noWrap/>
            <w:vAlign w:val="center"/>
            <w:hideMark/>
          </w:tcPr>
          <w:p w14:paraId="17ACF96C" w14:textId="77777777" w:rsidR="00AE40B7" w:rsidRPr="00745665" w:rsidRDefault="00AE40B7" w:rsidP="00BE1BB6">
            <w:pPr>
              <w:jc w:val="center"/>
              <w:rPr>
                <w:rFonts w:eastAsia="Times New Roman"/>
                <w:sz w:val="16"/>
                <w:szCs w:val="16"/>
              </w:rPr>
            </w:pPr>
            <w:r w:rsidRPr="00745665">
              <w:rPr>
                <w:sz w:val="16"/>
                <w:szCs w:val="16"/>
              </w:rPr>
              <w:t>2:03 (0:02)</w:t>
            </w:r>
          </w:p>
        </w:tc>
        <w:tc>
          <w:tcPr>
            <w:tcW w:w="1260" w:type="dxa"/>
            <w:tcBorders>
              <w:top w:val="nil"/>
              <w:left w:val="nil"/>
              <w:bottom w:val="nil"/>
              <w:right w:val="nil"/>
            </w:tcBorders>
            <w:shd w:val="clear" w:color="auto" w:fill="auto"/>
            <w:noWrap/>
            <w:vAlign w:val="center"/>
            <w:hideMark/>
          </w:tcPr>
          <w:p w14:paraId="61E96DD0" w14:textId="77777777" w:rsidR="00AE40B7" w:rsidRPr="00745665" w:rsidRDefault="00AE40B7" w:rsidP="00BE1BB6">
            <w:pPr>
              <w:jc w:val="center"/>
              <w:rPr>
                <w:rFonts w:eastAsia="Times New Roman"/>
                <w:sz w:val="16"/>
                <w:szCs w:val="16"/>
              </w:rPr>
            </w:pPr>
            <w:r w:rsidRPr="00745665">
              <w:rPr>
                <w:sz w:val="16"/>
                <w:szCs w:val="16"/>
              </w:rPr>
              <w:t>10.8 (2.00)</w:t>
            </w:r>
          </w:p>
        </w:tc>
      </w:tr>
      <w:tr w:rsidR="00AE40B7" w:rsidRPr="00F3437B" w14:paraId="6D65B622" w14:textId="77777777" w:rsidTr="00BE1BB6">
        <w:trPr>
          <w:trHeight w:val="340"/>
        </w:trPr>
        <w:tc>
          <w:tcPr>
            <w:tcW w:w="2155" w:type="dxa"/>
            <w:tcBorders>
              <w:top w:val="nil"/>
              <w:left w:val="nil"/>
              <w:bottom w:val="nil"/>
              <w:right w:val="nil"/>
            </w:tcBorders>
            <w:shd w:val="clear" w:color="auto" w:fill="auto"/>
            <w:vAlign w:val="bottom"/>
            <w:hideMark/>
          </w:tcPr>
          <w:p w14:paraId="0DB9CE85"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2C348DF9"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77375222" w14:textId="77777777" w:rsidR="00AE40B7" w:rsidRPr="00745665" w:rsidRDefault="00AE40B7" w:rsidP="00BE1BB6">
            <w:pPr>
              <w:jc w:val="center"/>
              <w:rPr>
                <w:rFonts w:eastAsia="Times New Roman"/>
                <w:sz w:val="16"/>
                <w:szCs w:val="16"/>
              </w:rPr>
            </w:pPr>
            <w:r w:rsidRPr="00745665">
              <w:rPr>
                <w:sz w:val="16"/>
                <w:szCs w:val="16"/>
              </w:rPr>
              <w:t>0.49</w:t>
            </w:r>
          </w:p>
        </w:tc>
        <w:tc>
          <w:tcPr>
            <w:tcW w:w="1620" w:type="dxa"/>
            <w:tcBorders>
              <w:top w:val="nil"/>
              <w:left w:val="nil"/>
              <w:bottom w:val="nil"/>
              <w:right w:val="nil"/>
            </w:tcBorders>
            <w:shd w:val="clear" w:color="auto" w:fill="auto"/>
            <w:noWrap/>
            <w:vAlign w:val="center"/>
            <w:hideMark/>
          </w:tcPr>
          <w:p w14:paraId="2056E9E6" w14:textId="77777777" w:rsidR="00AE40B7" w:rsidRPr="00745665" w:rsidRDefault="00AE40B7" w:rsidP="00BE1BB6">
            <w:pPr>
              <w:jc w:val="center"/>
              <w:rPr>
                <w:rFonts w:eastAsia="Times New Roman"/>
                <w:sz w:val="16"/>
                <w:szCs w:val="16"/>
              </w:rPr>
            </w:pPr>
            <w:r w:rsidRPr="00745665">
              <w:rPr>
                <w:sz w:val="16"/>
                <w:szCs w:val="16"/>
              </w:rPr>
              <w:t>0.89</w:t>
            </w:r>
          </w:p>
        </w:tc>
        <w:tc>
          <w:tcPr>
            <w:tcW w:w="1080" w:type="dxa"/>
            <w:tcBorders>
              <w:top w:val="nil"/>
              <w:left w:val="nil"/>
              <w:bottom w:val="nil"/>
              <w:right w:val="nil"/>
            </w:tcBorders>
            <w:shd w:val="clear" w:color="auto" w:fill="auto"/>
            <w:noWrap/>
            <w:vAlign w:val="center"/>
            <w:hideMark/>
          </w:tcPr>
          <w:p w14:paraId="4157E6A9" w14:textId="77777777" w:rsidR="00AE40B7" w:rsidRPr="00745665" w:rsidRDefault="00AE40B7" w:rsidP="00BE1BB6">
            <w:pPr>
              <w:jc w:val="center"/>
              <w:rPr>
                <w:rFonts w:eastAsia="Times New Roman"/>
                <w:sz w:val="16"/>
                <w:szCs w:val="16"/>
              </w:rPr>
            </w:pPr>
            <w:r w:rsidRPr="00745665">
              <w:rPr>
                <w:sz w:val="16"/>
                <w:szCs w:val="16"/>
              </w:rPr>
              <w:t>0.64</w:t>
            </w:r>
          </w:p>
        </w:tc>
        <w:tc>
          <w:tcPr>
            <w:tcW w:w="1260" w:type="dxa"/>
            <w:tcBorders>
              <w:top w:val="nil"/>
              <w:left w:val="nil"/>
              <w:bottom w:val="nil"/>
              <w:right w:val="nil"/>
            </w:tcBorders>
            <w:shd w:val="clear" w:color="auto" w:fill="auto"/>
            <w:noWrap/>
            <w:vAlign w:val="center"/>
            <w:hideMark/>
          </w:tcPr>
          <w:p w14:paraId="6438AD85" w14:textId="77777777" w:rsidR="00AE40B7" w:rsidRPr="00745665" w:rsidRDefault="00AE40B7" w:rsidP="00BE1BB6">
            <w:pPr>
              <w:jc w:val="center"/>
              <w:rPr>
                <w:rFonts w:eastAsia="Times New Roman"/>
                <w:sz w:val="16"/>
                <w:szCs w:val="16"/>
              </w:rPr>
            </w:pPr>
            <w:r w:rsidRPr="00745665">
              <w:rPr>
                <w:sz w:val="16"/>
                <w:szCs w:val="16"/>
              </w:rPr>
              <w:t>0.058</w:t>
            </w:r>
          </w:p>
        </w:tc>
      </w:tr>
      <w:tr w:rsidR="00AE40B7" w:rsidRPr="00F3437B" w14:paraId="5C943D56" w14:textId="77777777" w:rsidTr="00BE1BB6">
        <w:trPr>
          <w:trHeight w:val="340"/>
        </w:trPr>
        <w:tc>
          <w:tcPr>
            <w:tcW w:w="2155" w:type="dxa"/>
            <w:tcBorders>
              <w:top w:val="nil"/>
              <w:left w:val="nil"/>
              <w:bottom w:val="nil"/>
              <w:right w:val="nil"/>
            </w:tcBorders>
            <w:shd w:val="clear" w:color="000000" w:fill="FCE4D6"/>
            <w:vAlign w:val="bottom"/>
            <w:hideMark/>
          </w:tcPr>
          <w:p w14:paraId="720928FD" w14:textId="77777777" w:rsidR="00AE40B7" w:rsidRPr="00745665" w:rsidRDefault="00AE40B7" w:rsidP="00BE1BB6">
            <w:pPr>
              <w:rPr>
                <w:rFonts w:eastAsia="Times New Roman"/>
                <w:sz w:val="16"/>
                <w:szCs w:val="16"/>
              </w:rPr>
            </w:pPr>
            <w:r w:rsidRPr="00745665">
              <w:rPr>
                <w:rFonts w:eastAsia="Times New Roman"/>
                <w:sz w:val="16"/>
                <w:szCs w:val="16"/>
              </w:rPr>
              <w:t>PSS score</w:t>
            </w:r>
          </w:p>
        </w:tc>
        <w:tc>
          <w:tcPr>
            <w:tcW w:w="1080" w:type="dxa"/>
            <w:tcBorders>
              <w:top w:val="nil"/>
              <w:left w:val="nil"/>
              <w:bottom w:val="nil"/>
              <w:right w:val="nil"/>
            </w:tcBorders>
            <w:shd w:val="clear" w:color="000000" w:fill="FCE4D6"/>
            <w:noWrap/>
            <w:vAlign w:val="center"/>
            <w:hideMark/>
          </w:tcPr>
          <w:p w14:paraId="64766ED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E8619F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699F3B5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CB3BF2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6B86F5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238DB76D" w14:textId="77777777" w:rsidTr="00BE1BB6">
        <w:trPr>
          <w:trHeight w:val="340"/>
        </w:trPr>
        <w:tc>
          <w:tcPr>
            <w:tcW w:w="2155" w:type="dxa"/>
            <w:tcBorders>
              <w:top w:val="nil"/>
              <w:left w:val="nil"/>
              <w:bottom w:val="nil"/>
              <w:right w:val="nil"/>
            </w:tcBorders>
            <w:shd w:val="clear" w:color="auto" w:fill="auto"/>
            <w:vAlign w:val="bottom"/>
            <w:hideMark/>
          </w:tcPr>
          <w:p w14:paraId="3E01F930"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&lt;12</w:t>
            </w:r>
          </w:p>
        </w:tc>
        <w:tc>
          <w:tcPr>
            <w:tcW w:w="1080" w:type="dxa"/>
            <w:tcBorders>
              <w:top w:val="nil"/>
              <w:left w:val="nil"/>
              <w:bottom w:val="nil"/>
              <w:right w:val="nil"/>
            </w:tcBorders>
            <w:shd w:val="clear" w:color="auto" w:fill="auto"/>
            <w:noWrap/>
            <w:vAlign w:val="center"/>
            <w:hideMark/>
          </w:tcPr>
          <w:p w14:paraId="6CC18452" w14:textId="77777777" w:rsidR="00AE40B7" w:rsidRPr="00745665" w:rsidRDefault="00AE40B7" w:rsidP="00BE1BB6">
            <w:pPr>
              <w:jc w:val="center"/>
              <w:rPr>
                <w:rFonts w:eastAsia="Times New Roman"/>
                <w:sz w:val="16"/>
                <w:szCs w:val="16"/>
              </w:rPr>
            </w:pPr>
            <w:r w:rsidRPr="00745665">
              <w:rPr>
                <w:rFonts w:eastAsia="Times New Roman"/>
                <w:sz w:val="16"/>
                <w:szCs w:val="16"/>
              </w:rPr>
              <w:t>21</w:t>
            </w:r>
          </w:p>
        </w:tc>
        <w:tc>
          <w:tcPr>
            <w:tcW w:w="1260" w:type="dxa"/>
            <w:tcBorders>
              <w:top w:val="nil"/>
              <w:left w:val="nil"/>
              <w:bottom w:val="nil"/>
              <w:right w:val="nil"/>
            </w:tcBorders>
            <w:shd w:val="clear" w:color="auto" w:fill="auto"/>
            <w:noWrap/>
            <w:vAlign w:val="center"/>
            <w:hideMark/>
          </w:tcPr>
          <w:p w14:paraId="56FE2E7B" w14:textId="77777777" w:rsidR="00AE40B7" w:rsidRPr="00745665" w:rsidRDefault="00AE40B7" w:rsidP="00BE1BB6">
            <w:pPr>
              <w:jc w:val="center"/>
              <w:rPr>
                <w:rFonts w:eastAsia="Times New Roman"/>
                <w:sz w:val="16"/>
                <w:szCs w:val="16"/>
              </w:rPr>
            </w:pPr>
            <w:r w:rsidRPr="00745665">
              <w:rPr>
                <w:sz w:val="16"/>
                <w:szCs w:val="16"/>
              </w:rPr>
              <w:t>7:45 (00:30)</w:t>
            </w:r>
          </w:p>
        </w:tc>
        <w:tc>
          <w:tcPr>
            <w:tcW w:w="1620" w:type="dxa"/>
            <w:tcBorders>
              <w:top w:val="nil"/>
              <w:left w:val="nil"/>
              <w:bottom w:val="nil"/>
              <w:right w:val="nil"/>
            </w:tcBorders>
            <w:shd w:val="clear" w:color="auto" w:fill="auto"/>
            <w:noWrap/>
            <w:vAlign w:val="center"/>
            <w:hideMark/>
          </w:tcPr>
          <w:p w14:paraId="704A05B7" w14:textId="77777777" w:rsidR="00AE40B7" w:rsidRPr="00745665" w:rsidRDefault="00AE40B7" w:rsidP="00BE1BB6">
            <w:pPr>
              <w:jc w:val="center"/>
              <w:rPr>
                <w:rFonts w:eastAsia="Times New Roman"/>
                <w:sz w:val="16"/>
                <w:szCs w:val="16"/>
              </w:rPr>
            </w:pPr>
            <w:r w:rsidRPr="00745665">
              <w:rPr>
                <w:sz w:val="16"/>
                <w:szCs w:val="16"/>
              </w:rPr>
              <w:t>20:00 (2;26)</w:t>
            </w:r>
          </w:p>
        </w:tc>
        <w:tc>
          <w:tcPr>
            <w:tcW w:w="1080" w:type="dxa"/>
            <w:tcBorders>
              <w:top w:val="nil"/>
              <w:left w:val="nil"/>
              <w:bottom w:val="nil"/>
              <w:right w:val="nil"/>
            </w:tcBorders>
            <w:shd w:val="clear" w:color="auto" w:fill="auto"/>
            <w:noWrap/>
            <w:vAlign w:val="center"/>
            <w:hideMark/>
          </w:tcPr>
          <w:p w14:paraId="62CA1FEF"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7F3807BC" w14:textId="77777777" w:rsidR="00AE40B7" w:rsidRPr="00745665" w:rsidRDefault="00AE40B7" w:rsidP="00BE1BB6">
            <w:pPr>
              <w:jc w:val="center"/>
              <w:rPr>
                <w:rFonts w:eastAsia="Times New Roman"/>
                <w:sz w:val="16"/>
                <w:szCs w:val="16"/>
              </w:rPr>
            </w:pPr>
            <w:r w:rsidRPr="00745665">
              <w:rPr>
                <w:sz w:val="16"/>
                <w:szCs w:val="16"/>
              </w:rPr>
              <w:t>12.0 (1.75)</w:t>
            </w:r>
          </w:p>
        </w:tc>
      </w:tr>
      <w:tr w:rsidR="00AE40B7" w:rsidRPr="00F3437B" w14:paraId="6B4A8E4A" w14:textId="77777777" w:rsidTr="00BE1BB6">
        <w:trPr>
          <w:trHeight w:val="340"/>
        </w:trPr>
        <w:tc>
          <w:tcPr>
            <w:tcW w:w="2155" w:type="dxa"/>
            <w:tcBorders>
              <w:top w:val="nil"/>
              <w:left w:val="nil"/>
              <w:bottom w:val="nil"/>
              <w:right w:val="nil"/>
            </w:tcBorders>
            <w:shd w:val="clear" w:color="auto" w:fill="auto"/>
            <w:vAlign w:val="bottom"/>
            <w:hideMark/>
          </w:tcPr>
          <w:p w14:paraId="0EC29B74"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12 +</w:t>
            </w:r>
          </w:p>
        </w:tc>
        <w:tc>
          <w:tcPr>
            <w:tcW w:w="1080" w:type="dxa"/>
            <w:tcBorders>
              <w:top w:val="nil"/>
              <w:left w:val="nil"/>
              <w:bottom w:val="nil"/>
              <w:right w:val="nil"/>
            </w:tcBorders>
            <w:shd w:val="clear" w:color="auto" w:fill="auto"/>
            <w:noWrap/>
            <w:vAlign w:val="center"/>
            <w:hideMark/>
          </w:tcPr>
          <w:p w14:paraId="5AD27639" w14:textId="77777777" w:rsidR="00AE40B7" w:rsidRPr="00745665" w:rsidRDefault="00AE40B7" w:rsidP="00BE1BB6">
            <w:pPr>
              <w:jc w:val="center"/>
              <w:rPr>
                <w:rFonts w:eastAsia="Times New Roman"/>
                <w:sz w:val="16"/>
                <w:szCs w:val="16"/>
              </w:rPr>
            </w:pPr>
            <w:r w:rsidRPr="00745665">
              <w:rPr>
                <w:rFonts w:eastAsia="Times New Roman"/>
                <w:sz w:val="16"/>
                <w:szCs w:val="16"/>
              </w:rPr>
              <w:t>67</w:t>
            </w:r>
          </w:p>
        </w:tc>
        <w:tc>
          <w:tcPr>
            <w:tcW w:w="1260" w:type="dxa"/>
            <w:tcBorders>
              <w:top w:val="nil"/>
              <w:left w:val="nil"/>
              <w:bottom w:val="nil"/>
              <w:right w:val="nil"/>
            </w:tcBorders>
            <w:shd w:val="clear" w:color="auto" w:fill="auto"/>
            <w:noWrap/>
            <w:vAlign w:val="center"/>
            <w:hideMark/>
          </w:tcPr>
          <w:p w14:paraId="570E54AD" w14:textId="77777777" w:rsidR="00AE40B7" w:rsidRPr="00745665" w:rsidRDefault="00AE40B7" w:rsidP="00BE1BB6">
            <w:pPr>
              <w:jc w:val="center"/>
              <w:rPr>
                <w:rFonts w:eastAsia="Times New Roman"/>
                <w:sz w:val="16"/>
                <w:szCs w:val="16"/>
              </w:rPr>
            </w:pPr>
            <w:r w:rsidRPr="00745665">
              <w:rPr>
                <w:sz w:val="16"/>
                <w:szCs w:val="16"/>
              </w:rPr>
              <w:t>8:00 (1:30)</w:t>
            </w:r>
          </w:p>
        </w:tc>
        <w:tc>
          <w:tcPr>
            <w:tcW w:w="1620" w:type="dxa"/>
            <w:tcBorders>
              <w:top w:val="nil"/>
              <w:left w:val="nil"/>
              <w:bottom w:val="nil"/>
              <w:right w:val="nil"/>
            </w:tcBorders>
            <w:shd w:val="clear" w:color="auto" w:fill="auto"/>
            <w:noWrap/>
            <w:vAlign w:val="center"/>
            <w:hideMark/>
          </w:tcPr>
          <w:p w14:paraId="5BD3673C" w14:textId="77777777" w:rsidR="00AE40B7" w:rsidRPr="00745665" w:rsidRDefault="00AE40B7" w:rsidP="00BE1BB6">
            <w:pPr>
              <w:jc w:val="center"/>
              <w:rPr>
                <w:rFonts w:eastAsia="Times New Roman"/>
                <w:sz w:val="16"/>
                <w:szCs w:val="16"/>
              </w:rPr>
            </w:pPr>
            <w:r w:rsidRPr="00745665">
              <w:rPr>
                <w:sz w:val="16"/>
                <w:szCs w:val="16"/>
              </w:rPr>
              <w:t>20:30 (1:33)</w:t>
            </w:r>
          </w:p>
        </w:tc>
        <w:tc>
          <w:tcPr>
            <w:tcW w:w="1080" w:type="dxa"/>
            <w:tcBorders>
              <w:top w:val="nil"/>
              <w:left w:val="nil"/>
              <w:bottom w:val="nil"/>
              <w:right w:val="nil"/>
            </w:tcBorders>
            <w:shd w:val="clear" w:color="auto" w:fill="auto"/>
            <w:noWrap/>
            <w:vAlign w:val="center"/>
            <w:hideMark/>
          </w:tcPr>
          <w:p w14:paraId="582C4256"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34F9B968"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161D7471" w14:textId="77777777" w:rsidTr="00BE1BB6">
        <w:trPr>
          <w:trHeight w:val="340"/>
        </w:trPr>
        <w:tc>
          <w:tcPr>
            <w:tcW w:w="2155" w:type="dxa"/>
            <w:tcBorders>
              <w:top w:val="nil"/>
              <w:left w:val="nil"/>
              <w:bottom w:val="nil"/>
              <w:right w:val="nil"/>
            </w:tcBorders>
            <w:shd w:val="clear" w:color="auto" w:fill="auto"/>
            <w:vAlign w:val="bottom"/>
            <w:hideMark/>
          </w:tcPr>
          <w:p w14:paraId="26419FF9" w14:textId="77777777" w:rsidR="00AE40B7" w:rsidRPr="00745665" w:rsidRDefault="00AE40B7" w:rsidP="00BE1BB6">
            <w:pPr>
              <w:rPr>
                <w:rFonts w:eastAsia="Times New Roman"/>
                <w:sz w:val="16"/>
                <w:szCs w:val="16"/>
              </w:rPr>
            </w:pPr>
            <w:r w:rsidRPr="00745665">
              <w:rPr>
                <w:rFonts w:eastAsia="Times New Roman"/>
                <w:sz w:val="16"/>
                <w:szCs w:val="16"/>
              </w:rPr>
              <w:lastRenderedPageBreak/>
              <w:t>P value</w:t>
            </w:r>
          </w:p>
        </w:tc>
        <w:tc>
          <w:tcPr>
            <w:tcW w:w="1080" w:type="dxa"/>
            <w:tcBorders>
              <w:top w:val="nil"/>
              <w:left w:val="nil"/>
              <w:bottom w:val="nil"/>
              <w:right w:val="nil"/>
            </w:tcBorders>
            <w:shd w:val="clear" w:color="auto" w:fill="auto"/>
            <w:noWrap/>
            <w:vAlign w:val="center"/>
            <w:hideMark/>
          </w:tcPr>
          <w:p w14:paraId="3EA2ED4C"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0B764E49" w14:textId="77777777" w:rsidR="00AE40B7" w:rsidRPr="00745665" w:rsidRDefault="00AE40B7" w:rsidP="00BE1BB6">
            <w:pPr>
              <w:jc w:val="center"/>
              <w:rPr>
                <w:rFonts w:eastAsia="Times New Roman"/>
                <w:sz w:val="16"/>
                <w:szCs w:val="16"/>
              </w:rPr>
            </w:pPr>
            <w:r w:rsidRPr="00745665">
              <w:rPr>
                <w:sz w:val="16"/>
                <w:szCs w:val="16"/>
              </w:rPr>
              <w:t>0.37</w:t>
            </w:r>
          </w:p>
        </w:tc>
        <w:tc>
          <w:tcPr>
            <w:tcW w:w="1620" w:type="dxa"/>
            <w:tcBorders>
              <w:top w:val="nil"/>
              <w:left w:val="nil"/>
              <w:bottom w:val="nil"/>
              <w:right w:val="nil"/>
            </w:tcBorders>
            <w:shd w:val="clear" w:color="auto" w:fill="auto"/>
            <w:noWrap/>
            <w:vAlign w:val="center"/>
            <w:hideMark/>
          </w:tcPr>
          <w:p w14:paraId="54A5F98B" w14:textId="77777777" w:rsidR="00AE40B7" w:rsidRPr="00745665" w:rsidRDefault="00AE40B7" w:rsidP="00BE1BB6">
            <w:pPr>
              <w:jc w:val="center"/>
              <w:rPr>
                <w:rFonts w:eastAsia="Times New Roman"/>
                <w:sz w:val="16"/>
                <w:szCs w:val="16"/>
              </w:rPr>
            </w:pPr>
            <w:r w:rsidRPr="00745665">
              <w:rPr>
                <w:sz w:val="16"/>
                <w:szCs w:val="16"/>
              </w:rPr>
              <w:t>0.39</w:t>
            </w:r>
          </w:p>
        </w:tc>
        <w:tc>
          <w:tcPr>
            <w:tcW w:w="1080" w:type="dxa"/>
            <w:tcBorders>
              <w:top w:val="nil"/>
              <w:left w:val="nil"/>
              <w:bottom w:val="nil"/>
              <w:right w:val="nil"/>
            </w:tcBorders>
            <w:shd w:val="clear" w:color="auto" w:fill="auto"/>
            <w:noWrap/>
            <w:vAlign w:val="center"/>
            <w:hideMark/>
          </w:tcPr>
          <w:p w14:paraId="7E633E15" w14:textId="77777777" w:rsidR="00AE40B7" w:rsidRPr="00745665" w:rsidRDefault="00AE40B7" w:rsidP="00BE1BB6">
            <w:pPr>
              <w:jc w:val="center"/>
              <w:rPr>
                <w:rFonts w:eastAsia="Times New Roman"/>
                <w:sz w:val="16"/>
                <w:szCs w:val="16"/>
              </w:rPr>
            </w:pPr>
            <w:r w:rsidRPr="00745665">
              <w:rPr>
                <w:sz w:val="16"/>
                <w:szCs w:val="16"/>
              </w:rPr>
              <w:t>0.23</w:t>
            </w:r>
          </w:p>
        </w:tc>
        <w:tc>
          <w:tcPr>
            <w:tcW w:w="1260" w:type="dxa"/>
            <w:tcBorders>
              <w:top w:val="nil"/>
              <w:left w:val="nil"/>
              <w:bottom w:val="nil"/>
              <w:right w:val="nil"/>
            </w:tcBorders>
            <w:shd w:val="clear" w:color="auto" w:fill="auto"/>
            <w:noWrap/>
            <w:vAlign w:val="center"/>
            <w:hideMark/>
          </w:tcPr>
          <w:p w14:paraId="40519DBF" w14:textId="77777777" w:rsidR="00AE40B7" w:rsidRPr="00745665" w:rsidRDefault="00AE40B7" w:rsidP="00BE1BB6">
            <w:pPr>
              <w:jc w:val="center"/>
              <w:rPr>
                <w:rFonts w:eastAsia="Times New Roman"/>
                <w:sz w:val="16"/>
                <w:szCs w:val="16"/>
              </w:rPr>
            </w:pPr>
            <w:r w:rsidRPr="00745665">
              <w:rPr>
                <w:sz w:val="16"/>
                <w:szCs w:val="16"/>
              </w:rPr>
              <w:t>0.56</w:t>
            </w:r>
          </w:p>
        </w:tc>
      </w:tr>
      <w:tr w:rsidR="00AE40B7" w:rsidRPr="00F3437B" w14:paraId="5F1BB4B4" w14:textId="77777777" w:rsidTr="00BE1BB6">
        <w:trPr>
          <w:trHeight w:val="340"/>
        </w:trPr>
        <w:tc>
          <w:tcPr>
            <w:tcW w:w="2155" w:type="dxa"/>
            <w:tcBorders>
              <w:top w:val="nil"/>
              <w:left w:val="nil"/>
              <w:bottom w:val="nil"/>
              <w:right w:val="nil"/>
            </w:tcBorders>
            <w:shd w:val="clear" w:color="000000" w:fill="FCE4D6"/>
            <w:vAlign w:val="bottom"/>
            <w:hideMark/>
          </w:tcPr>
          <w:p w14:paraId="0308D48B" w14:textId="77777777" w:rsidR="00AE40B7" w:rsidRPr="00745665" w:rsidRDefault="00AE40B7" w:rsidP="00BE1BB6">
            <w:pPr>
              <w:rPr>
                <w:rFonts w:eastAsia="Times New Roman"/>
                <w:sz w:val="16"/>
                <w:szCs w:val="16"/>
              </w:rPr>
            </w:pPr>
            <w:r w:rsidRPr="00745665">
              <w:rPr>
                <w:rFonts w:eastAsia="Times New Roman"/>
                <w:sz w:val="16"/>
                <w:szCs w:val="16"/>
              </w:rPr>
              <w:t>Maternal BMI</w:t>
            </w:r>
          </w:p>
        </w:tc>
        <w:tc>
          <w:tcPr>
            <w:tcW w:w="1080" w:type="dxa"/>
            <w:tcBorders>
              <w:top w:val="nil"/>
              <w:left w:val="nil"/>
              <w:bottom w:val="nil"/>
              <w:right w:val="nil"/>
            </w:tcBorders>
            <w:shd w:val="clear" w:color="000000" w:fill="FCE4D6"/>
            <w:noWrap/>
            <w:vAlign w:val="center"/>
            <w:hideMark/>
          </w:tcPr>
          <w:p w14:paraId="04CE828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172716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1E764126"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9AE223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863FE32"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0A90F1F9" w14:textId="77777777" w:rsidTr="00BE1BB6">
        <w:trPr>
          <w:trHeight w:val="340"/>
        </w:trPr>
        <w:tc>
          <w:tcPr>
            <w:tcW w:w="2155" w:type="dxa"/>
            <w:tcBorders>
              <w:top w:val="nil"/>
              <w:left w:val="nil"/>
              <w:bottom w:val="nil"/>
              <w:right w:val="nil"/>
            </w:tcBorders>
            <w:shd w:val="clear" w:color="auto" w:fill="auto"/>
            <w:vAlign w:val="bottom"/>
            <w:hideMark/>
          </w:tcPr>
          <w:p w14:paraId="44F056D9"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Underweight</w:t>
            </w:r>
          </w:p>
        </w:tc>
        <w:tc>
          <w:tcPr>
            <w:tcW w:w="1080" w:type="dxa"/>
            <w:tcBorders>
              <w:top w:val="nil"/>
              <w:left w:val="nil"/>
              <w:bottom w:val="nil"/>
              <w:right w:val="nil"/>
            </w:tcBorders>
            <w:shd w:val="clear" w:color="auto" w:fill="auto"/>
            <w:noWrap/>
            <w:vAlign w:val="center"/>
            <w:hideMark/>
          </w:tcPr>
          <w:p w14:paraId="5340AD87" w14:textId="77777777" w:rsidR="00AE40B7" w:rsidRPr="00745665" w:rsidRDefault="00AE40B7" w:rsidP="00BE1BB6">
            <w:pPr>
              <w:jc w:val="center"/>
              <w:rPr>
                <w:rFonts w:eastAsia="Times New Roman"/>
                <w:sz w:val="16"/>
                <w:szCs w:val="16"/>
              </w:rPr>
            </w:pPr>
            <w:r w:rsidRPr="00745665">
              <w:rPr>
                <w:rFonts w:eastAsia="Times New Roman"/>
                <w:sz w:val="16"/>
                <w:szCs w:val="16"/>
              </w:rPr>
              <w:t>2</w:t>
            </w:r>
          </w:p>
        </w:tc>
        <w:tc>
          <w:tcPr>
            <w:tcW w:w="1260" w:type="dxa"/>
            <w:tcBorders>
              <w:top w:val="nil"/>
              <w:left w:val="nil"/>
              <w:bottom w:val="nil"/>
              <w:right w:val="nil"/>
            </w:tcBorders>
            <w:shd w:val="clear" w:color="auto" w:fill="auto"/>
            <w:noWrap/>
            <w:vAlign w:val="center"/>
            <w:hideMark/>
          </w:tcPr>
          <w:p w14:paraId="734E070E" w14:textId="77777777" w:rsidR="00AE40B7" w:rsidRPr="00745665" w:rsidRDefault="00AE40B7" w:rsidP="00BE1BB6">
            <w:pPr>
              <w:jc w:val="center"/>
              <w:rPr>
                <w:rFonts w:eastAsia="Times New Roman"/>
                <w:sz w:val="16"/>
                <w:szCs w:val="16"/>
              </w:rPr>
            </w:pPr>
            <w:r w:rsidRPr="00745665">
              <w:rPr>
                <w:sz w:val="16"/>
                <w:szCs w:val="16"/>
              </w:rPr>
              <w:t>8:30 (1:00)</w:t>
            </w:r>
          </w:p>
        </w:tc>
        <w:tc>
          <w:tcPr>
            <w:tcW w:w="1620" w:type="dxa"/>
            <w:tcBorders>
              <w:top w:val="nil"/>
              <w:left w:val="nil"/>
              <w:bottom w:val="nil"/>
              <w:right w:val="nil"/>
            </w:tcBorders>
            <w:shd w:val="clear" w:color="auto" w:fill="auto"/>
            <w:noWrap/>
            <w:vAlign w:val="center"/>
            <w:hideMark/>
          </w:tcPr>
          <w:p w14:paraId="13719D53" w14:textId="77777777" w:rsidR="00AE40B7" w:rsidRPr="00745665" w:rsidRDefault="00AE40B7" w:rsidP="00BE1BB6">
            <w:pPr>
              <w:jc w:val="center"/>
              <w:rPr>
                <w:rFonts w:eastAsia="Times New Roman"/>
                <w:sz w:val="16"/>
                <w:szCs w:val="16"/>
              </w:rPr>
            </w:pPr>
            <w:r w:rsidRPr="00745665">
              <w:rPr>
                <w:sz w:val="16"/>
                <w:szCs w:val="16"/>
              </w:rPr>
              <w:t>21:15 (0:15)</w:t>
            </w:r>
          </w:p>
        </w:tc>
        <w:tc>
          <w:tcPr>
            <w:tcW w:w="1080" w:type="dxa"/>
            <w:tcBorders>
              <w:top w:val="nil"/>
              <w:left w:val="nil"/>
              <w:bottom w:val="nil"/>
              <w:right w:val="nil"/>
            </w:tcBorders>
            <w:shd w:val="clear" w:color="auto" w:fill="auto"/>
            <w:noWrap/>
            <w:vAlign w:val="center"/>
            <w:hideMark/>
          </w:tcPr>
          <w:p w14:paraId="08AD28BC" w14:textId="77777777" w:rsidR="00AE40B7" w:rsidRPr="00745665" w:rsidRDefault="00AE40B7" w:rsidP="00BE1BB6">
            <w:pPr>
              <w:jc w:val="center"/>
              <w:rPr>
                <w:rFonts w:eastAsia="Times New Roman"/>
                <w:sz w:val="16"/>
                <w:szCs w:val="16"/>
              </w:rPr>
            </w:pPr>
            <w:r w:rsidRPr="00745665">
              <w:rPr>
                <w:sz w:val="16"/>
                <w:szCs w:val="16"/>
              </w:rPr>
              <w:t>2:52 (0:00)</w:t>
            </w:r>
          </w:p>
        </w:tc>
        <w:tc>
          <w:tcPr>
            <w:tcW w:w="1260" w:type="dxa"/>
            <w:tcBorders>
              <w:top w:val="nil"/>
              <w:left w:val="nil"/>
              <w:bottom w:val="nil"/>
              <w:right w:val="nil"/>
            </w:tcBorders>
            <w:shd w:val="clear" w:color="auto" w:fill="auto"/>
            <w:noWrap/>
            <w:vAlign w:val="center"/>
            <w:hideMark/>
          </w:tcPr>
          <w:p w14:paraId="760074E2" w14:textId="77777777" w:rsidR="00AE40B7" w:rsidRPr="00745665" w:rsidRDefault="00AE40B7" w:rsidP="00BE1BB6">
            <w:pPr>
              <w:jc w:val="center"/>
              <w:rPr>
                <w:rFonts w:eastAsia="Times New Roman"/>
                <w:sz w:val="16"/>
                <w:szCs w:val="16"/>
              </w:rPr>
            </w:pPr>
            <w:r w:rsidRPr="00745665">
              <w:rPr>
                <w:sz w:val="16"/>
                <w:szCs w:val="16"/>
              </w:rPr>
              <w:t>11.5 (1.25)</w:t>
            </w:r>
          </w:p>
        </w:tc>
      </w:tr>
      <w:tr w:rsidR="00AE40B7" w:rsidRPr="00F3437B" w14:paraId="2FB96705" w14:textId="77777777" w:rsidTr="00BE1BB6">
        <w:trPr>
          <w:trHeight w:val="340"/>
        </w:trPr>
        <w:tc>
          <w:tcPr>
            <w:tcW w:w="2155" w:type="dxa"/>
            <w:tcBorders>
              <w:top w:val="nil"/>
              <w:left w:val="nil"/>
              <w:bottom w:val="nil"/>
              <w:right w:val="nil"/>
            </w:tcBorders>
            <w:shd w:val="clear" w:color="auto" w:fill="auto"/>
            <w:vAlign w:val="bottom"/>
            <w:hideMark/>
          </w:tcPr>
          <w:p w14:paraId="759F9846"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Normal weight</w:t>
            </w:r>
          </w:p>
        </w:tc>
        <w:tc>
          <w:tcPr>
            <w:tcW w:w="1080" w:type="dxa"/>
            <w:tcBorders>
              <w:top w:val="nil"/>
              <w:left w:val="nil"/>
              <w:bottom w:val="nil"/>
              <w:right w:val="nil"/>
            </w:tcBorders>
            <w:shd w:val="clear" w:color="auto" w:fill="auto"/>
            <w:noWrap/>
            <w:vAlign w:val="center"/>
            <w:hideMark/>
          </w:tcPr>
          <w:p w14:paraId="06A1A5D3" w14:textId="77777777" w:rsidR="00AE40B7" w:rsidRPr="00745665" w:rsidRDefault="00AE40B7" w:rsidP="00BE1BB6">
            <w:pPr>
              <w:jc w:val="center"/>
              <w:rPr>
                <w:rFonts w:eastAsia="Times New Roman"/>
                <w:sz w:val="16"/>
                <w:szCs w:val="16"/>
              </w:rPr>
            </w:pPr>
            <w:r w:rsidRPr="00745665">
              <w:rPr>
                <w:rFonts w:eastAsia="Times New Roman"/>
                <w:sz w:val="16"/>
                <w:szCs w:val="16"/>
              </w:rPr>
              <w:t>37</w:t>
            </w:r>
          </w:p>
        </w:tc>
        <w:tc>
          <w:tcPr>
            <w:tcW w:w="1260" w:type="dxa"/>
            <w:tcBorders>
              <w:top w:val="nil"/>
              <w:left w:val="nil"/>
              <w:bottom w:val="nil"/>
              <w:right w:val="nil"/>
            </w:tcBorders>
            <w:shd w:val="clear" w:color="auto" w:fill="auto"/>
            <w:noWrap/>
            <w:vAlign w:val="center"/>
            <w:hideMark/>
          </w:tcPr>
          <w:p w14:paraId="026354D1" w14:textId="77777777" w:rsidR="00AE40B7" w:rsidRPr="00745665" w:rsidRDefault="00AE40B7" w:rsidP="00BE1BB6">
            <w:pPr>
              <w:jc w:val="center"/>
              <w:rPr>
                <w:rFonts w:eastAsia="Times New Roman"/>
                <w:sz w:val="16"/>
                <w:szCs w:val="16"/>
              </w:rPr>
            </w:pPr>
            <w:r w:rsidRPr="00745665">
              <w:rPr>
                <w:sz w:val="16"/>
                <w:szCs w:val="16"/>
              </w:rPr>
              <w:t>7:45 (1:00)</w:t>
            </w:r>
          </w:p>
        </w:tc>
        <w:tc>
          <w:tcPr>
            <w:tcW w:w="1620" w:type="dxa"/>
            <w:tcBorders>
              <w:top w:val="nil"/>
              <w:left w:val="nil"/>
              <w:bottom w:val="nil"/>
              <w:right w:val="nil"/>
            </w:tcBorders>
            <w:shd w:val="clear" w:color="auto" w:fill="auto"/>
            <w:noWrap/>
            <w:vAlign w:val="center"/>
            <w:hideMark/>
          </w:tcPr>
          <w:p w14:paraId="37B97C24" w14:textId="77777777" w:rsidR="00AE40B7" w:rsidRPr="00745665" w:rsidRDefault="00AE40B7" w:rsidP="00BE1BB6">
            <w:pPr>
              <w:jc w:val="center"/>
              <w:rPr>
                <w:rFonts w:eastAsia="Times New Roman"/>
                <w:sz w:val="16"/>
                <w:szCs w:val="16"/>
              </w:rPr>
            </w:pPr>
            <w:r w:rsidRPr="00745665">
              <w:rPr>
                <w:sz w:val="16"/>
                <w:szCs w:val="16"/>
              </w:rPr>
              <w:t>20:30 (1:30)</w:t>
            </w:r>
          </w:p>
        </w:tc>
        <w:tc>
          <w:tcPr>
            <w:tcW w:w="1080" w:type="dxa"/>
            <w:tcBorders>
              <w:top w:val="nil"/>
              <w:left w:val="nil"/>
              <w:bottom w:val="nil"/>
              <w:right w:val="nil"/>
            </w:tcBorders>
            <w:shd w:val="clear" w:color="auto" w:fill="auto"/>
            <w:noWrap/>
            <w:vAlign w:val="center"/>
            <w:hideMark/>
          </w:tcPr>
          <w:p w14:paraId="61DC3CFB" w14:textId="77777777" w:rsidR="00AE40B7" w:rsidRPr="00745665" w:rsidRDefault="00AE40B7" w:rsidP="00BE1BB6">
            <w:pPr>
              <w:jc w:val="center"/>
              <w:rPr>
                <w:rFonts w:eastAsia="Times New Roman"/>
                <w:sz w:val="16"/>
                <w:szCs w:val="16"/>
              </w:rPr>
            </w:pPr>
            <w:r w:rsidRPr="00745665">
              <w:rPr>
                <w:sz w:val="16"/>
                <w:szCs w:val="16"/>
              </w:rPr>
              <w:t>2:15 (0:02)</w:t>
            </w:r>
          </w:p>
        </w:tc>
        <w:tc>
          <w:tcPr>
            <w:tcW w:w="1260" w:type="dxa"/>
            <w:tcBorders>
              <w:top w:val="nil"/>
              <w:left w:val="nil"/>
              <w:bottom w:val="nil"/>
              <w:right w:val="nil"/>
            </w:tcBorders>
            <w:shd w:val="clear" w:color="auto" w:fill="auto"/>
            <w:noWrap/>
            <w:vAlign w:val="center"/>
            <w:hideMark/>
          </w:tcPr>
          <w:p w14:paraId="591C5A19" w14:textId="77777777" w:rsidR="00AE40B7" w:rsidRPr="00745665" w:rsidRDefault="00AE40B7" w:rsidP="00BE1BB6">
            <w:pPr>
              <w:jc w:val="center"/>
              <w:rPr>
                <w:rFonts w:eastAsia="Times New Roman"/>
                <w:sz w:val="16"/>
                <w:szCs w:val="16"/>
              </w:rPr>
            </w:pPr>
            <w:r w:rsidRPr="00745665">
              <w:rPr>
                <w:sz w:val="16"/>
                <w:szCs w:val="16"/>
              </w:rPr>
              <w:t>11.5 (1.75)</w:t>
            </w:r>
          </w:p>
        </w:tc>
      </w:tr>
      <w:tr w:rsidR="00AE40B7" w:rsidRPr="00F3437B" w14:paraId="283874EE" w14:textId="77777777" w:rsidTr="00BE1BB6">
        <w:trPr>
          <w:trHeight w:val="340"/>
        </w:trPr>
        <w:tc>
          <w:tcPr>
            <w:tcW w:w="2155" w:type="dxa"/>
            <w:tcBorders>
              <w:top w:val="nil"/>
              <w:left w:val="nil"/>
              <w:bottom w:val="nil"/>
              <w:right w:val="nil"/>
            </w:tcBorders>
            <w:shd w:val="clear" w:color="auto" w:fill="auto"/>
            <w:vAlign w:val="bottom"/>
            <w:hideMark/>
          </w:tcPr>
          <w:p w14:paraId="76B200E8"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Overweight</w:t>
            </w:r>
          </w:p>
        </w:tc>
        <w:tc>
          <w:tcPr>
            <w:tcW w:w="1080" w:type="dxa"/>
            <w:tcBorders>
              <w:top w:val="nil"/>
              <w:left w:val="nil"/>
              <w:bottom w:val="nil"/>
              <w:right w:val="nil"/>
            </w:tcBorders>
            <w:shd w:val="clear" w:color="auto" w:fill="auto"/>
            <w:noWrap/>
            <w:vAlign w:val="center"/>
            <w:hideMark/>
          </w:tcPr>
          <w:p w14:paraId="25D9B92C" w14:textId="77777777" w:rsidR="00AE40B7" w:rsidRPr="00745665" w:rsidRDefault="00AE40B7" w:rsidP="00BE1BB6">
            <w:pPr>
              <w:jc w:val="center"/>
              <w:rPr>
                <w:rFonts w:eastAsia="Times New Roman"/>
                <w:sz w:val="16"/>
                <w:szCs w:val="16"/>
              </w:rPr>
            </w:pPr>
            <w:r w:rsidRPr="00745665">
              <w:rPr>
                <w:rFonts w:eastAsia="Times New Roman"/>
                <w:sz w:val="16"/>
                <w:szCs w:val="16"/>
              </w:rPr>
              <w:t>22</w:t>
            </w:r>
          </w:p>
        </w:tc>
        <w:tc>
          <w:tcPr>
            <w:tcW w:w="1260" w:type="dxa"/>
            <w:tcBorders>
              <w:top w:val="nil"/>
              <w:left w:val="nil"/>
              <w:bottom w:val="nil"/>
              <w:right w:val="nil"/>
            </w:tcBorders>
            <w:shd w:val="clear" w:color="auto" w:fill="auto"/>
            <w:noWrap/>
            <w:vAlign w:val="center"/>
            <w:hideMark/>
          </w:tcPr>
          <w:p w14:paraId="2CA18E40" w14:textId="77777777" w:rsidR="00AE40B7" w:rsidRPr="00745665" w:rsidRDefault="00AE40B7" w:rsidP="00BE1BB6">
            <w:pPr>
              <w:jc w:val="center"/>
              <w:rPr>
                <w:rFonts w:eastAsia="Times New Roman"/>
                <w:sz w:val="16"/>
                <w:szCs w:val="16"/>
              </w:rPr>
            </w:pPr>
            <w:r w:rsidRPr="00745665">
              <w:rPr>
                <w:sz w:val="16"/>
                <w:szCs w:val="16"/>
              </w:rPr>
              <w:t>7:45 (1:07)</w:t>
            </w:r>
          </w:p>
        </w:tc>
        <w:tc>
          <w:tcPr>
            <w:tcW w:w="1620" w:type="dxa"/>
            <w:tcBorders>
              <w:top w:val="nil"/>
              <w:left w:val="nil"/>
              <w:bottom w:val="nil"/>
              <w:right w:val="nil"/>
            </w:tcBorders>
            <w:shd w:val="clear" w:color="auto" w:fill="auto"/>
            <w:noWrap/>
            <w:vAlign w:val="center"/>
            <w:hideMark/>
          </w:tcPr>
          <w:p w14:paraId="4CDAE8BE" w14:textId="77777777" w:rsidR="00AE40B7" w:rsidRPr="00745665" w:rsidRDefault="00AE40B7" w:rsidP="00BE1BB6">
            <w:pPr>
              <w:jc w:val="center"/>
              <w:rPr>
                <w:rFonts w:eastAsia="Times New Roman"/>
                <w:sz w:val="16"/>
                <w:szCs w:val="16"/>
              </w:rPr>
            </w:pPr>
            <w:r w:rsidRPr="00745665">
              <w:rPr>
                <w:sz w:val="16"/>
                <w:szCs w:val="16"/>
              </w:rPr>
              <w:t>20:00 (1:52)</w:t>
            </w:r>
          </w:p>
        </w:tc>
        <w:tc>
          <w:tcPr>
            <w:tcW w:w="1080" w:type="dxa"/>
            <w:tcBorders>
              <w:top w:val="nil"/>
              <w:left w:val="nil"/>
              <w:bottom w:val="nil"/>
              <w:right w:val="nil"/>
            </w:tcBorders>
            <w:shd w:val="clear" w:color="auto" w:fill="auto"/>
            <w:noWrap/>
            <w:vAlign w:val="center"/>
            <w:hideMark/>
          </w:tcPr>
          <w:p w14:paraId="051FA369" w14:textId="77777777" w:rsidR="00AE40B7" w:rsidRPr="00745665" w:rsidRDefault="00AE40B7" w:rsidP="00BE1BB6">
            <w:pPr>
              <w:jc w:val="center"/>
              <w:rPr>
                <w:rFonts w:eastAsia="Times New Roman"/>
                <w:sz w:val="16"/>
                <w:szCs w:val="16"/>
              </w:rPr>
            </w:pPr>
            <w:r w:rsidRPr="00745665">
              <w:rPr>
                <w:sz w:val="16"/>
                <w:szCs w:val="16"/>
              </w:rPr>
              <w:t>1:55 (0:02)</w:t>
            </w:r>
          </w:p>
        </w:tc>
        <w:tc>
          <w:tcPr>
            <w:tcW w:w="1260" w:type="dxa"/>
            <w:tcBorders>
              <w:top w:val="nil"/>
              <w:left w:val="nil"/>
              <w:bottom w:val="nil"/>
              <w:right w:val="nil"/>
            </w:tcBorders>
            <w:shd w:val="clear" w:color="auto" w:fill="auto"/>
            <w:noWrap/>
            <w:vAlign w:val="center"/>
            <w:hideMark/>
          </w:tcPr>
          <w:p w14:paraId="29CC9337" w14:textId="77777777" w:rsidR="00AE40B7" w:rsidRPr="00745665" w:rsidRDefault="00AE40B7" w:rsidP="00BE1BB6">
            <w:pPr>
              <w:jc w:val="center"/>
              <w:rPr>
                <w:rFonts w:eastAsia="Times New Roman"/>
                <w:sz w:val="16"/>
                <w:szCs w:val="16"/>
              </w:rPr>
            </w:pPr>
            <w:r w:rsidRPr="00745665">
              <w:rPr>
                <w:sz w:val="16"/>
                <w:szCs w:val="16"/>
              </w:rPr>
              <w:t>11.5 (2.05)</w:t>
            </w:r>
          </w:p>
        </w:tc>
      </w:tr>
      <w:tr w:rsidR="00AE40B7" w:rsidRPr="00F3437B" w14:paraId="5AE6A2AC" w14:textId="77777777" w:rsidTr="00BE1BB6">
        <w:trPr>
          <w:trHeight w:val="340"/>
        </w:trPr>
        <w:tc>
          <w:tcPr>
            <w:tcW w:w="2155" w:type="dxa"/>
            <w:tcBorders>
              <w:top w:val="nil"/>
              <w:left w:val="nil"/>
              <w:bottom w:val="nil"/>
              <w:right w:val="nil"/>
            </w:tcBorders>
            <w:shd w:val="clear" w:color="auto" w:fill="auto"/>
            <w:vAlign w:val="bottom"/>
            <w:hideMark/>
          </w:tcPr>
          <w:p w14:paraId="18EAA109"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Obesity Class 1</w:t>
            </w:r>
          </w:p>
        </w:tc>
        <w:tc>
          <w:tcPr>
            <w:tcW w:w="1080" w:type="dxa"/>
            <w:tcBorders>
              <w:top w:val="nil"/>
              <w:left w:val="nil"/>
              <w:bottom w:val="nil"/>
              <w:right w:val="nil"/>
            </w:tcBorders>
            <w:shd w:val="clear" w:color="auto" w:fill="auto"/>
            <w:noWrap/>
            <w:vAlign w:val="center"/>
            <w:hideMark/>
          </w:tcPr>
          <w:p w14:paraId="7C309030" w14:textId="77777777" w:rsidR="00AE40B7" w:rsidRPr="00745665" w:rsidRDefault="00AE40B7" w:rsidP="00BE1BB6">
            <w:pPr>
              <w:jc w:val="center"/>
              <w:rPr>
                <w:rFonts w:eastAsia="Times New Roman"/>
                <w:sz w:val="16"/>
                <w:szCs w:val="16"/>
              </w:rPr>
            </w:pPr>
            <w:r w:rsidRPr="00745665">
              <w:rPr>
                <w:rFonts w:eastAsia="Times New Roman"/>
                <w:sz w:val="16"/>
                <w:szCs w:val="16"/>
              </w:rPr>
              <w:t>13</w:t>
            </w:r>
          </w:p>
        </w:tc>
        <w:tc>
          <w:tcPr>
            <w:tcW w:w="1260" w:type="dxa"/>
            <w:tcBorders>
              <w:top w:val="nil"/>
              <w:left w:val="nil"/>
              <w:bottom w:val="nil"/>
              <w:right w:val="nil"/>
            </w:tcBorders>
            <w:shd w:val="clear" w:color="auto" w:fill="auto"/>
            <w:noWrap/>
            <w:vAlign w:val="center"/>
            <w:hideMark/>
          </w:tcPr>
          <w:p w14:paraId="6E186AEF" w14:textId="77777777" w:rsidR="00AE40B7" w:rsidRPr="00745665" w:rsidRDefault="00AE40B7" w:rsidP="00BE1BB6">
            <w:pPr>
              <w:jc w:val="center"/>
              <w:rPr>
                <w:rFonts w:eastAsia="Times New Roman"/>
                <w:sz w:val="16"/>
                <w:szCs w:val="16"/>
              </w:rPr>
            </w:pPr>
            <w:r w:rsidRPr="00745665">
              <w:rPr>
                <w:sz w:val="16"/>
                <w:szCs w:val="16"/>
              </w:rPr>
              <w:t>8:00 (0:30)</w:t>
            </w:r>
          </w:p>
        </w:tc>
        <w:tc>
          <w:tcPr>
            <w:tcW w:w="1620" w:type="dxa"/>
            <w:tcBorders>
              <w:top w:val="nil"/>
              <w:left w:val="nil"/>
              <w:bottom w:val="nil"/>
              <w:right w:val="nil"/>
            </w:tcBorders>
            <w:shd w:val="clear" w:color="auto" w:fill="auto"/>
            <w:noWrap/>
            <w:vAlign w:val="center"/>
            <w:hideMark/>
          </w:tcPr>
          <w:p w14:paraId="39CB4970" w14:textId="77777777" w:rsidR="00AE40B7" w:rsidRPr="00745665" w:rsidRDefault="00AE40B7" w:rsidP="00BE1BB6">
            <w:pPr>
              <w:jc w:val="center"/>
              <w:rPr>
                <w:rFonts w:eastAsia="Times New Roman"/>
                <w:sz w:val="16"/>
                <w:szCs w:val="16"/>
              </w:rPr>
            </w:pPr>
            <w:r w:rsidRPr="00745665">
              <w:rPr>
                <w:sz w:val="16"/>
                <w:szCs w:val="16"/>
              </w:rPr>
              <w:t>20:00 (2:26)</w:t>
            </w:r>
          </w:p>
        </w:tc>
        <w:tc>
          <w:tcPr>
            <w:tcW w:w="1080" w:type="dxa"/>
            <w:tcBorders>
              <w:top w:val="nil"/>
              <w:left w:val="nil"/>
              <w:bottom w:val="nil"/>
              <w:right w:val="nil"/>
            </w:tcBorders>
            <w:shd w:val="clear" w:color="auto" w:fill="auto"/>
            <w:noWrap/>
            <w:vAlign w:val="center"/>
            <w:hideMark/>
          </w:tcPr>
          <w:p w14:paraId="46CD15D8" w14:textId="77777777" w:rsidR="00AE40B7" w:rsidRPr="00745665" w:rsidRDefault="00AE40B7" w:rsidP="00BE1BB6">
            <w:pPr>
              <w:jc w:val="center"/>
              <w:rPr>
                <w:rFonts w:eastAsia="Times New Roman"/>
                <w:sz w:val="16"/>
                <w:szCs w:val="16"/>
              </w:rPr>
            </w:pPr>
            <w:r w:rsidRPr="00745665">
              <w:rPr>
                <w:sz w:val="16"/>
                <w:szCs w:val="16"/>
              </w:rPr>
              <w:t>2:28 (0:03)</w:t>
            </w:r>
          </w:p>
        </w:tc>
        <w:tc>
          <w:tcPr>
            <w:tcW w:w="1260" w:type="dxa"/>
            <w:tcBorders>
              <w:top w:val="nil"/>
              <w:left w:val="nil"/>
              <w:bottom w:val="nil"/>
              <w:right w:val="nil"/>
            </w:tcBorders>
            <w:shd w:val="clear" w:color="auto" w:fill="auto"/>
            <w:noWrap/>
            <w:vAlign w:val="center"/>
            <w:hideMark/>
          </w:tcPr>
          <w:p w14:paraId="44CBD63C" w14:textId="77777777" w:rsidR="00AE40B7" w:rsidRPr="00745665" w:rsidRDefault="00AE40B7" w:rsidP="00BE1BB6">
            <w:pPr>
              <w:jc w:val="center"/>
              <w:rPr>
                <w:rFonts w:eastAsia="Times New Roman"/>
                <w:sz w:val="16"/>
                <w:szCs w:val="16"/>
              </w:rPr>
            </w:pPr>
            <w:r w:rsidRPr="00745665">
              <w:rPr>
                <w:sz w:val="16"/>
                <w:szCs w:val="16"/>
              </w:rPr>
              <w:t>12.0 (2.00)</w:t>
            </w:r>
          </w:p>
        </w:tc>
      </w:tr>
      <w:tr w:rsidR="00AE40B7" w:rsidRPr="00F3437B" w14:paraId="56789328" w14:textId="77777777" w:rsidTr="00BE1BB6">
        <w:trPr>
          <w:trHeight w:val="340"/>
        </w:trPr>
        <w:tc>
          <w:tcPr>
            <w:tcW w:w="2155" w:type="dxa"/>
            <w:tcBorders>
              <w:top w:val="nil"/>
              <w:left w:val="nil"/>
              <w:bottom w:val="nil"/>
              <w:right w:val="nil"/>
            </w:tcBorders>
            <w:shd w:val="clear" w:color="auto" w:fill="auto"/>
            <w:vAlign w:val="bottom"/>
            <w:hideMark/>
          </w:tcPr>
          <w:p w14:paraId="5CFB8962"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Obesity Class 2</w:t>
            </w:r>
          </w:p>
        </w:tc>
        <w:tc>
          <w:tcPr>
            <w:tcW w:w="1080" w:type="dxa"/>
            <w:tcBorders>
              <w:top w:val="nil"/>
              <w:left w:val="nil"/>
              <w:bottom w:val="nil"/>
              <w:right w:val="nil"/>
            </w:tcBorders>
            <w:shd w:val="clear" w:color="auto" w:fill="auto"/>
            <w:noWrap/>
            <w:vAlign w:val="bottom"/>
            <w:hideMark/>
          </w:tcPr>
          <w:p w14:paraId="38D259D5" w14:textId="77777777" w:rsidR="00AE40B7" w:rsidRPr="00745665" w:rsidRDefault="00AE40B7" w:rsidP="00BE1BB6">
            <w:pPr>
              <w:jc w:val="center"/>
              <w:rPr>
                <w:rFonts w:eastAsia="Times New Roman"/>
                <w:sz w:val="16"/>
                <w:szCs w:val="16"/>
              </w:rPr>
            </w:pPr>
            <w:r w:rsidRPr="00745665">
              <w:rPr>
                <w:rFonts w:eastAsia="Times New Roman"/>
                <w:sz w:val="16"/>
                <w:szCs w:val="16"/>
              </w:rPr>
              <w:t>7</w:t>
            </w:r>
          </w:p>
        </w:tc>
        <w:tc>
          <w:tcPr>
            <w:tcW w:w="1260" w:type="dxa"/>
            <w:tcBorders>
              <w:top w:val="nil"/>
              <w:left w:val="nil"/>
              <w:bottom w:val="nil"/>
              <w:right w:val="nil"/>
            </w:tcBorders>
            <w:shd w:val="clear" w:color="auto" w:fill="auto"/>
            <w:noWrap/>
            <w:vAlign w:val="center"/>
            <w:hideMark/>
          </w:tcPr>
          <w:p w14:paraId="78CD0310" w14:textId="77777777" w:rsidR="00AE40B7" w:rsidRPr="00745665" w:rsidRDefault="00AE40B7" w:rsidP="00BE1BB6">
            <w:pPr>
              <w:jc w:val="center"/>
              <w:rPr>
                <w:rFonts w:eastAsia="Times New Roman"/>
                <w:sz w:val="16"/>
                <w:szCs w:val="16"/>
              </w:rPr>
            </w:pPr>
            <w:r w:rsidRPr="00745665">
              <w:rPr>
                <w:sz w:val="16"/>
                <w:szCs w:val="16"/>
              </w:rPr>
              <w:t>9:00 (1:30)</w:t>
            </w:r>
          </w:p>
        </w:tc>
        <w:tc>
          <w:tcPr>
            <w:tcW w:w="1620" w:type="dxa"/>
            <w:tcBorders>
              <w:top w:val="nil"/>
              <w:left w:val="nil"/>
              <w:bottom w:val="nil"/>
              <w:right w:val="nil"/>
            </w:tcBorders>
            <w:shd w:val="clear" w:color="auto" w:fill="auto"/>
            <w:noWrap/>
            <w:vAlign w:val="center"/>
            <w:hideMark/>
          </w:tcPr>
          <w:p w14:paraId="6BFB6FFA" w14:textId="77777777" w:rsidR="00AE40B7" w:rsidRPr="00745665" w:rsidRDefault="00AE40B7" w:rsidP="00BE1BB6">
            <w:pPr>
              <w:jc w:val="center"/>
              <w:rPr>
                <w:rFonts w:eastAsia="Times New Roman"/>
                <w:sz w:val="16"/>
                <w:szCs w:val="16"/>
              </w:rPr>
            </w:pPr>
            <w:r w:rsidRPr="00745665">
              <w:rPr>
                <w:sz w:val="16"/>
                <w:szCs w:val="16"/>
              </w:rPr>
              <w:t>20:30 (1:45)</w:t>
            </w:r>
          </w:p>
        </w:tc>
        <w:tc>
          <w:tcPr>
            <w:tcW w:w="1080" w:type="dxa"/>
            <w:tcBorders>
              <w:top w:val="nil"/>
              <w:left w:val="nil"/>
              <w:bottom w:val="nil"/>
              <w:right w:val="nil"/>
            </w:tcBorders>
            <w:shd w:val="clear" w:color="auto" w:fill="auto"/>
            <w:noWrap/>
            <w:vAlign w:val="center"/>
            <w:hideMark/>
          </w:tcPr>
          <w:p w14:paraId="2803AAB4" w14:textId="77777777" w:rsidR="00AE40B7" w:rsidRPr="00745665" w:rsidRDefault="00AE40B7" w:rsidP="00BE1BB6">
            <w:pPr>
              <w:jc w:val="center"/>
              <w:rPr>
                <w:rFonts w:eastAsia="Times New Roman"/>
                <w:sz w:val="16"/>
                <w:szCs w:val="16"/>
              </w:rPr>
            </w:pPr>
            <w:r w:rsidRPr="00745665">
              <w:rPr>
                <w:sz w:val="16"/>
                <w:szCs w:val="16"/>
              </w:rPr>
              <w:t>2:30 (0:03)</w:t>
            </w:r>
          </w:p>
        </w:tc>
        <w:tc>
          <w:tcPr>
            <w:tcW w:w="1260" w:type="dxa"/>
            <w:tcBorders>
              <w:top w:val="nil"/>
              <w:left w:val="nil"/>
              <w:bottom w:val="nil"/>
              <w:right w:val="nil"/>
            </w:tcBorders>
            <w:shd w:val="clear" w:color="auto" w:fill="auto"/>
            <w:noWrap/>
            <w:vAlign w:val="center"/>
            <w:hideMark/>
          </w:tcPr>
          <w:p w14:paraId="2FB88FFC" w14:textId="77777777" w:rsidR="00AE40B7" w:rsidRPr="00745665" w:rsidRDefault="00AE40B7" w:rsidP="00BE1BB6">
            <w:pPr>
              <w:jc w:val="center"/>
              <w:rPr>
                <w:rFonts w:eastAsia="Times New Roman"/>
                <w:sz w:val="16"/>
                <w:szCs w:val="16"/>
              </w:rPr>
            </w:pPr>
            <w:r w:rsidRPr="00745665">
              <w:rPr>
                <w:sz w:val="16"/>
                <w:szCs w:val="16"/>
              </w:rPr>
              <w:t>13.0 (1.25)</w:t>
            </w:r>
          </w:p>
        </w:tc>
      </w:tr>
      <w:tr w:rsidR="00AE40B7" w:rsidRPr="00F3437B" w14:paraId="0C2690AF" w14:textId="77777777" w:rsidTr="00BE1BB6">
        <w:trPr>
          <w:trHeight w:val="340"/>
        </w:trPr>
        <w:tc>
          <w:tcPr>
            <w:tcW w:w="2155" w:type="dxa"/>
            <w:tcBorders>
              <w:top w:val="nil"/>
              <w:left w:val="nil"/>
              <w:bottom w:val="nil"/>
              <w:right w:val="nil"/>
            </w:tcBorders>
            <w:shd w:val="clear" w:color="auto" w:fill="auto"/>
            <w:vAlign w:val="bottom"/>
            <w:hideMark/>
          </w:tcPr>
          <w:p w14:paraId="6AB252D9"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Obesity Class 3</w:t>
            </w:r>
          </w:p>
        </w:tc>
        <w:tc>
          <w:tcPr>
            <w:tcW w:w="1080" w:type="dxa"/>
            <w:tcBorders>
              <w:top w:val="nil"/>
              <w:left w:val="nil"/>
              <w:bottom w:val="nil"/>
              <w:right w:val="nil"/>
            </w:tcBorders>
            <w:shd w:val="clear" w:color="auto" w:fill="auto"/>
            <w:noWrap/>
            <w:vAlign w:val="center"/>
            <w:hideMark/>
          </w:tcPr>
          <w:p w14:paraId="56214F8F" w14:textId="77777777" w:rsidR="00AE40B7" w:rsidRPr="00745665" w:rsidRDefault="00AE40B7" w:rsidP="00BE1BB6">
            <w:pPr>
              <w:jc w:val="center"/>
              <w:rPr>
                <w:rFonts w:eastAsia="Times New Roman"/>
                <w:sz w:val="16"/>
                <w:szCs w:val="16"/>
              </w:rPr>
            </w:pPr>
            <w:r w:rsidRPr="00745665">
              <w:rPr>
                <w:rFonts w:eastAsia="Times New Roman"/>
                <w:sz w:val="16"/>
                <w:szCs w:val="16"/>
              </w:rPr>
              <w:t>5</w:t>
            </w:r>
          </w:p>
        </w:tc>
        <w:tc>
          <w:tcPr>
            <w:tcW w:w="1260" w:type="dxa"/>
            <w:tcBorders>
              <w:top w:val="nil"/>
              <w:left w:val="nil"/>
              <w:bottom w:val="nil"/>
              <w:right w:val="nil"/>
            </w:tcBorders>
            <w:shd w:val="clear" w:color="auto" w:fill="auto"/>
            <w:noWrap/>
            <w:vAlign w:val="center"/>
            <w:hideMark/>
          </w:tcPr>
          <w:p w14:paraId="56F5FD09" w14:textId="77777777" w:rsidR="00AE40B7" w:rsidRPr="00745665" w:rsidRDefault="00AE40B7" w:rsidP="00BE1BB6">
            <w:pPr>
              <w:jc w:val="center"/>
              <w:rPr>
                <w:rFonts w:eastAsia="Times New Roman"/>
                <w:sz w:val="16"/>
                <w:szCs w:val="16"/>
              </w:rPr>
            </w:pPr>
            <w:r w:rsidRPr="00745665">
              <w:rPr>
                <w:sz w:val="16"/>
                <w:szCs w:val="16"/>
              </w:rPr>
              <w:t>8:00 (0:55)</w:t>
            </w:r>
          </w:p>
        </w:tc>
        <w:tc>
          <w:tcPr>
            <w:tcW w:w="1620" w:type="dxa"/>
            <w:tcBorders>
              <w:top w:val="nil"/>
              <w:left w:val="nil"/>
              <w:bottom w:val="nil"/>
              <w:right w:val="nil"/>
            </w:tcBorders>
            <w:shd w:val="clear" w:color="auto" w:fill="auto"/>
            <w:noWrap/>
            <w:vAlign w:val="center"/>
            <w:hideMark/>
          </w:tcPr>
          <w:p w14:paraId="35F9252D" w14:textId="77777777" w:rsidR="00AE40B7" w:rsidRPr="00745665" w:rsidRDefault="00AE40B7" w:rsidP="00BE1BB6">
            <w:pPr>
              <w:jc w:val="center"/>
              <w:rPr>
                <w:rFonts w:eastAsia="Times New Roman"/>
                <w:sz w:val="16"/>
                <w:szCs w:val="16"/>
              </w:rPr>
            </w:pPr>
            <w:r w:rsidRPr="00745665">
              <w:rPr>
                <w:sz w:val="16"/>
                <w:szCs w:val="16"/>
              </w:rPr>
              <w:t>21:00 (1:15)</w:t>
            </w:r>
          </w:p>
        </w:tc>
        <w:tc>
          <w:tcPr>
            <w:tcW w:w="1080" w:type="dxa"/>
            <w:tcBorders>
              <w:top w:val="nil"/>
              <w:left w:val="nil"/>
              <w:bottom w:val="nil"/>
              <w:right w:val="nil"/>
            </w:tcBorders>
            <w:shd w:val="clear" w:color="auto" w:fill="auto"/>
            <w:noWrap/>
            <w:vAlign w:val="center"/>
            <w:hideMark/>
          </w:tcPr>
          <w:p w14:paraId="32140032" w14:textId="77777777" w:rsidR="00AE40B7" w:rsidRPr="00745665" w:rsidRDefault="00AE40B7" w:rsidP="00BE1BB6">
            <w:pPr>
              <w:jc w:val="center"/>
              <w:rPr>
                <w:rFonts w:eastAsia="Times New Roman"/>
                <w:sz w:val="16"/>
                <w:szCs w:val="16"/>
              </w:rPr>
            </w:pPr>
            <w:r w:rsidRPr="00745665">
              <w:rPr>
                <w:sz w:val="16"/>
                <w:szCs w:val="16"/>
              </w:rPr>
              <w:t>2:42 (0:02)</w:t>
            </w:r>
          </w:p>
        </w:tc>
        <w:tc>
          <w:tcPr>
            <w:tcW w:w="1260" w:type="dxa"/>
            <w:tcBorders>
              <w:top w:val="nil"/>
              <w:left w:val="nil"/>
              <w:bottom w:val="nil"/>
              <w:right w:val="nil"/>
            </w:tcBorders>
            <w:shd w:val="clear" w:color="auto" w:fill="auto"/>
            <w:noWrap/>
            <w:vAlign w:val="center"/>
            <w:hideMark/>
          </w:tcPr>
          <w:p w14:paraId="445857A1" w14:textId="77777777" w:rsidR="00AE40B7" w:rsidRPr="00745665" w:rsidRDefault="00AE40B7" w:rsidP="00BE1BB6">
            <w:pPr>
              <w:jc w:val="center"/>
              <w:rPr>
                <w:rFonts w:eastAsia="Times New Roman"/>
                <w:sz w:val="16"/>
                <w:szCs w:val="16"/>
              </w:rPr>
            </w:pPr>
            <w:r w:rsidRPr="00745665">
              <w:rPr>
                <w:sz w:val="16"/>
                <w:szCs w:val="16"/>
              </w:rPr>
              <w:t>11.4 (1.00)</w:t>
            </w:r>
          </w:p>
        </w:tc>
      </w:tr>
      <w:tr w:rsidR="00AE40B7" w:rsidRPr="00F3437B" w14:paraId="1FA9E1F5" w14:textId="77777777" w:rsidTr="00BE1BB6">
        <w:trPr>
          <w:trHeight w:val="340"/>
        </w:trPr>
        <w:tc>
          <w:tcPr>
            <w:tcW w:w="2155" w:type="dxa"/>
            <w:tcBorders>
              <w:top w:val="nil"/>
              <w:left w:val="nil"/>
              <w:bottom w:val="nil"/>
              <w:right w:val="nil"/>
            </w:tcBorders>
            <w:shd w:val="clear" w:color="auto" w:fill="auto"/>
            <w:vAlign w:val="bottom"/>
            <w:hideMark/>
          </w:tcPr>
          <w:p w14:paraId="3E895135"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34FD2A9B"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F5859AB" w14:textId="77777777" w:rsidR="00AE40B7" w:rsidRPr="00745665" w:rsidRDefault="00AE40B7" w:rsidP="00BE1BB6">
            <w:pPr>
              <w:jc w:val="center"/>
              <w:rPr>
                <w:rFonts w:eastAsia="Times New Roman"/>
                <w:sz w:val="16"/>
                <w:szCs w:val="16"/>
              </w:rPr>
            </w:pPr>
            <w:r w:rsidRPr="00745665">
              <w:rPr>
                <w:sz w:val="16"/>
                <w:szCs w:val="16"/>
              </w:rPr>
              <w:t>0.62</w:t>
            </w:r>
          </w:p>
        </w:tc>
        <w:tc>
          <w:tcPr>
            <w:tcW w:w="1620" w:type="dxa"/>
            <w:tcBorders>
              <w:top w:val="nil"/>
              <w:left w:val="nil"/>
              <w:bottom w:val="nil"/>
              <w:right w:val="nil"/>
            </w:tcBorders>
            <w:shd w:val="clear" w:color="auto" w:fill="auto"/>
            <w:noWrap/>
            <w:vAlign w:val="center"/>
            <w:hideMark/>
          </w:tcPr>
          <w:p w14:paraId="2B74DB66" w14:textId="77777777" w:rsidR="00AE40B7" w:rsidRPr="00745665" w:rsidRDefault="00AE40B7" w:rsidP="00BE1BB6">
            <w:pPr>
              <w:jc w:val="center"/>
              <w:rPr>
                <w:rFonts w:eastAsia="Times New Roman"/>
                <w:sz w:val="16"/>
                <w:szCs w:val="16"/>
              </w:rPr>
            </w:pPr>
            <w:r w:rsidRPr="00745665">
              <w:rPr>
                <w:i/>
                <w:iCs/>
                <w:sz w:val="16"/>
                <w:szCs w:val="16"/>
              </w:rPr>
              <w:t>0.83</w:t>
            </w:r>
          </w:p>
        </w:tc>
        <w:tc>
          <w:tcPr>
            <w:tcW w:w="1080" w:type="dxa"/>
            <w:tcBorders>
              <w:top w:val="nil"/>
              <w:left w:val="nil"/>
              <w:bottom w:val="nil"/>
              <w:right w:val="nil"/>
            </w:tcBorders>
            <w:shd w:val="clear" w:color="auto" w:fill="auto"/>
            <w:noWrap/>
            <w:vAlign w:val="center"/>
            <w:hideMark/>
          </w:tcPr>
          <w:p w14:paraId="3D11AFA5" w14:textId="77777777" w:rsidR="00AE40B7" w:rsidRPr="00745665" w:rsidRDefault="00AE40B7" w:rsidP="00BE1BB6">
            <w:pPr>
              <w:jc w:val="center"/>
              <w:rPr>
                <w:rFonts w:eastAsia="Times New Roman"/>
                <w:sz w:val="16"/>
                <w:szCs w:val="16"/>
              </w:rPr>
            </w:pPr>
            <w:r w:rsidRPr="00745665">
              <w:rPr>
                <w:sz w:val="16"/>
                <w:szCs w:val="16"/>
              </w:rPr>
              <w:t>0.68</w:t>
            </w:r>
          </w:p>
        </w:tc>
        <w:tc>
          <w:tcPr>
            <w:tcW w:w="1260" w:type="dxa"/>
            <w:tcBorders>
              <w:top w:val="nil"/>
              <w:left w:val="nil"/>
              <w:bottom w:val="nil"/>
              <w:right w:val="nil"/>
            </w:tcBorders>
            <w:shd w:val="clear" w:color="auto" w:fill="auto"/>
            <w:noWrap/>
            <w:vAlign w:val="center"/>
            <w:hideMark/>
          </w:tcPr>
          <w:p w14:paraId="6A8C33BE" w14:textId="77777777" w:rsidR="00AE40B7" w:rsidRPr="00745665" w:rsidRDefault="00AE40B7" w:rsidP="00BE1BB6">
            <w:pPr>
              <w:jc w:val="center"/>
              <w:rPr>
                <w:rFonts w:eastAsia="Times New Roman"/>
                <w:sz w:val="16"/>
                <w:szCs w:val="16"/>
              </w:rPr>
            </w:pPr>
            <w:r w:rsidRPr="00745665">
              <w:rPr>
                <w:sz w:val="16"/>
                <w:szCs w:val="16"/>
              </w:rPr>
              <w:t>0.45</w:t>
            </w:r>
          </w:p>
        </w:tc>
      </w:tr>
      <w:tr w:rsidR="00AE40B7" w:rsidRPr="00F3437B" w14:paraId="49807CFE" w14:textId="77777777" w:rsidTr="00BE1BB6">
        <w:trPr>
          <w:trHeight w:val="340"/>
        </w:trPr>
        <w:tc>
          <w:tcPr>
            <w:tcW w:w="2155" w:type="dxa"/>
            <w:tcBorders>
              <w:top w:val="nil"/>
              <w:left w:val="nil"/>
              <w:bottom w:val="nil"/>
              <w:right w:val="nil"/>
            </w:tcBorders>
            <w:shd w:val="clear" w:color="000000" w:fill="FCE4D6"/>
            <w:vAlign w:val="bottom"/>
            <w:hideMark/>
          </w:tcPr>
          <w:p w14:paraId="534E36FD" w14:textId="77777777" w:rsidR="00AE40B7" w:rsidRPr="00745665" w:rsidRDefault="00AE40B7" w:rsidP="00BE1BB6">
            <w:pPr>
              <w:rPr>
                <w:rFonts w:eastAsia="Times New Roman"/>
                <w:sz w:val="16"/>
                <w:szCs w:val="16"/>
              </w:rPr>
            </w:pPr>
            <w:r w:rsidRPr="00745665">
              <w:rPr>
                <w:rFonts w:eastAsia="Times New Roman"/>
                <w:sz w:val="16"/>
                <w:szCs w:val="16"/>
              </w:rPr>
              <w:t>Marital Status</w:t>
            </w:r>
          </w:p>
        </w:tc>
        <w:tc>
          <w:tcPr>
            <w:tcW w:w="1080" w:type="dxa"/>
            <w:tcBorders>
              <w:top w:val="nil"/>
              <w:left w:val="nil"/>
              <w:bottom w:val="nil"/>
              <w:right w:val="nil"/>
            </w:tcBorders>
            <w:shd w:val="clear" w:color="000000" w:fill="FCE4D6"/>
            <w:noWrap/>
            <w:vAlign w:val="center"/>
            <w:hideMark/>
          </w:tcPr>
          <w:p w14:paraId="7AA0709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80BFAD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7EA1F2F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5F32C9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D01CF7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7ED58DEC" w14:textId="77777777" w:rsidTr="00BE1BB6">
        <w:trPr>
          <w:trHeight w:val="477"/>
        </w:trPr>
        <w:tc>
          <w:tcPr>
            <w:tcW w:w="2155" w:type="dxa"/>
            <w:tcBorders>
              <w:top w:val="nil"/>
              <w:left w:val="nil"/>
              <w:bottom w:val="nil"/>
              <w:right w:val="nil"/>
            </w:tcBorders>
            <w:shd w:val="clear" w:color="000000" w:fill="FFFFFF"/>
            <w:vAlign w:val="center"/>
            <w:hideMark/>
          </w:tcPr>
          <w:p w14:paraId="6147ECD2"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Married or Long-term Partnership</w:t>
            </w:r>
          </w:p>
        </w:tc>
        <w:tc>
          <w:tcPr>
            <w:tcW w:w="1080" w:type="dxa"/>
            <w:tcBorders>
              <w:top w:val="nil"/>
              <w:left w:val="nil"/>
              <w:bottom w:val="nil"/>
              <w:right w:val="nil"/>
            </w:tcBorders>
            <w:shd w:val="clear" w:color="auto" w:fill="auto"/>
            <w:noWrap/>
            <w:vAlign w:val="center"/>
            <w:hideMark/>
          </w:tcPr>
          <w:p w14:paraId="1F55183F" w14:textId="77777777" w:rsidR="00AE40B7" w:rsidRPr="00745665" w:rsidRDefault="00AE40B7" w:rsidP="00BE1BB6">
            <w:pPr>
              <w:jc w:val="center"/>
              <w:rPr>
                <w:rFonts w:eastAsia="Times New Roman"/>
                <w:sz w:val="16"/>
                <w:szCs w:val="16"/>
              </w:rPr>
            </w:pPr>
            <w:r w:rsidRPr="00745665">
              <w:rPr>
                <w:rFonts w:eastAsia="Times New Roman"/>
                <w:sz w:val="16"/>
                <w:szCs w:val="16"/>
              </w:rPr>
              <w:t>82</w:t>
            </w:r>
          </w:p>
        </w:tc>
        <w:tc>
          <w:tcPr>
            <w:tcW w:w="1260" w:type="dxa"/>
            <w:tcBorders>
              <w:top w:val="nil"/>
              <w:left w:val="nil"/>
              <w:bottom w:val="nil"/>
              <w:right w:val="nil"/>
            </w:tcBorders>
            <w:shd w:val="clear" w:color="auto" w:fill="auto"/>
            <w:noWrap/>
            <w:vAlign w:val="center"/>
            <w:hideMark/>
          </w:tcPr>
          <w:p w14:paraId="1E8FE834"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11CBD907" w14:textId="77777777" w:rsidR="00AE40B7" w:rsidRPr="00745665" w:rsidRDefault="00AE40B7" w:rsidP="00BE1BB6">
            <w:pPr>
              <w:jc w:val="center"/>
              <w:rPr>
                <w:rFonts w:eastAsia="Times New Roman"/>
                <w:sz w:val="16"/>
                <w:szCs w:val="16"/>
              </w:rPr>
            </w:pPr>
            <w:r w:rsidRPr="00745665">
              <w:rPr>
                <w:sz w:val="16"/>
                <w:szCs w:val="16"/>
              </w:rPr>
              <w:t>20:07 (1:59)</w:t>
            </w:r>
          </w:p>
        </w:tc>
        <w:tc>
          <w:tcPr>
            <w:tcW w:w="1080" w:type="dxa"/>
            <w:tcBorders>
              <w:top w:val="nil"/>
              <w:left w:val="nil"/>
              <w:bottom w:val="nil"/>
              <w:right w:val="nil"/>
            </w:tcBorders>
            <w:shd w:val="clear" w:color="auto" w:fill="auto"/>
            <w:noWrap/>
            <w:vAlign w:val="center"/>
            <w:hideMark/>
          </w:tcPr>
          <w:p w14:paraId="5451959E" w14:textId="77777777" w:rsidR="00AE40B7" w:rsidRPr="00745665" w:rsidRDefault="00AE40B7" w:rsidP="00BE1BB6">
            <w:pPr>
              <w:jc w:val="center"/>
              <w:rPr>
                <w:rFonts w:eastAsia="Times New Roman"/>
                <w:sz w:val="16"/>
                <w:szCs w:val="16"/>
              </w:rPr>
            </w:pPr>
            <w:r w:rsidRPr="00745665">
              <w:rPr>
                <w:sz w:val="16"/>
                <w:szCs w:val="16"/>
              </w:rPr>
              <w:t>2:07 (0:03)</w:t>
            </w:r>
          </w:p>
        </w:tc>
        <w:tc>
          <w:tcPr>
            <w:tcW w:w="1260" w:type="dxa"/>
            <w:tcBorders>
              <w:top w:val="nil"/>
              <w:left w:val="nil"/>
              <w:bottom w:val="nil"/>
              <w:right w:val="nil"/>
            </w:tcBorders>
            <w:shd w:val="clear" w:color="auto" w:fill="auto"/>
            <w:noWrap/>
            <w:vAlign w:val="center"/>
            <w:hideMark/>
          </w:tcPr>
          <w:p w14:paraId="58E5B174"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314473EC" w14:textId="77777777" w:rsidTr="00BE1BB6">
        <w:trPr>
          <w:trHeight w:val="378"/>
        </w:trPr>
        <w:tc>
          <w:tcPr>
            <w:tcW w:w="2155" w:type="dxa"/>
            <w:tcBorders>
              <w:top w:val="nil"/>
              <w:left w:val="nil"/>
              <w:bottom w:val="nil"/>
              <w:right w:val="nil"/>
            </w:tcBorders>
            <w:shd w:val="clear" w:color="000000" w:fill="FFFFFF"/>
            <w:vAlign w:val="center"/>
            <w:hideMark/>
          </w:tcPr>
          <w:p w14:paraId="61B28E51"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Not Married or Partnered</w:t>
            </w:r>
          </w:p>
        </w:tc>
        <w:tc>
          <w:tcPr>
            <w:tcW w:w="1080" w:type="dxa"/>
            <w:tcBorders>
              <w:top w:val="nil"/>
              <w:left w:val="nil"/>
              <w:bottom w:val="nil"/>
              <w:right w:val="nil"/>
            </w:tcBorders>
            <w:shd w:val="clear" w:color="auto" w:fill="auto"/>
            <w:noWrap/>
            <w:vAlign w:val="center"/>
            <w:hideMark/>
          </w:tcPr>
          <w:p w14:paraId="1A0AB5BC" w14:textId="77777777" w:rsidR="00AE40B7" w:rsidRPr="00745665" w:rsidRDefault="00AE40B7" w:rsidP="00BE1BB6">
            <w:pPr>
              <w:jc w:val="center"/>
              <w:rPr>
                <w:rFonts w:eastAsia="Times New Roman"/>
                <w:sz w:val="16"/>
                <w:szCs w:val="16"/>
              </w:rPr>
            </w:pPr>
            <w:r w:rsidRPr="00745665">
              <w:rPr>
                <w:rFonts w:eastAsia="Times New Roman"/>
                <w:sz w:val="16"/>
                <w:szCs w:val="16"/>
              </w:rPr>
              <w:t>6</w:t>
            </w:r>
          </w:p>
        </w:tc>
        <w:tc>
          <w:tcPr>
            <w:tcW w:w="1260" w:type="dxa"/>
            <w:tcBorders>
              <w:top w:val="nil"/>
              <w:left w:val="nil"/>
              <w:bottom w:val="nil"/>
              <w:right w:val="nil"/>
            </w:tcBorders>
            <w:shd w:val="clear" w:color="auto" w:fill="auto"/>
            <w:noWrap/>
            <w:vAlign w:val="center"/>
            <w:hideMark/>
          </w:tcPr>
          <w:p w14:paraId="27EAADE3" w14:textId="77777777" w:rsidR="00AE40B7" w:rsidRPr="00745665" w:rsidRDefault="00AE40B7" w:rsidP="00BE1BB6">
            <w:pPr>
              <w:jc w:val="center"/>
              <w:rPr>
                <w:rFonts w:eastAsia="Times New Roman"/>
                <w:sz w:val="16"/>
                <w:szCs w:val="16"/>
              </w:rPr>
            </w:pPr>
            <w:r w:rsidRPr="00745665">
              <w:rPr>
                <w:sz w:val="16"/>
                <w:szCs w:val="16"/>
              </w:rPr>
              <w:t>10:00 (0:56)</w:t>
            </w:r>
          </w:p>
        </w:tc>
        <w:tc>
          <w:tcPr>
            <w:tcW w:w="1620" w:type="dxa"/>
            <w:tcBorders>
              <w:top w:val="nil"/>
              <w:left w:val="nil"/>
              <w:bottom w:val="nil"/>
              <w:right w:val="nil"/>
            </w:tcBorders>
            <w:shd w:val="clear" w:color="auto" w:fill="auto"/>
            <w:noWrap/>
            <w:vAlign w:val="center"/>
            <w:hideMark/>
          </w:tcPr>
          <w:p w14:paraId="711DA6F8" w14:textId="77777777" w:rsidR="00AE40B7" w:rsidRPr="00745665" w:rsidRDefault="00AE40B7" w:rsidP="00BE1BB6">
            <w:pPr>
              <w:jc w:val="center"/>
              <w:rPr>
                <w:rFonts w:eastAsia="Times New Roman"/>
                <w:sz w:val="16"/>
                <w:szCs w:val="16"/>
              </w:rPr>
            </w:pPr>
            <w:r w:rsidRPr="00745665">
              <w:rPr>
                <w:sz w:val="16"/>
                <w:szCs w:val="16"/>
              </w:rPr>
              <w:t>21:00 (1:03)</w:t>
            </w:r>
          </w:p>
        </w:tc>
        <w:tc>
          <w:tcPr>
            <w:tcW w:w="1080" w:type="dxa"/>
            <w:tcBorders>
              <w:top w:val="nil"/>
              <w:left w:val="nil"/>
              <w:bottom w:val="nil"/>
              <w:right w:val="nil"/>
            </w:tcBorders>
            <w:shd w:val="clear" w:color="auto" w:fill="auto"/>
            <w:noWrap/>
            <w:vAlign w:val="center"/>
            <w:hideMark/>
          </w:tcPr>
          <w:p w14:paraId="199B5934" w14:textId="77777777" w:rsidR="00AE40B7" w:rsidRPr="00745665" w:rsidRDefault="00AE40B7" w:rsidP="00BE1BB6">
            <w:pPr>
              <w:jc w:val="center"/>
              <w:rPr>
                <w:rFonts w:eastAsia="Times New Roman"/>
                <w:sz w:val="16"/>
                <w:szCs w:val="16"/>
              </w:rPr>
            </w:pPr>
            <w:r w:rsidRPr="00745665">
              <w:rPr>
                <w:sz w:val="16"/>
                <w:szCs w:val="16"/>
              </w:rPr>
              <w:t>3:26 (0:00)</w:t>
            </w:r>
          </w:p>
        </w:tc>
        <w:tc>
          <w:tcPr>
            <w:tcW w:w="1260" w:type="dxa"/>
            <w:tcBorders>
              <w:top w:val="nil"/>
              <w:left w:val="nil"/>
              <w:bottom w:val="nil"/>
              <w:right w:val="nil"/>
            </w:tcBorders>
            <w:shd w:val="clear" w:color="auto" w:fill="auto"/>
            <w:noWrap/>
            <w:vAlign w:val="center"/>
            <w:hideMark/>
          </w:tcPr>
          <w:p w14:paraId="77B9E2F3" w14:textId="77777777" w:rsidR="00AE40B7" w:rsidRPr="00745665" w:rsidRDefault="00AE40B7" w:rsidP="00BE1BB6">
            <w:pPr>
              <w:jc w:val="center"/>
              <w:rPr>
                <w:rFonts w:eastAsia="Times New Roman"/>
                <w:sz w:val="16"/>
                <w:szCs w:val="16"/>
              </w:rPr>
            </w:pPr>
            <w:r w:rsidRPr="00745665">
              <w:rPr>
                <w:sz w:val="16"/>
                <w:szCs w:val="16"/>
              </w:rPr>
              <w:t>13.0 (1.80)</w:t>
            </w:r>
          </w:p>
        </w:tc>
      </w:tr>
      <w:tr w:rsidR="00AE40B7" w:rsidRPr="00F3437B" w14:paraId="239238CD" w14:textId="77777777" w:rsidTr="00BE1BB6">
        <w:trPr>
          <w:trHeight w:val="252"/>
        </w:trPr>
        <w:tc>
          <w:tcPr>
            <w:tcW w:w="2155" w:type="dxa"/>
            <w:tcBorders>
              <w:top w:val="nil"/>
              <w:left w:val="nil"/>
              <w:bottom w:val="nil"/>
              <w:right w:val="nil"/>
            </w:tcBorders>
            <w:shd w:val="clear" w:color="000000" w:fill="FFFFFF"/>
            <w:vAlign w:val="bottom"/>
            <w:hideMark/>
          </w:tcPr>
          <w:p w14:paraId="2A1FF117"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2670B65B"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4D1080F9"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0.002</w:t>
            </w:r>
          </w:p>
        </w:tc>
        <w:tc>
          <w:tcPr>
            <w:tcW w:w="1620" w:type="dxa"/>
            <w:tcBorders>
              <w:top w:val="nil"/>
              <w:left w:val="nil"/>
              <w:bottom w:val="nil"/>
              <w:right w:val="nil"/>
            </w:tcBorders>
            <w:shd w:val="clear" w:color="auto" w:fill="auto"/>
            <w:noWrap/>
            <w:vAlign w:val="center"/>
            <w:hideMark/>
          </w:tcPr>
          <w:p w14:paraId="0D30A7FA" w14:textId="77777777" w:rsidR="00AE40B7" w:rsidRPr="00745665" w:rsidRDefault="00AE40B7" w:rsidP="00BE1BB6">
            <w:pPr>
              <w:jc w:val="center"/>
              <w:rPr>
                <w:rFonts w:eastAsia="Times New Roman"/>
                <w:sz w:val="16"/>
                <w:szCs w:val="16"/>
              </w:rPr>
            </w:pPr>
            <w:r w:rsidRPr="00745665">
              <w:rPr>
                <w:sz w:val="16"/>
                <w:szCs w:val="16"/>
              </w:rPr>
              <w:t>0.086</w:t>
            </w:r>
          </w:p>
        </w:tc>
        <w:tc>
          <w:tcPr>
            <w:tcW w:w="1080" w:type="dxa"/>
            <w:tcBorders>
              <w:top w:val="nil"/>
              <w:left w:val="nil"/>
              <w:bottom w:val="nil"/>
              <w:right w:val="nil"/>
            </w:tcBorders>
            <w:shd w:val="clear" w:color="auto" w:fill="auto"/>
            <w:noWrap/>
            <w:vAlign w:val="center"/>
            <w:hideMark/>
          </w:tcPr>
          <w:p w14:paraId="1EA8DB4B"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0.001</w:t>
            </w:r>
          </w:p>
        </w:tc>
        <w:tc>
          <w:tcPr>
            <w:tcW w:w="1260" w:type="dxa"/>
            <w:tcBorders>
              <w:top w:val="nil"/>
              <w:left w:val="nil"/>
              <w:bottom w:val="nil"/>
              <w:right w:val="nil"/>
            </w:tcBorders>
            <w:shd w:val="clear" w:color="auto" w:fill="auto"/>
            <w:noWrap/>
            <w:vAlign w:val="center"/>
            <w:hideMark/>
          </w:tcPr>
          <w:p w14:paraId="4EF18BEF" w14:textId="77777777" w:rsidR="00AE40B7" w:rsidRPr="00745665" w:rsidRDefault="00AE40B7" w:rsidP="00BE1BB6">
            <w:pPr>
              <w:jc w:val="center"/>
              <w:rPr>
                <w:rFonts w:eastAsia="Times New Roman"/>
                <w:sz w:val="16"/>
                <w:szCs w:val="16"/>
              </w:rPr>
            </w:pPr>
            <w:r w:rsidRPr="00745665">
              <w:rPr>
                <w:sz w:val="16"/>
                <w:szCs w:val="16"/>
              </w:rPr>
              <w:t>0.073</w:t>
            </w:r>
          </w:p>
        </w:tc>
      </w:tr>
      <w:tr w:rsidR="00AE40B7" w:rsidRPr="00F3437B" w14:paraId="292780D2" w14:textId="77777777" w:rsidTr="00BE1BB6">
        <w:trPr>
          <w:trHeight w:val="252"/>
        </w:trPr>
        <w:tc>
          <w:tcPr>
            <w:tcW w:w="2155" w:type="dxa"/>
            <w:tcBorders>
              <w:top w:val="nil"/>
              <w:left w:val="nil"/>
              <w:bottom w:val="nil"/>
              <w:right w:val="nil"/>
            </w:tcBorders>
            <w:shd w:val="clear" w:color="auto" w:fill="auto"/>
            <w:vAlign w:val="bottom"/>
            <w:hideMark/>
          </w:tcPr>
          <w:p w14:paraId="3B99D64E" w14:textId="77777777" w:rsidR="00AE40B7" w:rsidRPr="00745665" w:rsidRDefault="00AE40B7" w:rsidP="00BE1BB6">
            <w:pPr>
              <w:rPr>
                <w:rFonts w:eastAsia="Times New Roman"/>
                <w:b/>
                <w:bCs/>
                <w:sz w:val="16"/>
                <w:szCs w:val="16"/>
              </w:rPr>
            </w:pPr>
            <w:r w:rsidRPr="00745665">
              <w:rPr>
                <w:rFonts w:eastAsia="Times New Roman"/>
                <w:b/>
                <w:bCs/>
                <w:sz w:val="16"/>
                <w:szCs w:val="16"/>
              </w:rPr>
              <w:t>Child Characteristics</w:t>
            </w:r>
          </w:p>
        </w:tc>
        <w:tc>
          <w:tcPr>
            <w:tcW w:w="1080" w:type="dxa"/>
            <w:tcBorders>
              <w:top w:val="nil"/>
              <w:left w:val="nil"/>
              <w:bottom w:val="nil"/>
              <w:right w:val="nil"/>
            </w:tcBorders>
            <w:shd w:val="clear" w:color="auto" w:fill="auto"/>
            <w:noWrap/>
            <w:vAlign w:val="center"/>
            <w:hideMark/>
          </w:tcPr>
          <w:p w14:paraId="17BF5344" w14:textId="77777777" w:rsidR="00AE40B7" w:rsidRPr="00745665" w:rsidRDefault="00AE40B7" w:rsidP="00BE1BB6">
            <w:pPr>
              <w:rPr>
                <w:rFonts w:eastAsia="Times New Roman"/>
                <w:b/>
                <w:bCs/>
                <w:sz w:val="16"/>
                <w:szCs w:val="16"/>
              </w:rPr>
            </w:pPr>
          </w:p>
        </w:tc>
        <w:tc>
          <w:tcPr>
            <w:tcW w:w="1260" w:type="dxa"/>
            <w:tcBorders>
              <w:top w:val="nil"/>
              <w:left w:val="nil"/>
              <w:bottom w:val="nil"/>
              <w:right w:val="nil"/>
            </w:tcBorders>
            <w:shd w:val="clear" w:color="auto" w:fill="auto"/>
            <w:noWrap/>
            <w:vAlign w:val="bottom"/>
            <w:hideMark/>
          </w:tcPr>
          <w:p w14:paraId="21EA24E2" w14:textId="77777777" w:rsidR="00AE40B7" w:rsidRPr="00745665" w:rsidRDefault="00AE40B7" w:rsidP="00BE1BB6">
            <w:pPr>
              <w:jc w:val="center"/>
              <w:rPr>
                <w:rFonts w:eastAsia="Times New Roman"/>
                <w:sz w:val="16"/>
                <w:szCs w:val="16"/>
              </w:rPr>
            </w:pPr>
          </w:p>
        </w:tc>
        <w:tc>
          <w:tcPr>
            <w:tcW w:w="1620" w:type="dxa"/>
            <w:tcBorders>
              <w:top w:val="nil"/>
              <w:left w:val="nil"/>
              <w:bottom w:val="nil"/>
              <w:right w:val="nil"/>
            </w:tcBorders>
            <w:shd w:val="clear" w:color="auto" w:fill="auto"/>
            <w:noWrap/>
            <w:vAlign w:val="bottom"/>
            <w:hideMark/>
          </w:tcPr>
          <w:p w14:paraId="2E95A907" w14:textId="77777777" w:rsidR="00AE40B7" w:rsidRPr="00745665" w:rsidRDefault="00AE40B7" w:rsidP="00BE1BB6">
            <w:pPr>
              <w:jc w:val="cente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3E822A7D" w14:textId="77777777" w:rsidR="00AE40B7" w:rsidRPr="00745665" w:rsidRDefault="00AE40B7" w:rsidP="00BE1BB6">
            <w:pPr>
              <w:jc w:val="center"/>
              <w:rPr>
                <w:rFonts w:eastAsia="Times New Roman"/>
                <w:sz w:val="16"/>
                <w:szCs w:val="16"/>
              </w:rPr>
            </w:pPr>
          </w:p>
        </w:tc>
        <w:tc>
          <w:tcPr>
            <w:tcW w:w="1260" w:type="dxa"/>
            <w:tcBorders>
              <w:top w:val="nil"/>
              <w:left w:val="nil"/>
              <w:bottom w:val="nil"/>
              <w:right w:val="nil"/>
            </w:tcBorders>
            <w:shd w:val="clear" w:color="auto" w:fill="auto"/>
            <w:noWrap/>
            <w:vAlign w:val="bottom"/>
            <w:hideMark/>
          </w:tcPr>
          <w:p w14:paraId="22A4D90D" w14:textId="77777777" w:rsidR="00AE40B7" w:rsidRPr="00745665" w:rsidRDefault="00AE40B7" w:rsidP="00BE1BB6">
            <w:pPr>
              <w:jc w:val="center"/>
              <w:rPr>
                <w:rFonts w:eastAsia="Times New Roman"/>
                <w:sz w:val="16"/>
                <w:szCs w:val="16"/>
              </w:rPr>
            </w:pPr>
          </w:p>
        </w:tc>
      </w:tr>
      <w:tr w:rsidR="00AE40B7" w:rsidRPr="00F3437B" w14:paraId="2B49AED3" w14:textId="77777777" w:rsidTr="00BE1BB6">
        <w:trPr>
          <w:trHeight w:val="340"/>
        </w:trPr>
        <w:tc>
          <w:tcPr>
            <w:tcW w:w="2155" w:type="dxa"/>
            <w:tcBorders>
              <w:top w:val="nil"/>
              <w:left w:val="nil"/>
              <w:bottom w:val="nil"/>
              <w:right w:val="nil"/>
            </w:tcBorders>
            <w:shd w:val="clear" w:color="000000" w:fill="FCE4D6"/>
            <w:vAlign w:val="bottom"/>
            <w:hideMark/>
          </w:tcPr>
          <w:p w14:paraId="6B85BB7F" w14:textId="77777777" w:rsidR="00AE40B7" w:rsidRPr="00745665" w:rsidRDefault="00AE40B7" w:rsidP="00BE1BB6">
            <w:pPr>
              <w:rPr>
                <w:rFonts w:eastAsia="Times New Roman"/>
                <w:sz w:val="16"/>
                <w:szCs w:val="16"/>
              </w:rPr>
            </w:pPr>
            <w:r w:rsidRPr="00745665">
              <w:rPr>
                <w:rFonts w:eastAsia="Times New Roman"/>
                <w:sz w:val="16"/>
                <w:szCs w:val="16"/>
              </w:rPr>
              <w:t>Delivery type</w:t>
            </w:r>
          </w:p>
        </w:tc>
        <w:tc>
          <w:tcPr>
            <w:tcW w:w="1080" w:type="dxa"/>
            <w:tcBorders>
              <w:top w:val="nil"/>
              <w:left w:val="nil"/>
              <w:bottom w:val="nil"/>
              <w:right w:val="nil"/>
            </w:tcBorders>
            <w:shd w:val="clear" w:color="000000" w:fill="FCE4D6"/>
            <w:noWrap/>
            <w:vAlign w:val="center"/>
            <w:hideMark/>
          </w:tcPr>
          <w:p w14:paraId="0476F4B8"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296FACD"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55208102"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5B021134"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95ACBC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668B4927" w14:textId="77777777" w:rsidTr="00BE1BB6">
        <w:trPr>
          <w:trHeight w:val="340"/>
        </w:trPr>
        <w:tc>
          <w:tcPr>
            <w:tcW w:w="2155" w:type="dxa"/>
            <w:tcBorders>
              <w:top w:val="nil"/>
              <w:left w:val="nil"/>
              <w:bottom w:val="nil"/>
              <w:right w:val="nil"/>
            </w:tcBorders>
            <w:shd w:val="clear" w:color="auto" w:fill="auto"/>
            <w:vAlign w:val="bottom"/>
            <w:hideMark/>
          </w:tcPr>
          <w:p w14:paraId="44C49A69"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Vaginal</w:t>
            </w:r>
          </w:p>
        </w:tc>
        <w:tc>
          <w:tcPr>
            <w:tcW w:w="1080" w:type="dxa"/>
            <w:tcBorders>
              <w:top w:val="nil"/>
              <w:left w:val="nil"/>
              <w:bottom w:val="nil"/>
              <w:right w:val="nil"/>
            </w:tcBorders>
            <w:shd w:val="clear" w:color="auto" w:fill="auto"/>
            <w:noWrap/>
            <w:vAlign w:val="center"/>
            <w:hideMark/>
          </w:tcPr>
          <w:p w14:paraId="45648C1B" w14:textId="77777777" w:rsidR="00AE40B7" w:rsidRPr="00745665" w:rsidRDefault="00AE40B7" w:rsidP="00BE1BB6">
            <w:pPr>
              <w:jc w:val="center"/>
              <w:rPr>
                <w:rFonts w:eastAsia="Times New Roman"/>
                <w:sz w:val="16"/>
                <w:szCs w:val="16"/>
              </w:rPr>
            </w:pPr>
            <w:r w:rsidRPr="00745665">
              <w:rPr>
                <w:rFonts w:eastAsia="Times New Roman"/>
                <w:sz w:val="16"/>
                <w:szCs w:val="16"/>
              </w:rPr>
              <w:t>55</w:t>
            </w:r>
          </w:p>
        </w:tc>
        <w:tc>
          <w:tcPr>
            <w:tcW w:w="1260" w:type="dxa"/>
            <w:tcBorders>
              <w:top w:val="nil"/>
              <w:left w:val="nil"/>
              <w:bottom w:val="nil"/>
              <w:right w:val="nil"/>
            </w:tcBorders>
            <w:shd w:val="clear" w:color="auto" w:fill="auto"/>
            <w:noWrap/>
            <w:vAlign w:val="center"/>
            <w:hideMark/>
          </w:tcPr>
          <w:p w14:paraId="3D5FB91B"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1C4D1DB9" w14:textId="77777777" w:rsidR="00AE40B7" w:rsidRPr="00745665" w:rsidRDefault="00AE40B7" w:rsidP="00BE1BB6">
            <w:pPr>
              <w:jc w:val="center"/>
              <w:rPr>
                <w:rFonts w:eastAsia="Times New Roman"/>
                <w:sz w:val="16"/>
                <w:szCs w:val="16"/>
              </w:rPr>
            </w:pPr>
            <w:r w:rsidRPr="00745665">
              <w:rPr>
                <w:sz w:val="16"/>
                <w:szCs w:val="16"/>
              </w:rPr>
              <w:t>20:30 (2:26)</w:t>
            </w:r>
          </w:p>
        </w:tc>
        <w:tc>
          <w:tcPr>
            <w:tcW w:w="1080" w:type="dxa"/>
            <w:tcBorders>
              <w:top w:val="nil"/>
              <w:left w:val="nil"/>
              <w:bottom w:val="nil"/>
              <w:right w:val="nil"/>
            </w:tcBorders>
            <w:shd w:val="clear" w:color="auto" w:fill="auto"/>
            <w:noWrap/>
            <w:vAlign w:val="center"/>
            <w:hideMark/>
          </w:tcPr>
          <w:p w14:paraId="5579FEAC" w14:textId="77777777" w:rsidR="00AE40B7" w:rsidRPr="00745665" w:rsidRDefault="00AE40B7" w:rsidP="00BE1BB6">
            <w:pPr>
              <w:jc w:val="center"/>
              <w:rPr>
                <w:rFonts w:eastAsia="Times New Roman"/>
                <w:sz w:val="16"/>
                <w:szCs w:val="16"/>
              </w:rPr>
            </w:pPr>
            <w:r w:rsidRPr="00745665">
              <w:rPr>
                <w:sz w:val="16"/>
                <w:szCs w:val="16"/>
              </w:rPr>
              <w:t>2:07 (0:03)</w:t>
            </w:r>
          </w:p>
        </w:tc>
        <w:tc>
          <w:tcPr>
            <w:tcW w:w="1260" w:type="dxa"/>
            <w:tcBorders>
              <w:top w:val="nil"/>
              <w:left w:val="nil"/>
              <w:bottom w:val="nil"/>
              <w:right w:val="nil"/>
            </w:tcBorders>
            <w:shd w:val="clear" w:color="auto" w:fill="auto"/>
            <w:noWrap/>
            <w:vAlign w:val="center"/>
            <w:hideMark/>
          </w:tcPr>
          <w:p w14:paraId="442BFCBA" w14:textId="77777777" w:rsidR="00AE40B7" w:rsidRPr="00745665" w:rsidRDefault="00AE40B7" w:rsidP="00BE1BB6">
            <w:pPr>
              <w:jc w:val="center"/>
              <w:rPr>
                <w:rFonts w:eastAsia="Times New Roman"/>
                <w:sz w:val="16"/>
                <w:szCs w:val="16"/>
              </w:rPr>
            </w:pPr>
            <w:r w:rsidRPr="00745665">
              <w:rPr>
                <w:sz w:val="16"/>
                <w:szCs w:val="16"/>
              </w:rPr>
              <w:t>12.0 (2.44)</w:t>
            </w:r>
          </w:p>
        </w:tc>
      </w:tr>
      <w:tr w:rsidR="00AE40B7" w:rsidRPr="00F3437B" w14:paraId="5A9E7610" w14:textId="77777777" w:rsidTr="00BE1BB6">
        <w:trPr>
          <w:trHeight w:val="340"/>
        </w:trPr>
        <w:tc>
          <w:tcPr>
            <w:tcW w:w="2155" w:type="dxa"/>
            <w:tcBorders>
              <w:top w:val="nil"/>
              <w:left w:val="nil"/>
              <w:bottom w:val="nil"/>
              <w:right w:val="nil"/>
            </w:tcBorders>
            <w:shd w:val="clear" w:color="auto" w:fill="auto"/>
            <w:vAlign w:val="bottom"/>
            <w:hideMark/>
          </w:tcPr>
          <w:p w14:paraId="0882585B"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Cesarean Section</w:t>
            </w:r>
          </w:p>
        </w:tc>
        <w:tc>
          <w:tcPr>
            <w:tcW w:w="1080" w:type="dxa"/>
            <w:tcBorders>
              <w:top w:val="nil"/>
              <w:left w:val="nil"/>
              <w:bottom w:val="nil"/>
              <w:right w:val="nil"/>
            </w:tcBorders>
            <w:shd w:val="clear" w:color="auto" w:fill="auto"/>
            <w:noWrap/>
            <w:vAlign w:val="center"/>
            <w:hideMark/>
          </w:tcPr>
          <w:p w14:paraId="0B843FDA" w14:textId="77777777" w:rsidR="00AE40B7" w:rsidRPr="00745665" w:rsidRDefault="00AE40B7" w:rsidP="00BE1BB6">
            <w:pPr>
              <w:jc w:val="center"/>
              <w:rPr>
                <w:rFonts w:eastAsia="Times New Roman"/>
                <w:sz w:val="16"/>
                <w:szCs w:val="16"/>
              </w:rPr>
            </w:pPr>
            <w:r w:rsidRPr="00745665">
              <w:rPr>
                <w:rFonts w:eastAsia="Times New Roman"/>
                <w:sz w:val="16"/>
                <w:szCs w:val="16"/>
              </w:rPr>
              <w:t>32</w:t>
            </w:r>
          </w:p>
        </w:tc>
        <w:tc>
          <w:tcPr>
            <w:tcW w:w="1260" w:type="dxa"/>
            <w:tcBorders>
              <w:top w:val="nil"/>
              <w:left w:val="nil"/>
              <w:bottom w:val="nil"/>
              <w:right w:val="nil"/>
            </w:tcBorders>
            <w:shd w:val="clear" w:color="auto" w:fill="auto"/>
            <w:noWrap/>
            <w:vAlign w:val="center"/>
            <w:hideMark/>
          </w:tcPr>
          <w:p w14:paraId="6B9248C9" w14:textId="77777777" w:rsidR="00AE40B7" w:rsidRPr="00745665" w:rsidRDefault="00AE40B7" w:rsidP="00BE1BB6">
            <w:pPr>
              <w:jc w:val="center"/>
              <w:rPr>
                <w:rFonts w:eastAsia="Times New Roman"/>
                <w:sz w:val="16"/>
                <w:szCs w:val="16"/>
              </w:rPr>
            </w:pPr>
            <w:r w:rsidRPr="00745665">
              <w:rPr>
                <w:sz w:val="16"/>
                <w:szCs w:val="16"/>
              </w:rPr>
              <w:t>8:00 (1:07)</w:t>
            </w:r>
          </w:p>
        </w:tc>
        <w:tc>
          <w:tcPr>
            <w:tcW w:w="1620" w:type="dxa"/>
            <w:tcBorders>
              <w:top w:val="nil"/>
              <w:left w:val="nil"/>
              <w:bottom w:val="nil"/>
              <w:right w:val="nil"/>
            </w:tcBorders>
            <w:shd w:val="clear" w:color="auto" w:fill="auto"/>
            <w:noWrap/>
            <w:vAlign w:val="center"/>
            <w:hideMark/>
          </w:tcPr>
          <w:p w14:paraId="65FF48DE" w14:textId="77777777" w:rsidR="00AE40B7" w:rsidRPr="00745665" w:rsidRDefault="00AE40B7" w:rsidP="00BE1BB6">
            <w:pPr>
              <w:jc w:val="center"/>
              <w:rPr>
                <w:rFonts w:eastAsia="Times New Roman"/>
                <w:sz w:val="16"/>
                <w:szCs w:val="16"/>
              </w:rPr>
            </w:pPr>
            <w:r w:rsidRPr="00745665">
              <w:rPr>
                <w:sz w:val="16"/>
                <w:szCs w:val="16"/>
              </w:rPr>
              <w:t>20:30 (1:06)</w:t>
            </w:r>
          </w:p>
        </w:tc>
        <w:tc>
          <w:tcPr>
            <w:tcW w:w="1080" w:type="dxa"/>
            <w:tcBorders>
              <w:top w:val="nil"/>
              <w:left w:val="nil"/>
              <w:bottom w:val="nil"/>
              <w:right w:val="nil"/>
            </w:tcBorders>
            <w:shd w:val="clear" w:color="auto" w:fill="auto"/>
            <w:noWrap/>
            <w:vAlign w:val="center"/>
            <w:hideMark/>
          </w:tcPr>
          <w:p w14:paraId="0D9B649D" w14:textId="77777777" w:rsidR="00AE40B7" w:rsidRPr="00745665" w:rsidRDefault="00AE40B7" w:rsidP="00BE1BB6">
            <w:pPr>
              <w:jc w:val="center"/>
              <w:rPr>
                <w:rFonts w:eastAsia="Times New Roman"/>
                <w:sz w:val="16"/>
                <w:szCs w:val="16"/>
              </w:rPr>
            </w:pPr>
            <w:r w:rsidRPr="00745665">
              <w:rPr>
                <w:sz w:val="16"/>
                <w:szCs w:val="16"/>
              </w:rPr>
              <w:t>2:21 (0:03)</w:t>
            </w:r>
          </w:p>
        </w:tc>
        <w:tc>
          <w:tcPr>
            <w:tcW w:w="1260" w:type="dxa"/>
            <w:tcBorders>
              <w:top w:val="nil"/>
              <w:left w:val="nil"/>
              <w:bottom w:val="nil"/>
              <w:right w:val="nil"/>
            </w:tcBorders>
            <w:shd w:val="clear" w:color="auto" w:fill="auto"/>
            <w:noWrap/>
            <w:vAlign w:val="center"/>
            <w:hideMark/>
          </w:tcPr>
          <w:p w14:paraId="1D6F8718" w14:textId="77777777" w:rsidR="00AE40B7" w:rsidRPr="00745665" w:rsidRDefault="00AE40B7" w:rsidP="00BE1BB6">
            <w:pPr>
              <w:jc w:val="center"/>
              <w:rPr>
                <w:rFonts w:eastAsia="Times New Roman"/>
                <w:sz w:val="16"/>
                <w:szCs w:val="16"/>
              </w:rPr>
            </w:pPr>
            <w:r w:rsidRPr="00745665">
              <w:rPr>
                <w:sz w:val="16"/>
                <w:szCs w:val="16"/>
              </w:rPr>
              <w:t>11.5 (1.10)</w:t>
            </w:r>
          </w:p>
        </w:tc>
      </w:tr>
      <w:tr w:rsidR="00AE40B7" w:rsidRPr="00F3437B" w14:paraId="0E100ED4" w14:textId="77777777" w:rsidTr="00BE1BB6">
        <w:trPr>
          <w:trHeight w:val="340"/>
        </w:trPr>
        <w:tc>
          <w:tcPr>
            <w:tcW w:w="2155" w:type="dxa"/>
            <w:tcBorders>
              <w:top w:val="nil"/>
              <w:left w:val="nil"/>
              <w:bottom w:val="nil"/>
              <w:right w:val="nil"/>
            </w:tcBorders>
            <w:shd w:val="clear" w:color="auto" w:fill="auto"/>
            <w:vAlign w:val="bottom"/>
            <w:hideMark/>
          </w:tcPr>
          <w:p w14:paraId="0C24358F"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4275815"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546B131E" w14:textId="77777777" w:rsidR="00AE40B7" w:rsidRPr="00745665" w:rsidRDefault="00AE40B7" w:rsidP="00BE1BB6">
            <w:pPr>
              <w:jc w:val="center"/>
              <w:rPr>
                <w:rFonts w:eastAsia="Times New Roman"/>
                <w:sz w:val="16"/>
                <w:szCs w:val="16"/>
              </w:rPr>
            </w:pPr>
            <w:r w:rsidRPr="00745665">
              <w:rPr>
                <w:sz w:val="16"/>
                <w:szCs w:val="16"/>
              </w:rPr>
              <w:t>0.62</w:t>
            </w:r>
          </w:p>
        </w:tc>
        <w:tc>
          <w:tcPr>
            <w:tcW w:w="1620" w:type="dxa"/>
            <w:tcBorders>
              <w:top w:val="nil"/>
              <w:left w:val="nil"/>
              <w:bottom w:val="nil"/>
              <w:right w:val="nil"/>
            </w:tcBorders>
            <w:shd w:val="clear" w:color="auto" w:fill="auto"/>
            <w:noWrap/>
            <w:vAlign w:val="center"/>
            <w:hideMark/>
          </w:tcPr>
          <w:p w14:paraId="2AC9388C" w14:textId="77777777" w:rsidR="00AE40B7" w:rsidRPr="00745665" w:rsidRDefault="00AE40B7" w:rsidP="00BE1BB6">
            <w:pPr>
              <w:jc w:val="center"/>
              <w:rPr>
                <w:rFonts w:eastAsia="Times New Roman"/>
                <w:sz w:val="16"/>
                <w:szCs w:val="16"/>
              </w:rPr>
            </w:pPr>
            <w:r w:rsidRPr="00745665">
              <w:rPr>
                <w:sz w:val="16"/>
                <w:szCs w:val="16"/>
              </w:rPr>
              <w:t>0.39</w:t>
            </w:r>
          </w:p>
        </w:tc>
        <w:tc>
          <w:tcPr>
            <w:tcW w:w="1080" w:type="dxa"/>
            <w:tcBorders>
              <w:top w:val="nil"/>
              <w:left w:val="nil"/>
              <w:bottom w:val="nil"/>
              <w:right w:val="nil"/>
            </w:tcBorders>
            <w:shd w:val="clear" w:color="auto" w:fill="auto"/>
            <w:noWrap/>
            <w:vAlign w:val="center"/>
            <w:hideMark/>
          </w:tcPr>
          <w:p w14:paraId="048B13C0" w14:textId="77777777" w:rsidR="00AE40B7" w:rsidRPr="00745665" w:rsidRDefault="00AE40B7" w:rsidP="00BE1BB6">
            <w:pPr>
              <w:jc w:val="center"/>
              <w:rPr>
                <w:rFonts w:eastAsia="Times New Roman"/>
                <w:sz w:val="16"/>
                <w:szCs w:val="16"/>
              </w:rPr>
            </w:pPr>
            <w:r w:rsidRPr="00745665">
              <w:rPr>
                <w:sz w:val="16"/>
                <w:szCs w:val="16"/>
              </w:rPr>
              <w:t>0.40</w:t>
            </w:r>
          </w:p>
        </w:tc>
        <w:tc>
          <w:tcPr>
            <w:tcW w:w="1260" w:type="dxa"/>
            <w:tcBorders>
              <w:top w:val="nil"/>
              <w:left w:val="nil"/>
              <w:bottom w:val="nil"/>
              <w:right w:val="nil"/>
            </w:tcBorders>
            <w:shd w:val="clear" w:color="auto" w:fill="auto"/>
            <w:noWrap/>
            <w:vAlign w:val="center"/>
            <w:hideMark/>
          </w:tcPr>
          <w:p w14:paraId="66816BC3" w14:textId="77777777" w:rsidR="00AE40B7" w:rsidRPr="00745665" w:rsidRDefault="00AE40B7" w:rsidP="00BE1BB6">
            <w:pPr>
              <w:jc w:val="center"/>
              <w:rPr>
                <w:rFonts w:eastAsia="Times New Roman"/>
                <w:sz w:val="16"/>
                <w:szCs w:val="16"/>
              </w:rPr>
            </w:pPr>
            <w:r w:rsidRPr="00745665">
              <w:rPr>
                <w:sz w:val="16"/>
                <w:szCs w:val="16"/>
              </w:rPr>
              <w:t>0.41</w:t>
            </w:r>
          </w:p>
        </w:tc>
      </w:tr>
      <w:tr w:rsidR="00AE40B7" w:rsidRPr="00F3437B" w14:paraId="223B0FBC" w14:textId="77777777" w:rsidTr="00BE1BB6">
        <w:trPr>
          <w:trHeight w:val="360"/>
        </w:trPr>
        <w:tc>
          <w:tcPr>
            <w:tcW w:w="2155" w:type="dxa"/>
            <w:tcBorders>
              <w:top w:val="nil"/>
              <w:left w:val="nil"/>
              <w:bottom w:val="nil"/>
              <w:right w:val="nil"/>
            </w:tcBorders>
            <w:shd w:val="clear" w:color="000000" w:fill="FCE4D6"/>
            <w:vAlign w:val="bottom"/>
            <w:hideMark/>
          </w:tcPr>
          <w:p w14:paraId="19159F94" w14:textId="77777777" w:rsidR="00AE40B7" w:rsidRPr="00745665" w:rsidRDefault="00AE40B7" w:rsidP="00BE1BB6">
            <w:pPr>
              <w:rPr>
                <w:rFonts w:eastAsia="Times New Roman"/>
                <w:sz w:val="16"/>
                <w:szCs w:val="16"/>
              </w:rPr>
            </w:pPr>
            <w:r w:rsidRPr="00745665">
              <w:rPr>
                <w:rFonts w:eastAsia="Times New Roman"/>
                <w:sz w:val="16"/>
                <w:szCs w:val="16"/>
              </w:rPr>
              <w:t>Gestational Age at Delivery</w:t>
            </w:r>
          </w:p>
        </w:tc>
        <w:tc>
          <w:tcPr>
            <w:tcW w:w="1080" w:type="dxa"/>
            <w:tcBorders>
              <w:top w:val="nil"/>
              <w:left w:val="nil"/>
              <w:bottom w:val="nil"/>
              <w:right w:val="nil"/>
            </w:tcBorders>
            <w:shd w:val="clear" w:color="000000" w:fill="FCE4D6"/>
            <w:noWrap/>
            <w:vAlign w:val="center"/>
            <w:hideMark/>
          </w:tcPr>
          <w:p w14:paraId="6D97ABF5" w14:textId="77777777" w:rsidR="00AE40B7" w:rsidRPr="00745665" w:rsidRDefault="00AE40B7" w:rsidP="00BE1BB6">
            <w:pPr>
              <w:jc w:val="center"/>
              <w:rPr>
                <w:rFonts w:eastAsia="Times New Roman"/>
                <w:i/>
                <w:iCs/>
                <w:sz w:val="16"/>
                <w:szCs w:val="16"/>
              </w:rPr>
            </w:pPr>
            <w:r w:rsidRPr="00745665">
              <w:rPr>
                <w:rFonts w:eastAsia="Times New Roman"/>
                <w:i/>
                <w:iCs/>
                <w:sz w:val="16"/>
                <w:szCs w:val="16"/>
              </w:rPr>
              <w:t> </w:t>
            </w:r>
          </w:p>
        </w:tc>
        <w:tc>
          <w:tcPr>
            <w:tcW w:w="1260" w:type="dxa"/>
            <w:tcBorders>
              <w:top w:val="nil"/>
              <w:left w:val="nil"/>
              <w:bottom w:val="nil"/>
              <w:right w:val="nil"/>
            </w:tcBorders>
            <w:shd w:val="clear" w:color="000000" w:fill="FCE4D6"/>
            <w:noWrap/>
            <w:vAlign w:val="bottom"/>
            <w:hideMark/>
          </w:tcPr>
          <w:p w14:paraId="6EACC2D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74BCE25D"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0D4505A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BF6482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61FD27E5" w14:textId="77777777" w:rsidTr="00BE1BB6">
        <w:trPr>
          <w:trHeight w:val="340"/>
        </w:trPr>
        <w:tc>
          <w:tcPr>
            <w:tcW w:w="2155" w:type="dxa"/>
            <w:tcBorders>
              <w:top w:val="nil"/>
              <w:left w:val="nil"/>
              <w:bottom w:val="nil"/>
              <w:right w:val="nil"/>
            </w:tcBorders>
            <w:shd w:val="clear" w:color="auto" w:fill="auto"/>
            <w:vAlign w:val="bottom"/>
            <w:hideMark/>
          </w:tcPr>
          <w:p w14:paraId="4ED753AC"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&lt;37 weeks</w:t>
            </w:r>
          </w:p>
        </w:tc>
        <w:tc>
          <w:tcPr>
            <w:tcW w:w="1080" w:type="dxa"/>
            <w:tcBorders>
              <w:top w:val="nil"/>
              <w:left w:val="nil"/>
              <w:bottom w:val="nil"/>
              <w:right w:val="nil"/>
            </w:tcBorders>
            <w:shd w:val="clear" w:color="auto" w:fill="auto"/>
            <w:noWrap/>
            <w:vAlign w:val="bottom"/>
            <w:hideMark/>
          </w:tcPr>
          <w:p w14:paraId="35B1C60D" w14:textId="77777777" w:rsidR="00AE40B7" w:rsidRPr="00745665" w:rsidRDefault="00AE40B7" w:rsidP="00BE1BB6">
            <w:pPr>
              <w:jc w:val="center"/>
              <w:rPr>
                <w:rFonts w:eastAsia="Times New Roman"/>
                <w:sz w:val="16"/>
                <w:szCs w:val="16"/>
              </w:rPr>
            </w:pPr>
            <w:r w:rsidRPr="00745665">
              <w:rPr>
                <w:rFonts w:eastAsia="Times New Roman"/>
                <w:sz w:val="16"/>
                <w:szCs w:val="16"/>
              </w:rPr>
              <w:t>9</w:t>
            </w:r>
          </w:p>
        </w:tc>
        <w:tc>
          <w:tcPr>
            <w:tcW w:w="1260" w:type="dxa"/>
            <w:tcBorders>
              <w:top w:val="nil"/>
              <w:left w:val="nil"/>
              <w:bottom w:val="nil"/>
              <w:right w:val="nil"/>
            </w:tcBorders>
            <w:shd w:val="clear" w:color="auto" w:fill="auto"/>
            <w:noWrap/>
            <w:vAlign w:val="center"/>
            <w:hideMark/>
          </w:tcPr>
          <w:p w14:paraId="0007AF07" w14:textId="77777777" w:rsidR="00AE40B7" w:rsidRPr="00745665" w:rsidRDefault="00AE40B7" w:rsidP="00BE1BB6">
            <w:pPr>
              <w:jc w:val="center"/>
              <w:rPr>
                <w:rFonts w:eastAsia="Times New Roman"/>
                <w:sz w:val="16"/>
                <w:szCs w:val="16"/>
              </w:rPr>
            </w:pPr>
            <w:r w:rsidRPr="00745665">
              <w:rPr>
                <w:sz w:val="16"/>
                <w:szCs w:val="16"/>
              </w:rPr>
              <w:t>8:00 (1:53)</w:t>
            </w:r>
          </w:p>
        </w:tc>
        <w:tc>
          <w:tcPr>
            <w:tcW w:w="1620" w:type="dxa"/>
            <w:tcBorders>
              <w:top w:val="nil"/>
              <w:left w:val="nil"/>
              <w:bottom w:val="nil"/>
              <w:right w:val="nil"/>
            </w:tcBorders>
            <w:shd w:val="clear" w:color="auto" w:fill="auto"/>
            <w:noWrap/>
            <w:vAlign w:val="center"/>
            <w:hideMark/>
          </w:tcPr>
          <w:p w14:paraId="41D24BE7" w14:textId="77777777" w:rsidR="00AE40B7" w:rsidRPr="00745665" w:rsidRDefault="00AE40B7" w:rsidP="00BE1BB6">
            <w:pPr>
              <w:jc w:val="center"/>
              <w:rPr>
                <w:rFonts w:eastAsia="Times New Roman"/>
                <w:sz w:val="16"/>
                <w:szCs w:val="16"/>
              </w:rPr>
            </w:pPr>
            <w:r w:rsidRPr="00745665">
              <w:rPr>
                <w:sz w:val="16"/>
                <w:szCs w:val="16"/>
              </w:rPr>
              <w:t>20:00 (1:06)</w:t>
            </w:r>
          </w:p>
        </w:tc>
        <w:tc>
          <w:tcPr>
            <w:tcW w:w="1080" w:type="dxa"/>
            <w:tcBorders>
              <w:top w:val="nil"/>
              <w:left w:val="nil"/>
              <w:bottom w:val="nil"/>
              <w:right w:val="nil"/>
            </w:tcBorders>
            <w:shd w:val="clear" w:color="auto" w:fill="auto"/>
            <w:noWrap/>
            <w:vAlign w:val="center"/>
            <w:hideMark/>
          </w:tcPr>
          <w:p w14:paraId="3BB6A4C7" w14:textId="77777777" w:rsidR="00AE40B7" w:rsidRPr="00745665" w:rsidRDefault="00AE40B7" w:rsidP="00BE1BB6">
            <w:pPr>
              <w:jc w:val="center"/>
              <w:rPr>
                <w:rFonts w:eastAsia="Times New Roman"/>
                <w:sz w:val="16"/>
                <w:szCs w:val="16"/>
              </w:rPr>
            </w:pPr>
            <w:r w:rsidRPr="00745665">
              <w:rPr>
                <w:sz w:val="16"/>
                <w:szCs w:val="16"/>
              </w:rPr>
              <w:t>2:00 (0:05)</w:t>
            </w:r>
          </w:p>
        </w:tc>
        <w:tc>
          <w:tcPr>
            <w:tcW w:w="1260" w:type="dxa"/>
            <w:tcBorders>
              <w:top w:val="nil"/>
              <w:left w:val="nil"/>
              <w:bottom w:val="nil"/>
              <w:right w:val="nil"/>
            </w:tcBorders>
            <w:shd w:val="clear" w:color="auto" w:fill="auto"/>
            <w:noWrap/>
            <w:vAlign w:val="center"/>
            <w:hideMark/>
          </w:tcPr>
          <w:p w14:paraId="68DC2ED2" w14:textId="77777777" w:rsidR="00AE40B7" w:rsidRPr="00745665" w:rsidRDefault="00AE40B7" w:rsidP="00BE1BB6">
            <w:pPr>
              <w:jc w:val="center"/>
              <w:rPr>
                <w:rFonts w:eastAsia="Times New Roman"/>
                <w:sz w:val="16"/>
                <w:szCs w:val="16"/>
              </w:rPr>
            </w:pPr>
            <w:r w:rsidRPr="00745665">
              <w:rPr>
                <w:sz w:val="16"/>
                <w:szCs w:val="16"/>
              </w:rPr>
              <w:t>12.0 (1.90)</w:t>
            </w:r>
          </w:p>
        </w:tc>
      </w:tr>
      <w:tr w:rsidR="00AE40B7" w:rsidRPr="00F3437B" w14:paraId="24AA6E83" w14:textId="77777777" w:rsidTr="00BE1BB6">
        <w:trPr>
          <w:trHeight w:val="340"/>
        </w:trPr>
        <w:tc>
          <w:tcPr>
            <w:tcW w:w="2155" w:type="dxa"/>
            <w:tcBorders>
              <w:top w:val="nil"/>
              <w:left w:val="nil"/>
              <w:bottom w:val="nil"/>
              <w:right w:val="nil"/>
            </w:tcBorders>
            <w:shd w:val="clear" w:color="auto" w:fill="auto"/>
            <w:vAlign w:val="bottom"/>
            <w:hideMark/>
          </w:tcPr>
          <w:p w14:paraId="47F074D3"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37+ weeks</w:t>
            </w:r>
          </w:p>
        </w:tc>
        <w:tc>
          <w:tcPr>
            <w:tcW w:w="1080" w:type="dxa"/>
            <w:tcBorders>
              <w:top w:val="nil"/>
              <w:left w:val="nil"/>
              <w:bottom w:val="nil"/>
              <w:right w:val="nil"/>
            </w:tcBorders>
            <w:shd w:val="clear" w:color="auto" w:fill="auto"/>
            <w:noWrap/>
            <w:vAlign w:val="bottom"/>
            <w:hideMark/>
          </w:tcPr>
          <w:p w14:paraId="6EBEAD6C" w14:textId="77777777" w:rsidR="00AE40B7" w:rsidRPr="00745665" w:rsidRDefault="00AE40B7" w:rsidP="00BE1BB6">
            <w:pPr>
              <w:jc w:val="center"/>
              <w:rPr>
                <w:rFonts w:eastAsia="Times New Roman"/>
                <w:sz w:val="16"/>
                <w:szCs w:val="16"/>
              </w:rPr>
            </w:pPr>
            <w:r w:rsidRPr="00745665">
              <w:rPr>
                <w:rFonts w:eastAsia="Times New Roman"/>
                <w:sz w:val="16"/>
                <w:szCs w:val="16"/>
              </w:rPr>
              <w:t>79</w:t>
            </w:r>
          </w:p>
        </w:tc>
        <w:tc>
          <w:tcPr>
            <w:tcW w:w="1260" w:type="dxa"/>
            <w:tcBorders>
              <w:top w:val="nil"/>
              <w:left w:val="nil"/>
              <w:bottom w:val="nil"/>
              <w:right w:val="nil"/>
            </w:tcBorders>
            <w:shd w:val="clear" w:color="auto" w:fill="auto"/>
            <w:noWrap/>
            <w:vAlign w:val="center"/>
            <w:hideMark/>
          </w:tcPr>
          <w:p w14:paraId="24100238"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1531ED19" w14:textId="77777777" w:rsidR="00AE40B7" w:rsidRPr="00745665" w:rsidRDefault="00AE40B7" w:rsidP="00BE1BB6">
            <w:pPr>
              <w:jc w:val="center"/>
              <w:rPr>
                <w:rFonts w:eastAsia="Times New Roman"/>
                <w:sz w:val="16"/>
                <w:szCs w:val="16"/>
              </w:rPr>
            </w:pPr>
            <w:r w:rsidRPr="00745665">
              <w:rPr>
                <w:sz w:val="16"/>
                <w:szCs w:val="16"/>
              </w:rPr>
              <w:t>20:30 (2:00)</w:t>
            </w:r>
          </w:p>
        </w:tc>
        <w:tc>
          <w:tcPr>
            <w:tcW w:w="1080" w:type="dxa"/>
            <w:tcBorders>
              <w:top w:val="nil"/>
              <w:left w:val="nil"/>
              <w:bottom w:val="nil"/>
              <w:right w:val="nil"/>
            </w:tcBorders>
            <w:shd w:val="clear" w:color="auto" w:fill="auto"/>
            <w:noWrap/>
            <w:vAlign w:val="center"/>
            <w:hideMark/>
          </w:tcPr>
          <w:p w14:paraId="376187E3" w14:textId="77777777" w:rsidR="00AE40B7" w:rsidRPr="00745665" w:rsidRDefault="00AE40B7" w:rsidP="00BE1BB6">
            <w:pPr>
              <w:jc w:val="center"/>
              <w:rPr>
                <w:rFonts w:eastAsia="Times New Roman"/>
                <w:sz w:val="16"/>
                <w:szCs w:val="16"/>
              </w:rPr>
            </w:pPr>
            <w:r w:rsidRPr="00745665">
              <w:rPr>
                <w:sz w:val="16"/>
                <w:szCs w:val="16"/>
              </w:rPr>
              <w:t>2:15 (0:03)</w:t>
            </w:r>
          </w:p>
        </w:tc>
        <w:tc>
          <w:tcPr>
            <w:tcW w:w="1260" w:type="dxa"/>
            <w:tcBorders>
              <w:top w:val="nil"/>
              <w:left w:val="nil"/>
              <w:bottom w:val="nil"/>
              <w:right w:val="nil"/>
            </w:tcBorders>
            <w:shd w:val="clear" w:color="auto" w:fill="auto"/>
            <w:noWrap/>
            <w:vAlign w:val="center"/>
            <w:hideMark/>
          </w:tcPr>
          <w:p w14:paraId="33A6E4F6" w14:textId="77777777" w:rsidR="00AE40B7" w:rsidRPr="00745665" w:rsidRDefault="00AE40B7" w:rsidP="00BE1BB6">
            <w:pPr>
              <w:jc w:val="center"/>
              <w:rPr>
                <w:rFonts w:eastAsia="Times New Roman"/>
                <w:sz w:val="16"/>
                <w:szCs w:val="16"/>
              </w:rPr>
            </w:pPr>
            <w:r w:rsidRPr="00745665">
              <w:rPr>
                <w:sz w:val="16"/>
                <w:szCs w:val="16"/>
              </w:rPr>
              <w:t>11.5 (2.12)</w:t>
            </w:r>
          </w:p>
        </w:tc>
      </w:tr>
      <w:tr w:rsidR="00AE40B7" w:rsidRPr="00F3437B" w14:paraId="4B3B8E68" w14:textId="77777777" w:rsidTr="00BE1BB6">
        <w:trPr>
          <w:trHeight w:val="340"/>
        </w:trPr>
        <w:tc>
          <w:tcPr>
            <w:tcW w:w="2155" w:type="dxa"/>
            <w:tcBorders>
              <w:top w:val="nil"/>
              <w:left w:val="nil"/>
              <w:bottom w:val="nil"/>
              <w:right w:val="nil"/>
            </w:tcBorders>
            <w:shd w:val="clear" w:color="auto" w:fill="auto"/>
            <w:vAlign w:val="bottom"/>
            <w:hideMark/>
          </w:tcPr>
          <w:p w14:paraId="395E5375"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72B48E5C"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13C65DFB" w14:textId="77777777" w:rsidR="00AE40B7" w:rsidRPr="00745665" w:rsidRDefault="00AE40B7" w:rsidP="00BE1BB6">
            <w:pPr>
              <w:jc w:val="center"/>
              <w:rPr>
                <w:rFonts w:eastAsia="Times New Roman"/>
                <w:b/>
                <w:bCs/>
                <w:color w:val="FF0000"/>
                <w:sz w:val="16"/>
                <w:szCs w:val="16"/>
              </w:rPr>
            </w:pPr>
            <w:r w:rsidRPr="00745665">
              <w:rPr>
                <w:sz w:val="16"/>
                <w:szCs w:val="16"/>
              </w:rPr>
              <w:t>0.46</w:t>
            </w:r>
          </w:p>
        </w:tc>
        <w:tc>
          <w:tcPr>
            <w:tcW w:w="1620" w:type="dxa"/>
            <w:tcBorders>
              <w:top w:val="nil"/>
              <w:left w:val="nil"/>
              <w:bottom w:val="nil"/>
              <w:right w:val="nil"/>
            </w:tcBorders>
            <w:shd w:val="clear" w:color="auto" w:fill="auto"/>
            <w:noWrap/>
            <w:vAlign w:val="center"/>
            <w:hideMark/>
          </w:tcPr>
          <w:p w14:paraId="3C1011B8" w14:textId="77777777" w:rsidR="00AE40B7" w:rsidRPr="00745665" w:rsidRDefault="00AE40B7" w:rsidP="00BE1BB6">
            <w:pPr>
              <w:jc w:val="center"/>
              <w:rPr>
                <w:rFonts w:eastAsia="Times New Roman"/>
                <w:sz w:val="16"/>
                <w:szCs w:val="16"/>
              </w:rPr>
            </w:pPr>
            <w:r w:rsidRPr="00745665">
              <w:rPr>
                <w:sz w:val="16"/>
                <w:szCs w:val="16"/>
              </w:rPr>
              <w:t>0.87</w:t>
            </w:r>
          </w:p>
        </w:tc>
        <w:tc>
          <w:tcPr>
            <w:tcW w:w="1080" w:type="dxa"/>
            <w:tcBorders>
              <w:top w:val="nil"/>
              <w:left w:val="nil"/>
              <w:bottom w:val="nil"/>
              <w:right w:val="nil"/>
            </w:tcBorders>
            <w:shd w:val="clear" w:color="auto" w:fill="auto"/>
            <w:noWrap/>
            <w:vAlign w:val="center"/>
            <w:hideMark/>
          </w:tcPr>
          <w:p w14:paraId="4F8487C6" w14:textId="77777777" w:rsidR="00AE40B7" w:rsidRPr="00745665" w:rsidRDefault="00AE40B7" w:rsidP="00BE1BB6">
            <w:pPr>
              <w:jc w:val="center"/>
              <w:rPr>
                <w:rFonts w:eastAsia="Times New Roman"/>
                <w:sz w:val="16"/>
                <w:szCs w:val="16"/>
              </w:rPr>
            </w:pPr>
            <w:r w:rsidRPr="00745665">
              <w:rPr>
                <w:sz w:val="16"/>
                <w:szCs w:val="16"/>
              </w:rPr>
              <w:t>0.98</w:t>
            </w:r>
          </w:p>
        </w:tc>
        <w:tc>
          <w:tcPr>
            <w:tcW w:w="1260" w:type="dxa"/>
            <w:tcBorders>
              <w:top w:val="nil"/>
              <w:left w:val="nil"/>
              <w:bottom w:val="nil"/>
              <w:right w:val="nil"/>
            </w:tcBorders>
            <w:shd w:val="clear" w:color="auto" w:fill="auto"/>
            <w:noWrap/>
            <w:vAlign w:val="center"/>
            <w:hideMark/>
          </w:tcPr>
          <w:p w14:paraId="2A599F28" w14:textId="77777777" w:rsidR="00AE40B7" w:rsidRPr="00745665" w:rsidRDefault="00AE40B7" w:rsidP="00BE1BB6">
            <w:pPr>
              <w:jc w:val="center"/>
              <w:rPr>
                <w:rFonts w:eastAsia="Times New Roman"/>
                <w:sz w:val="16"/>
                <w:szCs w:val="16"/>
              </w:rPr>
            </w:pPr>
            <w:r w:rsidRPr="00745665">
              <w:rPr>
                <w:sz w:val="16"/>
                <w:szCs w:val="16"/>
              </w:rPr>
              <w:t>0.9</w:t>
            </w:r>
          </w:p>
        </w:tc>
      </w:tr>
      <w:tr w:rsidR="00AE40B7" w:rsidRPr="00F3437B" w14:paraId="17AE6181" w14:textId="77777777" w:rsidTr="00BE1BB6">
        <w:trPr>
          <w:trHeight w:val="340"/>
        </w:trPr>
        <w:tc>
          <w:tcPr>
            <w:tcW w:w="2155" w:type="dxa"/>
            <w:tcBorders>
              <w:top w:val="nil"/>
              <w:left w:val="nil"/>
              <w:bottom w:val="nil"/>
              <w:right w:val="nil"/>
            </w:tcBorders>
            <w:shd w:val="clear" w:color="000000" w:fill="FCE4D6"/>
            <w:vAlign w:val="bottom"/>
            <w:hideMark/>
          </w:tcPr>
          <w:p w14:paraId="46D3138F" w14:textId="77777777" w:rsidR="00AE40B7" w:rsidRPr="00745665" w:rsidRDefault="00AE40B7" w:rsidP="00BE1BB6">
            <w:pPr>
              <w:rPr>
                <w:rFonts w:eastAsia="Times New Roman"/>
                <w:sz w:val="16"/>
                <w:szCs w:val="16"/>
              </w:rPr>
            </w:pPr>
            <w:r w:rsidRPr="00745665">
              <w:rPr>
                <w:rFonts w:eastAsia="Times New Roman"/>
                <w:sz w:val="16"/>
                <w:szCs w:val="16"/>
              </w:rPr>
              <w:t>Infant Sex at Birth</w:t>
            </w:r>
          </w:p>
        </w:tc>
        <w:tc>
          <w:tcPr>
            <w:tcW w:w="1080" w:type="dxa"/>
            <w:tcBorders>
              <w:top w:val="nil"/>
              <w:left w:val="nil"/>
              <w:bottom w:val="nil"/>
              <w:right w:val="nil"/>
            </w:tcBorders>
            <w:shd w:val="clear" w:color="000000" w:fill="FCE4D6"/>
            <w:noWrap/>
            <w:vAlign w:val="center"/>
            <w:hideMark/>
          </w:tcPr>
          <w:p w14:paraId="2AA21E61" w14:textId="77777777" w:rsidR="00AE40B7" w:rsidRPr="00745665" w:rsidRDefault="00AE40B7" w:rsidP="00BE1BB6">
            <w:pPr>
              <w:jc w:val="center"/>
              <w:rPr>
                <w:rFonts w:eastAsia="Times New Roman"/>
                <w:i/>
                <w:iCs/>
                <w:sz w:val="16"/>
                <w:szCs w:val="16"/>
              </w:rPr>
            </w:pPr>
            <w:r w:rsidRPr="00745665">
              <w:rPr>
                <w:rFonts w:eastAsia="Times New Roman"/>
                <w:i/>
                <w:iCs/>
                <w:sz w:val="16"/>
                <w:szCs w:val="16"/>
              </w:rPr>
              <w:t> </w:t>
            </w:r>
          </w:p>
        </w:tc>
        <w:tc>
          <w:tcPr>
            <w:tcW w:w="1260" w:type="dxa"/>
            <w:tcBorders>
              <w:top w:val="nil"/>
              <w:left w:val="nil"/>
              <w:bottom w:val="nil"/>
              <w:right w:val="nil"/>
            </w:tcBorders>
            <w:shd w:val="clear" w:color="000000" w:fill="FCE4D6"/>
            <w:noWrap/>
            <w:vAlign w:val="bottom"/>
            <w:hideMark/>
          </w:tcPr>
          <w:p w14:paraId="28744961"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02FD56C"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61B5924"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23789C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5EC94E8D" w14:textId="77777777" w:rsidTr="00BE1BB6">
        <w:trPr>
          <w:trHeight w:val="340"/>
        </w:trPr>
        <w:tc>
          <w:tcPr>
            <w:tcW w:w="2155" w:type="dxa"/>
            <w:tcBorders>
              <w:top w:val="nil"/>
              <w:left w:val="nil"/>
              <w:bottom w:val="nil"/>
              <w:right w:val="nil"/>
            </w:tcBorders>
            <w:shd w:val="clear" w:color="auto" w:fill="auto"/>
            <w:vAlign w:val="bottom"/>
            <w:hideMark/>
          </w:tcPr>
          <w:p w14:paraId="17DF5826"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Male</w:t>
            </w:r>
          </w:p>
        </w:tc>
        <w:tc>
          <w:tcPr>
            <w:tcW w:w="1080" w:type="dxa"/>
            <w:tcBorders>
              <w:top w:val="nil"/>
              <w:left w:val="nil"/>
              <w:bottom w:val="nil"/>
              <w:right w:val="nil"/>
            </w:tcBorders>
            <w:shd w:val="clear" w:color="auto" w:fill="auto"/>
            <w:noWrap/>
            <w:vAlign w:val="bottom"/>
            <w:hideMark/>
          </w:tcPr>
          <w:p w14:paraId="6E456BD0" w14:textId="77777777" w:rsidR="00AE40B7" w:rsidRPr="00745665" w:rsidRDefault="00AE40B7" w:rsidP="00BE1BB6">
            <w:pPr>
              <w:jc w:val="center"/>
              <w:rPr>
                <w:rFonts w:eastAsia="Times New Roman"/>
                <w:sz w:val="16"/>
                <w:szCs w:val="16"/>
              </w:rPr>
            </w:pPr>
            <w:r w:rsidRPr="00745665">
              <w:rPr>
                <w:rFonts w:eastAsia="Times New Roman"/>
                <w:sz w:val="16"/>
                <w:szCs w:val="16"/>
              </w:rPr>
              <w:t>54</w:t>
            </w:r>
          </w:p>
        </w:tc>
        <w:tc>
          <w:tcPr>
            <w:tcW w:w="1260" w:type="dxa"/>
            <w:tcBorders>
              <w:top w:val="nil"/>
              <w:left w:val="nil"/>
              <w:bottom w:val="nil"/>
              <w:right w:val="nil"/>
            </w:tcBorders>
            <w:shd w:val="clear" w:color="auto" w:fill="auto"/>
            <w:noWrap/>
            <w:vAlign w:val="center"/>
            <w:hideMark/>
          </w:tcPr>
          <w:p w14:paraId="78460BBC" w14:textId="77777777" w:rsidR="00AE40B7" w:rsidRPr="00745665" w:rsidRDefault="00AE40B7" w:rsidP="00BE1BB6">
            <w:pPr>
              <w:jc w:val="center"/>
              <w:rPr>
                <w:rFonts w:eastAsia="Times New Roman"/>
                <w:sz w:val="16"/>
                <w:szCs w:val="16"/>
              </w:rPr>
            </w:pPr>
            <w:r w:rsidRPr="00745665">
              <w:rPr>
                <w:sz w:val="16"/>
                <w:szCs w:val="16"/>
              </w:rPr>
              <w:t>8:00 (1:22)</w:t>
            </w:r>
          </w:p>
        </w:tc>
        <w:tc>
          <w:tcPr>
            <w:tcW w:w="1620" w:type="dxa"/>
            <w:tcBorders>
              <w:top w:val="nil"/>
              <w:left w:val="nil"/>
              <w:bottom w:val="nil"/>
              <w:right w:val="nil"/>
            </w:tcBorders>
            <w:shd w:val="clear" w:color="auto" w:fill="auto"/>
            <w:noWrap/>
            <w:vAlign w:val="center"/>
            <w:hideMark/>
          </w:tcPr>
          <w:p w14:paraId="323D3132" w14:textId="77777777" w:rsidR="00AE40B7" w:rsidRPr="00745665" w:rsidRDefault="00AE40B7" w:rsidP="00BE1BB6">
            <w:pPr>
              <w:jc w:val="center"/>
              <w:rPr>
                <w:rFonts w:eastAsia="Times New Roman"/>
                <w:sz w:val="16"/>
                <w:szCs w:val="16"/>
              </w:rPr>
            </w:pPr>
            <w:r w:rsidRPr="00745665">
              <w:rPr>
                <w:sz w:val="16"/>
                <w:szCs w:val="16"/>
              </w:rPr>
              <w:t>20:30 (1:45)</w:t>
            </w:r>
          </w:p>
        </w:tc>
        <w:tc>
          <w:tcPr>
            <w:tcW w:w="1080" w:type="dxa"/>
            <w:tcBorders>
              <w:top w:val="nil"/>
              <w:left w:val="nil"/>
              <w:bottom w:val="nil"/>
              <w:right w:val="nil"/>
            </w:tcBorders>
            <w:shd w:val="clear" w:color="auto" w:fill="auto"/>
            <w:noWrap/>
            <w:vAlign w:val="center"/>
            <w:hideMark/>
          </w:tcPr>
          <w:p w14:paraId="7095156A" w14:textId="77777777" w:rsidR="00AE40B7" w:rsidRPr="00745665" w:rsidRDefault="00AE40B7" w:rsidP="00BE1BB6">
            <w:pPr>
              <w:jc w:val="center"/>
              <w:rPr>
                <w:rFonts w:eastAsia="Times New Roman"/>
                <w:sz w:val="16"/>
                <w:szCs w:val="16"/>
              </w:rPr>
            </w:pPr>
            <w:r w:rsidRPr="00745665">
              <w:rPr>
                <w:sz w:val="16"/>
                <w:szCs w:val="16"/>
              </w:rPr>
              <w:t>2.1 (0:02)</w:t>
            </w:r>
          </w:p>
        </w:tc>
        <w:tc>
          <w:tcPr>
            <w:tcW w:w="1260" w:type="dxa"/>
            <w:tcBorders>
              <w:top w:val="nil"/>
              <w:left w:val="nil"/>
              <w:bottom w:val="nil"/>
              <w:right w:val="nil"/>
            </w:tcBorders>
            <w:shd w:val="clear" w:color="auto" w:fill="auto"/>
            <w:noWrap/>
            <w:vAlign w:val="center"/>
            <w:hideMark/>
          </w:tcPr>
          <w:p w14:paraId="226383F0" w14:textId="77777777" w:rsidR="00AE40B7" w:rsidRPr="00745665" w:rsidRDefault="00AE40B7" w:rsidP="00BE1BB6">
            <w:pPr>
              <w:jc w:val="center"/>
              <w:rPr>
                <w:rFonts w:eastAsia="Times New Roman"/>
                <w:sz w:val="16"/>
                <w:szCs w:val="16"/>
              </w:rPr>
            </w:pPr>
            <w:r w:rsidRPr="00745665">
              <w:rPr>
                <w:sz w:val="16"/>
                <w:szCs w:val="16"/>
              </w:rPr>
              <w:t>12.0 (1.75)</w:t>
            </w:r>
          </w:p>
        </w:tc>
      </w:tr>
      <w:tr w:rsidR="00AE40B7" w:rsidRPr="00F3437B" w14:paraId="3FDF0C7F" w14:textId="77777777" w:rsidTr="00BE1BB6">
        <w:trPr>
          <w:trHeight w:val="340"/>
        </w:trPr>
        <w:tc>
          <w:tcPr>
            <w:tcW w:w="2155" w:type="dxa"/>
            <w:tcBorders>
              <w:top w:val="nil"/>
              <w:left w:val="nil"/>
              <w:bottom w:val="nil"/>
              <w:right w:val="nil"/>
            </w:tcBorders>
            <w:shd w:val="clear" w:color="auto" w:fill="auto"/>
            <w:vAlign w:val="bottom"/>
            <w:hideMark/>
          </w:tcPr>
          <w:p w14:paraId="6BD7522F"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Female</w:t>
            </w:r>
          </w:p>
        </w:tc>
        <w:tc>
          <w:tcPr>
            <w:tcW w:w="1080" w:type="dxa"/>
            <w:tcBorders>
              <w:top w:val="nil"/>
              <w:left w:val="nil"/>
              <w:bottom w:val="nil"/>
              <w:right w:val="nil"/>
            </w:tcBorders>
            <w:shd w:val="clear" w:color="auto" w:fill="auto"/>
            <w:noWrap/>
            <w:vAlign w:val="bottom"/>
            <w:hideMark/>
          </w:tcPr>
          <w:p w14:paraId="3E78C28B" w14:textId="77777777" w:rsidR="00AE40B7" w:rsidRPr="00745665" w:rsidRDefault="00AE40B7" w:rsidP="00BE1BB6">
            <w:pPr>
              <w:jc w:val="center"/>
              <w:rPr>
                <w:rFonts w:eastAsia="Times New Roman"/>
                <w:sz w:val="16"/>
                <w:szCs w:val="16"/>
              </w:rPr>
            </w:pPr>
            <w:r w:rsidRPr="00745665">
              <w:rPr>
                <w:rFonts w:eastAsia="Times New Roman"/>
                <w:sz w:val="16"/>
                <w:szCs w:val="16"/>
              </w:rPr>
              <w:t>33</w:t>
            </w:r>
          </w:p>
        </w:tc>
        <w:tc>
          <w:tcPr>
            <w:tcW w:w="1260" w:type="dxa"/>
            <w:tcBorders>
              <w:top w:val="nil"/>
              <w:left w:val="nil"/>
              <w:bottom w:val="nil"/>
              <w:right w:val="nil"/>
            </w:tcBorders>
            <w:shd w:val="clear" w:color="auto" w:fill="auto"/>
            <w:noWrap/>
            <w:vAlign w:val="center"/>
            <w:hideMark/>
          </w:tcPr>
          <w:p w14:paraId="39CC36DF" w14:textId="77777777" w:rsidR="00AE40B7" w:rsidRPr="00745665" w:rsidRDefault="00AE40B7" w:rsidP="00BE1BB6">
            <w:pPr>
              <w:jc w:val="center"/>
              <w:rPr>
                <w:rFonts w:eastAsia="Times New Roman"/>
                <w:sz w:val="16"/>
                <w:szCs w:val="16"/>
              </w:rPr>
            </w:pPr>
            <w:r w:rsidRPr="00745665">
              <w:rPr>
                <w:sz w:val="16"/>
                <w:szCs w:val="16"/>
              </w:rPr>
              <w:t>7:30 (1:00)</w:t>
            </w:r>
          </w:p>
        </w:tc>
        <w:tc>
          <w:tcPr>
            <w:tcW w:w="1620" w:type="dxa"/>
            <w:tcBorders>
              <w:top w:val="nil"/>
              <w:left w:val="nil"/>
              <w:bottom w:val="nil"/>
              <w:right w:val="nil"/>
            </w:tcBorders>
            <w:shd w:val="clear" w:color="auto" w:fill="auto"/>
            <w:noWrap/>
            <w:vAlign w:val="center"/>
            <w:hideMark/>
          </w:tcPr>
          <w:p w14:paraId="6A61E3D3" w14:textId="77777777" w:rsidR="00AE40B7" w:rsidRPr="00745665" w:rsidRDefault="00AE40B7" w:rsidP="00BE1BB6">
            <w:pPr>
              <w:jc w:val="center"/>
              <w:rPr>
                <w:rFonts w:eastAsia="Times New Roman"/>
                <w:sz w:val="16"/>
                <w:szCs w:val="16"/>
              </w:rPr>
            </w:pPr>
            <w:r w:rsidRPr="00745665">
              <w:rPr>
                <w:sz w:val="16"/>
                <w:szCs w:val="16"/>
              </w:rPr>
              <w:t>21:00 (1:30)</w:t>
            </w:r>
          </w:p>
        </w:tc>
        <w:tc>
          <w:tcPr>
            <w:tcW w:w="1080" w:type="dxa"/>
            <w:tcBorders>
              <w:top w:val="nil"/>
              <w:left w:val="nil"/>
              <w:bottom w:val="nil"/>
              <w:right w:val="nil"/>
            </w:tcBorders>
            <w:shd w:val="clear" w:color="auto" w:fill="auto"/>
            <w:noWrap/>
            <w:vAlign w:val="center"/>
            <w:hideMark/>
          </w:tcPr>
          <w:p w14:paraId="486DF530" w14:textId="77777777" w:rsidR="00AE40B7" w:rsidRPr="00745665" w:rsidRDefault="00AE40B7" w:rsidP="00BE1BB6">
            <w:pPr>
              <w:jc w:val="center"/>
              <w:rPr>
                <w:rFonts w:eastAsia="Times New Roman"/>
                <w:sz w:val="16"/>
                <w:szCs w:val="16"/>
              </w:rPr>
            </w:pPr>
            <w:r w:rsidRPr="00745665">
              <w:rPr>
                <w:sz w:val="16"/>
                <w:szCs w:val="16"/>
              </w:rPr>
              <w:t>2.5 (0:02)</w:t>
            </w:r>
          </w:p>
        </w:tc>
        <w:tc>
          <w:tcPr>
            <w:tcW w:w="1260" w:type="dxa"/>
            <w:tcBorders>
              <w:top w:val="nil"/>
              <w:left w:val="nil"/>
              <w:bottom w:val="nil"/>
              <w:right w:val="nil"/>
            </w:tcBorders>
            <w:shd w:val="clear" w:color="auto" w:fill="auto"/>
            <w:noWrap/>
            <w:vAlign w:val="center"/>
            <w:hideMark/>
          </w:tcPr>
          <w:p w14:paraId="3D63FC9E" w14:textId="77777777" w:rsidR="00AE40B7" w:rsidRPr="00745665" w:rsidRDefault="00AE40B7" w:rsidP="00BE1BB6">
            <w:pPr>
              <w:jc w:val="center"/>
              <w:rPr>
                <w:rFonts w:eastAsia="Times New Roman"/>
                <w:sz w:val="16"/>
                <w:szCs w:val="16"/>
              </w:rPr>
            </w:pPr>
            <w:r w:rsidRPr="00745665">
              <w:rPr>
                <w:sz w:val="16"/>
                <w:szCs w:val="16"/>
              </w:rPr>
              <w:t>11.5 (2.50)</w:t>
            </w:r>
          </w:p>
        </w:tc>
      </w:tr>
      <w:tr w:rsidR="00AE40B7" w:rsidRPr="00F3437B" w14:paraId="66603AA9" w14:textId="77777777" w:rsidTr="00BE1BB6">
        <w:trPr>
          <w:trHeight w:val="270"/>
        </w:trPr>
        <w:tc>
          <w:tcPr>
            <w:tcW w:w="2155" w:type="dxa"/>
            <w:tcBorders>
              <w:top w:val="nil"/>
              <w:left w:val="nil"/>
              <w:bottom w:val="single" w:sz="4" w:space="0" w:color="auto"/>
              <w:right w:val="nil"/>
            </w:tcBorders>
            <w:shd w:val="clear" w:color="auto" w:fill="auto"/>
            <w:vAlign w:val="bottom"/>
            <w:hideMark/>
          </w:tcPr>
          <w:p w14:paraId="6AEF2878"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single" w:sz="4" w:space="0" w:color="auto"/>
              <w:right w:val="nil"/>
            </w:tcBorders>
            <w:shd w:val="clear" w:color="auto" w:fill="auto"/>
            <w:noWrap/>
            <w:vAlign w:val="bottom"/>
            <w:hideMark/>
          </w:tcPr>
          <w:p w14:paraId="73F0769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single" w:sz="4" w:space="0" w:color="auto"/>
              <w:right w:val="nil"/>
            </w:tcBorders>
            <w:shd w:val="clear" w:color="auto" w:fill="auto"/>
            <w:noWrap/>
            <w:vAlign w:val="center"/>
            <w:hideMark/>
          </w:tcPr>
          <w:p w14:paraId="6B03119D" w14:textId="77777777" w:rsidR="00AE40B7" w:rsidRPr="00745665" w:rsidRDefault="00AE40B7" w:rsidP="00BE1BB6">
            <w:pPr>
              <w:jc w:val="center"/>
              <w:rPr>
                <w:rFonts w:eastAsia="Times New Roman"/>
                <w:sz w:val="16"/>
                <w:szCs w:val="16"/>
              </w:rPr>
            </w:pPr>
            <w:r w:rsidRPr="00745665">
              <w:rPr>
                <w:sz w:val="16"/>
                <w:szCs w:val="16"/>
              </w:rPr>
              <w:t>0.54</w:t>
            </w:r>
          </w:p>
        </w:tc>
        <w:tc>
          <w:tcPr>
            <w:tcW w:w="1620" w:type="dxa"/>
            <w:tcBorders>
              <w:top w:val="nil"/>
              <w:left w:val="nil"/>
              <w:bottom w:val="single" w:sz="4" w:space="0" w:color="auto"/>
              <w:right w:val="nil"/>
            </w:tcBorders>
            <w:shd w:val="clear" w:color="auto" w:fill="auto"/>
            <w:noWrap/>
            <w:vAlign w:val="center"/>
            <w:hideMark/>
          </w:tcPr>
          <w:p w14:paraId="6FC7B73B" w14:textId="77777777" w:rsidR="00AE40B7" w:rsidRPr="00745665" w:rsidRDefault="00AE40B7" w:rsidP="00BE1BB6">
            <w:pPr>
              <w:jc w:val="center"/>
              <w:rPr>
                <w:rFonts w:eastAsia="Times New Roman"/>
                <w:sz w:val="16"/>
                <w:szCs w:val="16"/>
              </w:rPr>
            </w:pPr>
            <w:r w:rsidRPr="00745665">
              <w:rPr>
                <w:sz w:val="16"/>
                <w:szCs w:val="16"/>
              </w:rPr>
              <w:t>0.25</w:t>
            </w:r>
          </w:p>
        </w:tc>
        <w:tc>
          <w:tcPr>
            <w:tcW w:w="1080" w:type="dxa"/>
            <w:tcBorders>
              <w:top w:val="nil"/>
              <w:left w:val="nil"/>
              <w:bottom w:val="single" w:sz="4" w:space="0" w:color="auto"/>
              <w:right w:val="nil"/>
            </w:tcBorders>
            <w:shd w:val="clear" w:color="auto" w:fill="auto"/>
            <w:noWrap/>
            <w:vAlign w:val="center"/>
            <w:hideMark/>
          </w:tcPr>
          <w:p w14:paraId="5BCD54BC" w14:textId="77777777" w:rsidR="00AE40B7" w:rsidRPr="00745665" w:rsidRDefault="00AE40B7" w:rsidP="00BE1BB6">
            <w:pPr>
              <w:jc w:val="center"/>
              <w:rPr>
                <w:rFonts w:eastAsia="Times New Roman"/>
                <w:sz w:val="16"/>
                <w:szCs w:val="16"/>
              </w:rPr>
            </w:pPr>
            <w:r w:rsidRPr="00745665">
              <w:rPr>
                <w:sz w:val="16"/>
                <w:szCs w:val="16"/>
              </w:rPr>
              <w:t>0.54</w:t>
            </w:r>
          </w:p>
        </w:tc>
        <w:tc>
          <w:tcPr>
            <w:tcW w:w="1260" w:type="dxa"/>
            <w:tcBorders>
              <w:top w:val="nil"/>
              <w:left w:val="nil"/>
              <w:bottom w:val="single" w:sz="4" w:space="0" w:color="auto"/>
              <w:right w:val="nil"/>
            </w:tcBorders>
            <w:shd w:val="clear" w:color="auto" w:fill="auto"/>
            <w:noWrap/>
            <w:vAlign w:val="center"/>
            <w:hideMark/>
          </w:tcPr>
          <w:p w14:paraId="6F388557" w14:textId="77777777" w:rsidR="00AE40B7" w:rsidRPr="00745665" w:rsidRDefault="00AE40B7" w:rsidP="00BE1BB6">
            <w:pPr>
              <w:jc w:val="center"/>
              <w:rPr>
                <w:rFonts w:eastAsia="Times New Roman"/>
                <w:sz w:val="16"/>
                <w:szCs w:val="16"/>
              </w:rPr>
            </w:pPr>
            <w:r w:rsidRPr="00745665">
              <w:rPr>
                <w:sz w:val="16"/>
                <w:szCs w:val="16"/>
              </w:rPr>
              <w:t>0.25</w:t>
            </w:r>
          </w:p>
        </w:tc>
      </w:tr>
      <w:tr w:rsidR="00AE40B7" w:rsidRPr="00F3437B" w14:paraId="59FDF90C" w14:textId="77777777" w:rsidTr="00BE1BB6">
        <w:trPr>
          <w:trHeight w:val="580"/>
        </w:trPr>
        <w:tc>
          <w:tcPr>
            <w:tcW w:w="8455" w:type="dxa"/>
            <w:gridSpan w:val="6"/>
            <w:tcBorders>
              <w:top w:val="single" w:sz="4" w:space="0" w:color="auto"/>
              <w:left w:val="nil"/>
              <w:bottom w:val="nil"/>
              <w:right w:val="nil"/>
            </w:tcBorders>
            <w:shd w:val="clear" w:color="auto" w:fill="auto"/>
            <w:vAlign w:val="bottom"/>
            <w:hideMark/>
          </w:tcPr>
          <w:p w14:paraId="5A9B2046" w14:textId="77777777" w:rsidR="00AE40B7" w:rsidRDefault="00AE40B7" w:rsidP="00BE1BB6">
            <w:pPr>
              <w:rPr>
                <w:rFonts w:eastAsia="Times New Roman"/>
                <w:sz w:val="16"/>
                <w:szCs w:val="16"/>
              </w:rPr>
            </w:pPr>
            <w:r w:rsidRPr="00745665">
              <w:rPr>
                <w:rFonts w:eastAsia="Times New Roman"/>
                <w:sz w:val="16"/>
                <w:szCs w:val="16"/>
              </w:rPr>
              <w:t xml:space="preserve">  P values were calculated from Kruskal-</w:t>
            </w:r>
            <w:proofErr w:type="gramStart"/>
            <w:r w:rsidRPr="00745665">
              <w:rPr>
                <w:rFonts w:eastAsia="Times New Roman"/>
                <w:sz w:val="16"/>
                <w:szCs w:val="16"/>
              </w:rPr>
              <w:t>Wallis</w:t>
            </w:r>
            <w:proofErr w:type="gramEnd"/>
            <w:r w:rsidRPr="00745665">
              <w:rPr>
                <w:rFonts w:eastAsia="Times New Roman"/>
                <w:sz w:val="16"/>
                <w:szCs w:val="16"/>
              </w:rPr>
              <w:t xml:space="preserve"> test</w:t>
            </w:r>
          </w:p>
          <w:p w14:paraId="14B76081" w14:textId="5B513C14" w:rsidR="00AE40B7" w:rsidRPr="00745665" w:rsidRDefault="00AE40B7" w:rsidP="00BE1BB6">
            <w:pPr>
              <w:rPr>
                <w:rFonts w:eastAsia="Times New Roman"/>
                <w:sz w:val="16"/>
                <w:szCs w:val="16"/>
              </w:rPr>
            </w:pPr>
            <w:r>
              <w:rPr>
                <w:rFonts w:eastAsia="Times New Roman"/>
                <w:sz w:val="16"/>
                <w:szCs w:val="16"/>
              </w:rPr>
              <w:t>Factors with fewer than 102 individuals reflect missing data for participants</w:t>
            </w:r>
          </w:p>
        </w:tc>
      </w:tr>
    </w:tbl>
    <w:p w14:paraId="387AFECE" w14:textId="618E0471" w:rsidR="00AE40B7" w:rsidRDefault="00AE40B7" w:rsidP="003B18F3"/>
    <w:p w14:paraId="7A2018B5" w14:textId="788F20CE" w:rsidR="009C227D" w:rsidRDefault="003B18F3" w:rsidP="00F36441">
      <w:pPr>
        <w:ind w:firstLine="720"/>
      </w:pPr>
      <w:r w:rsidRPr="00480727">
        <w:t xml:space="preserve">This was also true with respect to measures of socioeconomic status </w:t>
      </w:r>
      <w:r w:rsidR="00320B3D">
        <w:t>, including</w:t>
      </w:r>
      <w:r w:rsidRPr="00480727">
        <w:t xml:space="preserve"> household income and maternal education, where those who were wealthier and more highly educated tended to begin and finish eating earlier in the day than those with fewer resources. </w:t>
      </w:r>
      <w:r w:rsidRPr="00480727">
        <w:lastRenderedPageBreak/>
        <w:t xml:space="preserve">Participants who were married or in a partnership tended to consume meals earlier, begin fasts earlier and have earlier </w:t>
      </w:r>
      <w:del w:id="399" w:author="Erica Jansen" w:date="2023-03-06T11:01:00Z">
        <w:r w:rsidRPr="00480727">
          <w:delText>fating</w:delText>
        </w:r>
      </w:del>
      <w:ins w:id="400" w:author="Erica Jansen" w:date="2023-03-06T11:01:00Z">
        <w:r w:rsidRPr="00480727">
          <w:t>fa</w:t>
        </w:r>
      </w:ins>
      <w:ins w:id="401" w:author="Erica Jansen" w:date="2023-02-28T14:34:00Z">
        <w:r w:rsidR="006357FD">
          <w:t>s</w:t>
        </w:r>
      </w:ins>
      <w:ins w:id="402" w:author="Erica Jansen" w:date="2023-03-06T11:01:00Z">
        <w:r w:rsidRPr="00480727">
          <w:t>ting</w:t>
        </w:r>
      </w:ins>
      <w:r w:rsidRPr="00480727">
        <w:t xml:space="preserve"> midpoints. Sleep duration greater than 8 hours was significantly associated </w:t>
      </w:r>
      <w:r w:rsidR="00320B3D">
        <w:t xml:space="preserve">with later </w:t>
      </w:r>
      <w:r w:rsidRPr="00480727">
        <w:t xml:space="preserve">timing of the first and last meal, as well as longer fasting durations, but not fasting midpoint. Similar associations were seen for weekend values during trimester 2. </w:t>
      </w:r>
      <w:r w:rsidR="00320B3D">
        <w:t>Delivering</w:t>
      </w:r>
      <w:r w:rsidRPr="00480727">
        <w:t xml:space="preserve"> before 37 </w:t>
      </w:r>
      <w:proofErr w:type="spellStart"/>
      <w:r w:rsidRPr="00480727">
        <w:t>weeks</w:t>
      </w:r>
      <w:proofErr w:type="spellEnd"/>
      <w:r w:rsidRPr="00480727">
        <w:t xml:space="preserve"> gestation was associated with later timing of first meal on weekend, and the timing of eating for both first and last meals tended to be later than on weekdays, although there were few individuals who delivered preterm (</w:t>
      </w:r>
      <w:r w:rsidRPr="00D9128F">
        <w:rPr>
          <w:b/>
          <w:bCs/>
        </w:rPr>
        <w:t>Table 2</w:t>
      </w:r>
      <w:r w:rsidRPr="00480727">
        <w:t>).</w:t>
      </w:r>
    </w:p>
    <w:tbl>
      <w:tblPr>
        <w:tblW w:w="8635" w:type="dxa"/>
        <w:tblLayout w:type="fixed"/>
        <w:tblLook w:val="04A0" w:firstRow="1" w:lastRow="0" w:firstColumn="1" w:lastColumn="0" w:noHBand="0" w:noVBand="1"/>
        <w:tblPrChange w:id="403" w:author="Erica Jansen" w:date="2023-03-06T11:01:00Z">
          <w:tblPr>
            <w:tblW w:w="11474" w:type="dxa"/>
            <w:tblLayout w:type="fixed"/>
            <w:tblLook w:val="04A0" w:firstRow="1" w:lastRow="0" w:firstColumn="1" w:lastColumn="0" w:noHBand="0" w:noVBand="1"/>
          </w:tblPr>
        </w:tblPrChange>
      </w:tblPr>
      <w:tblGrid>
        <w:gridCol w:w="2245"/>
        <w:gridCol w:w="1080"/>
        <w:gridCol w:w="1080"/>
        <w:gridCol w:w="1440"/>
        <w:gridCol w:w="1260"/>
        <w:gridCol w:w="1530"/>
        <w:tblGridChange w:id="404">
          <w:tblGrid>
            <w:gridCol w:w="2245"/>
            <w:gridCol w:w="1080"/>
            <w:gridCol w:w="1080"/>
            <w:gridCol w:w="1440"/>
            <w:gridCol w:w="1260"/>
            <w:gridCol w:w="1530"/>
            <w:gridCol w:w="2839"/>
          </w:tblGrid>
        </w:tblGridChange>
      </w:tblGrid>
      <w:tr w:rsidR="009C227D" w:rsidRPr="00745665" w14:paraId="2088B6B4" w14:textId="77777777" w:rsidTr="004A2A47">
        <w:trPr>
          <w:trHeight w:val="540"/>
          <w:trPrChange w:id="405" w:author="Erica Jansen" w:date="2023-03-06T11:01:00Z">
            <w:trPr>
              <w:trHeight w:val="540"/>
            </w:trPr>
          </w:trPrChange>
        </w:trPr>
        <w:tc>
          <w:tcPr>
            <w:tcW w:w="8635" w:type="dxa"/>
            <w:gridSpan w:val="6"/>
            <w:tcBorders>
              <w:top w:val="nil"/>
              <w:left w:val="single" w:sz="4" w:space="0" w:color="auto"/>
              <w:bottom w:val="single" w:sz="4" w:space="0" w:color="auto"/>
              <w:right w:val="nil"/>
            </w:tcBorders>
            <w:shd w:val="clear" w:color="auto" w:fill="auto"/>
            <w:vAlign w:val="bottom"/>
            <w:hideMark/>
            <w:tcPrChange w:id="406" w:author="Erica Jansen" w:date="2023-03-06T11:01:00Z">
              <w:tcPr>
                <w:tcW w:w="11474" w:type="dxa"/>
                <w:gridSpan w:val="7"/>
                <w:tcBorders>
                  <w:top w:val="nil"/>
                  <w:left w:val="single" w:sz="4" w:space="0" w:color="auto"/>
                  <w:bottom w:val="single" w:sz="4" w:space="0" w:color="auto"/>
                  <w:right w:val="nil"/>
                </w:tcBorders>
                <w:shd w:val="clear" w:color="auto" w:fill="auto"/>
                <w:vAlign w:val="bottom"/>
                <w:hideMark/>
              </w:tcPr>
            </w:tcPrChange>
          </w:tcPr>
          <w:p w14:paraId="36276634" w14:textId="480CB13F" w:rsidR="009C227D" w:rsidRPr="000321ED" w:rsidRDefault="000321ED" w:rsidP="000321ED">
            <w:pPr>
              <w:pStyle w:val="Caption"/>
              <w:keepNext/>
            </w:pPr>
            <w:bookmarkStart w:id="407" w:name="_Toc126851055"/>
            <w:r>
              <w:t xml:space="preserve">Table </w:t>
            </w:r>
            <w:fldSimple w:instr=" SEQ Table \* ARABIC ">
              <w:r w:rsidR="0065774C">
                <w:rPr>
                  <w:noProof/>
                </w:rPr>
                <w:t>2</w:t>
              </w:r>
            </w:fldSimple>
            <w:r>
              <w:t xml:space="preserve">: </w:t>
            </w:r>
            <w:r>
              <w:rPr>
                <w:i w:val="0"/>
                <w:iCs w:val="0"/>
              </w:rPr>
              <w:t>Second trimester timing of eating on weekends in relation to sociodemographic and lifestyle factors</w:t>
            </w:r>
            <w:bookmarkEnd w:id="407"/>
          </w:p>
        </w:tc>
      </w:tr>
      <w:tr w:rsidR="00AF0DB1" w:rsidRPr="00745665" w14:paraId="0F0D58AC" w14:textId="77777777" w:rsidTr="004A2A47">
        <w:trPr>
          <w:trHeight w:val="368"/>
          <w:trPrChange w:id="408" w:author="Erica Jansen" w:date="2023-03-06T11:01:00Z">
            <w:trPr>
              <w:gridAfter w:val="0"/>
              <w:wAfter w:w="2839" w:type="dxa"/>
              <w:trHeight w:val="368"/>
            </w:trPr>
          </w:trPrChange>
        </w:trPr>
        <w:tc>
          <w:tcPr>
            <w:tcW w:w="2245" w:type="dxa"/>
            <w:tcBorders>
              <w:top w:val="nil"/>
              <w:left w:val="nil"/>
              <w:bottom w:val="nil"/>
              <w:right w:val="nil"/>
            </w:tcBorders>
            <w:shd w:val="clear" w:color="auto" w:fill="auto"/>
            <w:vAlign w:val="bottom"/>
            <w:hideMark/>
            <w:tcPrChange w:id="409" w:author="Erica Jansen" w:date="2023-03-06T11:01:00Z">
              <w:tcPr>
                <w:tcW w:w="2245" w:type="dxa"/>
                <w:tcBorders>
                  <w:top w:val="nil"/>
                  <w:left w:val="nil"/>
                  <w:bottom w:val="nil"/>
                  <w:right w:val="nil"/>
                </w:tcBorders>
                <w:shd w:val="clear" w:color="auto" w:fill="auto"/>
                <w:vAlign w:val="bottom"/>
                <w:hideMark/>
              </w:tcPr>
            </w:tcPrChange>
          </w:tcPr>
          <w:p w14:paraId="37D5DAC1" w14:textId="77777777" w:rsidR="009C227D" w:rsidRPr="00745665" w:rsidRDefault="009C227D" w:rsidP="00BE1BB6">
            <w:pP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auto" w:fill="auto"/>
            <w:noWrap/>
            <w:vAlign w:val="center"/>
            <w:hideMark/>
            <w:tcPrChange w:id="410" w:author="Erica Jansen" w:date="2023-03-06T11:01:00Z">
              <w:tcPr>
                <w:tcW w:w="1080" w:type="dxa"/>
                <w:tcBorders>
                  <w:top w:val="nil"/>
                  <w:left w:val="nil"/>
                  <w:bottom w:val="nil"/>
                  <w:right w:val="nil"/>
                </w:tcBorders>
                <w:shd w:val="clear" w:color="auto" w:fill="auto"/>
                <w:noWrap/>
                <w:vAlign w:val="center"/>
                <w:hideMark/>
              </w:tcPr>
            </w:tcPrChange>
          </w:tcPr>
          <w:p w14:paraId="2235DCE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auto" w:fill="auto"/>
            <w:vAlign w:val="center"/>
            <w:hideMark/>
            <w:tcPrChange w:id="411" w:author="Erica Jansen" w:date="2023-03-06T11:01:00Z">
              <w:tcPr>
                <w:tcW w:w="1080" w:type="dxa"/>
                <w:tcBorders>
                  <w:top w:val="nil"/>
                  <w:left w:val="nil"/>
                  <w:bottom w:val="nil"/>
                  <w:right w:val="nil"/>
                </w:tcBorders>
                <w:shd w:val="clear" w:color="auto" w:fill="auto"/>
                <w:vAlign w:val="center"/>
                <w:hideMark/>
              </w:tcPr>
            </w:tcPrChange>
          </w:tcPr>
          <w:p w14:paraId="07686C01" w14:textId="77777777" w:rsidR="009C227D" w:rsidRPr="00745665" w:rsidRDefault="009C227D" w:rsidP="00BE1BB6">
            <w:pPr>
              <w:jc w:val="center"/>
              <w:rPr>
                <w:rFonts w:eastAsia="Times New Roman"/>
                <w:sz w:val="16"/>
                <w:szCs w:val="16"/>
              </w:rPr>
            </w:pPr>
            <w:r w:rsidRPr="00745665">
              <w:rPr>
                <w:rFonts w:eastAsia="Times New Roman"/>
                <w:sz w:val="16"/>
                <w:szCs w:val="16"/>
              </w:rPr>
              <w:t>First Eat</w:t>
            </w:r>
          </w:p>
        </w:tc>
        <w:tc>
          <w:tcPr>
            <w:tcW w:w="1440" w:type="dxa"/>
            <w:tcBorders>
              <w:top w:val="nil"/>
              <w:left w:val="nil"/>
              <w:bottom w:val="nil"/>
              <w:right w:val="nil"/>
            </w:tcBorders>
            <w:shd w:val="clear" w:color="auto" w:fill="auto"/>
            <w:vAlign w:val="center"/>
            <w:hideMark/>
            <w:tcPrChange w:id="412" w:author="Erica Jansen" w:date="2023-03-06T11:01:00Z">
              <w:tcPr>
                <w:tcW w:w="1440" w:type="dxa"/>
                <w:tcBorders>
                  <w:top w:val="nil"/>
                  <w:left w:val="nil"/>
                  <w:bottom w:val="nil"/>
                  <w:right w:val="nil"/>
                </w:tcBorders>
                <w:shd w:val="clear" w:color="auto" w:fill="auto"/>
                <w:vAlign w:val="center"/>
                <w:hideMark/>
              </w:tcPr>
            </w:tcPrChange>
          </w:tcPr>
          <w:p w14:paraId="4C040CEC" w14:textId="77777777" w:rsidR="009C227D" w:rsidRPr="00745665" w:rsidRDefault="009C227D" w:rsidP="00BE1BB6">
            <w:pPr>
              <w:jc w:val="center"/>
              <w:rPr>
                <w:rFonts w:eastAsia="Times New Roman"/>
                <w:sz w:val="16"/>
                <w:szCs w:val="16"/>
              </w:rPr>
            </w:pPr>
            <w:r w:rsidRPr="00745665">
              <w:rPr>
                <w:rFonts w:eastAsia="Times New Roman"/>
                <w:sz w:val="16"/>
                <w:szCs w:val="16"/>
              </w:rPr>
              <w:t>Last Eat</w:t>
            </w:r>
          </w:p>
        </w:tc>
        <w:tc>
          <w:tcPr>
            <w:tcW w:w="1260" w:type="dxa"/>
            <w:tcBorders>
              <w:top w:val="nil"/>
              <w:left w:val="nil"/>
              <w:bottom w:val="nil"/>
              <w:right w:val="nil"/>
            </w:tcBorders>
            <w:shd w:val="clear" w:color="auto" w:fill="auto"/>
            <w:vAlign w:val="center"/>
            <w:hideMark/>
            <w:tcPrChange w:id="413" w:author="Erica Jansen" w:date="2023-03-06T11:01:00Z">
              <w:tcPr>
                <w:tcW w:w="1260" w:type="dxa"/>
                <w:tcBorders>
                  <w:top w:val="nil"/>
                  <w:left w:val="nil"/>
                  <w:bottom w:val="nil"/>
                  <w:right w:val="nil"/>
                </w:tcBorders>
                <w:shd w:val="clear" w:color="auto" w:fill="auto"/>
                <w:vAlign w:val="center"/>
                <w:hideMark/>
              </w:tcPr>
            </w:tcPrChange>
          </w:tcPr>
          <w:p w14:paraId="52709A2B" w14:textId="77777777" w:rsidR="009C227D" w:rsidRPr="00745665" w:rsidRDefault="009C227D" w:rsidP="00BE1BB6">
            <w:pPr>
              <w:jc w:val="center"/>
              <w:rPr>
                <w:rFonts w:eastAsia="Times New Roman"/>
                <w:sz w:val="16"/>
                <w:szCs w:val="16"/>
              </w:rPr>
            </w:pPr>
            <w:r w:rsidRPr="00745665">
              <w:rPr>
                <w:rFonts w:eastAsia="Times New Roman"/>
                <w:sz w:val="16"/>
                <w:szCs w:val="16"/>
              </w:rPr>
              <w:t>Fasting Midpoint</w:t>
            </w:r>
          </w:p>
        </w:tc>
        <w:tc>
          <w:tcPr>
            <w:tcW w:w="1530" w:type="dxa"/>
            <w:tcBorders>
              <w:top w:val="nil"/>
              <w:left w:val="nil"/>
              <w:bottom w:val="nil"/>
              <w:right w:val="nil"/>
            </w:tcBorders>
            <w:shd w:val="clear" w:color="auto" w:fill="auto"/>
            <w:vAlign w:val="center"/>
            <w:hideMark/>
            <w:tcPrChange w:id="414" w:author="Erica Jansen" w:date="2023-03-06T11:01:00Z">
              <w:tcPr>
                <w:tcW w:w="1530" w:type="dxa"/>
                <w:tcBorders>
                  <w:top w:val="nil"/>
                  <w:left w:val="nil"/>
                  <w:bottom w:val="nil"/>
                  <w:right w:val="nil"/>
                </w:tcBorders>
                <w:shd w:val="clear" w:color="auto" w:fill="auto"/>
                <w:vAlign w:val="center"/>
                <w:hideMark/>
              </w:tcPr>
            </w:tcPrChange>
          </w:tcPr>
          <w:p w14:paraId="44D734B2" w14:textId="77777777" w:rsidR="009C227D" w:rsidRPr="00745665" w:rsidRDefault="009C227D" w:rsidP="00BE1BB6">
            <w:pPr>
              <w:jc w:val="center"/>
              <w:rPr>
                <w:rFonts w:eastAsia="Times New Roman"/>
                <w:sz w:val="16"/>
                <w:szCs w:val="16"/>
              </w:rPr>
            </w:pPr>
            <w:r w:rsidRPr="00745665">
              <w:rPr>
                <w:rFonts w:eastAsia="Times New Roman"/>
                <w:sz w:val="16"/>
                <w:szCs w:val="16"/>
              </w:rPr>
              <w:t>Fasting Duration</w:t>
            </w:r>
          </w:p>
        </w:tc>
      </w:tr>
      <w:tr w:rsidR="00AF0DB1" w:rsidRPr="00745665" w14:paraId="5AD4F55D" w14:textId="77777777" w:rsidTr="004A2A47">
        <w:trPr>
          <w:trHeight w:val="450"/>
          <w:trPrChange w:id="415" w:author="Erica Jansen" w:date="2023-03-06T11:01:00Z">
            <w:trPr>
              <w:gridAfter w:val="0"/>
              <w:wAfter w:w="2839" w:type="dxa"/>
              <w:trHeight w:val="450"/>
            </w:trPr>
          </w:trPrChange>
        </w:trPr>
        <w:tc>
          <w:tcPr>
            <w:tcW w:w="2245" w:type="dxa"/>
            <w:tcBorders>
              <w:top w:val="nil"/>
              <w:left w:val="nil"/>
              <w:bottom w:val="single" w:sz="4" w:space="0" w:color="auto"/>
              <w:right w:val="nil"/>
            </w:tcBorders>
            <w:shd w:val="clear" w:color="auto" w:fill="auto"/>
            <w:vAlign w:val="center"/>
            <w:hideMark/>
            <w:tcPrChange w:id="416" w:author="Erica Jansen" w:date="2023-03-06T11:01:00Z">
              <w:tcPr>
                <w:tcW w:w="2245" w:type="dxa"/>
                <w:tcBorders>
                  <w:top w:val="nil"/>
                  <w:left w:val="nil"/>
                  <w:bottom w:val="single" w:sz="4" w:space="0" w:color="auto"/>
                  <w:right w:val="nil"/>
                </w:tcBorders>
                <w:shd w:val="clear" w:color="auto" w:fill="auto"/>
                <w:vAlign w:val="center"/>
                <w:hideMark/>
              </w:tcPr>
            </w:tcPrChange>
          </w:tcPr>
          <w:p w14:paraId="0E0F8751" w14:textId="77777777" w:rsidR="009C227D" w:rsidRPr="00745665" w:rsidRDefault="009C227D" w:rsidP="00BE1BB6">
            <w:pPr>
              <w:rPr>
                <w:rFonts w:eastAsia="Times New Roman"/>
                <w:b/>
                <w:bCs/>
                <w:sz w:val="16"/>
                <w:szCs w:val="16"/>
              </w:rPr>
            </w:pPr>
            <w:r w:rsidRPr="00745665">
              <w:rPr>
                <w:rFonts w:eastAsia="Times New Roman"/>
                <w:b/>
                <w:bCs/>
                <w:sz w:val="16"/>
                <w:szCs w:val="16"/>
              </w:rPr>
              <w:t>Maternal Characteristics</w:t>
            </w:r>
          </w:p>
        </w:tc>
        <w:tc>
          <w:tcPr>
            <w:tcW w:w="1080" w:type="dxa"/>
            <w:tcBorders>
              <w:top w:val="nil"/>
              <w:left w:val="nil"/>
              <w:bottom w:val="single" w:sz="4" w:space="0" w:color="auto"/>
              <w:right w:val="nil"/>
            </w:tcBorders>
            <w:shd w:val="clear" w:color="auto" w:fill="auto"/>
            <w:noWrap/>
            <w:vAlign w:val="center"/>
            <w:hideMark/>
            <w:tcPrChange w:id="417" w:author="Erica Jansen" w:date="2023-03-06T11:01:00Z">
              <w:tcPr>
                <w:tcW w:w="1080" w:type="dxa"/>
                <w:tcBorders>
                  <w:top w:val="nil"/>
                  <w:left w:val="nil"/>
                  <w:bottom w:val="single" w:sz="4" w:space="0" w:color="auto"/>
                  <w:right w:val="nil"/>
                </w:tcBorders>
                <w:shd w:val="clear" w:color="auto" w:fill="auto"/>
                <w:noWrap/>
                <w:vAlign w:val="center"/>
                <w:hideMark/>
              </w:tcPr>
            </w:tcPrChange>
          </w:tcPr>
          <w:p w14:paraId="04C6F72F" w14:textId="77777777" w:rsidR="009C227D" w:rsidRPr="00745665" w:rsidRDefault="009C227D" w:rsidP="00BE1BB6">
            <w:pPr>
              <w:jc w:val="center"/>
              <w:rPr>
                <w:rFonts w:eastAsia="Times New Roman"/>
                <w:sz w:val="16"/>
                <w:szCs w:val="16"/>
              </w:rPr>
            </w:pPr>
            <w:r w:rsidRPr="00745665">
              <w:rPr>
                <w:rFonts w:eastAsia="Times New Roman"/>
                <w:sz w:val="16"/>
                <w:szCs w:val="16"/>
              </w:rPr>
              <w:t>n=88</w:t>
            </w:r>
          </w:p>
        </w:tc>
        <w:tc>
          <w:tcPr>
            <w:tcW w:w="1080" w:type="dxa"/>
            <w:tcBorders>
              <w:top w:val="nil"/>
              <w:left w:val="nil"/>
              <w:bottom w:val="single" w:sz="4" w:space="0" w:color="auto"/>
              <w:right w:val="nil"/>
            </w:tcBorders>
            <w:shd w:val="clear" w:color="auto" w:fill="auto"/>
            <w:noWrap/>
            <w:vAlign w:val="center"/>
            <w:hideMark/>
            <w:tcPrChange w:id="418" w:author="Erica Jansen" w:date="2023-03-06T11:01:00Z">
              <w:tcPr>
                <w:tcW w:w="1080" w:type="dxa"/>
                <w:tcBorders>
                  <w:top w:val="nil"/>
                  <w:left w:val="nil"/>
                  <w:bottom w:val="single" w:sz="4" w:space="0" w:color="auto"/>
                  <w:right w:val="nil"/>
                </w:tcBorders>
                <w:shd w:val="clear" w:color="auto" w:fill="auto"/>
                <w:noWrap/>
                <w:vAlign w:val="center"/>
                <w:hideMark/>
              </w:tcPr>
            </w:tcPrChange>
          </w:tcPr>
          <w:p w14:paraId="600587DC" w14:textId="77777777" w:rsidR="009C227D" w:rsidRPr="00745665" w:rsidRDefault="009C227D" w:rsidP="00BE1BB6">
            <w:pPr>
              <w:jc w:val="center"/>
              <w:rPr>
                <w:rFonts w:eastAsia="Times New Roman"/>
                <w:sz w:val="16"/>
                <w:szCs w:val="16"/>
              </w:rPr>
            </w:pPr>
            <w:r w:rsidRPr="00745665">
              <w:rPr>
                <w:rFonts w:eastAsia="Times New Roman"/>
                <w:sz w:val="16"/>
                <w:szCs w:val="16"/>
              </w:rPr>
              <w:t>Median (IQR)</w:t>
            </w:r>
          </w:p>
        </w:tc>
        <w:tc>
          <w:tcPr>
            <w:tcW w:w="1440" w:type="dxa"/>
            <w:tcBorders>
              <w:top w:val="nil"/>
              <w:left w:val="nil"/>
              <w:bottom w:val="single" w:sz="4" w:space="0" w:color="auto"/>
              <w:right w:val="nil"/>
            </w:tcBorders>
            <w:shd w:val="clear" w:color="auto" w:fill="auto"/>
            <w:noWrap/>
            <w:vAlign w:val="center"/>
            <w:hideMark/>
            <w:tcPrChange w:id="419" w:author="Erica Jansen" w:date="2023-03-06T11:01:00Z">
              <w:tcPr>
                <w:tcW w:w="1440" w:type="dxa"/>
                <w:tcBorders>
                  <w:top w:val="nil"/>
                  <w:left w:val="nil"/>
                  <w:bottom w:val="single" w:sz="4" w:space="0" w:color="auto"/>
                  <w:right w:val="nil"/>
                </w:tcBorders>
                <w:shd w:val="clear" w:color="auto" w:fill="auto"/>
                <w:noWrap/>
                <w:vAlign w:val="center"/>
                <w:hideMark/>
              </w:tcPr>
            </w:tcPrChange>
          </w:tcPr>
          <w:p w14:paraId="4F39EF31" w14:textId="77777777" w:rsidR="009C227D" w:rsidRPr="00745665" w:rsidRDefault="009C227D" w:rsidP="00BE1BB6">
            <w:pPr>
              <w:jc w:val="center"/>
              <w:rPr>
                <w:rFonts w:eastAsia="Times New Roman"/>
                <w:sz w:val="16"/>
                <w:szCs w:val="16"/>
              </w:rPr>
            </w:pPr>
            <w:r w:rsidRPr="00745665">
              <w:rPr>
                <w:rFonts w:eastAsia="Times New Roman"/>
                <w:sz w:val="16"/>
                <w:szCs w:val="16"/>
              </w:rPr>
              <w:t>Median (IQR)</w:t>
            </w:r>
          </w:p>
        </w:tc>
        <w:tc>
          <w:tcPr>
            <w:tcW w:w="1260" w:type="dxa"/>
            <w:tcBorders>
              <w:top w:val="nil"/>
              <w:left w:val="nil"/>
              <w:bottom w:val="single" w:sz="4" w:space="0" w:color="auto"/>
              <w:right w:val="nil"/>
            </w:tcBorders>
            <w:shd w:val="clear" w:color="auto" w:fill="auto"/>
            <w:noWrap/>
            <w:vAlign w:val="center"/>
            <w:hideMark/>
            <w:tcPrChange w:id="420" w:author="Erica Jansen" w:date="2023-03-06T11:01:00Z">
              <w:tcPr>
                <w:tcW w:w="1260" w:type="dxa"/>
                <w:tcBorders>
                  <w:top w:val="nil"/>
                  <w:left w:val="nil"/>
                  <w:bottom w:val="single" w:sz="4" w:space="0" w:color="auto"/>
                  <w:right w:val="nil"/>
                </w:tcBorders>
                <w:shd w:val="clear" w:color="auto" w:fill="auto"/>
                <w:noWrap/>
                <w:vAlign w:val="center"/>
                <w:hideMark/>
              </w:tcPr>
            </w:tcPrChange>
          </w:tcPr>
          <w:p w14:paraId="7C9A16B2" w14:textId="77777777" w:rsidR="009C227D" w:rsidRPr="00745665" w:rsidRDefault="009C227D" w:rsidP="00BE1BB6">
            <w:pPr>
              <w:jc w:val="center"/>
              <w:rPr>
                <w:rFonts w:eastAsia="Times New Roman"/>
                <w:sz w:val="16"/>
                <w:szCs w:val="16"/>
              </w:rPr>
            </w:pPr>
            <w:r w:rsidRPr="00745665">
              <w:rPr>
                <w:rFonts w:eastAsia="Times New Roman"/>
                <w:sz w:val="16"/>
                <w:szCs w:val="16"/>
              </w:rPr>
              <w:t>Median (IQR)</w:t>
            </w:r>
          </w:p>
        </w:tc>
        <w:tc>
          <w:tcPr>
            <w:tcW w:w="1530" w:type="dxa"/>
            <w:tcBorders>
              <w:top w:val="nil"/>
              <w:left w:val="nil"/>
              <w:bottom w:val="single" w:sz="4" w:space="0" w:color="auto"/>
              <w:right w:val="nil"/>
            </w:tcBorders>
            <w:shd w:val="clear" w:color="auto" w:fill="auto"/>
            <w:noWrap/>
            <w:vAlign w:val="center"/>
            <w:hideMark/>
            <w:tcPrChange w:id="421" w:author="Erica Jansen" w:date="2023-03-06T11:01:00Z">
              <w:tcPr>
                <w:tcW w:w="1530" w:type="dxa"/>
                <w:tcBorders>
                  <w:top w:val="nil"/>
                  <w:left w:val="nil"/>
                  <w:bottom w:val="single" w:sz="4" w:space="0" w:color="auto"/>
                  <w:right w:val="nil"/>
                </w:tcBorders>
                <w:shd w:val="clear" w:color="auto" w:fill="auto"/>
                <w:noWrap/>
                <w:vAlign w:val="center"/>
                <w:hideMark/>
              </w:tcPr>
            </w:tcPrChange>
          </w:tcPr>
          <w:p w14:paraId="3E659A15" w14:textId="77777777" w:rsidR="009C227D" w:rsidRPr="00745665" w:rsidRDefault="009C227D" w:rsidP="00BE1BB6">
            <w:pPr>
              <w:jc w:val="center"/>
              <w:rPr>
                <w:rFonts w:eastAsia="Times New Roman"/>
                <w:sz w:val="16"/>
                <w:szCs w:val="16"/>
              </w:rPr>
            </w:pPr>
            <w:r w:rsidRPr="00745665">
              <w:rPr>
                <w:rFonts w:eastAsia="Times New Roman"/>
                <w:sz w:val="16"/>
                <w:szCs w:val="16"/>
              </w:rPr>
              <w:t>Median (IQR)</w:t>
            </w:r>
          </w:p>
        </w:tc>
      </w:tr>
      <w:tr w:rsidR="00A47827" w:rsidRPr="00745665" w14:paraId="3720E3FE" w14:textId="77777777" w:rsidTr="004A2A47">
        <w:trPr>
          <w:trHeight w:val="340"/>
        </w:trPr>
        <w:tc>
          <w:tcPr>
            <w:tcW w:w="2245" w:type="dxa"/>
            <w:tcBorders>
              <w:top w:val="nil"/>
              <w:left w:val="nil"/>
              <w:bottom w:val="nil"/>
              <w:right w:val="nil"/>
            </w:tcBorders>
            <w:shd w:val="clear" w:color="000000" w:fill="FCE4D6"/>
            <w:vAlign w:val="bottom"/>
            <w:hideMark/>
          </w:tcPr>
          <w:p w14:paraId="36D5D38B" w14:textId="77777777" w:rsidR="009C227D" w:rsidRPr="00745665" w:rsidRDefault="009C227D" w:rsidP="00BE1BB6">
            <w:pPr>
              <w:rPr>
                <w:rFonts w:eastAsia="Times New Roman"/>
                <w:sz w:val="16"/>
                <w:szCs w:val="16"/>
              </w:rPr>
            </w:pPr>
            <w:r w:rsidRPr="00745665">
              <w:rPr>
                <w:rFonts w:eastAsia="Times New Roman"/>
                <w:sz w:val="16"/>
                <w:szCs w:val="16"/>
              </w:rPr>
              <w:t>Maternal race/ethnicity</w:t>
            </w:r>
          </w:p>
        </w:tc>
        <w:tc>
          <w:tcPr>
            <w:tcW w:w="1080" w:type="dxa"/>
            <w:tcBorders>
              <w:top w:val="nil"/>
              <w:left w:val="nil"/>
              <w:bottom w:val="nil"/>
              <w:right w:val="nil"/>
            </w:tcBorders>
            <w:shd w:val="clear" w:color="000000" w:fill="FCE4D6"/>
            <w:noWrap/>
            <w:vAlign w:val="center"/>
            <w:hideMark/>
          </w:tcPr>
          <w:p w14:paraId="44213E6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4A63FD7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790078DA"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229383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225F252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5942E671" w14:textId="77777777" w:rsidTr="004A2A47">
        <w:trPr>
          <w:trHeight w:val="340"/>
          <w:trPrChange w:id="422"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423" w:author="Erica Jansen" w:date="2023-03-06T11:01:00Z">
              <w:tcPr>
                <w:tcW w:w="2245" w:type="dxa"/>
                <w:tcBorders>
                  <w:top w:val="nil"/>
                  <w:left w:val="nil"/>
                  <w:bottom w:val="nil"/>
                  <w:right w:val="nil"/>
                </w:tcBorders>
                <w:shd w:val="clear" w:color="auto" w:fill="auto"/>
                <w:vAlign w:val="bottom"/>
                <w:hideMark/>
              </w:tcPr>
            </w:tcPrChange>
          </w:tcPr>
          <w:p w14:paraId="03D7622A"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Change w:id="424" w:author="Erica Jansen" w:date="2023-03-06T11:01:00Z">
              <w:tcPr>
                <w:tcW w:w="1080" w:type="dxa"/>
                <w:tcBorders>
                  <w:top w:val="nil"/>
                  <w:left w:val="nil"/>
                  <w:bottom w:val="nil"/>
                  <w:right w:val="nil"/>
                </w:tcBorders>
                <w:shd w:val="clear" w:color="auto" w:fill="auto"/>
                <w:noWrap/>
                <w:vAlign w:val="center"/>
                <w:hideMark/>
              </w:tcPr>
            </w:tcPrChange>
          </w:tcPr>
          <w:p w14:paraId="78DDA565" w14:textId="77777777" w:rsidR="009C227D" w:rsidRPr="00745665" w:rsidRDefault="009C227D" w:rsidP="00BE1BB6">
            <w:pPr>
              <w:jc w:val="center"/>
              <w:rPr>
                <w:rFonts w:eastAsia="Times New Roman"/>
                <w:sz w:val="16"/>
                <w:szCs w:val="16"/>
              </w:rPr>
            </w:pPr>
            <w:r w:rsidRPr="00745665">
              <w:rPr>
                <w:rFonts w:eastAsia="Times New Roman"/>
                <w:sz w:val="16"/>
                <w:szCs w:val="16"/>
              </w:rPr>
              <w:t>70</w:t>
            </w:r>
          </w:p>
        </w:tc>
        <w:tc>
          <w:tcPr>
            <w:tcW w:w="1080" w:type="dxa"/>
            <w:tcBorders>
              <w:top w:val="nil"/>
              <w:left w:val="nil"/>
              <w:bottom w:val="nil"/>
              <w:right w:val="nil"/>
            </w:tcBorders>
            <w:shd w:val="clear" w:color="auto" w:fill="auto"/>
            <w:noWrap/>
            <w:vAlign w:val="center"/>
            <w:hideMark/>
            <w:tcPrChange w:id="425" w:author="Erica Jansen" w:date="2023-03-06T11:01:00Z">
              <w:tcPr>
                <w:tcW w:w="1080" w:type="dxa"/>
                <w:tcBorders>
                  <w:top w:val="nil"/>
                  <w:left w:val="nil"/>
                  <w:bottom w:val="nil"/>
                  <w:right w:val="nil"/>
                </w:tcBorders>
                <w:shd w:val="clear" w:color="auto" w:fill="auto"/>
                <w:noWrap/>
                <w:vAlign w:val="center"/>
                <w:hideMark/>
              </w:tcPr>
            </w:tcPrChange>
          </w:tcPr>
          <w:p w14:paraId="6A1F001C" w14:textId="77777777" w:rsidR="009C227D" w:rsidRPr="00745665" w:rsidRDefault="009C227D" w:rsidP="00BE1BB6">
            <w:pPr>
              <w:jc w:val="center"/>
              <w:rPr>
                <w:rFonts w:eastAsia="Times New Roman"/>
                <w:sz w:val="16"/>
                <w:szCs w:val="16"/>
              </w:rPr>
            </w:pPr>
            <w:r w:rsidRPr="00745665">
              <w:rPr>
                <w:rFonts w:eastAsia="Times New Roman"/>
                <w:sz w:val="16"/>
                <w:szCs w:val="16"/>
              </w:rPr>
              <w:t>8:30 (1:30)</w:t>
            </w:r>
          </w:p>
        </w:tc>
        <w:tc>
          <w:tcPr>
            <w:tcW w:w="1440" w:type="dxa"/>
            <w:tcBorders>
              <w:top w:val="nil"/>
              <w:left w:val="nil"/>
              <w:bottom w:val="nil"/>
              <w:right w:val="nil"/>
            </w:tcBorders>
            <w:shd w:val="clear" w:color="auto" w:fill="auto"/>
            <w:noWrap/>
            <w:vAlign w:val="center"/>
            <w:hideMark/>
            <w:tcPrChange w:id="426" w:author="Erica Jansen" w:date="2023-03-06T11:01:00Z">
              <w:tcPr>
                <w:tcW w:w="1440" w:type="dxa"/>
                <w:tcBorders>
                  <w:top w:val="nil"/>
                  <w:left w:val="nil"/>
                  <w:bottom w:val="nil"/>
                  <w:right w:val="nil"/>
                </w:tcBorders>
                <w:shd w:val="clear" w:color="auto" w:fill="auto"/>
                <w:noWrap/>
                <w:vAlign w:val="center"/>
                <w:hideMark/>
              </w:tcPr>
            </w:tcPrChange>
          </w:tcPr>
          <w:p w14:paraId="42542C15" w14:textId="77777777" w:rsidR="009C227D" w:rsidRPr="00745665" w:rsidRDefault="009C227D" w:rsidP="00BE1BB6">
            <w:pPr>
              <w:jc w:val="center"/>
              <w:rPr>
                <w:rFonts w:eastAsia="Times New Roman"/>
                <w:sz w:val="16"/>
                <w:szCs w:val="16"/>
              </w:rPr>
            </w:pPr>
            <w:r w:rsidRPr="00745665">
              <w:rPr>
                <w:rFonts w:eastAsia="Times New Roman"/>
                <w:sz w:val="16"/>
                <w:szCs w:val="16"/>
              </w:rPr>
              <w:t>21:00 (1:56)</w:t>
            </w:r>
          </w:p>
        </w:tc>
        <w:tc>
          <w:tcPr>
            <w:tcW w:w="1260" w:type="dxa"/>
            <w:tcBorders>
              <w:top w:val="nil"/>
              <w:left w:val="nil"/>
              <w:bottom w:val="nil"/>
              <w:right w:val="nil"/>
            </w:tcBorders>
            <w:shd w:val="clear" w:color="auto" w:fill="auto"/>
            <w:noWrap/>
            <w:vAlign w:val="center"/>
            <w:hideMark/>
            <w:tcPrChange w:id="427" w:author="Erica Jansen" w:date="2023-03-06T11:01:00Z">
              <w:tcPr>
                <w:tcW w:w="1260" w:type="dxa"/>
                <w:tcBorders>
                  <w:top w:val="nil"/>
                  <w:left w:val="nil"/>
                  <w:bottom w:val="nil"/>
                  <w:right w:val="nil"/>
                </w:tcBorders>
                <w:shd w:val="clear" w:color="auto" w:fill="auto"/>
                <w:noWrap/>
                <w:vAlign w:val="center"/>
                <w:hideMark/>
              </w:tcPr>
            </w:tcPrChange>
          </w:tcPr>
          <w:p w14:paraId="322BE969"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Change w:id="428" w:author="Erica Jansen" w:date="2023-03-06T11:01:00Z">
              <w:tcPr>
                <w:tcW w:w="1530" w:type="dxa"/>
                <w:tcBorders>
                  <w:top w:val="nil"/>
                  <w:left w:val="nil"/>
                  <w:bottom w:val="nil"/>
                  <w:right w:val="nil"/>
                </w:tcBorders>
                <w:shd w:val="clear" w:color="auto" w:fill="auto"/>
                <w:noWrap/>
                <w:vAlign w:val="center"/>
                <w:hideMark/>
              </w:tcPr>
            </w:tcPrChange>
          </w:tcPr>
          <w:p w14:paraId="59A63B6F"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39B1DEA3" w14:textId="77777777" w:rsidTr="004A2A47">
        <w:trPr>
          <w:trHeight w:val="324"/>
          <w:trPrChange w:id="429" w:author="Erica Jansen" w:date="2023-03-06T11:01:00Z">
            <w:trPr>
              <w:gridAfter w:val="0"/>
              <w:wAfter w:w="2839" w:type="dxa"/>
              <w:trHeight w:val="324"/>
            </w:trPr>
          </w:trPrChange>
        </w:trPr>
        <w:tc>
          <w:tcPr>
            <w:tcW w:w="2245" w:type="dxa"/>
            <w:tcBorders>
              <w:top w:val="nil"/>
              <w:left w:val="nil"/>
              <w:bottom w:val="nil"/>
              <w:right w:val="nil"/>
            </w:tcBorders>
            <w:shd w:val="clear" w:color="auto" w:fill="auto"/>
            <w:vAlign w:val="bottom"/>
            <w:hideMark/>
            <w:tcPrChange w:id="430" w:author="Erica Jansen" w:date="2023-03-06T11:01:00Z">
              <w:tcPr>
                <w:tcW w:w="2245" w:type="dxa"/>
                <w:tcBorders>
                  <w:top w:val="nil"/>
                  <w:left w:val="nil"/>
                  <w:bottom w:val="nil"/>
                  <w:right w:val="nil"/>
                </w:tcBorders>
                <w:shd w:val="clear" w:color="auto" w:fill="auto"/>
                <w:vAlign w:val="bottom"/>
                <w:hideMark/>
              </w:tcPr>
            </w:tcPrChange>
          </w:tcPr>
          <w:p w14:paraId="768F6413"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Asian American or Asian</w:t>
            </w:r>
          </w:p>
        </w:tc>
        <w:tc>
          <w:tcPr>
            <w:tcW w:w="1080" w:type="dxa"/>
            <w:tcBorders>
              <w:top w:val="nil"/>
              <w:left w:val="nil"/>
              <w:bottom w:val="nil"/>
              <w:right w:val="nil"/>
            </w:tcBorders>
            <w:shd w:val="clear" w:color="auto" w:fill="auto"/>
            <w:noWrap/>
            <w:vAlign w:val="center"/>
            <w:hideMark/>
            <w:tcPrChange w:id="431" w:author="Erica Jansen" w:date="2023-03-06T11:01:00Z">
              <w:tcPr>
                <w:tcW w:w="1080" w:type="dxa"/>
                <w:tcBorders>
                  <w:top w:val="nil"/>
                  <w:left w:val="nil"/>
                  <w:bottom w:val="nil"/>
                  <w:right w:val="nil"/>
                </w:tcBorders>
                <w:shd w:val="clear" w:color="auto" w:fill="auto"/>
                <w:noWrap/>
                <w:vAlign w:val="center"/>
                <w:hideMark/>
              </w:tcPr>
            </w:tcPrChange>
          </w:tcPr>
          <w:p w14:paraId="75FF23BC" w14:textId="77777777" w:rsidR="009C227D" w:rsidRPr="00745665" w:rsidRDefault="009C227D" w:rsidP="00BE1BB6">
            <w:pPr>
              <w:jc w:val="center"/>
              <w:rPr>
                <w:rFonts w:eastAsia="Times New Roman"/>
                <w:sz w:val="16"/>
                <w:szCs w:val="16"/>
              </w:rPr>
            </w:pPr>
            <w:r w:rsidRPr="00745665">
              <w:rPr>
                <w:rFonts w:eastAsia="Times New Roman"/>
                <w:sz w:val="16"/>
                <w:szCs w:val="16"/>
              </w:rPr>
              <w:t>8</w:t>
            </w:r>
          </w:p>
        </w:tc>
        <w:tc>
          <w:tcPr>
            <w:tcW w:w="1080" w:type="dxa"/>
            <w:tcBorders>
              <w:top w:val="nil"/>
              <w:left w:val="nil"/>
              <w:bottom w:val="nil"/>
              <w:right w:val="nil"/>
            </w:tcBorders>
            <w:shd w:val="clear" w:color="auto" w:fill="auto"/>
            <w:noWrap/>
            <w:vAlign w:val="center"/>
            <w:hideMark/>
            <w:tcPrChange w:id="432" w:author="Erica Jansen" w:date="2023-03-06T11:01:00Z">
              <w:tcPr>
                <w:tcW w:w="1080" w:type="dxa"/>
                <w:tcBorders>
                  <w:top w:val="nil"/>
                  <w:left w:val="nil"/>
                  <w:bottom w:val="nil"/>
                  <w:right w:val="nil"/>
                </w:tcBorders>
                <w:shd w:val="clear" w:color="auto" w:fill="auto"/>
                <w:noWrap/>
                <w:vAlign w:val="center"/>
                <w:hideMark/>
              </w:tcPr>
            </w:tcPrChange>
          </w:tcPr>
          <w:p w14:paraId="580AE6CB" w14:textId="77777777" w:rsidR="009C227D" w:rsidRPr="00745665" w:rsidRDefault="009C227D" w:rsidP="00BE1BB6">
            <w:pPr>
              <w:jc w:val="center"/>
              <w:rPr>
                <w:rFonts w:eastAsia="Times New Roman"/>
                <w:sz w:val="16"/>
                <w:szCs w:val="16"/>
              </w:rPr>
            </w:pPr>
            <w:r w:rsidRPr="00745665">
              <w:rPr>
                <w:rFonts w:eastAsia="Times New Roman"/>
                <w:sz w:val="16"/>
                <w:szCs w:val="16"/>
              </w:rPr>
              <w:t>9:15 (1:07)</w:t>
            </w:r>
          </w:p>
        </w:tc>
        <w:tc>
          <w:tcPr>
            <w:tcW w:w="1440" w:type="dxa"/>
            <w:tcBorders>
              <w:top w:val="nil"/>
              <w:left w:val="nil"/>
              <w:bottom w:val="nil"/>
              <w:right w:val="nil"/>
            </w:tcBorders>
            <w:shd w:val="clear" w:color="auto" w:fill="auto"/>
            <w:noWrap/>
            <w:vAlign w:val="center"/>
            <w:hideMark/>
            <w:tcPrChange w:id="433" w:author="Erica Jansen" w:date="2023-03-06T11:01:00Z">
              <w:tcPr>
                <w:tcW w:w="1440" w:type="dxa"/>
                <w:tcBorders>
                  <w:top w:val="nil"/>
                  <w:left w:val="nil"/>
                  <w:bottom w:val="nil"/>
                  <w:right w:val="nil"/>
                </w:tcBorders>
                <w:shd w:val="clear" w:color="auto" w:fill="auto"/>
                <w:noWrap/>
                <w:vAlign w:val="center"/>
                <w:hideMark/>
              </w:tcPr>
            </w:tcPrChange>
          </w:tcPr>
          <w:p w14:paraId="3544F18F" w14:textId="77777777" w:rsidR="009C227D" w:rsidRPr="00745665" w:rsidRDefault="009C227D" w:rsidP="00BE1BB6">
            <w:pPr>
              <w:jc w:val="center"/>
              <w:rPr>
                <w:rFonts w:eastAsia="Times New Roman"/>
                <w:sz w:val="16"/>
                <w:szCs w:val="16"/>
              </w:rPr>
            </w:pPr>
            <w:r w:rsidRPr="00745665">
              <w:rPr>
                <w:rFonts w:eastAsia="Times New Roman"/>
                <w:sz w:val="16"/>
                <w:szCs w:val="16"/>
              </w:rPr>
              <w:t>20:55 (1:15)</w:t>
            </w:r>
          </w:p>
        </w:tc>
        <w:tc>
          <w:tcPr>
            <w:tcW w:w="1260" w:type="dxa"/>
            <w:tcBorders>
              <w:top w:val="nil"/>
              <w:left w:val="nil"/>
              <w:bottom w:val="nil"/>
              <w:right w:val="nil"/>
            </w:tcBorders>
            <w:shd w:val="clear" w:color="auto" w:fill="auto"/>
            <w:noWrap/>
            <w:vAlign w:val="center"/>
            <w:hideMark/>
            <w:tcPrChange w:id="434" w:author="Erica Jansen" w:date="2023-03-06T11:01:00Z">
              <w:tcPr>
                <w:tcW w:w="1260" w:type="dxa"/>
                <w:tcBorders>
                  <w:top w:val="nil"/>
                  <w:left w:val="nil"/>
                  <w:bottom w:val="nil"/>
                  <w:right w:val="nil"/>
                </w:tcBorders>
                <w:shd w:val="clear" w:color="auto" w:fill="auto"/>
                <w:noWrap/>
                <w:vAlign w:val="center"/>
                <w:hideMark/>
              </w:tcPr>
            </w:tcPrChange>
          </w:tcPr>
          <w:p w14:paraId="30F3BF6F" w14:textId="77777777" w:rsidR="009C227D" w:rsidRPr="00745665" w:rsidRDefault="009C227D" w:rsidP="00BE1BB6">
            <w:pPr>
              <w:jc w:val="center"/>
              <w:rPr>
                <w:rFonts w:eastAsia="Times New Roman"/>
                <w:sz w:val="16"/>
                <w:szCs w:val="16"/>
              </w:rPr>
            </w:pPr>
            <w:r w:rsidRPr="00745665">
              <w:rPr>
                <w:rFonts w:eastAsia="Times New Roman"/>
                <w:sz w:val="16"/>
                <w:szCs w:val="16"/>
              </w:rPr>
              <w:t>2:52 (0:01)</w:t>
            </w:r>
          </w:p>
        </w:tc>
        <w:tc>
          <w:tcPr>
            <w:tcW w:w="1530" w:type="dxa"/>
            <w:tcBorders>
              <w:top w:val="nil"/>
              <w:left w:val="nil"/>
              <w:bottom w:val="nil"/>
              <w:right w:val="nil"/>
            </w:tcBorders>
            <w:shd w:val="clear" w:color="auto" w:fill="auto"/>
            <w:noWrap/>
            <w:vAlign w:val="center"/>
            <w:hideMark/>
            <w:tcPrChange w:id="435" w:author="Erica Jansen" w:date="2023-03-06T11:01:00Z">
              <w:tcPr>
                <w:tcW w:w="1530" w:type="dxa"/>
                <w:tcBorders>
                  <w:top w:val="nil"/>
                  <w:left w:val="nil"/>
                  <w:bottom w:val="nil"/>
                  <w:right w:val="nil"/>
                </w:tcBorders>
                <w:shd w:val="clear" w:color="auto" w:fill="auto"/>
                <w:noWrap/>
                <w:vAlign w:val="center"/>
                <w:hideMark/>
              </w:tcPr>
            </w:tcPrChange>
          </w:tcPr>
          <w:p w14:paraId="1203DFEA" w14:textId="77777777" w:rsidR="009C227D" w:rsidRPr="00745665" w:rsidRDefault="009C227D" w:rsidP="00BE1BB6">
            <w:pPr>
              <w:jc w:val="center"/>
              <w:rPr>
                <w:rFonts w:eastAsia="Times New Roman"/>
                <w:sz w:val="16"/>
                <w:szCs w:val="16"/>
              </w:rPr>
            </w:pPr>
            <w:r w:rsidRPr="00745665">
              <w:rPr>
                <w:rFonts w:eastAsia="Times New Roman"/>
                <w:sz w:val="16"/>
                <w:szCs w:val="16"/>
              </w:rPr>
              <w:t>12.8 (2.13)</w:t>
            </w:r>
          </w:p>
        </w:tc>
      </w:tr>
      <w:tr w:rsidR="00AF0DB1" w:rsidRPr="00745665" w14:paraId="3342368E" w14:textId="77777777" w:rsidTr="004A2A47">
        <w:trPr>
          <w:trHeight w:val="351"/>
          <w:trPrChange w:id="436" w:author="Erica Jansen" w:date="2023-03-06T11:01:00Z">
            <w:trPr>
              <w:gridAfter w:val="0"/>
              <w:wAfter w:w="2839" w:type="dxa"/>
              <w:trHeight w:val="351"/>
            </w:trPr>
          </w:trPrChange>
        </w:trPr>
        <w:tc>
          <w:tcPr>
            <w:tcW w:w="2245" w:type="dxa"/>
            <w:tcBorders>
              <w:top w:val="nil"/>
              <w:left w:val="nil"/>
              <w:bottom w:val="nil"/>
              <w:right w:val="nil"/>
            </w:tcBorders>
            <w:shd w:val="clear" w:color="auto" w:fill="auto"/>
            <w:vAlign w:val="bottom"/>
            <w:hideMark/>
            <w:tcPrChange w:id="437" w:author="Erica Jansen" w:date="2023-03-06T11:01:00Z">
              <w:tcPr>
                <w:tcW w:w="2245" w:type="dxa"/>
                <w:tcBorders>
                  <w:top w:val="nil"/>
                  <w:left w:val="nil"/>
                  <w:bottom w:val="nil"/>
                  <w:right w:val="nil"/>
                </w:tcBorders>
                <w:shd w:val="clear" w:color="auto" w:fill="auto"/>
                <w:vAlign w:val="bottom"/>
                <w:hideMark/>
              </w:tcPr>
            </w:tcPrChange>
          </w:tcPr>
          <w:p w14:paraId="77B6E9C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Hispanic, Latinx, or Spanish Origin</w:t>
            </w:r>
          </w:p>
        </w:tc>
        <w:tc>
          <w:tcPr>
            <w:tcW w:w="1080" w:type="dxa"/>
            <w:tcBorders>
              <w:top w:val="nil"/>
              <w:left w:val="nil"/>
              <w:bottom w:val="nil"/>
              <w:right w:val="nil"/>
            </w:tcBorders>
            <w:shd w:val="clear" w:color="auto" w:fill="auto"/>
            <w:noWrap/>
            <w:vAlign w:val="center"/>
            <w:hideMark/>
            <w:tcPrChange w:id="438" w:author="Erica Jansen" w:date="2023-03-06T11:01:00Z">
              <w:tcPr>
                <w:tcW w:w="1080" w:type="dxa"/>
                <w:tcBorders>
                  <w:top w:val="nil"/>
                  <w:left w:val="nil"/>
                  <w:bottom w:val="nil"/>
                  <w:right w:val="nil"/>
                </w:tcBorders>
                <w:shd w:val="clear" w:color="auto" w:fill="auto"/>
                <w:noWrap/>
                <w:vAlign w:val="center"/>
                <w:hideMark/>
              </w:tcPr>
            </w:tcPrChange>
          </w:tcPr>
          <w:p w14:paraId="3F328973" w14:textId="77777777" w:rsidR="009C227D" w:rsidRPr="00745665" w:rsidRDefault="009C227D" w:rsidP="00BE1BB6">
            <w:pPr>
              <w:jc w:val="center"/>
              <w:rPr>
                <w:rFonts w:eastAsia="Times New Roman"/>
                <w:sz w:val="16"/>
                <w:szCs w:val="16"/>
              </w:rPr>
            </w:pPr>
            <w:r w:rsidRPr="00745665">
              <w:rPr>
                <w:rFonts w:eastAsia="Times New Roman"/>
                <w:sz w:val="16"/>
                <w:szCs w:val="16"/>
              </w:rPr>
              <w:t>5</w:t>
            </w:r>
          </w:p>
        </w:tc>
        <w:tc>
          <w:tcPr>
            <w:tcW w:w="1080" w:type="dxa"/>
            <w:tcBorders>
              <w:top w:val="nil"/>
              <w:left w:val="nil"/>
              <w:bottom w:val="nil"/>
              <w:right w:val="nil"/>
            </w:tcBorders>
            <w:shd w:val="clear" w:color="auto" w:fill="auto"/>
            <w:noWrap/>
            <w:vAlign w:val="center"/>
            <w:hideMark/>
            <w:tcPrChange w:id="439" w:author="Erica Jansen" w:date="2023-03-06T11:01:00Z">
              <w:tcPr>
                <w:tcW w:w="1080" w:type="dxa"/>
                <w:tcBorders>
                  <w:top w:val="nil"/>
                  <w:left w:val="nil"/>
                  <w:bottom w:val="nil"/>
                  <w:right w:val="nil"/>
                </w:tcBorders>
                <w:shd w:val="clear" w:color="auto" w:fill="auto"/>
                <w:noWrap/>
                <w:vAlign w:val="center"/>
                <w:hideMark/>
              </w:tcPr>
            </w:tcPrChange>
          </w:tcPr>
          <w:p w14:paraId="10CFCFD4" w14:textId="77777777" w:rsidR="009C227D" w:rsidRPr="00745665" w:rsidRDefault="009C227D" w:rsidP="00BE1BB6">
            <w:pPr>
              <w:jc w:val="center"/>
              <w:rPr>
                <w:rFonts w:eastAsia="Times New Roman"/>
                <w:sz w:val="16"/>
                <w:szCs w:val="16"/>
              </w:rPr>
            </w:pPr>
            <w:r w:rsidRPr="00745665">
              <w:rPr>
                <w:rFonts w:eastAsia="Times New Roman"/>
                <w:sz w:val="16"/>
                <w:szCs w:val="16"/>
              </w:rPr>
              <w:t>9:00 (1:30)</w:t>
            </w:r>
          </w:p>
        </w:tc>
        <w:tc>
          <w:tcPr>
            <w:tcW w:w="1440" w:type="dxa"/>
            <w:tcBorders>
              <w:top w:val="nil"/>
              <w:left w:val="nil"/>
              <w:bottom w:val="nil"/>
              <w:right w:val="nil"/>
            </w:tcBorders>
            <w:shd w:val="clear" w:color="auto" w:fill="auto"/>
            <w:noWrap/>
            <w:vAlign w:val="center"/>
            <w:hideMark/>
            <w:tcPrChange w:id="440" w:author="Erica Jansen" w:date="2023-03-06T11:01:00Z">
              <w:tcPr>
                <w:tcW w:w="1440" w:type="dxa"/>
                <w:tcBorders>
                  <w:top w:val="nil"/>
                  <w:left w:val="nil"/>
                  <w:bottom w:val="nil"/>
                  <w:right w:val="nil"/>
                </w:tcBorders>
                <w:shd w:val="clear" w:color="auto" w:fill="auto"/>
                <w:noWrap/>
                <w:vAlign w:val="center"/>
                <w:hideMark/>
              </w:tcPr>
            </w:tcPrChange>
          </w:tcPr>
          <w:p w14:paraId="0F64C3B2" w14:textId="77777777" w:rsidR="009C227D" w:rsidRPr="00745665" w:rsidRDefault="009C227D" w:rsidP="00BE1BB6">
            <w:pPr>
              <w:jc w:val="center"/>
              <w:rPr>
                <w:rFonts w:eastAsia="Times New Roman"/>
                <w:sz w:val="16"/>
                <w:szCs w:val="16"/>
              </w:rPr>
            </w:pPr>
            <w:r w:rsidRPr="00745665">
              <w:rPr>
                <w:rFonts w:eastAsia="Times New Roman"/>
                <w:sz w:val="16"/>
                <w:szCs w:val="16"/>
              </w:rPr>
              <w:t>22:00 (1:30)</w:t>
            </w:r>
          </w:p>
        </w:tc>
        <w:tc>
          <w:tcPr>
            <w:tcW w:w="1260" w:type="dxa"/>
            <w:tcBorders>
              <w:top w:val="nil"/>
              <w:left w:val="nil"/>
              <w:bottom w:val="nil"/>
              <w:right w:val="nil"/>
            </w:tcBorders>
            <w:shd w:val="clear" w:color="auto" w:fill="auto"/>
            <w:noWrap/>
            <w:vAlign w:val="center"/>
            <w:hideMark/>
            <w:tcPrChange w:id="441" w:author="Erica Jansen" w:date="2023-03-06T11:01:00Z">
              <w:tcPr>
                <w:tcW w:w="1260" w:type="dxa"/>
                <w:tcBorders>
                  <w:top w:val="nil"/>
                  <w:left w:val="nil"/>
                  <w:bottom w:val="nil"/>
                  <w:right w:val="nil"/>
                </w:tcBorders>
                <w:shd w:val="clear" w:color="auto" w:fill="auto"/>
                <w:noWrap/>
                <w:vAlign w:val="center"/>
                <w:hideMark/>
              </w:tcPr>
            </w:tcPrChange>
          </w:tcPr>
          <w:p w14:paraId="27B448AD" w14:textId="77777777" w:rsidR="009C227D" w:rsidRPr="00745665" w:rsidRDefault="009C227D" w:rsidP="00BE1BB6">
            <w:pPr>
              <w:jc w:val="center"/>
              <w:rPr>
                <w:rFonts w:eastAsia="Times New Roman"/>
                <w:sz w:val="16"/>
                <w:szCs w:val="16"/>
              </w:rPr>
            </w:pPr>
            <w:r w:rsidRPr="00745665">
              <w:rPr>
                <w:rFonts w:eastAsia="Times New Roman"/>
                <w:sz w:val="16"/>
                <w:szCs w:val="16"/>
              </w:rPr>
              <w:t>3:22 (0:00)</w:t>
            </w:r>
          </w:p>
        </w:tc>
        <w:tc>
          <w:tcPr>
            <w:tcW w:w="1530" w:type="dxa"/>
            <w:tcBorders>
              <w:top w:val="nil"/>
              <w:left w:val="nil"/>
              <w:bottom w:val="nil"/>
              <w:right w:val="nil"/>
            </w:tcBorders>
            <w:shd w:val="clear" w:color="auto" w:fill="auto"/>
            <w:noWrap/>
            <w:vAlign w:val="center"/>
            <w:hideMark/>
            <w:tcPrChange w:id="442" w:author="Erica Jansen" w:date="2023-03-06T11:01:00Z">
              <w:tcPr>
                <w:tcW w:w="1530" w:type="dxa"/>
                <w:tcBorders>
                  <w:top w:val="nil"/>
                  <w:left w:val="nil"/>
                  <w:bottom w:val="nil"/>
                  <w:right w:val="nil"/>
                </w:tcBorders>
                <w:shd w:val="clear" w:color="auto" w:fill="auto"/>
                <w:noWrap/>
                <w:vAlign w:val="center"/>
                <w:hideMark/>
              </w:tcPr>
            </w:tcPrChange>
          </w:tcPr>
          <w:p w14:paraId="4A54D37D" w14:textId="77777777" w:rsidR="009C227D" w:rsidRPr="00745665" w:rsidRDefault="009C227D" w:rsidP="00BE1BB6">
            <w:pPr>
              <w:jc w:val="center"/>
              <w:rPr>
                <w:rFonts w:eastAsia="Times New Roman"/>
                <w:sz w:val="16"/>
                <w:szCs w:val="16"/>
              </w:rPr>
            </w:pPr>
            <w:r w:rsidRPr="00745665">
              <w:rPr>
                <w:rFonts w:eastAsia="Times New Roman"/>
                <w:sz w:val="16"/>
                <w:szCs w:val="16"/>
              </w:rPr>
              <w:t>11.5 (0.50)</w:t>
            </w:r>
          </w:p>
        </w:tc>
      </w:tr>
      <w:tr w:rsidR="00AF0DB1" w:rsidRPr="00745665" w14:paraId="164F8881" w14:textId="77777777" w:rsidTr="004A2A47">
        <w:trPr>
          <w:trHeight w:val="396"/>
          <w:trPrChange w:id="443" w:author="Erica Jansen" w:date="2023-03-06T11:01:00Z">
            <w:trPr>
              <w:gridAfter w:val="0"/>
              <w:wAfter w:w="2839" w:type="dxa"/>
              <w:trHeight w:val="396"/>
            </w:trPr>
          </w:trPrChange>
        </w:trPr>
        <w:tc>
          <w:tcPr>
            <w:tcW w:w="2245" w:type="dxa"/>
            <w:tcBorders>
              <w:top w:val="nil"/>
              <w:left w:val="nil"/>
              <w:bottom w:val="nil"/>
              <w:right w:val="nil"/>
            </w:tcBorders>
            <w:shd w:val="clear" w:color="auto" w:fill="auto"/>
            <w:vAlign w:val="bottom"/>
            <w:hideMark/>
            <w:tcPrChange w:id="444" w:author="Erica Jansen" w:date="2023-03-06T11:01:00Z">
              <w:tcPr>
                <w:tcW w:w="2245" w:type="dxa"/>
                <w:tcBorders>
                  <w:top w:val="nil"/>
                  <w:left w:val="nil"/>
                  <w:bottom w:val="nil"/>
                  <w:right w:val="nil"/>
                </w:tcBorders>
                <w:shd w:val="clear" w:color="auto" w:fill="auto"/>
                <w:vAlign w:val="bottom"/>
                <w:hideMark/>
              </w:tcPr>
            </w:tcPrChange>
          </w:tcPr>
          <w:p w14:paraId="0E33BEC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Middle Eastern or North African</w:t>
            </w:r>
          </w:p>
        </w:tc>
        <w:tc>
          <w:tcPr>
            <w:tcW w:w="1080" w:type="dxa"/>
            <w:tcBorders>
              <w:top w:val="nil"/>
              <w:left w:val="nil"/>
              <w:bottom w:val="nil"/>
              <w:right w:val="nil"/>
            </w:tcBorders>
            <w:shd w:val="clear" w:color="auto" w:fill="auto"/>
            <w:noWrap/>
            <w:vAlign w:val="center"/>
            <w:hideMark/>
            <w:tcPrChange w:id="445" w:author="Erica Jansen" w:date="2023-03-06T11:01:00Z">
              <w:tcPr>
                <w:tcW w:w="1080" w:type="dxa"/>
                <w:tcBorders>
                  <w:top w:val="nil"/>
                  <w:left w:val="nil"/>
                  <w:bottom w:val="nil"/>
                  <w:right w:val="nil"/>
                </w:tcBorders>
                <w:shd w:val="clear" w:color="auto" w:fill="auto"/>
                <w:noWrap/>
                <w:vAlign w:val="center"/>
                <w:hideMark/>
              </w:tcPr>
            </w:tcPrChange>
          </w:tcPr>
          <w:p w14:paraId="7229AB6E" w14:textId="77777777" w:rsidR="009C227D" w:rsidRPr="00745665" w:rsidRDefault="009C227D" w:rsidP="00BE1BB6">
            <w:pPr>
              <w:jc w:val="center"/>
              <w:rPr>
                <w:rFonts w:eastAsia="Times New Roman"/>
                <w:sz w:val="16"/>
                <w:szCs w:val="16"/>
              </w:rPr>
            </w:pPr>
            <w:r w:rsidRPr="00745665">
              <w:rPr>
                <w:rFonts w:eastAsia="Times New Roman"/>
                <w:sz w:val="16"/>
                <w:szCs w:val="16"/>
              </w:rPr>
              <w:t>2</w:t>
            </w:r>
          </w:p>
        </w:tc>
        <w:tc>
          <w:tcPr>
            <w:tcW w:w="1080" w:type="dxa"/>
            <w:tcBorders>
              <w:top w:val="nil"/>
              <w:left w:val="nil"/>
              <w:bottom w:val="nil"/>
              <w:right w:val="nil"/>
            </w:tcBorders>
            <w:shd w:val="clear" w:color="auto" w:fill="auto"/>
            <w:noWrap/>
            <w:vAlign w:val="center"/>
            <w:hideMark/>
            <w:tcPrChange w:id="446" w:author="Erica Jansen" w:date="2023-03-06T11:01:00Z">
              <w:tcPr>
                <w:tcW w:w="1080" w:type="dxa"/>
                <w:tcBorders>
                  <w:top w:val="nil"/>
                  <w:left w:val="nil"/>
                  <w:bottom w:val="nil"/>
                  <w:right w:val="nil"/>
                </w:tcBorders>
                <w:shd w:val="clear" w:color="auto" w:fill="auto"/>
                <w:noWrap/>
                <w:vAlign w:val="center"/>
                <w:hideMark/>
              </w:tcPr>
            </w:tcPrChange>
          </w:tcPr>
          <w:p w14:paraId="43A29971" w14:textId="77777777" w:rsidR="009C227D" w:rsidRPr="00745665" w:rsidRDefault="009C227D" w:rsidP="00BE1BB6">
            <w:pPr>
              <w:jc w:val="center"/>
              <w:rPr>
                <w:rFonts w:eastAsia="Times New Roman"/>
                <w:sz w:val="16"/>
                <w:szCs w:val="16"/>
              </w:rPr>
            </w:pPr>
            <w:r w:rsidRPr="00745665">
              <w:rPr>
                <w:rFonts w:eastAsia="Times New Roman"/>
                <w:sz w:val="16"/>
                <w:szCs w:val="16"/>
              </w:rPr>
              <w:t>10:13 (0:00)</w:t>
            </w:r>
          </w:p>
        </w:tc>
        <w:tc>
          <w:tcPr>
            <w:tcW w:w="1440" w:type="dxa"/>
            <w:tcBorders>
              <w:top w:val="nil"/>
              <w:left w:val="nil"/>
              <w:bottom w:val="nil"/>
              <w:right w:val="nil"/>
            </w:tcBorders>
            <w:shd w:val="clear" w:color="auto" w:fill="auto"/>
            <w:noWrap/>
            <w:vAlign w:val="center"/>
            <w:hideMark/>
            <w:tcPrChange w:id="447" w:author="Erica Jansen" w:date="2023-03-06T11:01:00Z">
              <w:tcPr>
                <w:tcW w:w="1440" w:type="dxa"/>
                <w:tcBorders>
                  <w:top w:val="nil"/>
                  <w:left w:val="nil"/>
                  <w:bottom w:val="nil"/>
                  <w:right w:val="nil"/>
                </w:tcBorders>
                <w:shd w:val="clear" w:color="auto" w:fill="auto"/>
                <w:noWrap/>
                <w:vAlign w:val="center"/>
                <w:hideMark/>
              </w:tcPr>
            </w:tcPrChange>
          </w:tcPr>
          <w:p w14:paraId="4FE54EE7" w14:textId="77777777" w:rsidR="009C227D" w:rsidRPr="00745665" w:rsidRDefault="009C227D" w:rsidP="00BE1BB6">
            <w:pPr>
              <w:jc w:val="center"/>
              <w:rPr>
                <w:rFonts w:eastAsia="Times New Roman"/>
                <w:sz w:val="16"/>
                <w:szCs w:val="16"/>
              </w:rPr>
            </w:pPr>
            <w:r w:rsidRPr="00745665">
              <w:rPr>
                <w:rFonts w:eastAsia="Times New Roman"/>
                <w:sz w:val="16"/>
                <w:szCs w:val="16"/>
              </w:rPr>
              <w:t>21:00 (0:00)</w:t>
            </w:r>
          </w:p>
        </w:tc>
        <w:tc>
          <w:tcPr>
            <w:tcW w:w="1260" w:type="dxa"/>
            <w:tcBorders>
              <w:top w:val="nil"/>
              <w:left w:val="nil"/>
              <w:bottom w:val="nil"/>
              <w:right w:val="nil"/>
            </w:tcBorders>
            <w:shd w:val="clear" w:color="auto" w:fill="auto"/>
            <w:noWrap/>
            <w:vAlign w:val="center"/>
            <w:hideMark/>
            <w:tcPrChange w:id="448" w:author="Erica Jansen" w:date="2023-03-06T11:01:00Z">
              <w:tcPr>
                <w:tcW w:w="1260" w:type="dxa"/>
                <w:tcBorders>
                  <w:top w:val="nil"/>
                  <w:left w:val="nil"/>
                  <w:bottom w:val="nil"/>
                  <w:right w:val="nil"/>
                </w:tcBorders>
                <w:shd w:val="clear" w:color="auto" w:fill="auto"/>
                <w:noWrap/>
                <w:vAlign w:val="center"/>
                <w:hideMark/>
              </w:tcPr>
            </w:tcPrChange>
          </w:tcPr>
          <w:p w14:paraId="2B10DF5E" w14:textId="77777777" w:rsidR="009C227D" w:rsidRPr="00745665" w:rsidRDefault="009C227D" w:rsidP="00BE1BB6">
            <w:pPr>
              <w:jc w:val="center"/>
              <w:rPr>
                <w:rFonts w:eastAsia="Times New Roman"/>
                <w:sz w:val="16"/>
                <w:szCs w:val="16"/>
              </w:rPr>
            </w:pPr>
            <w:r w:rsidRPr="00745665">
              <w:rPr>
                <w:rFonts w:eastAsia="Times New Roman"/>
                <w:sz w:val="16"/>
                <w:szCs w:val="16"/>
              </w:rPr>
              <w:t>3:36 (0:00)</w:t>
            </w:r>
          </w:p>
        </w:tc>
        <w:tc>
          <w:tcPr>
            <w:tcW w:w="1530" w:type="dxa"/>
            <w:tcBorders>
              <w:top w:val="nil"/>
              <w:left w:val="nil"/>
              <w:bottom w:val="nil"/>
              <w:right w:val="nil"/>
            </w:tcBorders>
            <w:shd w:val="clear" w:color="auto" w:fill="auto"/>
            <w:noWrap/>
            <w:vAlign w:val="center"/>
            <w:hideMark/>
            <w:tcPrChange w:id="449" w:author="Erica Jansen" w:date="2023-03-06T11:01:00Z">
              <w:tcPr>
                <w:tcW w:w="1530" w:type="dxa"/>
                <w:tcBorders>
                  <w:top w:val="nil"/>
                  <w:left w:val="nil"/>
                  <w:bottom w:val="nil"/>
                  <w:right w:val="nil"/>
                </w:tcBorders>
                <w:shd w:val="clear" w:color="auto" w:fill="auto"/>
                <w:noWrap/>
                <w:vAlign w:val="center"/>
                <w:hideMark/>
              </w:tcPr>
            </w:tcPrChange>
          </w:tcPr>
          <w:p w14:paraId="4155DEC2" w14:textId="77777777" w:rsidR="009C227D" w:rsidRPr="00745665" w:rsidRDefault="009C227D" w:rsidP="00BE1BB6">
            <w:pPr>
              <w:jc w:val="center"/>
              <w:rPr>
                <w:rFonts w:eastAsia="Times New Roman"/>
                <w:sz w:val="16"/>
                <w:szCs w:val="16"/>
              </w:rPr>
            </w:pPr>
            <w:r w:rsidRPr="00745665">
              <w:rPr>
                <w:rFonts w:eastAsia="Times New Roman"/>
                <w:sz w:val="16"/>
                <w:szCs w:val="16"/>
              </w:rPr>
              <w:t>13.2 (0.22)</w:t>
            </w:r>
          </w:p>
        </w:tc>
      </w:tr>
      <w:tr w:rsidR="00AF0DB1" w:rsidRPr="00745665" w14:paraId="7518BBA9" w14:textId="77777777" w:rsidTr="004A2A47">
        <w:trPr>
          <w:trHeight w:val="351"/>
          <w:trPrChange w:id="450" w:author="Erica Jansen" w:date="2023-03-06T11:01:00Z">
            <w:trPr>
              <w:gridAfter w:val="0"/>
              <w:wAfter w:w="2839" w:type="dxa"/>
              <w:trHeight w:val="351"/>
            </w:trPr>
          </w:trPrChange>
        </w:trPr>
        <w:tc>
          <w:tcPr>
            <w:tcW w:w="2245" w:type="dxa"/>
            <w:tcBorders>
              <w:top w:val="nil"/>
              <w:left w:val="nil"/>
              <w:bottom w:val="nil"/>
              <w:right w:val="nil"/>
            </w:tcBorders>
            <w:shd w:val="clear" w:color="auto" w:fill="auto"/>
            <w:vAlign w:val="bottom"/>
            <w:hideMark/>
            <w:tcPrChange w:id="451" w:author="Erica Jansen" w:date="2023-03-06T11:01:00Z">
              <w:tcPr>
                <w:tcW w:w="2245" w:type="dxa"/>
                <w:tcBorders>
                  <w:top w:val="nil"/>
                  <w:left w:val="nil"/>
                  <w:bottom w:val="nil"/>
                  <w:right w:val="nil"/>
                </w:tcBorders>
                <w:shd w:val="clear" w:color="auto" w:fill="auto"/>
                <w:vAlign w:val="bottom"/>
                <w:hideMark/>
              </w:tcPr>
            </w:tcPrChange>
          </w:tcPr>
          <w:p w14:paraId="0434700B"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Black or African American</w:t>
            </w:r>
          </w:p>
        </w:tc>
        <w:tc>
          <w:tcPr>
            <w:tcW w:w="1080" w:type="dxa"/>
            <w:tcBorders>
              <w:top w:val="nil"/>
              <w:left w:val="nil"/>
              <w:bottom w:val="nil"/>
              <w:right w:val="nil"/>
            </w:tcBorders>
            <w:shd w:val="clear" w:color="auto" w:fill="auto"/>
            <w:noWrap/>
            <w:vAlign w:val="center"/>
            <w:hideMark/>
            <w:tcPrChange w:id="452" w:author="Erica Jansen" w:date="2023-03-06T11:01:00Z">
              <w:tcPr>
                <w:tcW w:w="1080" w:type="dxa"/>
                <w:tcBorders>
                  <w:top w:val="nil"/>
                  <w:left w:val="nil"/>
                  <w:bottom w:val="nil"/>
                  <w:right w:val="nil"/>
                </w:tcBorders>
                <w:shd w:val="clear" w:color="auto" w:fill="auto"/>
                <w:noWrap/>
                <w:vAlign w:val="center"/>
                <w:hideMark/>
              </w:tcPr>
            </w:tcPrChange>
          </w:tcPr>
          <w:p w14:paraId="6ABB0BCB" w14:textId="77777777" w:rsidR="009C227D" w:rsidRPr="00745665" w:rsidRDefault="009C227D" w:rsidP="00BE1BB6">
            <w:pPr>
              <w:jc w:val="center"/>
              <w:rPr>
                <w:rFonts w:eastAsia="Times New Roman"/>
                <w:sz w:val="16"/>
                <w:szCs w:val="16"/>
              </w:rPr>
            </w:pPr>
            <w:r w:rsidRPr="00745665">
              <w:rPr>
                <w:rFonts w:eastAsia="Times New Roman"/>
                <w:sz w:val="16"/>
                <w:szCs w:val="16"/>
              </w:rPr>
              <w:t>2</w:t>
            </w:r>
          </w:p>
        </w:tc>
        <w:tc>
          <w:tcPr>
            <w:tcW w:w="1080" w:type="dxa"/>
            <w:tcBorders>
              <w:top w:val="nil"/>
              <w:left w:val="nil"/>
              <w:bottom w:val="nil"/>
              <w:right w:val="nil"/>
            </w:tcBorders>
            <w:shd w:val="clear" w:color="auto" w:fill="auto"/>
            <w:noWrap/>
            <w:vAlign w:val="center"/>
            <w:hideMark/>
            <w:tcPrChange w:id="453" w:author="Erica Jansen" w:date="2023-03-06T11:01:00Z">
              <w:tcPr>
                <w:tcW w:w="1080" w:type="dxa"/>
                <w:tcBorders>
                  <w:top w:val="nil"/>
                  <w:left w:val="nil"/>
                  <w:bottom w:val="nil"/>
                  <w:right w:val="nil"/>
                </w:tcBorders>
                <w:shd w:val="clear" w:color="auto" w:fill="auto"/>
                <w:noWrap/>
                <w:vAlign w:val="center"/>
                <w:hideMark/>
              </w:tcPr>
            </w:tcPrChange>
          </w:tcPr>
          <w:p w14:paraId="24C0549F" w14:textId="77777777" w:rsidR="009C227D" w:rsidRPr="00745665" w:rsidRDefault="009C227D" w:rsidP="00BE1BB6">
            <w:pPr>
              <w:jc w:val="center"/>
              <w:rPr>
                <w:rFonts w:eastAsia="Times New Roman"/>
                <w:sz w:val="16"/>
                <w:szCs w:val="16"/>
              </w:rPr>
            </w:pPr>
            <w:r w:rsidRPr="00745665">
              <w:rPr>
                <w:rFonts w:eastAsia="Times New Roman"/>
                <w:sz w:val="16"/>
                <w:szCs w:val="16"/>
              </w:rPr>
              <w:t>9:00 (1:00)</w:t>
            </w:r>
          </w:p>
        </w:tc>
        <w:tc>
          <w:tcPr>
            <w:tcW w:w="1440" w:type="dxa"/>
            <w:tcBorders>
              <w:top w:val="nil"/>
              <w:left w:val="nil"/>
              <w:bottom w:val="nil"/>
              <w:right w:val="nil"/>
            </w:tcBorders>
            <w:shd w:val="clear" w:color="auto" w:fill="auto"/>
            <w:noWrap/>
            <w:vAlign w:val="center"/>
            <w:hideMark/>
            <w:tcPrChange w:id="454" w:author="Erica Jansen" w:date="2023-03-06T11:01:00Z">
              <w:tcPr>
                <w:tcW w:w="1440" w:type="dxa"/>
                <w:tcBorders>
                  <w:top w:val="nil"/>
                  <w:left w:val="nil"/>
                  <w:bottom w:val="nil"/>
                  <w:right w:val="nil"/>
                </w:tcBorders>
                <w:shd w:val="clear" w:color="auto" w:fill="auto"/>
                <w:noWrap/>
                <w:vAlign w:val="center"/>
                <w:hideMark/>
              </w:tcPr>
            </w:tcPrChange>
          </w:tcPr>
          <w:p w14:paraId="017B247E" w14:textId="77777777" w:rsidR="009C227D" w:rsidRPr="00745665" w:rsidRDefault="009C227D" w:rsidP="00BE1BB6">
            <w:pPr>
              <w:jc w:val="center"/>
              <w:rPr>
                <w:rFonts w:eastAsia="Times New Roman"/>
                <w:sz w:val="16"/>
                <w:szCs w:val="16"/>
              </w:rPr>
            </w:pPr>
            <w:r w:rsidRPr="00745665">
              <w:rPr>
                <w:rFonts w:eastAsia="Times New Roman"/>
                <w:sz w:val="16"/>
                <w:szCs w:val="16"/>
              </w:rPr>
              <w:t>20:45 (0:15)</w:t>
            </w:r>
          </w:p>
        </w:tc>
        <w:tc>
          <w:tcPr>
            <w:tcW w:w="1260" w:type="dxa"/>
            <w:tcBorders>
              <w:top w:val="nil"/>
              <w:left w:val="nil"/>
              <w:bottom w:val="nil"/>
              <w:right w:val="nil"/>
            </w:tcBorders>
            <w:shd w:val="clear" w:color="auto" w:fill="auto"/>
            <w:noWrap/>
            <w:vAlign w:val="center"/>
            <w:hideMark/>
            <w:tcPrChange w:id="455" w:author="Erica Jansen" w:date="2023-03-06T11:01:00Z">
              <w:tcPr>
                <w:tcW w:w="1260" w:type="dxa"/>
                <w:tcBorders>
                  <w:top w:val="nil"/>
                  <w:left w:val="nil"/>
                  <w:bottom w:val="nil"/>
                  <w:right w:val="nil"/>
                </w:tcBorders>
                <w:shd w:val="clear" w:color="auto" w:fill="auto"/>
                <w:noWrap/>
                <w:vAlign w:val="center"/>
                <w:hideMark/>
              </w:tcPr>
            </w:tcPrChange>
          </w:tcPr>
          <w:p w14:paraId="6C33A93F" w14:textId="77777777" w:rsidR="009C227D" w:rsidRPr="00745665" w:rsidRDefault="009C227D" w:rsidP="00BE1BB6">
            <w:pPr>
              <w:jc w:val="center"/>
              <w:rPr>
                <w:rFonts w:eastAsia="Times New Roman"/>
                <w:sz w:val="16"/>
                <w:szCs w:val="16"/>
              </w:rPr>
            </w:pPr>
            <w:r w:rsidRPr="00745665">
              <w:rPr>
                <w:rFonts w:eastAsia="Times New Roman"/>
                <w:sz w:val="16"/>
                <w:szCs w:val="16"/>
              </w:rPr>
              <w:t>2:52 (0:01)</w:t>
            </w:r>
          </w:p>
        </w:tc>
        <w:tc>
          <w:tcPr>
            <w:tcW w:w="1530" w:type="dxa"/>
            <w:tcBorders>
              <w:top w:val="nil"/>
              <w:left w:val="nil"/>
              <w:bottom w:val="nil"/>
              <w:right w:val="nil"/>
            </w:tcBorders>
            <w:shd w:val="clear" w:color="auto" w:fill="auto"/>
            <w:noWrap/>
            <w:vAlign w:val="center"/>
            <w:hideMark/>
            <w:tcPrChange w:id="456" w:author="Erica Jansen" w:date="2023-03-06T11:01:00Z">
              <w:tcPr>
                <w:tcW w:w="1530" w:type="dxa"/>
                <w:tcBorders>
                  <w:top w:val="nil"/>
                  <w:left w:val="nil"/>
                  <w:bottom w:val="nil"/>
                  <w:right w:val="nil"/>
                </w:tcBorders>
                <w:shd w:val="clear" w:color="auto" w:fill="auto"/>
                <w:noWrap/>
                <w:vAlign w:val="center"/>
                <w:hideMark/>
              </w:tcPr>
            </w:tcPrChange>
          </w:tcPr>
          <w:p w14:paraId="14F0CDED" w14:textId="77777777" w:rsidR="009C227D" w:rsidRPr="00745665" w:rsidRDefault="009C227D" w:rsidP="00BE1BB6">
            <w:pPr>
              <w:jc w:val="center"/>
              <w:rPr>
                <w:rFonts w:eastAsia="Times New Roman"/>
                <w:sz w:val="16"/>
                <w:szCs w:val="16"/>
              </w:rPr>
            </w:pPr>
            <w:r w:rsidRPr="00745665">
              <w:rPr>
                <w:rFonts w:eastAsia="Times New Roman"/>
                <w:sz w:val="16"/>
                <w:szCs w:val="16"/>
              </w:rPr>
              <w:t>12.2 (0.75)</w:t>
            </w:r>
          </w:p>
        </w:tc>
      </w:tr>
      <w:tr w:rsidR="00AF0DB1" w:rsidRPr="00745665" w14:paraId="5DD084E5" w14:textId="77777777" w:rsidTr="004A2A47">
        <w:trPr>
          <w:trHeight w:val="340"/>
          <w:trPrChange w:id="457"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458" w:author="Erica Jansen" w:date="2023-03-06T11:01:00Z">
              <w:tcPr>
                <w:tcW w:w="2245" w:type="dxa"/>
                <w:tcBorders>
                  <w:top w:val="nil"/>
                  <w:left w:val="nil"/>
                  <w:bottom w:val="nil"/>
                  <w:right w:val="nil"/>
                </w:tcBorders>
                <w:shd w:val="clear" w:color="auto" w:fill="auto"/>
                <w:vAlign w:val="bottom"/>
                <w:hideMark/>
              </w:tcPr>
            </w:tcPrChange>
          </w:tcPr>
          <w:p w14:paraId="50E435EF"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Change w:id="459" w:author="Erica Jansen" w:date="2023-03-06T11:01:00Z">
              <w:tcPr>
                <w:tcW w:w="1080" w:type="dxa"/>
                <w:tcBorders>
                  <w:top w:val="nil"/>
                  <w:left w:val="nil"/>
                  <w:bottom w:val="nil"/>
                  <w:right w:val="nil"/>
                </w:tcBorders>
                <w:shd w:val="clear" w:color="auto" w:fill="auto"/>
                <w:noWrap/>
                <w:vAlign w:val="center"/>
                <w:hideMark/>
              </w:tcPr>
            </w:tcPrChange>
          </w:tcPr>
          <w:p w14:paraId="5DF5EF42"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Change w:id="460" w:author="Erica Jansen" w:date="2023-03-06T11:01:00Z">
              <w:tcPr>
                <w:tcW w:w="1080" w:type="dxa"/>
                <w:tcBorders>
                  <w:top w:val="nil"/>
                  <w:left w:val="nil"/>
                  <w:bottom w:val="nil"/>
                  <w:right w:val="nil"/>
                </w:tcBorders>
                <w:shd w:val="clear" w:color="auto" w:fill="auto"/>
                <w:noWrap/>
                <w:vAlign w:val="bottom"/>
                <w:hideMark/>
              </w:tcPr>
            </w:tcPrChange>
          </w:tcPr>
          <w:p w14:paraId="3EE8A439"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0.085</w:t>
            </w:r>
          </w:p>
        </w:tc>
        <w:tc>
          <w:tcPr>
            <w:tcW w:w="1440" w:type="dxa"/>
            <w:tcBorders>
              <w:top w:val="nil"/>
              <w:left w:val="nil"/>
              <w:bottom w:val="nil"/>
              <w:right w:val="nil"/>
            </w:tcBorders>
            <w:shd w:val="clear" w:color="auto" w:fill="auto"/>
            <w:noWrap/>
            <w:vAlign w:val="center"/>
            <w:hideMark/>
            <w:tcPrChange w:id="461" w:author="Erica Jansen" w:date="2023-03-06T11:01:00Z">
              <w:tcPr>
                <w:tcW w:w="1440" w:type="dxa"/>
                <w:tcBorders>
                  <w:top w:val="nil"/>
                  <w:left w:val="nil"/>
                  <w:bottom w:val="nil"/>
                  <w:right w:val="nil"/>
                </w:tcBorders>
                <w:shd w:val="clear" w:color="auto" w:fill="auto"/>
                <w:noWrap/>
                <w:vAlign w:val="center"/>
                <w:hideMark/>
              </w:tcPr>
            </w:tcPrChange>
          </w:tcPr>
          <w:p w14:paraId="7DF0F219" w14:textId="77777777" w:rsidR="009C227D" w:rsidRPr="00745665" w:rsidRDefault="009C227D" w:rsidP="00BE1BB6">
            <w:pPr>
              <w:jc w:val="center"/>
              <w:rPr>
                <w:rFonts w:eastAsia="Times New Roman"/>
                <w:sz w:val="16"/>
                <w:szCs w:val="16"/>
              </w:rPr>
            </w:pPr>
            <w:r w:rsidRPr="00745665">
              <w:rPr>
                <w:rFonts w:eastAsia="Times New Roman"/>
                <w:sz w:val="16"/>
                <w:szCs w:val="16"/>
              </w:rPr>
              <w:t>0.30</w:t>
            </w:r>
          </w:p>
        </w:tc>
        <w:tc>
          <w:tcPr>
            <w:tcW w:w="1260" w:type="dxa"/>
            <w:tcBorders>
              <w:top w:val="nil"/>
              <w:left w:val="nil"/>
              <w:bottom w:val="nil"/>
              <w:right w:val="nil"/>
            </w:tcBorders>
            <w:shd w:val="clear" w:color="auto" w:fill="auto"/>
            <w:noWrap/>
            <w:vAlign w:val="bottom"/>
            <w:hideMark/>
            <w:tcPrChange w:id="462" w:author="Erica Jansen" w:date="2023-03-06T11:01:00Z">
              <w:tcPr>
                <w:tcW w:w="1260" w:type="dxa"/>
                <w:tcBorders>
                  <w:top w:val="nil"/>
                  <w:left w:val="nil"/>
                  <w:bottom w:val="nil"/>
                  <w:right w:val="nil"/>
                </w:tcBorders>
                <w:shd w:val="clear" w:color="auto" w:fill="auto"/>
                <w:noWrap/>
                <w:vAlign w:val="bottom"/>
                <w:hideMark/>
              </w:tcPr>
            </w:tcPrChange>
          </w:tcPr>
          <w:p w14:paraId="1F84AFA8" w14:textId="77777777" w:rsidR="009C227D" w:rsidRPr="00745665" w:rsidRDefault="009C227D" w:rsidP="00BE1BB6">
            <w:pPr>
              <w:jc w:val="center"/>
              <w:rPr>
                <w:rFonts w:eastAsia="Times New Roman"/>
                <w:sz w:val="16"/>
                <w:szCs w:val="16"/>
              </w:rPr>
            </w:pPr>
            <w:r w:rsidRPr="00745665">
              <w:rPr>
                <w:rFonts w:eastAsia="Times New Roman"/>
                <w:sz w:val="16"/>
                <w:szCs w:val="16"/>
              </w:rPr>
              <w:t>0.15</w:t>
            </w:r>
          </w:p>
        </w:tc>
        <w:tc>
          <w:tcPr>
            <w:tcW w:w="1530" w:type="dxa"/>
            <w:tcBorders>
              <w:top w:val="nil"/>
              <w:left w:val="nil"/>
              <w:bottom w:val="nil"/>
              <w:right w:val="nil"/>
            </w:tcBorders>
            <w:shd w:val="clear" w:color="auto" w:fill="auto"/>
            <w:noWrap/>
            <w:vAlign w:val="bottom"/>
            <w:hideMark/>
            <w:tcPrChange w:id="463" w:author="Erica Jansen" w:date="2023-03-06T11:01:00Z">
              <w:tcPr>
                <w:tcW w:w="1530" w:type="dxa"/>
                <w:tcBorders>
                  <w:top w:val="nil"/>
                  <w:left w:val="nil"/>
                  <w:bottom w:val="nil"/>
                  <w:right w:val="nil"/>
                </w:tcBorders>
                <w:shd w:val="clear" w:color="auto" w:fill="auto"/>
                <w:noWrap/>
                <w:vAlign w:val="bottom"/>
                <w:hideMark/>
              </w:tcPr>
            </w:tcPrChange>
          </w:tcPr>
          <w:p w14:paraId="40537C33" w14:textId="77777777" w:rsidR="009C227D" w:rsidRPr="00745665" w:rsidRDefault="009C227D" w:rsidP="00BE1BB6">
            <w:pPr>
              <w:jc w:val="center"/>
              <w:rPr>
                <w:rFonts w:eastAsia="Times New Roman"/>
                <w:sz w:val="16"/>
                <w:szCs w:val="16"/>
              </w:rPr>
            </w:pPr>
            <w:r w:rsidRPr="00745665">
              <w:rPr>
                <w:rFonts w:eastAsia="Times New Roman"/>
                <w:sz w:val="16"/>
                <w:szCs w:val="16"/>
              </w:rPr>
              <w:t>0.33</w:t>
            </w:r>
          </w:p>
        </w:tc>
      </w:tr>
      <w:tr w:rsidR="00A47827" w:rsidRPr="00745665" w14:paraId="3C4639BB" w14:textId="77777777" w:rsidTr="004A2A47">
        <w:trPr>
          <w:trHeight w:val="340"/>
        </w:trPr>
        <w:tc>
          <w:tcPr>
            <w:tcW w:w="2245" w:type="dxa"/>
            <w:tcBorders>
              <w:top w:val="nil"/>
              <w:left w:val="nil"/>
              <w:bottom w:val="nil"/>
              <w:right w:val="nil"/>
            </w:tcBorders>
            <w:shd w:val="clear" w:color="000000" w:fill="FCE4D6"/>
            <w:vAlign w:val="bottom"/>
            <w:hideMark/>
          </w:tcPr>
          <w:p w14:paraId="23873343" w14:textId="77777777" w:rsidR="009C227D" w:rsidRPr="00745665" w:rsidRDefault="009C227D" w:rsidP="00BE1BB6">
            <w:pPr>
              <w:rPr>
                <w:rFonts w:eastAsia="Times New Roman"/>
                <w:sz w:val="16"/>
                <w:szCs w:val="16"/>
              </w:rPr>
            </w:pPr>
            <w:r w:rsidRPr="00745665">
              <w:rPr>
                <w:rFonts w:eastAsia="Times New Roman"/>
                <w:sz w:val="16"/>
                <w:szCs w:val="16"/>
              </w:rPr>
              <w:t>Race (Dichotomized)</w:t>
            </w:r>
          </w:p>
        </w:tc>
        <w:tc>
          <w:tcPr>
            <w:tcW w:w="1080" w:type="dxa"/>
            <w:tcBorders>
              <w:top w:val="nil"/>
              <w:left w:val="nil"/>
              <w:bottom w:val="nil"/>
              <w:right w:val="nil"/>
            </w:tcBorders>
            <w:shd w:val="clear" w:color="000000" w:fill="FCE4D6"/>
            <w:noWrap/>
            <w:vAlign w:val="center"/>
            <w:hideMark/>
          </w:tcPr>
          <w:p w14:paraId="14C664AA"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A1080A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0623AD82"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1C401D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7788202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5A831960" w14:textId="77777777" w:rsidTr="004A2A47">
        <w:trPr>
          <w:trHeight w:val="340"/>
          <w:trPrChange w:id="464"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465" w:author="Erica Jansen" w:date="2023-03-06T11:01:00Z">
              <w:tcPr>
                <w:tcW w:w="2245" w:type="dxa"/>
                <w:tcBorders>
                  <w:top w:val="nil"/>
                  <w:left w:val="nil"/>
                  <w:bottom w:val="nil"/>
                  <w:right w:val="nil"/>
                </w:tcBorders>
                <w:shd w:val="clear" w:color="auto" w:fill="auto"/>
                <w:vAlign w:val="bottom"/>
                <w:hideMark/>
              </w:tcPr>
            </w:tcPrChange>
          </w:tcPr>
          <w:p w14:paraId="6D21925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Change w:id="466" w:author="Erica Jansen" w:date="2023-03-06T11:01:00Z">
              <w:tcPr>
                <w:tcW w:w="1080" w:type="dxa"/>
                <w:tcBorders>
                  <w:top w:val="nil"/>
                  <w:left w:val="nil"/>
                  <w:bottom w:val="nil"/>
                  <w:right w:val="nil"/>
                </w:tcBorders>
                <w:shd w:val="clear" w:color="auto" w:fill="auto"/>
                <w:noWrap/>
                <w:vAlign w:val="center"/>
                <w:hideMark/>
              </w:tcPr>
            </w:tcPrChange>
          </w:tcPr>
          <w:p w14:paraId="3BF945BE" w14:textId="77777777" w:rsidR="009C227D" w:rsidRPr="00745665" w:rsidRDefault="009C227D" w:rsidP="00BE1BB6">
            <w:pPr>
              <w:jc w:val="center"/>
              <w:rPr>
                <w:rFonts w:eastAsia="Times New Roman"/>
                <w:sz w:val="16"/>
                <w:szCs w:val="16"/>
              </w:rPr>
            </w:pPr>
            <w:r w:rsidRPr="00745665">
              <w:rPr>
                <w:rFonts w:eastAsia="Times New Roman"/>
                <w:sz w:val="16"/>
                <w:szCs w:val="16"/>
              </w:rPr>
              <w:t>70</w:t>
            </w:r>
          </w:p>
        </w:tc>
        <w:tc>
          <w:tcPr>
            <w:tcW w:w="1080" w:type="dxa"/>
            <w:tcBorders>
              <w:top w:val="nil"/>
              <w:left w:val="nil"/>
              <w:bottom w:val="nil"/>
              <w:right w:val="nil"/>
            </w:tcBorders>
            <w:shd w:val="clear" w:color="auto" w:fill="auto"/>
            <w:noWrap/>
            <w:vAlign w:val="center"/>
            <w:hideMark/>
            <w:tcPrChange w:id="467" w:author="Erica Jansen" w:date="2023-03-06T11:01:00Z">
              <w:tcPr>
                <w:tcW w:w="1080" w:type="dxa"/>
                <w:tcBorders>
                  <w:top w:val="nil"/>
                  <w:left w:val="nil"/>
                  <w:bottom w:val="nil"/>
                  <w:right w:val="nil"/>
                </w:tcBorders>
                <w:shd w:val="clear" w:color="auto" w:fill="auto"/>
                <w:noWrap/>
                <w:vAlign w:val="center"/>
                <w:hideMark/>
              </w:tcPr>
            </w:tcPrChange>
          </w:tcPr>
          <w:p w14:paraId="64F54DFB" w14:textId="77777777" w:rsidR="009C227D" w:rsidRPr="00745665" w:rsidRDefault="009C227D" w:rsidP="00BE1BB6">
            <w:pPr>
              <w:jc w:val="center"/>
              <w:rPr>
                <w:rFonts w:eastAsia="Times New Roman"/>
                <w:sz w:val="16"/>
                <w:szCs w:val="16"/>
              </w:rPr>
            </w:pPr>
            <w:r w:rsidRPr="00745665">
              <w:rPr>
                <w:rFonts w:eastAsia="Times New Roman"/>
                <w:sz w:val="16"/>
                <w:szCs w:val="16"/>
              </w:rPr>
              <w:t>9:45 (1:22)</w:t>
            </w:r>
          </w:p>
        </w:tc>
        <w:tc>
          <w:tcPr>
            <w:tcW w:w="1440" w:type="dxa"/>
            <w:tcBorders>
              <w:top w:val="nil"/>
              <w:left w:val="nil"/>
              <w:bottom w:val="nil"/>
              <w:right w:val="nil"/>
            </w:tcBorders>
            <w:shd w:val="clear" w:color="auto" w:fill="auto"/>
            <w:noWrap/>
            <w:vAlign w:val="center"/>
            <w:hideMark/>
            <w:tcPrChange w:id="468" w:author="Erica Jansen" w:date="2023-03-06T11:01:00Z">
              <w:tcPr>
                <w:tcW w:w="1440" w:type="dxa"/>
                <w:tcBorders>
                  <w:top w:val="nil"/>
                  <w:left w:val="nil"/>
                  <w:bottom w:val="nil"/>
                  <w:right w:val="nil"/>
                </w:tcBorders>
                <w:shd w:val="clear" w:color="auto" w:fill="auto"/>
                <w:noWrap/>
                <w:vAlign w:val="center"/>
                <w:hideMark/>
              </w:tcPr>
            </w:tcPrChange>
          </w:tcPr>
          <w:p w14:paraId="31BD8CB9" w14:textId="77777777" w:rsidR="009C227D" w:rsidRPr="00745665" w:rsidRDefault="009C227D" w:rsidP="00BE1BB6">
            <w:pPr>
              <w:jc w:val="center"/>
              <w:rPr>
                <w:rFonts w:eastAsia="Times New Roman"/>
                <w:sz w:val="16"/>
                <w:szCs w:val="16"/>
              </w:rPr>
            </w:pPr>
            <w:r w:rsidRPr="00745665">
              <w:rPr>
                <w:rFonts w:eastAsia="Times New Roman"/>
                <w:sz w:val="16"/>
                <w:szCs w:val="16"/>
              </w:rPr>
              <w:t>21:00 (1:56)</w:t>
            </w:r>
          </w:p>
        </w:tc>
        <w:tc>
          <w:tcPr>
            <w:tcW w:w="1260" w:type="dxa"/>
            <w:tcBorders>
              <w:top w:val="nil"/>
              <w:left w:val="nil"/>
              <w:bottom w:val="nil"/>
              <w:right w:val="nil"/>
            </w:tcBorders>
            <w:shd w:val="clear" w:color="auto" w:fill="auto"/>
            <w:noWrap/>
            <w:vAlign w:val="center"/>
            <w:hideMark/>
            <w:tcPrChange w:id="469" w:author="Erica Jansen" w:date="2023-03-06T11:01:00Z">
              <w:tcPr>
                <w:tcW w:w="1260" w:type="dxa"/>
                <w:tcBorders>
                  <w:top w:val="nil"/>
                  <w:left w:val="nil"/>
                  <w:bottom w:val="nil"/>
                  <w:right w:val="nil"/>
                </w:tcBorders>
                <w:shd w:val="clear" w:color="auto" w:fill="auto"/>
                <w:noWrap/>
                <w:vAlign w:val="center"/>
                <w:hideMark/>
              </w:tcPr>
            </w:tcPrChange>
          </w:tcPr>
          <w:p w14:paraId="4FCC5652"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Change w:id="470" w:author="Erica Jansen" w:date="2023-03-06T11:01:00Z">
              <w:tcPr>
                <w:tcW w:w="1530" w:type="dxa"/>
                <w:tcBorders>
                  <w:top w:val="nil"/>
                  <w:left w:val="nil"/>
                  <w:bottom w:val="nil"/>
                  <w:right w:val="nil"/>
                </w:tcBorders>
                <w:shd w:val="clear" w:color="auto" w:fill="auto"/>
                <w:noWrap/>
                <w:vAlign w:val="center"/>
                <w:hideMark/>
              </w:tcPr>
            </w:tcPrChange>
          </w:tcPr>
          <w:p w14:paraId="6D185BB5"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3D1BEDDE" w14:textId="77777777" w:rsidTr="004A2A47">
        <w:trPr>
          <w:trHeight w:val="360"/>
          <w:trPrChange w:id="471" w:author="Erica Jansen" w:date="2023-03-06T11:01:00Z">
            <w:trPr>
              <w:gridAfter w:val="0"/>
              <w:wAfter w:w="2839" w:type="dxa"/>
              <w:trHeight w:val="360"/>
            </w:trPr>
          </w:trPrChange>
        </w:trPr>
        <w:tc>
          <w:tcPr>
            <w:tcW w:w="2245" w:type="dxa"/>
            <w:tcBorders>
              <w:top w:val="nil"/>
              <w:left w:val="nil"/>
              <w:bottom w:val="nil"/>
              <w:right w:val="nil"/>
            </w:tcBorders>
            <w:shd w:val="clear" w:color="auto" w:fill="auto"/>
            <w:vAlign w:val="bottom"/>
            <w:hideMark/>
            <w:tcPrChange w:id="472" w:author="Erica Jansen" w:date="2023-03-06T11:01:00Z">
              <w:tcPr>
                <w:tcW w:w="2245" w:type="dxa"/>
                <w:tcBorders>
                  <w:top w:val="nil"/>
                  <w:left w:val="nil"/>
                  <w:bottom w:val="nil"/>
                  <w:right w:val="nil"/>
                </w:tcBorders>
                <w:shd w:val="clear" w:color="auto" w:fill="auto"/>
                <w:vAlign w:val="bottom"/>
                <w:hideMark/>
              </w:tcPr>
            </w:tcPrChange>
          </w:tcPr>
          <w:p w14:paraId="727163FE"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Not White or Caucasian</w:t>
            </w:r>
          </w:p>
        </w:tc>
        <w:tc>
          <w:tcPr>
            <w:tcW w:w="1080" w:type="dxa"/>
            <w:tcBorders>
              <w:top w:val="nil"/>
              <w:left w:val="nil"/>
              <w:bottom w:val="nil"/>
              <w:right w:val="nil"/>
            </w:tcBorders>
            <w:shd w:val="clear" w:color="auto" w:fill="auto"/>
            <w:noWrap/>
            <w:vAlign w:val="center"/>
            <w:hideMark/>
            <w:tcPrChange w:id="473" w:author="Erica Jansen" w:date="2023-03-06T11:01:00Z">
              <w:tcPr>
                <w:tcW w:w="1080" w:type="dxa"/>
                <w:tcBorders>
                  <w:top w:val="nil"/>
                  <w:left w:val="nil"/>
                  <w:bottom w:val="nil"/>
                  <w:right w:val="nil"/>
                </w:tcBorders>
                <w:shd w:val="clear" w:color="auto" w:fill="auto"/>
                <w:noWrap/>
                <w:vAlign w:val="center"/>
                <w:hideMark/>
              </w:tcPr>
            </w:tcPrChange>
          </w:tcPr>
          <w:p w14:paraId="03160B9A" w14:textId="77777777" w:rsidR="009C227D" w:rsidRPr="00745665" w:rsidRDefault="009C227D" w:rsidP="00BE1BB6">
            <w:pPr>
              <w:jc w:val="center"/>
              <w:rPr>
                <w:rFonts w:eastAsia="Times New Roman"/>
                <w:sz w:val="16"/>
                <w:szCs w:val="16"/>
              </w:rPr>
            </w:pPr>
            <w:r w:rsidRPr="00745665">
              <w:rPr>
                <w:rFonts w:eastAsia="Times New Roman"/>
                <w:sz w:val="16"/>
                <w:szCs w:val="16"/>
              </w:rPr>
              <w:t>18</w:t>
            </w:r>
          </w:p>
        </w:tc>
        <w:tc>
          <w:tcPr>
            <w:tcW w:w="1080" w:type="dxa"/>
            <w:tcBorders>
              <w:top w:val="nil"/>
              <w:left w:val="nil"/>
              <w:bottom w:val="nil"/>
              <w:right w:val="nil"/>
            </w:tcBorders>
            <w:shd w:val="clear" w:color="auto" w:fill="auto"/>
            <w:noWrap/>
            <w:vAlign w:val="center"/>
            <w:hideMark/>
            <w:tcPrChange w:id="474" w:author="Erica Jansen" w:date="2023-03-06T11:01:00Z">
              <w:tcPr>
                <w:tcW w:w="1080" w:type="dxa"/>
                <w:tcBorders>
                  <w:top w:val="nil"/>
                  <w:left w:val="nil"/>
                  <w:bottom w:val="nil"/>
                  <w:right w:val="nil"/>
                </w:tcBorders>
                <w:shd w:val="clear" w:color="auto" w:fill="auto"/>
                <w:noWrap/>
                <w:vAlign w:val="center"/>
                <w:hideMark/>
              </w:tcPr>
            </w:tcPrChange>
          </w:tcPr>
          <w:p w14:paraId="7FC7BE07" w14:textId="77777777" w:rsidR="009C227D" w:rsidRPr="00745665" w:rsidRDefault="009C227D" w:rsidP="00BE1BB6">
            <w:pPr>
              <w:jc w:val="center"/>
              <w:rPr>
                <w:rFonts w:eastAsia="Times New Roman"/>
                <w:sz w:val="16"/>
                <w:szCs w:val="16"/>
              </w:rPr>
            </w:pPr>
            <w:r w:rsidRPr="00745665">
              <w:rPr>
                <w:rFonts w:eastAsia="Times New Roman"/>
                <w:sz w:val="16"/>
                <w:szCs w:val="16"/>
              </w:rPr>
              <w:t>8:30 (1:30)</w:t>
            </w:r>
          </w:p>
        </w:tc>
        <w:tc>
          <w:tcPr>
            <w:tcW w:w="1440" w:type="dxa"/>
            <w:tcBorders>
              <w:top w:val="nil"/>
              <w:left w:val="nil"/>
              <w:bottom w:val="nil"/>
              <w:right w:val="nil"/>
            </w:tcBorders>
            <w:shd w:val="clear" w:color="auto" w:fill="auto"/>
            <w:noWrap/>
            <w:vAlign w:val="center"/>
            <w:hideMark/>
            <w:tcPrChange w:id="475" w:author="Erica Jansen" w:date="2023-03-06T11:01:00Z">
              <w:tcPr>
                <w:tcW w:w="1440" w:type="dxa"/>
                <w:tcBorders>
                  <w:top w:val="nil"/>
                  <w:left w:val="nil"/>
                  <w:bottom w:val="nil"/>
                  <w:right w:val="nil"/>
                </w:tcBorders>
                <w:shd w:val="clear" w:color="auto" w:fill="auto"/>
                <w:noWrap/>
                <w:vAlign w:val="center"/>
                <w:hideMark/>
              </w:tcPr>
            </w:tcPrChange>
          </w:tcPr>
          <w:p w14:paraId="2CD1FD65" w14:textId="77777777" w:rsidR="009C227D" w:rsidRPr="00745665" w:rsidRDefault="009C227D" w:rsidP="00BE1BB6">
            <w:pPr>
              <w:jc w:val="center"/>
              <w:rPr>
                <w:rFonts w:eastAsia="Times New Roman"/>
                <w:sz w:val="16"/>
                <w:szCs w:val="16"/>
              </w:rPr>
            </w:pPr>
            <w:r w:rsidRPr="00745665">
              <w:rPr>
                <w:rFonts w:eastAsia="Times New Roman"/>
                <w:sz w:val="16"/>
                <w:szCs w:val="16"/>
              </w:rPr>
              <w:t>21:00 (1:00)</w:t>
            </w:r>
          </w:p>
        </w:tc>
        <w:tc>
          <w:tcPr>
            <w:tcW w:w="1260" w:type="dxa"/>
            <w:tcBorders>
              <w:top w:val="nil"/>
              <w:left w:val="nil"/>
              <w:bottom w:val="nil"/>
              <w:right w:val="nil"/>
            </w:tcBorders>
            <w:shd w:val="clear" w:color="auto" w:fill="auto"/>
            <w:noWrap/>
            <w:vAlign w:val="center"/>
            <w:hideMark/>
            <w:tcPrChange w:id="476" w:author="Erica Jansen" w:date="2023-03-06T11:01:00Z">
              <w:tcPr>
                <w:tcW w:w="1260" w:type="dxa"/>
                <w:tcBorders>
                  <w:top w:val="nil"/>
                  <w:left w:val="nil"/>
                  <w:bottom w:val="nil"/>
                  <w:right w:val="nil"/>
                </w:tcBorders>
                <w:shd w:val="clear" w:color="auto" w:fill="auto"/>
                <w:noWrap/>
                <w:vAlign w:val="center"/>
                <w:hideMark/>
              </w:tcPr>
            </w:tcPrChange>
          </w:tcPr>
          <w:p w14:paraId="0EF2D6FF" w14:textId="77777777" w:rsidR="009C227D" w:rsidRPr="00745665" w:rsidRDefault="009C227D" w:rsidP="00BE1BB6">
            <w:pPr>
              <w:jc w:val="center"/>
              <w:rPr>
                <w:rFonts w:eastAsia="Times New Roman"/>
                <w:sz w:val="16"/>
                <w:szCs w:val="16"/>
              </w:rPr>
            </w:pPr>
            <w:r w:rsidRPr="00745665">
              <w:rPr>
                <w:rFonts w:eastAsia="Times New Roman"/>
                <w:sz w:val="16"/>
                <w:szCs w:val="16"/>
              </w:rPr>
              <w:t>3:18 (0:01)</w:t>
            </w:r>
          </w:p>
        </w:tc>
        <w:tc>
          <w:tcPr>
            <w:tcW w:w="1530" w:type="dxa"/>
            <w:tcBorders>
              <w:top w:val="nil"/>
              <w:left w:val="nil"/>
              <w:bottom w:val="nil"/>
              <w:right w:val="nil"/>
            </w:tcBorders>
            <w:shd w:val="clear" w:color="auto" w:fill="auto"/>
            <w:noWrap/>
            <w:vAlign w:val="center"/>
            <w:hideMark/>
            <w:tcPrChange w:id="477" w:author="Erica Jansen" w:date="2023-03-06T11:01:00Z">
              <w:tcPr>
                <w:tcW w:w="1530" w:type="dxa"/>
                <w:tcBorders>
                  <w:top w:val="nil"/>
                  <w:left w:val="nil"/>
                  <w:bottom w:val="nil"/>
                  <w:right w:val="nil"/>
                </w:tcBorders>
                <w:shd w:val="clear" w:color="auto" w:fill="auto"/>
                <w:noWrap/>
                <w:vAlign w:val="center"/>
                <w:hideMark/>
              </w:tcPr>
            </w:tcPrChange>
          </w:tcPr>
          <w:p w14:paraId="152EBD2C" w14:textId="77777777" w:rsidR="009C227D" w:rsidRPr="00745665" w:rsidRDefault="009C227D" w:rsidP="00BE1BB6">
            <w:pPr>
              <w:jc w:val="center"/>
              <w:rPr>
                <w:rFonts w:eastAsia="Times New Roman"/>
                <w:sz w:val="16"/>
                <w:szCs w:val="16"/>
              </w:rPr>
            </w:pPr>
            <w:r w:rsidRPr="00745665">
              <w:rPr>
                <w:rFonts w:eastAsia="Times New Roman"/>
                <w:sz w:val="16"/>
                <w:szCs w:val="16"/>
              </w:rPr>
              <w:t>12.6 (1.87)</w:t>
            </w:r>
          </w:p>
        </w:tc>
      </w:tr>
      <w:tr w:rsidR="00AF0DB1" w:rsidRPr="00745665" w14:paraId="57E90B38" w14:textId="77777777" w:rsidTr="004A2A47">
        <w:trPr>
          <w:trHeight w:val="340"/>
          <w:trPrChange w:id="478"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479" w:author="Erica Jansen" w:date="2023-03-06T11:01:00Z">
              <w:tcPr>
                <w:tcW w:w="2245" w:type="dxa"/>
                <w:tcBorders>
                  <w:top w:val="nil"/>
                  <w:left w:val="nil"/>
                  <w:bottom w:val="nil"/>
                  <w:right w:val="nil"/>
                </w:tcBorders>
                <w:shd w:val="clear" w:color="auto" w:fill="auto"/>
                <w:vAlign w:val="bottom"/>
                <w:hideMark/>
              </w:tcPr>
            </w:tcPrChange>
          </w:tcPr>
          <w:p w14:paraId="73812FEB"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Change w:id="480" w:author="Erica Jansen" w:date="2023-03-06T11:01:00Z">
              <w:tcPr>
                <w:tcW w:w="1080" w:type="dxa"/>
                <w:tcBorders>
                  <w:top w:val="nil"/>
                  <w:left w:val="nil"/>
                  <w:bottom w:val="nil"/>
                  <w:right w:val="nil"/>
                </w:tcBorders>
                <w:shd w:val="clear" w:color="auto" w:fill="auto"/>
                <w:noWrap/>
                <w:vAlign w:val="bottom"/>
                <w:hideMark/>
              </w:tcPr>
            </w:tcPrChange>
          </w:tcPr>
          <w:p w14:paraId="3E183525"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Change w:id="481" w:author="Erica Jansen" w:date="2023-03-06T11:01:00Z">
              <w:tcPr>
                <w:tcW w:w="1080" w:type="dxa"/>
                <w:tcBorders>
                  <w:top w:val="nil"/>
                  <w:left w:val="nil"/>
                  <w:bottom w:val="nil"/>
                  <w:right w:val="nil"/>
                </w:tcBorders>
                <w:shd w:val="clear" w:color="auto" w:fill="auto"/>
                <w:noWrap/>
                <w:vAlign w:val="bottom"/>
                <w:hideMark/>
              </w:tcPr>
            </w:tcPrChange>
          </w:tcPr>
          <w:p w14:paraId="41BBA023"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0.009</w:t>
            </w:r>
          </w:p>
        </w:tc>
        <w:tc>
          <w:tcPr>
            <w:tcW w:w="1440" w:type="dxa"/>
            <w:tcBorders>
              <w:top w:val="nil"/>
              <w:left w:val="nil"/>
              <w:bottom w:val="nil"/>
              <w:right w:val="nil"/>
            </w:tcBorders>
            <w:shd w:val="clear" w:color="auto" w:fill="auto"/>
            <w:noWrap/>
            <w:vAlign w:val="center"/>
            <w:hideMark/>
            <w:tcPrChange w:id="482" w:author="Erica Jansen" w:date="2023-03-06T11:01:00Z">
              <w:tcPr>
                <w:tcW w:w="1440" w:type="dxa"/>
                <w:tcBorders>
                  <w:top w:val="nil"/>
                  <w:left w:val="nil"/>
                  <w:bottom w:val="nil"/>
                  <w:right w:val="nil"/>
                </w:tcBorders>
                <w:shd w:val="clear" w:color="auto" w:fill="auto"/>
                <w:noWrap/>
                <w:vAlign w:val="center"/>
                <w:hideMark/>
              </w:tcPr>
            </w:tcPrChange>
          </w:tcPr>
          <w:p w14:paraId="55FB346F" w14:textId="77777777" w:rsidR="009C227D" w:rsidRPr="00745665" w:rsidRDefault="009C227D" w:rsidP="00BE1BB6">
            <w:pPr>
              <w:jc w:val="center"/>
              <w:rPr>
                <w:rFonts w:eastAsia="Times New Roman"/>
                <w:sz w:val="16"/>
                <w:szCs w:val="16"/>
              </w:rPr>
            </w:pPr>
            <w:r w:rsidRPr="00745665">
              <w:rPr>
                <w:rFonts w:eastAsia="Times New Roman"/>
                <w:sz w:val="16"/>
                <w:szCs w:val="16"/>
              </w:rPr>
              <w:t>0.402</w:t>
            </w:r>
          </w:p>
        </w:tc>
        <w:tc>
          <w:tcPr>
            <w:tcW w:w="1260" w:type="dxa"/>
            <w:tcBorders>
              <w:top w:val="nil"/>
              <w:left w:val="nil"/>
              <w:bottom w:val="nil"/>
              <w:right w:val="nil"/>
            </w:tcBorders>
            <w:shd w:val="clear" w:color="auto" w:fill="auto"/>
            <w:noWrap/>
            <w:vAlign w:val="bottom"/>
            <w:hideMark/>
            <w:tcPrChange w:id="483" w:author="Erica Jansen" w:date="2023-03-06T11:01:00Z">
              <w:tcPr>
                <w:tcW w:w="1260" w:type="dxa"/>
                <w:tcBorders>
                  <w:top w:val="nil"/>
                  <w:left w:val="nil"/>
                  <w:bottom w:val="nil"/>
                  <w:right w:val="nil"/>
                </w:tcBorders>
                <w:shd w:val="clear" w:color="auto" w:fill="auto"/>
                <w:noWrap/>
                <w:vAlign w:val="bottom"/>
                <w:hideMark/>
              </w:tcPr>
            </w:tcPrChange>
          </w:tcPr>
          <w:p w14:paraId="2117585F"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0.034</w:t>
            </w:r>
          </w:p>
        </w:tc>
        <w:tc>
          <w:tcPr>
            <w:tcW w:w="1530" w:type="dxa"/>
            <w:tcBorders>
              <w:top w:val="nil"/>
              <w:left w:val="nil"/>
              <w:bottom w:val="nil"/>
              <w:right w:val="nil"/>
            </w:tcBorders>
            <w:shd w:val="clear" w:color="auto" w:fill="auto"/>
            <w:noWrap/>
            <w:vAlign w:val="bottom"/>
            <w:hideMark/>
            <w:tcPrChange w:id="484" w:author="Erica Jansen" w:date="2023-03-06T11:01:00Z">
              <w:tcPr>
                <w:tcW w:w="1530" w:type="dxa"/>
                <w:tcBorders>
                  <w:top w:val="nil"/>
                  <w:left w:val="nil"/>
                  <w:bottom w:val="nil"/>
                  <w:right w:val="nil"/>
                </w:tcBorders>
                <w:shd w:val="clear" w:color="auto" w:fill="auto"/>
                <w:noWrap/>
                <w:vAlign w:val="bottom"/>
                <w:hideMark/>
              </w:tcPr>
            </w:tcPrChange>
          </w:tcPr>
          <w:p w14:paraId="17A60A62" w14:textId="77777777" w:rsidR="009C227D" w:rsidRPr="00745665" w:rsidRDefault="009C227D" w:rsidP="00BE1BB6">
            <w:pPr>
              <w:jc w:val="center"/>
              <w:rPr>
                <w:rFonts w:eastAsia="Times New Roman"/>
                <w:sz w:val="16"/>
                <w:szCs w:val="16"/>
              </w:rPr>
            </w:pPr>
            <w:r w:rsidRPr="00745665">
              <w:rPr>
                <w:rFonts w:eastAsia="Times New Roman"/>
                <w:sz w:val="16"/>
                <w:szCs w:val="16"/>
              </w:rPr>
              <w:t>0.22</w:t>
            </w:r>
          </w:p>
        </w:tc>
      </w:tr>
      <w:tr w:rsidR="00A47827" w:rsidRPr="00745665" w14:paraId="41A427BE" w14:textId="77777777" w:rsidTr="004A2A47">
        <w:trPr>
          <w:trHeight w:val="340"/>
        </w:trPr>
        <w:tc>
          <w:tcPr>
            <w:tcW w:w="2245" w:type="dxa"/>
            <w:tcBorders>
              <w:top w:val="nil"/>
              <w:left w:val="nil"/>
              <w:bottom w:val="nil"/>
              <w:right w:val="nil"/>
            </w:tcBorders>
            <w:shd w:val="clear" w:color="000000" w:fill="FCE4D6"/>
            <w:vAlign w:val="bottom"/>
            <w:hideMark/>
          </w:tcPr>
          <w:p w14:paraId="22605756" w14:textId="77777777" w:rsidR="009C227D" w:rsidRPr="00745665" w:rsidRDefault="009C227D" w:rsidP="00BE1BB6">
            <w:pPr>
              <w:rPr>
                <w:rFonts w:eastAsia="Times New Roman"/>
                <w:sz w:val="16"/>
                <w:szCs w:val="16"/>
              </w:rPr>
            </w:pPr>
            <w:r w:rsidRPr="00745665">
              <w:rPr>
                <w:rFonts w:eastAsia="Times New Roman"/>
                <w:sz w:val="16"/>
                <w:szCs w:val="16"/>
              </w:rPr>
              <w:t>Maternal Age</w:t>
            </w:r>
          </w:p>
        </w:tc>
        <w:tc>
          <w:tcPr>
            <w:tcW w:w="1080" w:type="dxa"/>
            <w:tcBorders>
              <w:top w:val="nil"/>
              <w:left w:val="nil"/>
              <w:bottom w:val="nil"/>
              <w:right w:val="nil"/>
            </w:tcBorders>
            <w:shd w:val="clear" w:color="000000" w:fill="FCE4D6"/>
            <w:noWrap/>
            <w:vAlign w:val="center"/>
            <w:hideMark/>
          </w:tcPr>
          <w:p w14:paraId="6503389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479FA59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52A17C4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1829C6DA"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15BE53D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3B9F036E" w14:textId="77777777" w:rsidTr="004A2A47">
        <w:trPr>
          <w:trHeight w:val="340"/>
          <w:trPrChange w:id="485"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486" w:author="Erica Jansen" w:date="2023-03-06T11:01:00Z">
              <w:tcPr>
                <w:tcW w:w="2245" w:type="dxa"/>
                <w:tcBorders>
                  <w:top w:val="nil"/>
                  <w:left w:val="nil"/>
                  <w:bottom w:val="nil"/>
                  <w:right w:val="nil"/>
                </w:tcBorders>
                <w:shd w:val="clear" w:color="auto" w:fill="auto"/>
                <w:vAlign w:val="bottom"/>
                <w:hideMark/>
              </w:tcPr>
            </w:tcPrChange>
          </w:tcPr>
          <w:p w14:paraId="5195716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&lt;35yo</w:t>
            </w:r>
          </w:p>
        </w:tc>
        <w:tc>
          <w:tcPr>
            <w:tcW w:w="1080" w:type="dxa"/>
            <w:tcBorders>
              <w:top w:val="nil"/>
              <w:left w:val="nil"/>
              <w:bottom w:val="nil"/>
              <w:right w:val="nil"/>
            </w:tcBorders>
            <w:shd w:val="clear" w:color="auto" w:fill="auto"/>
            <w:noWrap/>
            <w:vAlign w:val="center"/>
            <w:hideMark/>
            <w:tcPrChange w:id="487" w:author="Erica Jansen" w:date="2023-03-06T11:01:00Z">
              <w:tcPr>
                <w:tcW w:w="1080" w:type="dxa"/>
                <w:tcBorders>
                  <w:top w:val="nil"/>
                  <w:left w:val="nil"/>
                  <w:bottom w:val="nil"/>
                  <w:right w:val="nil"/>
                </w:tcBorders>
                <w:shd w:val="clear" w:color="auto" w:fill="auto"/>
                <w:noWrap/>
                <w:vAlign w:val="center"/>
                <w:hideMark/>
              </w:tcPr>
            </w:tcPrChange>
          </w:tcPr>
          <w:p w14:paraId="6D2D2E6C" w14:textId="77777777" w:rsidR="009C227D" w:rsidRPr="00745665" w:rsidRDefault="009C227D" w:rsidP="00BE1BB6">
            <w:pPr>
              <w:jc w:val="center"/>
              <w:rPr>
                <w:rFonts w:eastAsia="Times New Roman"/>
                <w:sz w:val="16"/>
                <w:szCs w:val="16"/>
              </w:rPr>
            </w:pPr>
            <w:r w:rsidRPr="00745665">
              <w:rPr>
                <w:rFonts w:eastAsia="Times New Roman"/>
                <w:sz w:val="16"/>
                <w:szCs w:val="16"/>
              </w:rPr>
              <w:t>64</w:t>
            </w:r>
          </w:p>
        </w:tc>
        <w:tc>
          <w:tcPr>
            <w:tcW w:w="1080" w:type="dxa"/>
            <w:tcBorders>
              <w:top w:val="nil"/>
              <w:left w:val="nil"/>
              <w:bottom w:val="nil"/>
              <w:right w:val="nil"/>
            </w:tcBorders>
            <w:shd w:val="clear" w:color="auto" w:fill="auto"/>
            <w:noWrap/>
            <w:vAlign w:val="center"/>
            <w:hideMark/>
            <w:tcPrChange w:id="488" w:author="Erica Jansen" w:date="2023-03-06T11:01:00Z">
              <w:tcPr>
                <w:tcW w:w="1080" w:type="dxa"/>
                <w:tcBorders>
                  <w:top w:val="nil"/>
                  <w:left w:val="nil"/>
                  <w:bottom w:val="nil"/>
                  <w:right w:val="nil"/>
                </w:tcBorders>
                <w:shd w:val="clear" w:color="auto" w:fill="auto"/>
                <w:noWrap/>
                <w:vAlign w:val="center"/>
                <w:hideMark/>
              </w:tcPr>
            </w:tcPrChange>
          </w:tcPr>
          <w:p w14:paraId="795ADE8A"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Change w:id="489" w:author="Erica Jansen" w:date="2023-03-06T11:01:00Z">
              <w:tcPr>
                <w:tcW w:w="1440" w:type="dxa"/>
                <w:tcBorders>
                  <w:top w:val="nil"/>
                  <w:left w:val="nil"/>
                  <w:bottom w:val="nil"/>
                  <w:right w:val="nil"/>
                </w:tcBorders>
                <w:shd w:val="clear" w:color="auto" w:fill="auto"/>
                <w:noWrap/>
                <w:vAlign w:val="center"/>
                <w:hideMark/>
              </w:tcPr>
            </w:tcPrChange>
          </w:tcPr>
          <w:p w14:paraId="2E185755" w14:textId="77777777" w:rsidR="009C227D" w:rsidRPr="00745665" w:rsidRDefault="009C227D" w:rsidP="00BE1BB6">
            <w:pPr>
              <w:jc w:val="center"/>
              <w:rPr>
                <w:rFonts w:eastAsia="Times New Roman"/>
                <w:sz w:val="16"/>
                <w:szCs w:val="16"/>
              </w:rPr>
            </w:pPr>
            <w:r w:rsidRPr="00745665">
              <w:rPr>
                <w:rFonts w:eastAsia="Times New Roman"/>
                <w:sz w:val="16"/>
                <w:szCs w:val="16"/>
              </w:rPr>
              <w:t>21:00 (1:39)</w:t>
            </w:r>
          </w:p>
        </w:tc>
        <w:tc>
          <w:tcPr>
            <w:tcW w:w="1260" w:type="dxa"/>
            <w:tcBorders>
              <w:top w:val="nil"/>
              <w:left w:val="nil"/>
              <w:bottom w:val="nil"/>
              <w:right w:val="nil"/>
            </w:tcBorders>
            <w:shd w:val="clear" w:color="auto" w:fill="auto"/>
            <w:noWrap/>
            <w:vAlign w:val="center"/>
            <w:hideMark/>
            <w:tcPrChange w:id="490" w:author="Erica Jansen" w:date="2023-03-06T11:01:00Z">
              <w:tcPr>
                <w:tcW w:w="1260" w:type="dxa"/>
                <w:tcBorders>
                  <w:top w:val="nil"/>
                  <w:left w:val="nil"/>
                  <w:bottom w:val="nil"/>
                  <w:right w:val="nil"/>
                </w:tcBorders>
                <w:shd w:val="clear" w:color="auto" w:fill="auto"/>
                <w:noWrap/>
                <w:vAlign w:val="center"/>
                <w:hideMark/>
              </w:tcPr>
            </w:tcPrChange>
          </w:tcPr>
          <w:p w14:paraId="76DB33D0"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Change w:id="491" w:author="Erica Jansen" w:date="2023-03-06T11:01:00Z">
              <w:tcPr>
                <w:tcW w:w="1530" w:type="dxa"/>
                <w:tcBorders>
                  <w:top w:val="nil"/>
                  <w:left w:val="nil"/>
                  <w:bottom w:val="nil"/>
                  <w:right w:val="nil"/>
                </w:tcBorders>
                <w:shd w:val="clear" w:color="auto" w:fill="auto"/>
                <w:noWrap/>
                <w:vAlign w:val="center"/>
                <w:hideMark/>
              </w:tcPr>
            </w:tcPrChange>
          </w:tcPr>
          <w:p w14:paraId="525FADE5"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43BC92AD" w14:textId="77777777" w:rsidTr="004A2A47">
        <w:trPr>
          <w:trHeight w:val="340"/>
          <w:trPrChange w:id="492"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493" w:author="Erica Jansen" w:date="2023-03-06T11:01:00Z">
              <w:tcPr>
                <w:tcW w:w="2245" w:type="dxa"/>
                <w:tcBorders>
                  <w:top w:val="nil"/>
                  <w:left w:val="nil"/>
                  <w:bottom w:val="nil"/>
                  <w:right w:val="nil"/>
                </w:tcBorders>
                <w:shd w:val="clear" w:color="auto" w:fill="auto"/>
                <w:vAlign w:val="bottom"/>
                <w:hideMark/>
              </w:tcPr>
            </w:tcPrChange>
          </w:tcPr>
          <w:p w14:paraId="5E53799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more than 35 years</w:t>
            </w:r>
          </w:p>
        </w:tc>
        <w:tc>
          <w:tcPr>
            <w:tcW w:w="1080" w:type="dxa"/>
            <w:tcBorders>
              <w:top w:val="nil"/>
              <w:left w:val="nil"/>
              <w:bottom w:val="nil"/>
              <w:right w:val="nil"/>
            </w:tcBorders>
            <w:shd w:val="clear" w:color="auto" w:fill="auto"/>
            <w:noWrap/>
            <w:vAlign w:val="center"/>
            <w:hideMark/>
            <w:tcPrChange w:id="494" w:author="Erica Jansen" w:date="2023-03-06T11:01:00Z">
              <w:tcPr>
                <w:tcW w:w="1080" w:type="dxa"/>
                <w:tcBorders>
                  <w:top w:val="nil"/>
                  <w:left w:val="nil"/>
                  <w:bottom w:val="nil"/>
                  <w:right w:val="nil"/>
                </w:tcBorders>
                <w:shd w:val="clear" w:color="auto" w:fill="auto"/>
                <w:noWrap/>
                <w:vAlign w:val="center"/>
                <w:hideMark/>
              </w:tcPr>
            </w:tcPrChange>
          </w:tcPr>
          <w:p w14:paraId="436D5008" w14:textId="77777777" w:rsidR="009C227D" w:rsidRPr="00745665" w:rsidRDefault="009C227D" w:rsidP="00BE1BB6">
            <w:pPr>
              <w:jc w:val="center"/>
              <w:rPr>
                <w:rFonts w:eastAsia="Times New Roman"/>
                <w:sz w:val="16"/>
                <w:szCs w:val="16"/>
              </w:rPr>
            </w:pPr>
            <w:r w:rsidRPr="00745665">
              <w:rPr>
                <w:rFonts w:eastAsia="Times New Roman"/>
                <w:sz w:val="16"/>
                <w:szCs w:val="16"/>
              </w:rPr>
              <w:t>24</w:t>
            </w:r>
          </w:p>
        </w:tc>
        <w:tc>
          <w:tcPr>
            <w:tcW w:w="1080" w:type="dxa"/>
            <w:tcBorders>
              <w:top w:val="nil"/>
              <w:left w:val="nil"/>
              <w:bottom w:val="nil"/>
              <w:right w:val="nil"/>
            </w:tcBorders>
            <w:shd w:val="clear" w:color="auto" w:fill="auto"/>
            <w:noWrap/>
            <w:vAlign w:val="center"/>
            <w:hideMark/>
            <w:tcPrChange w:id="495" w:author="Erica Jansen" w:date="2023-03-06T11:01:00Z">
              <w:tcPr>
                <w:tcW w:w="1080" w:type="dxa"/>
                <w:tcBorders>
                  <w:top w:val="nil"/>
                  <w:left w:val="nil"/>
                  <w:bottom w:val="nil"/>
                  <w:right w:val="nil"/>
                </w:tcBorders>
                <w:shd w:val="clear" w:color="auto" w:fill="auto"/>
                <w:noWrap/>
                <w:vAlign w:val="center"/>
                <w:hideMark/>
              </w:tcPr>
            </w:tcPrChange>
          </w:tcPr>
          <w:p w14:paraId="53A40E22" w14:textId="77777777" w:rsidR="009C227D" w:rsidRPr="00745665" w:rsidRDefault="009C227D" w:rsidP="00BE1BB6">
            <w:pPr>
              <w:jc w:val="center"/>
              <w:rPr>
                <w:rFonts w:eastAsia="Times New Roman"/>
                <w:sz w:val="16"/>
                <w:szCs w:val="16"/>
              </w:rPr>
            </w:pPr>
            <w:r w:rsidRPr="00745665">
              <w:rPr>
                <w:rFonts w:eastAsia="Times New Roman"/>
                <w:sz w:val="16"/>
                <w:szCs w:val="16"/>
              </w:rPr>
              <w:t>8:45 (1:31)</w:t>
            </w:r>
          </w:p>
        </w:tc>
        <w:tc>
          <w:tcPr>
            <w:tcW w:w="1440" w:type="dxa"/>
            <w:tcBorders>
              <w:top w:val="nil"/>
              <w:left w:val="nil"/>
              <w:bottom w:val="nil"/>
              <w:right w:val="nil"/>
            </w:tcBorders>
            <w:shd w:val="clear" w:color="auto" w:fill="auto"/>
            <w:noWrap/>
            <w:vAlign w:val="center"/>
            <w:hideMark/>
            <w:tcPrChange w:id="496" w:author="Erica Jansen" w:date="2023-03-06T11:01:00Z">
              <w:tcPr>
                <w:tcW w:w="1440" w:type="dxa"/>
                <w:tcBorders>
                  <w:top w:val="nil"/>
                  <w:left w:val="nil"/>
                  <w:bottom w:val="nil"/>
                  <w:right w:val="nil"/>
                </w:tcBorders>
                <w:shd w:val="clear" w:color="auto" w:fill="auto"/>
                <w:noWrap/>
                <w:vAlign w:val="center"/>
                <w:hideMark/>
              </w:tcPr>
            </w:tcPrChange>
          </w:tcPr>
          <w:p w14:paraId="57BF1647" w14:textId="77777777" w:rsidR="009C227D" w:rsidRPr="00745665" w:rsidRDefault="009C227D" w:rsidP="00BE1BB6">
            <w:pPr>
              <w:jc w:val="center"/>
              <w:rPr>
                <w:rFonts w:eastAsia="Times New Roman"/>
                <w:sz w:val="16"/>
                <w:szCs w:val="16"/>
              </w:rPr>
            </w:pPr>
            <w:r w:rsidRPr="00745665">
              <w:rPr>
                <w:rFonts w:eastAsia="Times New Roman"/>
                <w:sz w:val="16"/>
                <w:szCs w:val="16"/>
              </w:rPr>
              <w:t>20:55 (2:07)</w:t>
            </w:r>
          </w:p>
        </w:tc>
        <w:tc>
          <w:tcPr>
            <w:tcW w:w="1260" w:type="dxa"/>
            <w:tcBorders>
              <w:top w:val="nil"/>
              <w:left w:val="nil"/>
              <w:bottom w:val="nil"/>
              <w:right w:val="nil"/>
            </w:tcBorders>
            <w:shd w:val="clear" w:color="auto" w:fill="auto"/>
            <w:noWrap/>
            <w:vAlign w:val="center"/>
            <w:hideMark/>
            <w:tcPrChange w:id="497" w:author="Erica Jansen" w:date="2023-03-06T11:01:00Z">
              <w:tcPr>
                <w:tcW w:w="1260" w:type="dxa"/>
                <w:tcBorders>
                  <w:top w:val="nil"/>
                  <w:left w:val="nil"/>
                  <w:bottom w:val="nil"/>
                  <w:right w:val="nil"/>
                </w:tcBorders>
                <w:shd w:val="clear" w:color="auto" w:fill="auto"/>
                <w:noWrap/>
                <w:vAlign w:val="center"/>
                <w:hideMark/>
              </w:tcPr>
            </w:tcPrChange>
          </w:tcPr>
          <w:p w14:paraId="58C67928" w14:textId="77777777" w:rsidR="009C227D" w:rsidRPr="00745665" w:rsidRDefault="009C227D" w:rsidP="00BE1BB6">
            <w:pPr>
              <w:jc w:val="center"/>
              <w:rPr>
                <w:rFonts w:eastAsia="Times New Roman"/>
                <w:sz w:val="16"/>
                <w:szCs w:val="16"/>
              </w:rPr>
            </w:pPr>
            <w:r w:rsidRPr="00745665">
              <w:rPr>
                <w:rFonts w:eastAsia="Times New Roman"/>
                <w:sz w:val="16"/>
                <w:szCs w:val="16"/>
              </w:rPr>
              <w:t>2:37 (0:03)</w:t>
            </w:r>
          </w:p>
        </w:tc>
        <w:tc>
          <w:tcPr>
            <w:tcW w:w="1530" w:type="dxa"/>
            <w:tcBorders>
              <w:top w:val="nil"/>
              <w:left w:val="nil"/>
              <w:bottom w:val="nil"/>
              <w:right w:val="nil"/>
            </w:tcBorders>
            <w:shd w:val="clear" w:color="auto" w:fill="auto"/>
            <w:noWrap/>
            <w:vAlign w:val="center"/>
            <w:hideMark/>
            <w:tcPrChange w:id="498" w:author="Erica Jansen" w:date="2023-03-06T11:01:00Z">
              <w:tcPr>
                <w:tcW w:w="1530" w:type="dxa"/>
                <w:tcBorders>
                  <w:top w:val="nil"/>
                  <w:left w:val="nil"/>
                  <w:bottom w:val="nil"/>
                  <w:right w:val="nil"/>
                </w:tcBorders>
                <w:shd w:val="clear" w:color="auto" w:fill="auto"/>
                <w:noWrap/>
                <w:vAlign w:val="center"/>
                <w:hideMark/>
              </w:tcPr>
            </w:tcPrChange>
          </w:tcPr>
          <w:p w14:paraId="5122EBCA" w14:textId="77777777" w:rsidR="009C227D" w:rsidRPr="00745665" w:rsidRDefault="009C227D" w:rsidP="00BE1BB6">
            <w:pPr>
              <w:jc w:val="center"/>
              <w:rPr>
                <w:rFonts w:eastAsia="Times New Roman"/>
                <w:sz w:val="16"/>
                <w:szCs w:val="16"/>
              </w:rPr>
            </w:pPr>
            <w:r w:rsidRPr="00745665">
              <w:rPr>
                <w:rFonts w:eastAsia="Times New Roman"/>
                <w:sz w:val="16"/>
                <w:szCs w:val="16"/>
              </w:rPr>
              <w:t>12.0 (2.12)</w:t>
            </w:r>
          </w:p>
        </w:tc>
      </w:tr>
      <w:tr w:rsidR="00AF0DB1" w:rsidRPr="00745665" w14:paraId="5C91873D" w14:textId="77777777" w:rsidTr="004A2A47">
        <w:trPr>
          <w:trHeight w:val="340"/>
          <w:trPrChange w:id="499"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500" w:author="Erica Jansen" w:date="2023-03-06T11:01:00Z">
              <w:tcPr>
                <w:tcW w:w="2245" w:type="dxa"/>
                <w:tcBorders>
                  <w:top w:val="nil"/>
                  <w:left w:val="nil"/>
                  <w:bottom w:val="nil"/>
                  <w:right w:val="nil"/>
                </w:tcBorders>
                <w:shd w:val="clear" w:color="auto" w:fill="auto"/>
                <w:vAlign w:val="bottom"/>
                <w:hideMark/>
              </w:tcPr>
            </w:tcPrChange>
          </w:tcPr>
          <w:p w14:paraId="3453DF13"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Change w:id="501" w:author="Erica Jansen" w:date="2023-03-06T11:01:00Z">
              <w:tcPr>
                <w:tcW w:w="1080" w:type="dxa"/>
                <w:tcBorders>
                  <w:top w:val="nil"/>
                  <w:left w:val="nil"/>
                  <w:bottom w:val="nil"/>
                  <w:right w:val="nil"/>
                </w:tcBorders>
                <w:shd w:val="clear" w:color="auto" w:fill="auto"/>
                <w:noWrap/>
                <w:vAlign w:val="center"/>
                <w:hideMark/>
              </w:tcPr>
            </w:tcPrChange>
          </w:tcPr>
          <w:p w14:paraId="10A1A8C8"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Change w:id="502" w:author="Erica Jansen" w:date="2023-03-06T11:01:00Z">
              <w:tcPr>
                <w:tcW w:w="1080" w:type="dxa"/>
                <w:tcBorders>
                  <w:top w:val="nil"/>
                  <w:left w:val="nil"/>
                  <w:bottom w:val="nil"/>
                  <w:right w:val="nil"/>
                </w:tcBorders>
                <w:shd w:val="clear" w:color="auto" w:fill="auto"/>
                <w:noWrap/>
                <w:vAlign w:val="bottom"/>
                <w:hideMark/>
              </w:tcPr>
            </w:tcPrChange>
          </w:tcPr>
          <w:p w14:paraId="24D4C212" w14:textId="77777777" w:rsidR="009C227D" w:rsidRPr="00745665" w:rsidRDefault="009C227D" w:rsidP="00BE1BB6">
            <w:pPr>
              <w:jc w:val="center"/>
              <w:rPr>
                <w:rFonts w:eastAsia="Times New Roman"/>
                <w:sz w:val="16"/>
                <w:szCs w:val="16"/>
              </w:rPr>
            </w:pPr>
            <w:r w:rsidRPr="00745665">
              <w:rPr>
                <w:rFonts w:eastAsia="Times New Roman"/>
                <w:sz w:val="16"/>
                <w:szCs w:val="16"/>
              </w:rPr>
              <w:t>0.63</w:t>
            </w:r>
          </w:p>
        </w:tc>
        <w:tc>
          <w:tcPr>
            <w:tcW w:w="1440" w:type="dxa"/>
            <w:tcBorders>
              <w:top w:val="nil"/>
              <w:left w:val="nil"/>
              <w:bottom w:val="nil"/>
              <w:right w:val="nil"/>
            </w:tcBorders>
            <w:shd w:val="clear" w:color="auto" w:fill="auto"/>
            <w:noWrap/>
            <w:vAlign w:val="center"/>
            <w:hideMark/>
            <w:tcPrChange w:id="503" w:author="Erica Jansen" w:date="2023-03-06T11:01:00Z">
              <w:tcPr>
                <w:tcW w:w="1440" w:type="dxa"/>
                <w:tcBorders>
                  <w:top w:val="nil"/>
                  <w:left w:val="nil"/>
                  <w:bottom w:val="nil"/>
                  <w:right w:val="nil"/>
                </w:tcBorders>
                <w:shd w:val="clear" w:color="auto" w:fill="auto"/>
                <w:noWrap/>
                <w:vAlign w:val="center"/>
                <w:hideMark/>
              </w:tcPr>
            </w:tcPrChange>
          </w:tcPr>
          <w:p w14:paraId="1125F5F9" w14:textId="77777777" w:rsidR="009C227D" w:rsidRPr="00745665" w:rsidRDefault="009C227D" w:rsidP="00BE1BB6">
            <w:pPr>
              <w:jc w:val="center"/>
              <w:rPr>
                <w:rFonts w:eastAsia="Times New Roman"/>
                <w:sz w:val="16"/>
                <w:szCs w:val="16"/>
              </w:rPr>
            </w:pPr>
            <w:r w:rsidRPr="00745665">
              <w:rPr>
                <w:rFonts w:eastAsia="Times New Roman"/>
                <w:sz w:val="16"/>
                <w:szCs w:val="16"/>
              </w:rPr>
              <w:t>0.71</w:t>
            </w:r>
          </w:p>
        </w:tc>
        <w:tc>
          <w:tcPr>
            <w:tcW w:w="1260" w:type="dxa"/>
            <w:tcBorders>
              <w:top w:val="nil"/>
              <w:left w:val="nil"/>
              <w:bottom w:val="nil"/>
              <w:right w:val="nil"/>
            </w:tcBorders>
            <w:shd w:val="clear" w:color="auto" w:fill="auto"/>
            <w:noWrap/>
            <w:vAlign w:val="bottom"/>
            <w:hideMark/>
            <w:tcPrChange w:id="504" w:author="Erica Jansen" w:date="2023-03-06T11:01:00Z">
              <w:tcPr>
                <w:tcW w:w="1260" w:type="dxa"/>
                <w:tcBorders>
                  <w:top w:val="nil"/>
                  <w:left w:val="nil"/>
                  <w:bottom w:val="nil"/>
                  <w:right w:val="nil"/>
                </w:tcBorders>
                <w:shd w:val="clear" w:color="auto" w:fill="auto"/>
                <w:noWrap/>
                <w:vAlign w:val="bottom"/>
                <w:hideMark/>
              </w:tcPr>
            </w:tcPrChange>
          </w:tcPr>
          <w:p w14:paraId="785A053B" w14:textId="77777777" w:rsidR="009C227D" w:rsidRPr="00745665" w:rsidRDefault="009C227D" w:rsidP="00BE1BB6">
            <w:pPr>
              <w:jc w:val="center"/>
              <w:rPr>
                <w:rFonts w:eastAsia="Times New Roman"/>
                <w:sz w:val="16"/>
                <w:szCs w:val="16"/>
              </w:rPr>
            </w:pPr>
            <w:r w:rsidRPr="00745665">
              <w:rPr>
                <w:rFonts w:eastAsia="Times New Roman"/>
                <w:sz w:val="16"/>
                <w:szCs w:val="16"/>
              </w:rPr>
              <w:t>0.67</w:t>
            </w:r>
          </w:p>
        </w:tc>
        <w:tc>
          <w:tcPr>
            <w:tcW w:w="1530" w:type="dxa"/>
            <w:tcBorders>
              <w:top w:val="nil"/>
              <w:left w:val="nil"/>
              <w:bottom w:val="nil"/>
              <w:right w:val="nil"/>
            </w:tcBorders>
            <w:shd w:val="clear" w:color="auto" w:fill="auto"/>
            <w:noWrap/>
            <w:vAlign w:val="bottom"/>
            <w:hideMark/>
            <w:tcPrChange w:id="505" w:author="Erica Jansen" w:date="2023-03-06T11:01:00Z">
              <w:tcPr>
                <w:tcW w:w="1530" w:type="dxa"/>
                <w:tcBorders>
                  <w:top w:val="nil"/>
                  <w:left w:val="nil"/>
                  <w:bottom w:val="nil"/>
                  <w:right w:val="nil"/>
                </w:tcBorders>
                <w:shd w:val="clear" w:color="auto" w:fill="auto"/>
                <w:noWrap/>
                <w:vAlign w:val="bottom"/>
                <w:hideMark/>
              </w:tcPr>
            </w:tcPrChange>
          </w:tcPr>
          <w:p w14:paraId="308795FB" w14:textId="77777777" w:rsidR="009C227D" w:rsidRPr="00745665" w:rsidRDefault="009C227D" w:rsidP="00BE1BB6">
            <w:pPr>
              <w:jc w:val="center"/>
              <w:rPr>
                <w:rFonts w:eastAsia="Times New Roman"/>
                <w:sz w:val="16"/>
                <w:szCs w:val="16"/>
              </w:rPr>
            </w:pPr>
            <w:r w:rsidRPr="00745665">
              <w:rPr>
                <w:rFonts w:eastAsia="Times New Roman"/>
                <w:sz w:val="16"/>
                <w:szCs w:val="16"/>
              </w:rPr>
              <w:t>0.98</w:t>
            </w:r>
          </w:p>
        </w:tc>
      </w:tr>
      <w:tr w:rsidR="00A47827" w:rsidRPr="00745665" w14:paraId="2B143133" w14:textId="77777777" w:rsidTr="004A2A47">
        <w:trPr>
          <w:trHeight w:val="340"/>
        </w:trPr>
        <w:tc>
          <w:tcPr>
            <w:tcW w:w="2245" w:type="dxa"/>
            <w:tcBorders>
              <w:top w:val="nil"/>
              <w:left w:val="nil"/>
              <w:bottom w:val="nil"/>
              <w:right w:val="nil"/>
            </w:tcBorders>
            <w:shd w:val="clear" w:color="000000" w:fill="FCE4D6"/>
            <w:vAlign w:val="bottom"/>
            <w:hideMark/>
          </w:tcPr>
          <w:p w14:paraId="55FE0CD2" w14:textId="77777777" w:rsidR="009C227D" w:rsidRPr="00745665" w:rsidRDefault="009C227D" w:rsidP="00BE1BB6">
            <w:pPr>
              <w:rPr>
                <w:rFonts w:eastAsia="Times New Roman"/>
                <w:sz w:val="16"/>
                <w:szCs w:val="16"/>
              </w:rPr>
            </w:pPr>
            <w:r w:rsidRPr="00745665">
              <w:rPr>
                <w:rFonts w:eastAsia="Times New Roman"/>
                <w:sz w:val="16"/>
                <w:szCs w:val="16"/>
              </w:rPr>
              <w:t>Parity</w:t>
            </w:r>
          </w:p>
        </w:tc>
        <w:tc>
          <w:tcPr>
            <w:tcW w:w="1080" w:type="dxa"/>
            <w:tcBorders>
              <w:top w:val="nil"/>
              <w:left w:val="nil"/>
              <w:bottom w:val="nil"/>
              <w:right w:val="nil"/>
            </w:tcBorders>
            <w:shd w:val="clear" w:color="000000" w:fill="FCE4D6"/>
            <w:noWrap/>
            <w:vAlign w:val="center"/>
            <w:hideMark/>
          </w:tcPr>
          <w:p w14:paraId="0E3EB014" w14:textId="77777777" w:rsidR="009C227D" w:rsidRPr="00745665" w:rsidRDefault="009C227D" w:rsidP="00BE1BB6">
            <w:pPr>
              <w:jc w:val="center"/>
              <w:rPr>
                <w:rFonts w:eastAsia="Times New Roman"/>
                <w:b/>
                <w:bCs/>
                <w:sz w:val="16"/>
                <w:szCs w:val="16"/>
              </w:rPr>
            </w:pPr>
            <w:r w:rsidRPr="00745665">
              <w:rPr>
                <w:rFonts w:eastAsia="Times New Roman"/>
                <w:b/>
                <w:bCs/>
                <w:sz w:val="16"/>
                <w:szCs w:val="16"/>
              </w:rPr>
              <w:t> </w:t>
            </w:r>
          </w:p>
        </w:tc>
        <w:tc>
          <w:tcPr>
            <w:tcW w:w="1080" w:type="dxa"/>
            <w:tcBorders>
              <w:top w:val="nil"/>
              <w:left w:val="nil"/>
              <w:bottom w:val="nil"/>
              <w:right w:val="nil"/>
            </w:tcBorders>
            <w:shd w:val="clear" w:color="000000" w:fill="FCE4D6"/>
            <w:noWrap/>
            <w:vAlign w:val="bottom"/>
            <w:hideMark/>
          </w:tcPr>
          <w:p w14:paraId="15F5B64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0E5F62F2"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C638F8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12859E3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61F4679D" w14:textId="77777777" w:rsidTr="004A2A47">
        <w:trPr>
          <w:trHeight w:val="320"/>
          <w:trPrChange w:id="506" w:author="Erica Jansen" w:date="2023-03-06T11:01:00Z">
            <w:trPr>
              <w:gridAfter w:val="0"/>
              <w:wAfter w:w="2839" w:type="dxa"/>
              <w:trHeight w:val="320"/>
            </w:trPr>
          </w:trPrChange>
        </w:trPr>
        <w:tc>
          <w:tcPr>
            <w:tcW w:w="2245" w:type="dxa"/>
            <w:tcBorders>
              <w:top w:val="nil"/>
              <w:left w:val="nil"/>
              <w:bottom w:val="nil"/>
              <w:right w:val="nil"/>
            </w:tcBorders>
            <w:shd w:val="clear" w:color="auto" w:fill="auto"/>
            <w:vAlign w:val="bottom"/>
            <w:hideMark/>
            <w:tcPrChange w:id="507" w:author="Erica Jansen" w:date="2023-03-06T11:01:00Z">
              <w:tcPr>
                <w:tcW w:w="2245" w:type="dxa"/>
                <w:tcBorders>
                  <w:top w:val="nil"/>
                  <w:left w:val="nil"/>
                  <w:bottom w:val="nil"/>
                  <w:right w:val="nil"/>
                </w:tcBorders>
                <w:shd w:val="clear" w:color="auto" w:fill="auto"/>
                <w:vAlign w:val="bottom"/>
                <w:hideMark/>
              </w:tcPr>
            </w:tcPrChange>
          </w:tcPr>
          <w:p w14:paraId="40B03D5B"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lastRenderedPageBreak/>
              <w:t>0</w:t>
            </w:r>
          </w:p>
        </w:tc>
        <w:tc>
          <w:tcPr>
            <w:tcW w:w="1080" w:type="dxa"/>
            <w:tcBorders>
              <w:top w:val="nil"/>
              <w:left w:val="nil"/>
              <w:bottom w:val="nil"/>
              <w:right w:val="nil"/>
            </w:tcBorders>
            <w:shd w:val="clear" w:color="auto" w:fill="auto"/>
            <w:noWrap/>
            <w:vAlign w:val="center"/>
            <w:hideMark/>
            <w:tcPrChange w:id="508" w:author="Erica Jansen" w:date="2023-03-06T11:01:00Z">
              <w:tcPr>
                <w:tcW w:w="1080" w:type="dxa"/>
                <w:tcBorders>
                  <w:top w:val="nil"/>
                  <w:left w:val="nil"/>
                  <w:bottom w:val="nil"/>
                  <w:right w:val="nil"/>
                </w:tcBorders>
                <w:shd w:val="clear" w:color="auto" w:fill="auto"/>
                <w:noWrap/>
                <w:vAlign w:val="center"/>
                <w:hideMark/>
              </w:tcPr>
            </w:tcPrChange>
          </w:tcPr>
          <w:p w14:paraId="442E9F01" w14:textId="77777777" w:rsidR="009C227D" w:rsidRPr="00745665" w:rsidRDefault="009C227D" w:rsidP="00BE1BB6">
            <w:pPr>
              <w:jc w:val="center"/>
              <w:rPr>
                <w:rFonts w:eastAsia="Times New Roman"/>
                <w:sz w:val="16"/>
                <w:szCs w:val="16"/>
              </w:rPr>
            </w:pPr>
            <w:r w:rsidRPr="00745665">
              <w:rPr>
                <w:rFonts w:eastAsia="Times New Roman"/>
                <w:sz w:val="16"/>
                <w:szCs w:val="16"/>
              </w:rPr>
              <w:t>39</w:t>
            </w:r>
          </w:p>
        </w:tc>
        <w:tc>
          <w:tcPr>
            <w:tcW w:w="1080" w:type="dxa"/>
            <w:tcBorders>
              <w:top w:val="nil"/>
              <w:left w:val="nil"/>
              <w:bottom w:val="nil"/>
              <w:right w:val="nil"/>
            </w:tcBorders>
            <w:shd w:val="clear" w:color="auto" w:fill="auto"/>
            <w:noWrap/>
            <w:vAlign w:val="center"/>
            <w:hideMark/>
            <w:tcPrChange w:id="509" w:author="Erica Jansen" w:date="2023-03-06T11:01:00Z">
              <w:tcPr>
                <w:tcW w:w="1080" w:type="dxa"/>
                <w:tcBorders>
                  <w:top w:val="nil"/>
                  <w:left w:val="nil"/>
                  <w:bottom w:val="nil"/>
                  <w:right w:val="nil"/>
                </w:tcBorders>
                <w:shd w:val="clear" w:color="auto" w:fill="auto"/>
                <w:noWrap/>
                <w:vAlign w:val="center"/>
                <w:hideMark/>
              </w:tcPr>
            </w:tcPrChange>
          </w:tcPr>
          <w:p w14:paraId="4B96C620"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Change w:id="510" w:author="Erica Jansen" w:date="2023-03-06T11:01:00Z">
              <w:tcPr>
                <w:tcW w:w="1440" w:type="dxa"/>
                <w:tcBorders>
                  <w:top w:val="nil"/>
                  <w:left w:val="nil"/>
                  <w:bottom w:val="nil"/>
                  <w:right w:val="nil"/>
                </w:tcBorders>
                <w:shd w:val="clear" w:color="auto" w:fill="auto"/>
                <w:noWrap/>
                <w:vAlign w:val="center"/>
                <w:hideMark/>
              </w:tcPr>
            </w:tcPrChange>
          </w:tcPr>
          <w:p w14:paraId="723B8E84" w14:textId="77777777" w:rsidR="009C227D" w:rsidRPr="00745665" w:rsidRDefault="009C227D" w:rsidP="00BE1BB6">
            <w:pPr>
              <w:jc w:val="center"/>
              <w:rPr>
                <w:rFonts w:eastAsia="Times New Roman"/>
                <w:sz w:val="16"/>
                <w:szCs w:val="16"/>
              </w:rPr>
            </w:pPr>
            <w:r w:rsidRPr="00745665">
              <w:rPr>
                <w:rFonts w:eastAsia="Times New Roman"/>
                <w:sz w:val="16"/>
                <w:szCs w:val="16"/>
              </w:rPr>
              <w:t>21:00 (1:30)</w:t>
            </w:r>
          </w:p>
        </w:tc>
        <w:tc>
          <w:tcPr>
            <w:tcW w:w="1260" w:type="dxa"/>
            <w:tcBorders>
              <w:top w:val="nil"/>
              <w:left w:val="nil"/>
              <w:bottom w:val="nil"/>
              <w:right w:val="nil"/>
            </w:tcBorders>
            <w:shd w:val="clear" w:color="auto" w:fill="auto"/>
            <w:noWrap/>
            <w:vAlign w:val="center"/>
            <w:hideMark/>
            <w:tcPrChange w:id="511" w:author="Erica Jansen" w:date="2023-03-06T11:01:00Z">
              <w:tcPr>
                <w:tcW w:w="1260" w:type="dxa"/>
                <w:tcBorders>
                  <w:top w:val="nil"/>
                  <w:left w:val="nil"/>
                  <w:bottom w:val="nil"/>
                  <w:right w:val="nil"/>
                </w:tcBorders>
                <w:shd w:val="clear" w:color="auto" w:fill="auto"/>
                <w:noWrap/>
                <w:vAlign w:val="center"/>
                <w:hideMark/>
              </w:tcPr>
            </w:tcPrChange>
          </w:tcPr>
          <w:p w14:paraId="71D7566F"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Change w:id="512" w:author="Erica Jansen" w:date="2023-03-06T11:01:00Z">
              <w:tcPr>
                <w:tcW w:w="1530" w:type="dxa"/>
                <w:tcBorders>
                  <w:top w:val="nil"/>
                  <w:left w:val="nil"/>
                  <w:bottom w:val="nil"/>
                  <w:right w:val="nil"/>
                </w:tcBorders>
                <w:shd w:val="clear" w:color="auto" w:fill="auto"/>
                <w:noWrap/>
                <w:vAlign w:val="center"/>
                <w:hideMark/>
              </w:tcPr>
            </w:tcPrChange>
          </w:tcPr>
          <w:p w14:paraId="6D1BE385" w14:textId="77777777" w:rsidR="009C227D" w:rsidRPr="00745665" w:rsidRDefault="009C227D" w:rsidP="00BE1BB6">
            <w:pPr>
              <w:jc w:val="center"/>
              <w:rPr>
                <w:rFonts w:eastAsia="Times New Roman"/>
                <w:sz w:val="16"/>
                <w:szCs w:val="16"/>
              </w:rPr>
            </w:pPr>
            <w:r w:rsidRPr="00745665">
              <w:rPr>
                <w:rFonts w:eastAsia="Times New Roman"/>
                <w:sz w:val="16"/>
                <w:szCs w:val="16"/>
              </w:rPr>
              <w:t>12.0 (2.30)</w:t>
            </w:r>
          </w:p>
        </w:tc>
      </w:tr>
      <w:tr w:rsidR="00AF0DB1" w:rsidRPr="00745665" w14:paraId="1BDDE50F" w14:textId="77777777" w:rsidTr="004A2A47">
        <w:trPr>
          <w:trHeight w:val="340"/>
          <w:trPrChange w:id="513"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514" w:author="Erica Jansen" w:date="2023-03-06T11:01:00Z">
              <w:tcPr>
                <w:tcW w:w="2245" w:type="dxa"/>
                <w:tcBorders>
                  <w:top w:val="nil"/>
                  <w:left w:val="nil"/>
                  <w:bottom w:val="nil"/>
                  <w:right w:val="nil"/>
                </w:tcBorders>
                <w:shd w:val="clear" w:color="auto" w:fill="auto"/>
                <w:vAlign w:val="bottom"/>
                <w:hideMark/>
              </w:tcPr>
            </w:tcPrChange>
          </w:tcPr>
          <w:p w14:paraId="7837ED70"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1+</w:t>
            </w:r>
          </w:p>
        </w:tc>
        <w:tc>
          <w:tcPr>
            <w:tcW w:w="1080" w:type="dxa"/>
            <w:tcBorders>
              <w:top w:val="nil"/>
              <w:left w:val="nil"/>
              <w:bottom w:val="nil"/>
              <w:right w:val="nil"/>
            </w:tcBorders>
            <w:shd w:val="clear" w:color="auto" w:fill="auto"/>
            <w:noWrap/>
            <w:vAlign w:val="center"/>
            <w:hideMark/>
            <w:tcPrChange w:id="515" w:author="Erica Jansen" w:date="2023-03-06T11:01:00Z">
              <w:tcPr>
                <w:tcW w:w="1080" w:type="dxa"/>
                <w:tcBorders>
                  <w:top w:val="nil"/>
                  <w:left w:val="nil"/>
                  <w:bottom w:val="nil"/>
                  <w:right w:val="nil"/>
                </w:tcBorders>
                <w:shd w:val="clear" w:color="auto" w:fill="auto"/>
                <w:noWrap/>
                <w:vAlign w:val="center"/>
                <w:hideMark/>
              </w:tcPr>
            </w:tcPrChange>
          </w:tcPr>
          <w:p w14:paraId="149CE81D" w14:textId="77777777" w:rsidR="009C227D" w:rsidRPr="00745665" w:rsidRDefault="009C227D" w:rsidP="00BE1BB6">
            <w:pPr>
              <w:jc w:val="center"/>
              <w:rPr>
                <w:rFonts w:eastAsia="Times New Roman"/>
                <w:sz w:val="16"/>
                <w:szCs w:val="16"/>
              </w:rPr>
            </w:pPr>
            <w:r w:rsidRPr="00745665">
              <w:rPr>
                <w:rFonts w:eastAsia="Times New Roman"/>
                <w:sz w:val="16"/>
                <w:szCs w:val="16"/>
              </w:rPr>
              <w:t>47</w:t>
            </w:r>
          </w:p>
        </w:tc>
        <w:tc>
          <w:tcPr>
            <w:tcW w:w="1080" w:type="dxa"/>
            <w:tcBorders>
              <w:top w:val="nil"/>
              <w:left w:val="nil"/>
              <w:bottom w:val="nil"/>
              <w:right w:val="nil"/>
            </w:tcBorders>
            <w:shd w:val="clear" w:color="auto" w:fill="auto"/>
            <w:noWrap/>
            <w:vAlign w:val="center"/>
            <w:hideMark/>
            <w:tcPrChange w:id="516" w:author="Erica Jansen" w:date="2023-03-06T11:01:00Z">
              <w:tcPr>
                <w:tcW w:w="1080" w:type="dxa"/>
                <w:tcBorders>
                  <w:top w:val="nil"/>
                  <w:left w:val="nil"/>
                  <w:bottom w:val="nil"/>
                  <w:right w:val="nil"/>
                </w:tcBorders>
                <w:shd w:val="clear" w:color="auto" w:fill="auto"/>
                <w:noWrap/>
                <w:vAlign w:val="center"/>
                <w:hideMark/>
              </w:tcPr>
            </w:tcPrChange>
          </w:tcPr>
          <w:p w14:paraId="62814EEA" w14:textId="77777777" w:rsidR="009C227D" w:rsidRPr="00745665" w:rsidRDefault="009C227D" w:rsidP="00BE1BB6">
            <w:pPr>
              <w:jc w:val="center"/>
              <w:rPr>
                <w:rFonts w:eastAsia="Times New Roman"/>
                <w:sz w:val="16"/>
                <w:szCs w:val="16"/>
              </w:rPr>
            </w:pPr>
            <w:r w:rsidRPr="00745665">
              <w:rPr>
                <w:rFonts w:eastAsia="Times New Roman"/>
                <w:sz w:val="16"/>
                <w:szCs w:val="16"/>
              </w:rPr>
              <w:t>8:30 (1:35)</w:t>
            </w:r>
          </w:p>
        </w:tc>
        <w:tc>
          <w:tcPr>
            <w:tcW w:w="1440" w:type="dxa"/>
            <w:tcBorders>
              <w:top w:val="nil"/>
              <w:left w:val="nil"/>
              <w:bottom w:val="nil"/>
              <w:right w:val="nil"/>
            </w:tcBorders>
            <w:shd w:val="clear" w:color="auto" w:fill="auto"/>
            <w:noWrap/>
            <w:vAlign w:val="center"/>
            <w:hideMark/>
            <w:tcPrChange w:id="517" w:author="Erica Jansen" w:date="2023-03-06T11:01:00Z">
              <w:tcPr>
                <w:tcW w:w="1440" w:type="dxa"/>
                <w:tcBorders>
                  <w:top w:val="nil"/>
                  <w:left w:val="nil"/>
                  <w:bottom w:val="nil"/>
                  <w:right w:val="nil"/>
                </w:tcBorders>
                <w:shd w:val="clear" w:color="auto" w:fill="auto"/>
                <w:noWrap/>
                <w:vAlign w:val="center"/>
                <w:hideMark/>
              </w:tcPr>
            </w:tcPrChange>
          </w:tcPr>
          <w:p w14:paraId="15BD518F"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Change w:id="518" w:author="Erica Jansen" w:date="2023-03-06T11:01:00Z">
              <w:tcPr>
                <w:tcW w:w="1260" w:type="dxa"/>
                <w:tcBorders>
                  <w:top w:val="nil"/>
                  <w:left w:val="nil"/>
                  <w:bottom w:val="nil"/>
                  <w:right w:val="nil"/>
                </w:tcBorders>
                <w:shd w:val="clear" w:color="auto" w:fill="auto"/>
                <w:noWrap/>
                <w:vAlign w:val="center"/>
                <w:hideMark/>
              </w:tcPr>
            </w:tcPrChange>
          </w:tcPr>
          <w:p w14:paraId="1AEE99AB"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Change w:id="519" w:author="Erica Jansen" w:date="2023-03-06T11:01:00Z">
              <w:tcPr>
                <w:tcW w:w="1530" w:type="dxa"/>
                <w:tcBorders>
                  <w:top w:val="nil"/>
                  <w:left w:val="nil"/>
                  <w:bottom w:val="nil"/>
                  <w:right w:val="nil"/>
                </w:tcBorders>
                <w:shd w:val="clear" w:color="auto" w:fill="auto"/>
                <w:noWrap/>
                <w:vAlign w:val="center"/>
                <w:hideMark/>
              </w:tcPr>
            </w:tcPrChange>
          </w:tcPr>
          <w:p w14:paraId="4E89E9DF"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31636736" w14:textId="77777777" w:rsidTr="004A2A47">
        <w:trPr>
          <w:trHeight w:val="340"/>
          <w:trPrChange w:id="520"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521" w:author="Erica Jansen" w:date="2023-03-06T11:01:00Z">
              <w:tcPr>
                <w:tcW w:w="2245" w:type="dxa"/>
                <w:tcBorders>
                  <w:top w:val="nil"/>
                  <w:left w:val="nil"/>
                  <w:bottom w:val="nil"/>
                  <w:right w:val="nil"/>
                </w:tcBorders>
                <w:shd w:val="clear" w:color="auto" w:fill="auto"/>
                <w:vAlign w:val="bottom"/>
                <w:hideMark/>
              </w:tcPr>
            </w:tcPrChange>
          </w:tcPr>
          <w:p w14:paraId="2AA92A25"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Change w:id="522" w:author="Erica Jansen" w:date="2023-03-06T11:01:00Z">
              <w:tcPr>
                <w:tcW w:w="1080" w:type="dxa"/>
                <w:tcBorders>
                  <w:top w:val="nil"/>
                  <w:left w:val="nil"/>
                  <w:bottom w:val="nil"/>
                  <w:right w:val="nil"/>
                </w:tcBorders>
                <w:shd w:val="clear" w:color="auto" w:fill="auto"/>
                <w:noWrap/>
                <w:vAlign w:val="center"/>
                <w:hideMark/>
              </w:tcPr>
            </w:tcPrChange>
          </w:tcPr>
          <w:p w14:paraId="36C2A209"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Change w:id="523" w:author="Erica Jansen" w:date="2023-03-06T11:01:00Z">
              <w:tcPr>
                <w:tcW w:w="1080" w:type="dxa"/>
                <w:tcBorders>
                  <w:top w:val="nil"/>
                  <w:left w:val="nil"/>
                  <w:bottom w:val="nil"/>
                  <w:right w:val="nil"/>
                </w:tcBorders>
                <w:shd w:val="clear" w:color="auto" w:fill="auto"/>
                <w:noWrap/>
                <w:vAlign w:val="bottom"/>
                <w:hideMark/>
              </w:tcPr>
            </w:tcPrChange>
          </w:tcPr>
          <w:p w14:paraId="63CF0FE1" w14:textId="77777777" w:rsidR="009C227D" w:rsidRPr="00745665" w:rsidRDefault="009C227D" w:rsidP="00BE1BB6">
            <w:pPr>
              <w:jc w:val="center"/>
              <w:rPr>
                <w:rFonts w:eastAsia="Times New Roman"/>
                <w:sz w:val="16"/>
                <w:szCs w:val="16"/>
              </w:rPr>
            </w:pPr>
            <w:r w:rsidRPr="00745665">
              <w:rPr>
                <w:rFonts w:eastAsia="Times New Roman"/>
                <w:sz w:val="16"/>
                <w:szCs w:val="16"/>
              </w:rPr>
              <w:t>0.46</w:t>
            </w:r>
          </w:p>
        </w:tc>
        <w:tc>
          <w:tcPr>
            <w:tcW w:w="1440" w:type="dxa"/>
            <w:tcBorders>
              <w:top w:val="nil"/>
              <w:left w:val="nil"/>
              <w:bottom w:val="nil"/>
              <w:right w:val="nil"/>
            </w:tcBorders>
            <w:shd w:val="clear" w:color="auto" w:fill="auto"/>
            <w:noWrap/>
            <w:vAlign w:val="center"/>
            <w:hideMark/>
            <w:tcPrChange w:id="524" w:author="Erica Jansen" w:date="2023-03-06T11:01:00Z">
              <w:tcPr>
                <w:tcW w:w="1440" w:type="dxa"/>
                <w:tcBorders>
                  <w:top w:val="nil"/>
                  <w:left w:val="nil"/>
                  <w:bottom w:val="nil"/>
                  <w:right w:val="nil"/>
                </w:tcBorders>
                <w:shd w:val="clear" w:color="auto" w:fill="auto"/>
                <w:noWrap/>
                <w:vAlign w:val="center"/>
                <w:hideMark/>
              </w:tcPr>
            </w:tcPrChange>
          </w:tcPr>
          <w:p w14:paraId="19A11810" w14:textId="77777777" w:rsidR="009C227D" w:rsidRPr="00745665" w:rsidRDefault="009C227D" w:rsidP="00BE1BB6">
            <w:pPr>
              <w:jc w:val="center"/>
              <w:rPr>
                <w:rFonts w:eastAsia="Times New Roman"/>
                <w:sz w:val="16"/>
                <w:szCs w:val="16"/>
              </w:rPr>
            </w:pPr>
            <w:r w:rsidRPr="00745665">
              <w:rPr>
                <w:rFonts w:eastAsia="Times New Roman"/>
                <w:sz w:val="16"/>
                <w:szCs w:val="16"/>
              </w:rPr>
              <w:t>0.330</w:t>
            </w:r>
          </w:p>
        </w:tc>
        <w:tc>
          <w:tcPr>
            <w:tcW w:w="1260" w:type="dxa"/>
            <w:tcBorders>
              <w:top w:val="nil"/>
              <w:left w:val="nil"/>
              <w:bottom w:val="nil"/>
              <w:right w:val="nil"/>
            </w:tcBorders>
            <w:shd w:val="clear" w:color="auto" w:fill="auto"/>
            <w:noWrap/>
            <w:vAlign w:val="bottom"/>
            <w:hideMark/>
            <w:tcPrChange w:id="525" w:author="Erica Jansen" w:date="2023-03-06T11:01:00Z">
              <w:tcPr>
                <w:tcW w:w="1260" w:type="dxa"/>
                <w:tcBorders>
                  <w:top w:val="nil"/>
                  <w:left w:val="nil"/>
                  <w:bottom w:val="nil"/>
                  <w:right w:val="nil"/>
                </w:tcBorders>
                <w:shd w:val="clear" w:color="auto" w:fill="auto"/>
                <w:noWrap/>
                <w:vAlign w:val="bottom"/>
                <w:hideMark/>
              </w:tcPr>
            </w:tcPrChange>
          </w:tcPr>
          <w:p w14:paraId="5424D1D0" w14:textId="77777777" w:rsidR="009C227D" w:rsidRPr="00745665" w:rsidRDefault="009C227D" w:rsidP="00BE1BB6">
            <w:pPr>
              <w:jc w:val="center"/>
              <w:rPr>
                <w:rFonts w:eastAsia="Times New Roman"/>
                <w:sz w:val="16"/>
                <w:szCs w:val="16"/>
              </w:rPr>
            </w:pPr>
            <w:r w:rsidRPr="00745665">
              <w:rPr>
                <w:rFonts w:eastAsia="Times New Roman"/>
                <w:sz w:val="16"/>
                <w:szCs w:val="16"/>
              </w:rPr>
              <w:t>0.35</w:t>
            </w:r>
          </w:p>
        </w:tc>
        <w:tc>
          <w:tcPr>
            <w:tcW w:w="1530" w:type="dxa"/>
            <w:tcBorders>
              <w:top w:val="nil"/>
              <w:left w:val="nil"/>
              <w:bottom w:val="nil"/>
              <w:right w:val="nil"/>
            </w:tcBorders>
            <w:shd w:val="clear" w:color="auto" w:fill="auto"/>
            <w:noWrap/>
            <w:vAlign w:val="bottom"/>
            <w:hideMark/>
            <w:tcPrChange w:id="526" w:author="Erica Jansen" w:date="2023-03-06T11:01:00Z">
              <w:tcPr>
                <w:tcW w:w="1530" w:type="dxa"/>
                <w:tcBorders>
                  <w:top w:val="nil"/>
                  <w:left w:val="nil"/>
                  <w:bottom w:val="nil"/>
                  <w:right w:val="nil"/>
                </w:tcBorders>
                <w:shd w:val="clear" w:color="auto" w:fill="auto"/>
                <w:noWrap/>
                <w:vAlign w:val="bottom"/>
                <w:hideMark/>
              </w:tcPr>
            </w:tcPrChange>
          </w:tcPr>
          <w:p w14:paraId="2391F4A7" w14:textId="77777777" w:rsidR="009C227D" w:rsidRPr="00745665" w:rsidRDefault="009C227D" w:rsidP="00BE1BB6">
            <w:pPr>
              <w:jc w:val="center"/>
              <w:rPr>
                <w:rFonts w:eastAsia="Times New Roman"/>
                <w:sz w:val="16"/>
                <w:szCs w:val="16"/>
              </w:rPr>
            </w:pPr>
            <w:r w:rsidRPr="00745665">
              <w:rPr>
                <w:rFonts w:eastAsia="Times New Roman"/>
                <w:sz w:val="16"/>
                <w:szCs w:val="16"/>
              </w:rPr>
              <w:t>0.46</w:t>
            </w:r>
          </w:p>
        </w:tc>
      </w:tr>
      <w:tr w:rsidR="00A47827" w:rsidRPr="00745665" w14:paraId="0B0D0D24" w14:textId="77777777" w:rsidTr="004A2A47">
        <w:trPr>
          <w:trHeight w:val="340"/>
        </w:trPr>
        <w:tc>
          <w:tcPr>
            <w:tcW w:w="2245" w:type="dxa"/>
            <w:tcBorders>
              <w:top w:val="nil"/>
              <w:left w:val="nil"/>
              <w:bottom w:val="nil"/>
              <w:right w:val="nil"/>
            </w:tcBorders>
            <w:shd w:val="clear" w:color="000000" w:fill="FCE4D6"/>
            <w:vAlign w:val="bottom"/>
            <w:hideMark/>
          </w:tcPr>
          <w:p w14:paraId="4D7B5377" w14:textId="77777777" w:rsidR="009C227D" w:rsidRPr="00745665" w:rsidRDefault="009C227D" w:rsidP="00BE1BB6">
            <w:pPr>
              <w:rPr>
                <w:rFonts w:eastAsia="Times New Roman"/>
                <w:sz w:val="16"/>
                <w:szCs w:val="16"/>
              </w:rPr>
            </w:pPr>
            <w:r w:rsidRPr="00745665">
              <w:rPr>
                <w:rFonts w:eastAsia="Times New Roman"/>
                <w:sz w:val="16"/>
                <w:szCs w:val="16"/>
              </w:rPr>
              <w:t>Maternal education</w:t>
            </w:r>
          </w:p>
        </w:tc>
        <w:tc>
          <w:tcPr>
            <w:tcW w:w="1080" w:type="dxa"/>
            <w:tcBorders>
              <w:top w:val="nil"/>
              <w:left w:val="nil"/>
              <w:bottom w:val="nil"/>
              <w:right w:val="nil"/>
            </w:tcBorders>
            <w:shd w:val="clear" w:color="000000" w:fill="FCE4D6"/>
            <w:noWrap/>
            <w:vAlign w:val="center"/>
            <w:hideMark/>
          </w:tcPr>
          <w:p w14:paraId="0F3DD5B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523BE2D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5E7AD98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9F8E8F1"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4D0D1C8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75E29A52" w14:textId="77777777" w:rsidTr="004A2A47">
        <w:trPr>
          <w:trHeight w:val="340"/>
          <w:trPrChange w:id="527"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528" w:author="Erica Jansen" w:date="2023-03-06T11:01:00Z">
              <w:tcPr>
                <w:tcW w:w="2245" w:type="dxa"/>
                <w:tcBorders>
                  <w:top w:val="nil"/>
                  <w:left w:val="nil"/>
                  <w:bottom w:val="nil"/>
                  <w:right w:val="nil"/>
                </w:tcBorders>
                <w:shd w:val="clear" w:color="auto" w:fill="auto"/>
                <w:vAlign w:val="bottom"/>
                <w:hideMark/>
              </w:tcPr>
            </w:tcPrChange>
          </w:tcPr>
          <w:p w14:paraId="0EBDCF3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 Bachelor's Degree</w:t>
            </w:r>
          </w:p>
        </w:tc>
        <w:tc>
          <w:tcPr>
            <w:tcW w:w="1080" w:type="dxa"/>
            <w:tcBorders>
              <w:top w:val="nil"/>
              <w:left w:val="nil"/>
              <w:bottom w:val="nil"/>
              <w:right w:val="nil"/>
            </w:tcBorders>
            <w:shd w:val="clear" w:color="auto" w:fill="auto"/>
            <w:noWrap/>
            <w:vAlign w:val="center"/>
            <w:hideMark/>
            <w:tcPrChange w:id="529" w:author="Erica Jansen" w:date="2023-03-06T11:01:00Z">
              <w:tcPr>
                <w:tcW w:w="1080" w:type="dxa"/>
                <w:tcBorders>
                  <w:top w:val="nil"/>
                  <w:left w:val="nil"/>
                  <w:bottom w:val="nil"/>
                  <w:right w:val="nil"/>
                </w:tcBorders>
                <w:shd w:val="clear" w:color="auto" w:fill="auto"/>
                <w:noWrap/>
                <w:vAlign w:val="center"/>
                <w:hideMark/>
              </w:tcPr>
            </w:tcPrChange>
          </w:tcPr>
          <w:p w14:paraId="22C3EA45" w14:textId="77777777" w:rsidR="009C227D" w:rsidRPr="00745665" w:rsidRDefault="009C227D" w:rsidP="00BE1BB6">
            <w:pPr>
              <w:jc w:val="center"/>
              <w:rPr>
                <w:rFonts w:eastAsia="Times New Roman"/>
                <w:sz w:val="16"/>
                <w:szCs w:val="16"/>
              </w:rPr>
            </w:pPr>
            <w:r w:rsidRPr="00745665">
              <w:rPr>
                <w:rFonts w:eastAsia="Times New Roman"/>
                <w:sz w:val="16"/>
                <w:szCs w:val="16"/>
              </w:rPr>
              <w:t>17</w:t>
            </w:r>
          </w:p>
        </w:tc>
        <w:tc>
          <w:tcPr>
            <w:tcW w:w="1080" w:type="dxa"/>
            <w:tcBorders>
              <w:top w:val="nil"/>
              <w:left w:val="nil"/>
              <w:bottom w:val="nil"/>
              <w:right w:val="nil"/>
            </w:tcBorders>
            <w:shd w:val="clear" w:color="auto" w:fill="auto"/>
            <w:noWrap/>
            <w:vAlign w:val="center"/>
            <w:hideMark/>
            <w:tcPrChange w:id="530" w:author="Erica Jansen" w:date="2023-03-06T11:01:00Z">
              <w:tcPr>
                <w:tcW w:w="1080" w:type="dxa"/>
                <w:tcBorders>
                  <w:top w:val="nil"/>
                  <w:left w:val="nil"/>
                  <w:bottom w:val="nil"/>
                  <w:right w:val="nil"/>
                </w:tcBorders>
                <w:shd w:val="clear" w:color="auto" w:fill="auto"/>
                <w:noWrap/>
                <w:vAlign w:val="center"/>
                <w:hideMark/>
              </w:tcPr>
            </w:tcPrChange>
          </w:tcPr>
          <w:p w14:paraId="50FF18C1" w14:textId="77777777" w:rsidR="009C227D" w:rsidRPr="00745665" w:rsidRDefault="009C227D" w:rsidP="00BE1BB6">
            <w:pPr>
              <w:jc w:val="center"/>
              <w:rPr>
                <w:rFonts w:eastAsia="Times New Roman"/>
                <w:sz w:val="16"/>
                <w:szCs w:val="16"/>
              </w:rPr>
            </w:pPr>
            <w:r w:rsidRPr="00745665">
              <w:rPr>
                <w:rFonts w:eastAsia="Times New Roman"/>
                <w:sz w:val="16"/>
                <w:szCs w:val="16"/>
              </w:rPr>
              <w:t>10:00 1:15)</w:t>
            </w:r>
          </w:p>
        </w:tc>
        <w:tc>
          <w:tcPr>
            <w:tcW w:w="1440" w:type="dxa"/>
            <w:tcBorders>
              <w:top w:val="nil"/>
              <w:left w:val="nil"/>
              <w:bottom w:val="nil"/>
              <w:right w:val="nil"/>
            </w:tcBorders>
            <w:shd w:val="clear" w:color="auto" w:fill="auto"/>
            <w:noWrap/>
            <w:vAlign w:val="center"/>
            <w:hideMark/>
            <w:tcPrChange w:id="531" w:author="Erica Jansen" w:date="2023-03-06T11:01:00Z">
              <w:tcPr>
                <w:tcW w:w="1440" w:type="dxa"/>
                <w:tcBorders>
                  <w:top w:val="nil"/>
                  <w:left w:val="nil"/>
                  <w:bottom w:val="nil"/>
                  <w:right w:val="nil"/>
                </w:tcBorders>
                <w:shd w:val="clear" w:color="auto" w:fill="auto"/>
                <w:noWrap/>
                <w:vAlign w:val="center"/>
                <w:hideMark/>
              </w:tcPr>
            </w:tcPrChange>
          </w:tcPr>
          <w:p w14:paraId="65658D16" w14:textId="77777777" w:rsidR="009C227D" w:rsidRPr="00745665" w:rsidRDefault="009C227D" w:rsidP="00BE1BB6">
            <w:pPr>
              <w:jc w:val="center"/>
              <w:rPr>
                <w:rFonts w:eastAsia="Times New Roman"/>
                <w:sz w:val="16"/>
                <w:szCs w:val="16"/>
              </w:rPr>
            </w:pPr>
            <w:r w:rsidRPr="00745665">
              <w:rPr>
                <w:rFonts w:eastAsia="Times New Roman"/>
                <w:sz w:val="16"/>
                <w:szCs w:val="16"/>
              </w:rPr>
              <w:t>20:54 (2:00)</w:t>
            </w:r>
          </w:p>
        </w:tc>
        <w:tc>
          <w:tcPr>
            <w:tcW w:w="1260" w:type="dxa"/>
            <w:tcBorders>
              <w:top w:val="nil"/>
              <w:left w:val="nil"/>
              <w:bottom w:val="nil"/>
              <w:right w:val="nil"/>
            </w:tcBorders>
            <w:shd w:val="clear" w:color="auto" w:fill="auto"/>
            <w:noWrap/>
            <w:vAlign w:val="center"/>
            <w:hideMark/>
            <w:tcPrChange w:id="532" w:author="Erica Jansen" w:date="2023-03-06T11:01:00Z">
              <w:tcPr>
                <w:tcW w:w="1260" w:type="dxa"/>
                <w:tcBorders>
                  <w:top w:val="nil"/>
                  <w:left w:val="nil"/>
                  <w:bottom w:val="nil"/>
                  <w:right w:val="nil"/>
                </w:tcBorders>
                <w:shd w:val="clear" w:color="auto" w:fill="auto"/>
                <w:noWrap/>
                <w:vAlign w:val="center"/>
                <w:hideMark/>
              </w:tcPr>
            </w:tcPrChange>
          </w:tcPr>
          <w:p w14:paraId="03E27131" w14:textId="77777777" w:rsidR="009C227D" w:rsidRPr="00745665" w:rsidRDefault="009C227D" w:rsidP="00BE1BB6">
            <w:pPr>
              <w:jc w:val="center"/>
              <w:rPr>
                <w:rFonts w:eastAsia="Times New Roman"/>
                <w:sz w:val="16"/>
                <w:szCs w:val="16"/>
              </w:rPr>
            </w:pPr>
            <w:r w:rsidRPr="00745665">
              <w:rPr>
                <w:rFonts w:eastAsia="Times New Roman"/>
                <w:sz w:val="16"/>
                <w:szCs w:val="16"/>
              </w:rPr>
              <w:t>3:30 (0:03)</w:t>
            </w:r>
          </w:p>
        </w:tc>
        <w:tc>
          <w:tcPr>
            <w:tcW w:w="1530" w:type="dxa"/>
            <w:tcBorders>
              <w:top w:val="nil"/>
              <w:left w:val="nil"/>
              <w:bottom w:val="nil"/>
              <w:right w:val="nil"/>
            </w:tcBorders>
            <w:shd w:val="clear" w:color="auto" w:fill="auto"/>
            <w:noWrap/>
            <w:vAlign w:val="center"/>
            <w:hideMark/>
            <w:tcPrChange w:id="533" w:author="Erica Jansen" w:date="2023-03-06T11:01:00Z">
              <w:tcPr>
                <w:tcW w:w="1530" w:type="dxa"/>
                <w:tcBorders>
                  <w:top w:val="nil"/>
                  <w:left w:val="nil"/>
                  <w:bottom w:val="nil"/>
                  <w:right w:val="nil"/>
                </w:tcBorders>
                <w:shd w:val="clear" w:color="auto" w:fill="auto"/>
                <w:noWrap/>
                <w:vAlign w:val="center"/>
                <w:hideMark/>
              </w:tcPr>
            </w:tcPrChange>
          </w:tcPr>
          <w:p w14:paraId="211D235E" w14:textId="77777777" w:rsidR="009C227D" w:rsidRPr="00745665" w:rsidRDefault="009C227D" w:rsidP="00BE1BB6">
            <w:pPr>
              <w:jc w:val="center"/>
              <w:rPr>
                <w:rFonts w:eastAsia="Times New Roman"/>
                <w:sz w:val="16"/>
                <w:szCs w:val="16"/>
              </w:rPr>
            </w:pPr>
            <w:r w:rsidRPr="00745665">
              <w:rPr>
                <w:rFonts w:eastAsia="Times New Roman"/>
                <w:sz w:val="16"/>
                <w:szCs w:val="16"/>
              </w:rPr>
              <w:t>13.4 (2.50)</w:t>
            </w:r>
          </w:p>
        </w:tc>
      </w:tr>
      <w:tr w:rsidR="00AF0DB1" w:rsidRPr="00745665" w14:paraId="359D0E10" w14:textId="77777777" w:rsidTr="004A2A47">
        <w:trPr>
          <w:trHeight w:val="340"/>
          <w:trPrChange w:id="534"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535" w:author="Erica Jansen" w:date="2023-03-06T11:01:00Z">
              <w:tcPr>
                <w:tcW w:w="2245" w:type="dxa"/>
                <w:tcBorders>
                  <w:top w:val="nil"/>
                  <w:left w:val="nil"/>
                  <w:bottom w:val="nil"/>
                  <w:right w:val="nil"/>
                </w:tcBorders>
                <w:shd w:val="clear" w:color="auto" w:fill="auto"/>
                <w:vAlign w:val="bottom"/>
                <w:hideMark/>
              </w:tcPr>
            </w:tcPrChange>
          </w:tcPr>
          <w:p w14:paraId="11473F7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Bachelor's Degree</w:t>
            </w:r>
          </w:p>
        </w:tc>
        <w:tc>
          <w:tcPr>
            <w:tcW w:w="1080" w:type="dxa"/>
            <w:tcBorders>
              <w:top w:val="nil"/>
              <w:left w:val="nil"/>
              <w:bottom w:val="nil"/>
              <w:right w:val="nil"/>
            </w:tcBorders>
            <w:shd w:val="clear" w:color="auto" w:fill="auto"/>
            <w:noWrap/>
            <w:vAlign w:val="center"/>
            <w:hideMark/>
            <w:tcPrChange w:id="536" w:author="Erica Jansen" w:date="2023-03-06T11:01:00Z">
              <w:tcPr>
                <w:tcW w:w="1080" w:type="dxa"/>
                <w:tcBorders>
                  <w:top w:val="nil"/>
                  <w:left w:val="nil"/>
                  <w:bottom w:val="nil"/>
                  <w:right w:val="nil"/>
                </w:tcBorders>
                <w:shd w:val="clear" w:color="auto" w:fill="auto"/>
                <w:noWrap/>
                <w:vAlign w:val="center"/>
                <w:hideMark/>
              </w:tcPr>
            </w:tcPrChange>
          </w:tcPr>
          <w:p w14:paraId="75598B11" w14:textId="77777777" w:rsidR="009C227D" w:rsidRPr="00745665" w:rsidRDefault="009C227D" w:rsidP="00BE1BB6">
            <w:pPr>
              <w:jc w:val="center"/>
              <w:rPr>
                <w:rFonts w:eastAsia="Times New Roman"/>
                <w:sz w:val="16"/>
                <w:szCs w:val="16"/>
              </w:rPr>
            </w:pPr>
            <w:r w:rsidRPr="00745665">
              <w:rPr>
                <w:rFonts w:eastAsia="Times New Roman"/>
                <w:sz w:val="16"/>
                <w:szCs w:val="16"/>
              </w:rPr>
              <w:t>22</w:t>
            </w:r>
          </w:p>
        </w:tc>
        <w:tc>
          <w:tcPr>
            <w:tcW w:w="1080" w:type="dxa"/>
            <w:tcBorders>
              <w:top w:val="nil"/>
              <w:left w:val="nil"/>
              <w:bottom w:val="nil"/>
              <w:right w:val="nil"/>
            </w:tcBorders>
            <w:shd w:val="clear" w:color="auto" w:fill="auto"/>
            <w:noWrap/>
            <w:vAlign w:val="center"/>
            <w:hideMark/>
            <w:tcPrChange w:id="537" w:author="Erica Jansen" w:date="2023-03-06T11:01:00Z">
              <w:tcPr>
                <w:tcW w:w="1080" w:type="dxa"/>
                <w:tcBorders>
                  <w:top w:val="nil"/>
                  <w:left w:val="nil"/>
                  <w:bottom w:val="nil"/>
                  <w:right w:val="nil"/>
                </w:tcBorders>
                <w:shd w:val="clear" w:color="auto" w:fill="auto"/>
                <w:noWrap/>
                <w:vAlign w:val="center"/>
                <w:hideMark/>
              </w:tcPr>
            </w:tcPrChange>
          </w:tcPr>
          <w:p w14:paraId="07391426" w14:textId="77777777" w:rsidR="009C227D" w:rsidRPr="00745665" w:rsidRDefault="009C227D" w:rsidP="00BE1BB6">
            <w:pPr>
              <w:jc w:val="center"/>
              <w:rPr>
                <w:rFonts w:eastAsia="Times New Roman"/>
                <w:sz w:val="16"/>
                <w:szCs w:val="16"/>
              </w:rPr>
            </w:pPr>
            <w:r w:rsidRPr="00745665">
              <w:rPr>
                <w:rFonts w:eastAsia="Times New Roman"/>
                <w:sz w:val="16"/>
                <w:szCs w:val="16"/>
              </w:rPr>
              <w:t>8:30 (1:00)</w:t>
            </w:r>
          </w:p>
        </w:tc>
        <w:tc>
          <w:tcPr>
            <w:tcW w:w="1440" w:type="dxa"/>
            <w:tcBorders>
              <w:top w:val="nil"/>
              <w:left w:val="nil"/>
              <w:bottom w:val="nil"/>
              <w:right w:val="nil"/>
            </w:tcBorders>
            <w:shd w:val="clear" w:color="auto" w:fill="auto"/>
            <w:noWrap/>
            <w:vAlign w:val="center"/>
            <w:hideMark/>
            <w:tcPrChange w:id="538" w:author="Erica Jansen" w:date="2023-03-06T11:01:00Z">
              <w:tcPr>
                <w:tcW w:w="1440" w:type="dxa"/>
                <w:tcBorders>
                  <w:top w:val="nil"/>
                  <w:left w:val="nil"/>
                  <w:bottom w:val="nil"/>
                  <w:right w:val="nil"/>
                </w:tcBorders>
                <w:shd w:val="clear" w:color="auto" w:fill="auto"/>
                <w:noWrap/>
                <w:vAlign w:val="center"/>
                <w:hideMark/>
              </w:tcPr>
            </w:tcPrChange>
          </w:tcPr>
          <w:p w14:paraId="33C6AAC8" w14:textId="77777777" w:rsidR="009C227D" w:rsidRPr="00745665" w:rsidRDefault="009C227D" w:rsidP="00BE1BB6">
            <w:pPr>
              <w:jc w:val="center"/>
              <w:rPr>
                <w:rFonts w:eastAsia="Times New Roman"/>
                <w:sz w:val="16"/>
                <w:szCs w:val="16"/>
              </w:rPr>
            </w:pPr>
            <w:r w:rsidRPr="00745665">
              <w:rPr>
                <w:rFonts w:eastAsia="Times New Roman"/>
                <w:sz w:val="16"/>
                <w:szCs w:val="16"/>
              </w:rPr>
              <w:t>21:00 (1:33)</w:t>
            </w:r>
          </w:p>
        </w:tc>
        <w:tc>
          <w:tcPr>
            <w:tcW w:w="1260" w:type="dxa"/>
            <w:tcBorders>
              <w:top w:val="nil"/>
              <w:left w:val="nil"/>
              <w:bottom w:val="nil"/>
              <w:right w:val="nil"/>
            </w:tcBorders>
            <w:shd w:val="clear" w:color="auto" w:fill="auto"/>
            <w:noWrap/>
            <w:vAlign w:val="center"/>
            <w:hideMark/>
            <w:tcPrChange w:id="539" w:author="Erica Jansen" w:date="2023-03-06T11:01:00Z">
              <w:tcPr>
                <w:tcW w:w="1260" w:type="dxa"/>
                <w:tcBorders>
                  <w:top w:val="nil"/>
                  <w:left w:val="nil"/>
                  <w:bottom w:val="nil"/>
                  <w:right w:val="nil"/>
                </w:tcBorders>
                <w:shd w:val="clear" w:color="auto" w:fill="auto"/>
                <w:noWrap/>
                <w:vAlign w:val="center"/>
                <w:hideMark/>
              </w:tcPr>
            </w:tcPrChange>
          </w:tcPr>
          <w:p w14:paraId="67927E3D" w14:textId="77777777" w:rsidR="009C227D" w:rsidRPr="00745665" w:rsidRDefault="009C227D" w:rsidP="00BE1BB6">
            <w:pPr>
              <w:jc w:val="center"/>
              <w:rPr>
                <w:rFonts w:eastAsia="Times New Roman"/>
                <w:sz w:val="16"/>
                <w:szCs w:val="16"/>
              </w:rPr>
            </w:pPr>
            <w:r w:rsidRPr="00745665">
              <w:rPr>
                <w:rFonts w:eastAsia="Times New Roman"/>
                <w:sz w:val="16"/>
                <w:szCs w:val="16"/>
              </w:rPr>
              <w:t>2:45 (0:02)</w:t>
            </w:r>
          </w:p>
        </w:tc>
        <w:tc>
          <w:tcPr>
            <w:tcW w:w="1530" w:type="dxa"/>
            <w:tcBorders>
              <w:top w:val="nil"/>
              <w:left w:val="nil"/>
              <w:bottom w:val="nil"/>
              <w:right w:val="nil"/>
            </w:tcBorders>
            <w:shd w:val="clear" w:color="auto" w:fill="auto"/>
            <w:noWrap/>
            <w:vAlign w:val="center"/>
            <w:hideMark/>
            <w:tcPrChange w:id="540" w:author="Erica Jansen" w:date="2023-03-06T11:01:00Z">
              <w:tcPr>
                <w:tcW w:w="1530" w:type="dxa"/>
                <w:tcBorders>
                  <w:top w:val="nil"/>
                  <w:left w:val="nil"/>
                  <w:bottom w:val="nil"/>
                  <w:right w:val="nil"/>
                </w:tcBorders>
                <w:shd w:val="clear" w:color="auto" w:fill="auto"/>
                <w:noWrap/>
                <w:vAlign w:val="center"/>
                <w:hideMark/>
              </w:tcPr>
            </w:tcPrChange>
          </w:tcPr>
          <w:p w14:paraId="7A01E437" w14:textId="77777777" w:rsidR="009C227D" w:rsidRPr="00745665" w:rsidRDefault="009C227D" w:rsidP="00BE1BB6">
            <w:pPr>
              <w:jc w:val="center"/>
              <w:rPr>
                <w:rFonts w:eastAsia="Times New Roman"/>
                <w:sz w:val="16"/>
                <w:szCs w:val="16"/>
              </w:rPr>
            </w:pPr>
            <w:r w:rsidRPr="00745665">
              <w:rPr>
                <w:rFonts w:eastAsia="Times New Roman"/>
                <w:sz w:val="16"/>
                <w:szCs w:val="16"/>
              </w:rPr>
              <w:t>11.5 (1.00)</w:t>
            </w:r>
          </w:p>
        </w:tc>
      </w:tr>
      <w:tr w:rsidR="00AF0DB1" w:rsidRPr="00745665" w14:paraId="3693E55D" w14:textId="77777777" w:rsidTr="004A2A47">
        <w:trPr>
          <w:trHeight w:val="340"/>
          <w:trPrChange w:id="541"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542" w:author="Erica Jansen" w:date="2023-03-06T11:01:00Z">
              <w:tcPr>
                <w:tcW w:w="2245" w:type="dxa"/>
                <w:tcBorders>
                  <w:top w:val="nil"/>
                  <w:left w:val="nil"/>
                  <w:bottom w:val="nil"/>
                  <w:right w:val="nil"/>
                </w:tcBorders>
                <w:shd w:val="clear" w:color="auto" w:fill="auto"/>
                <w:vAlign w:val="bottom"/>
                <w:hideMark/>
              </w:tcPr>
            </w:tcPrChange>
          </w:tcPr>
          <w:p w14:paraId="65314DDB"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Master's Degree</w:t>
            </w:r>
          </w:p>
        </w:tc>
        <w:tc>
          <w:tcPr>
            <w:tcW w:w="1080" w:type="dxa"/>
            <w:tcBorders>
              <w:top w:val="nil"/>
              <w:left w:val="nil"/>
              <w:bottom w:val="nil"/>
              <w:right w:val="nil"/>
            </w:tcBorders>
            <w:shd w:val="clear" w:color="auto" w:fill="auto"/>
            <w:noWrap/>
            <w:vAlign w:val="center"/>
            <w:hideMark/>
            <w:tcPrChange w:id="543" w:author="Erica Jansen" w:date="2023-03-06T11:01:00Z">
              <w:tcPr>
                <w:tcW w:w="1080" w:type="dxa"/>
                <w:tcBorders>
                  <w:top w:val="nil"/>
                  <w:left w:val="nil"/>
                  <w:bottom w:val="nil"/>
                  <w:right w:val="nil"/>
                </w:tcBorders>
                <w:shd w:val="clear" w:color="auto" w:fill="auto"/>
                <w:noWrap/>
                <w:vAlign w:val="center"/>
                <w:hideMark/>
              </w:tcPr>
            </w:tcPrChange>
          </w:tcPr>
          <w:p w14:paraId="2F84C6CB" w14:textId="77777777" w:rsidR="009C227D" w:rsidRPr="00745665" w:rsidRDefault="009C227D" w:rsidP="00BE1BB6">
            <w:pPr>
              <w:jc w:val="center"/>
              <w:rPr>
                <w:rFonts w:eastAsia="Times New Roman"/>
                <w:sz w:val="16"/>
                <w:szCs w:val="16"/>
              </w:rPr>
            </w:pPr>
            <w:r w:rsidRPr="00745665">
              <w:rPr>
                <w:rFonts w:eastAsia="Times New Roman"/>
                <w:sz w:val="16"/>
                <w:szCs w:val="16"/>
              </w:rPr>
              <w:t>33</w:t>
            </w:r>
          </w:p>
        </w:tc>
        <w:tc>
          <w:tcPr>
            <w:tcW w:w="1080" w:type="dxa"/>
            <w:tcBorders>
              <w:top w:val="nil"/>
              <w:left w:val="nil"/>
              <w:bottom w:val="nil"/>
              <w:right w:val="nil"/>
            </w:tcBorders>
            <w:shd w:val="clear" w:color="auto" w:fill="auto"/>
            <w:noWrap/>
            <w:vAlign w:val="center"/>
            <w:hideMark/>
            <w:tcPrChange w:id="544" w:author="Erica Jansen" w:date="2023-03-06T11:01:00Z">
              <w:tcPr>
                <w:tcW w:w="1080" w:type="dxa"/>
                <w:tcBorders>
                  <w:top w:val="nil"/>
                  <w:left w:val="nil"/>
                  <w:bottom w:val="nil"/>
                  <w:right w:val="nil"/>
                </w:tcBorders>
                <w:shd w:val="clear" w:color="auto" w:fill="auto"/>
                <w:noWrap/>
                <w:vAlign w:val="center"/>
                <w:hideMark/>
              </w:tcPr>
            </w:tcPrChange>
          </w:tcPr>
          <w:p w14:paraId="13CB135E" w14:textId="77777777" w:rsidR="009C227D" w:rsidRPr="00745665" w:rsidRDefault="009C227D" w:rsidP="00BE1BB6">
            <w:pPr>
              <w:jc w:val="center"/>
              <w:rPr>
                <w:rFonts w:eastAsia="Times New Roman"/>
                <w:sz w:val="16"/>
                <w:szCs w:val="16"/>
              </w:rPr>
            </w:pPr>
            <w:r w:rsidRPr="00745665">
              <w:rPr>
                <w:rFonts w:eastAsia="Times New Roman"/>
                <w:sz w:val="16"/>
                <w:szCs w:val="16"/>
              </w:rPr>
              <w:t>9:00 (1:30)</w:t>
            </w:r>
          </w:p>
        </w:tc>
        <w:tc>
          <w:tcPr>
            <w:tcW w:w="1440" w:type="dxa"/>
            <w:tcBorders>
              <w:top w:val="nil"/>
              <w:left w:val="nil"/>
              <w:bottom w:val="nil"/>
              <w:right w:val="nil"/>
            </w:tcBorders>
            <w:shd w:val="clear" w:color="auto" w:fill="auto"/>
            <w:noWrap/>
            <w:vAlign w:val="center"/>
            <w:hideMark/>
            <w:tcPrChange w:id="545" w:author="Erica Jansen" w:date="2023-03-06T11:01:00Z">
              <w:tcPr>
                <w:tcW w:w="1440" w:type="dxa"/>
                <w:tcBorders>
                  <w:top w:val="nil"/>
                  <w:left w:val="nil"/>
                  <w:bottom w:val="nil"/>
                  <w:right w:val="nil"/>
                </w:tcBorders>
                <w:shd w:val="clear" w:color="auto" w:fill="auto"/>
                <w:noWrap/>
                <w:vAlign w:val="center"/>
                <w:hideMark/>
              </w:tcPr>
            </w:tcPrChange>
          </w:tcPr>
          <w:p w14:paraId="70B2CAC6" w14:textId="77777777" w:rsidR="009C227D" w:rsidRPr="00745665" w:rsidRDefault="009C227D" w:rsidP="00BE1BB6">
            <w:pPr>
              <w:jc w:val="center"/>
              <w:rPr>
                <w:rFonts w:eastAsia="Times New Roman"/>
                <w:sz w:val="16"/>
                <w:szCs w:val="16"/>
              </w:rPr>
            </w:pPr>
            <w:r w:rsidRPr="00745665">
              <w:rPr>
                <w:rFonts w:eastAsia="Times New Roman"/>
                <w:sz w:val="16"/>
                <w:szCs w:val="16"/>
              </w:rPr>
              <w:t>21:00 (1:37)</w:t>
            </w:r>
          </w:p>
        </w:tc>
        <w:tc>
          <w:tcPr>
            <w:tcW w:w="1260" w:type="dxa"/>
            <w:tcBorders>
              <w:top w:val="nil"/>
              <w:left w:val="nil"/>
              <w:bottom w:val="nil"/>
              <w:right w:val="nil"/>
            </w:tcBorders>
            <w:shd w:val="clear" w:color="auto" w:fill="auto"/>
            <w:noWrap/>
            <w:vAlign w:val="center"/>
            <w:hideMark/>
            <w:tcPrChange w:id="546" w:author="Erica Jansen" w:date="2023-03-06T11:01:00Z">
              <w:tcPr>
                <w:tcW w:w="1260" w:type="dxa"/>
                <w:tcBorders>
                  <w:top w:val="nil"/>
                  <w:left w:val="nil"/>
                  <w:bottom w:val="nil"/>
                  <w:right w:val="nil"/>
                </w:tcBorders>
                <w:shd w:val="clear" w:color="auto" w:fill="auto"/>
                <w:noWrap/>
                <w:vAlign w:val="center"/>
                <w:hideMark/>
              </w:tcPr>
            </w:tcPrChange>
          </w:tcPr>
          <w:p w14:paraId="1619EEAA"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Change w:id="547" w:author="Erica Jansen" w:date="2023-03-06T11:01:00Z">
              <w:tcPr>
                <w:tcW w:w="1530" w:type="dxa"/>
                <w:tcBorders>
                  <w:top w:val="nil"/>
                  <w:left w:val="nil"/>
                  <w:bottom w:val="nil"/>
                  <w:right w:val="nil"/>
                </w:tcBorders>
                <w:shd w:val="clear" w:color="auto" w:fill="auto"/>
                <w:noWrap/>
                <w:vAlign w:val="center"/>
                <w:hideMark/>
              </w:tcPr>
            </w:tcPrChange>
          </w:tcPr>
          <w:p w14:paraId="7BE5B669"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721C59B6" w14:textId="77777777" w:rsidTr="004A2A47">
        <w:trPr>
          <w:trHeight w:val="396"/>
          <w:trPrChange w:id="548" w:author="Erica Jansen" w:date="2023-03-06T11:01:00Z">
            <w:trPr>
              <w:gridAfter w:val="0"/>
              <w:wAfter w:w="2839" w:type="dxa"/>
              <w:trHeight w:val="396"/>
            </w:trPr>
          </w:trPrChange>
        </w:trPr>
        <w:tc>
          <w:tcPr>
            <w:tcW w:w="2245" w:type="dxa"/>
            <w:tcBorders>
              <w:top w:val="nil"/>
              <w:left w:val="nil"/>
              <w:bottom w:val="nil"/>
              <w:right w:val="nil"/>
            </w:tcBorders>
            <w:shd w:val="clear" w:color="auto" w:fill="auto"/>
            <w:vAlign w:val="bottom"/>
            <w:hideMark/>
            <w:tcPrChange w:id="549" w:author="Erica Jansen" w:date="2023-03-06T11:01:00Z">
              <w:tcPr>
                <w:tcW w:w="2245" w:type="dxa"/>
                <w:tcBorders>
                  <w:top w:val="nil"/>
                  <w:left w:val="nil"/>
                  <w:bottom w:val="nil"/>
                  <w:right w:val="nil"/>
                </w:tcBorders>
                <w:shd w:val="clear" w:color="auto" w:fill="auto"/>
                <w:vAlign w:val="bottom"/>
                <w:hideMark/>
              </w:tcPr>
            </w:tcPrChange>
          </w:tcPr>
          <w:p w14:paraId="62D2E724"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Doctorate or Professional Degree</w:t>
            </w:r>
          </w:p>
        </w:tc>
        <w:tc>
          <w:tcPr>
            <w:tcW w:w="1080" w:type="dxa"/>
            <w:tcBorders>
              <w:top w:val="nil"/>
              <w:left w:val="nil"/>
              <w:bottom w:val="nil"/>
              <w:right w:val="nil"/>
            </w:tcBorders>
            <w:shd w:val="clear" w:color="auto" w:fill="auto"/>
            <w:noWrap/>
            <w:vAlign w:val="center"/>
            <w:hideMark/>
            <w:tcPrChange w:id="550" w:author="Erica Jansen" w:date="2023-03-06T11:01:00Z">
              <w:tcPr>
                <w:tcW w:w="1080" w:type="dxa"/>
                <w:tcBorders>
                  <w:top w:val="nil"/>
                  <w:left w:val="nil"/>
                  <w:bottom w:val="nil"/>
                  <w:right w:val="nil"/>
                </w:tcBorders>
                <w:shd w:val="clear" w:color="auto" w:fill="auto"/>
                <w:noWrap/>
                <w:vAlign w:val="center"/>
                <w:hideMark/>
              </w:tcPr>
            </w:tcPrChange>
          </w:tcPr>
          <w:p w14:paraId="4FFA3F6C" w14:textId="77777777" w:rsidR="009C227D" w:rsidRPr="00745665" w:rsidRDefault="009C227D" w:rsidP="00BE1BB6">
            <w:pPr>
              <w:jc w:val="center"/>
              <w:rPr>
                <w:rFonts w:eastAsia="Times New Roman"/>
                <w:sz w:val="16"/>
                <w:szCs w:val="16"/>
              </w:rPr>
            </w:pPr>
            <w:r w:rsidRPr="00745665">
              <w:rPr>
                <w:rFonts w:eastAsia="Times New Roman"/>
                <w:sz w:val="16"/>
                <w:szCs w:val="16"/>
              </w:rPr>
              <w:t>16</w:t>
            </w:r>
          </w:p>
        </w:tc>
        <w:tc>
          <w:tcPr>
            <w:tcW w:w="1080" w:type="dxa"/>
            <w:tcBorders>
              <w:top w:val="nil"/>
              <w:left w:val="nil"/>
              <w:bottom w:val="nil"/>
              <w:right w:val="nil"/>
            </w:tcBorders>
            <w:shd w:val="clear" w:color="auto" w:fill="auto"/>
            <w:noWrap/>
            <w:vAlign w:val="center"/>
            <w:hideMark/>
            <w:tcPrChange w:id="551" w:author="Erica Jansen" w:date="2023-03-06T11:01:00Z">
              <w:tcPr>
                <w:tcW w:w="1080" w:type="dxa"/>
                <w:tcBorders>
                  <w:top w:val="nil"/>
                  <w:left w:val="nil"/>
                  <w:bottom w:val="nil"/>
                  <w:right w:val="nil"/>
                </w:tcBorders>
                <w:shd w:val="clear" w:color="auto" w:fill="auto"/>
                <w:noWrap/>
                <w:vAlign w:val="center"/>
                <w:hideMark/>
              </w:tcPr>
            </w:tcPrChange>
          </w:tcPr>
          <w:p w14:paraId="4E5FE8ED" w14:textId="77777777" w:rsidR="009C227D" w:rsidRPr="00745665" w:rsidRDefault="009C227D" w:rsidP="00BE1BB6">
            <w:pPr>
              <w:jc w:val="center"/>
              <w:rPr>
                <w:rFonts w:eastAsia="Times New Roman"/>
                <w:sz w:val="16"/>
                <w:szCs w:val="16"/>
              </w:rPr>
            </w:pPr>
            <w:r w:rsidRPr="00745665">
              <w:rPr>
                <w:rFonts w:eastAsia="Times New Roman"/>
                <w:sz w:val="16"/>
                <w:szCs w:val="16"/>
              </w:rPr>
              <w:t>8:15 (1:08)</w:t>
            </w:r>
          </w:p>
        </w:tc>
        <w:tc>
          <w:tcPr>
            <w:tcW w:w="1440" w:type="dxa"/>
            <w:tcBorders>
              <w:top w:val="nil"/>
              <w:left w:val="nil"/>
              <w:bottom w:val="nil"/>
              <w:right w:val="nil"/>
            </w:tcBorders>
            <w:shd w:val="clear" w:color="auto" w:fill="auto"/>
            <w:noWrap/>
            <w:vAlign w:val="center"/>
            <w:hideMark/>
            <w:tcPrChange w:id="552" w:author="Erica Jansen" w:date="2023-03-06T11:01:00Z">
              <w:tcPr>
                <w:tcW w:w="1440" w:type="dxa"/>
                <w:tcBorders>
                  <w:top w:val="nil"/>
                  <w:left w:val="nil"/>
                  <w:bottom w:val="nil"/>
                  <w:right w:val="nil"/>
                </w:tcBorders>
                <w:shd w:val="clear" w:color="auto" w:fill="auto"/>
                <w:noWrap/>
                <w:vAlign w:val="center"/>
                <w:hideMark/>
              </w:tcPr>
            </w:tcPrChange>
          </w:tcPr>
          <w:p w14:paraId="5077AC01" w14:textId="77777777" w:rsidR="009C227D" w:rsidRPr="00745665" w:rsidRDefault="009C227D" w:rsidP="00BE1BB6">
            <w:pPr>
              <w:jc w:val="center"/>
              <w:rPr>
                <w:rFonts w:eastAsia="Times New Roman"/>
                <w:sz w:val="16"/>
                <w:szCs w:val="16"/>
              </w:rPr>
            </w:pPr>
            <w:r w:rsidRPr="00745665">
              <w:rPr>
                <w:rFonts w:eastAsia="Times New Roman"/>
                <w:sz w:val="16"/>
                <w:szCs w:val="16"/>
              </w:rPr>
              <w:t>21:00 (1:00)</w:t>
            </w:r>
          </w:p>
        </w:tc>
        <w:tc>
          <w:tcPr>
            <w:tcW w:w="1260" w:type="dxa"/>
            <w:tcBorders>
              <w:top w:val="nil"/>
              <w:left w:val="nil"/>
              <w:bottom w:val="nil"/>
              <w:right w:val="nil"/>
            </w:tcBorders>
            <w:shd w:val="clear" w:color="auto" w:fill="auto"/>
            <w:noWrap/>
            <w:vAlign w:val="center"/>
            <w:hideMark/>
            <w:tcPrChange w:id="553" w:author="Erica Jansen" w:date="2023-03-06T11:01:00Z">
              <w:tcPr>
                <w:tcW w:w="1260" w:type="dxa"/>
                <w:tcBorders>
                  <w:top w:val="nil"/>
                  <w:left w:val="nil"/>
                  <w:bottom w:val="nil"/>
                  <w:right w:val="nil"/>
                </w:tcBorders>
                <w:shd w:val="clear" w:color="auto" w:fill="auto"/>
                <w:noWrap/>
                <w:vAlign w:val="center"/>
                <w:hideMark/>
              </w:tcPr>
            </w:tcPrChange>
          </w:tcPr>
          <w:p w14:paraId="1A0E8F63" w14:textId="77777777" w:rsidR="009C227D" w:rsidRPr="00745665" w:rsidRDefault="009C227D" w:rsidP="00BE1BB6">
            <w:pPr>
              <w:jc w:val="center"/>
              <w:rPr>
                <w:rFonts w:eastAsia="Times New Roman"/>
                <w:sz w:val="16"/>
                <w:szCs w:val="16"/>
              </w:rPr>
            </w:pPr>
            <w:r w:rsidRPr="00745665">
              <w:rPr>
                <w:rFonts w:eastAsia="Times New Roman"/>
                <w:sz w:val="16"/>
                <w:szCs w:val="16"/>
              </w:rPr>
              <w:t>2:22 (0:02)</w:t>
            </w:r>
          </w:p>
        </w:tc>
        <w:tc>
          <w:tcPr>
            <w:tcW w:w="1530" w:type="dxa"/>
            <w:tcBorders>
              <w:top w:val="nil"/>
              <w:left w:val="nil"/>
              <w:bottom w:val="nil"/>
              <w:right w:val="nil"/>
            </w:tcBorders>
            <w:shd w:val="clear" w:color="auto" w:fill="auto"/>
            <w:noWrap/>
            <w:vAlign w:val="center"/>
            <w:hideMark/>
            <w:tcPrChange w:id="554" w:author="Erica Jansen" w:date="2023-03-06T11:01:00Z">
              <w:tcPr>
                <w:tcW w:w="1530" w:type="dxa"/>
                <w:tcBorders>
                  <w:top w:val="nil"/>
                  <w:left w:val="nil"/>
                  <w:bottom w:val="nil"/>
                  <w:right w:val="nil"/>
                </w:tcBorders>
                <w:shd w:val="clear" w:color="auto" w:fill="auto"/>
                <w:noWrap/>
                <w:vAlign w:val="center"/>
                <w:hideMark/>
              </w:tcPr>
            </w:tcPrChange>
          </w:tcPr>
          <w:p w14:paraId="3B9F8775" w14:textId="77777777" w:rsidR="009C227D" w:rsidRPr="00745665" w:rsidRDefault="009C227D" w:rsidP="00BE1BB6">
            <w:pPr>
              <w:jc w:val="center"/>
              <w:rPr>
                <w:rFonts w:eastAsia="Times New Roman"/>
                <w:sz w:val="16"/>
                <w:szCs w:val="16"/>
              </w:rPr>
            </w:pPr>
            <w:r w:rsidRPr="00745665">
              <w:rPr>
                <w:rFonts w:eastAsia="Times New Roman"/>
                <w:sz w:val="16"/>
                <w:szCs w:val="16"/>
              </w:rPr>
              <w:t>12.0 (1.06)</w:t>
            </w:r>
          </w:p>
        </w:tc>
      </w:tr>
      <w:tr w:rsidR="00AF0DB1" w:rsidRPr="00745665" w14:paraId="6DF853D8" w14:textId="77777777" w:rsidTr="004A2A47">
        <w:trPr>
          <w:trHeight w:val="340"/>
          <w:trPrChange w:id="555"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556" w:author="Erica Jansen" w:date="2023-03-06T11:01:00Z">
              <w:tcPr>
                <w:tcW w:w="2245" w:type="dxa"/>
                <w:tcBorders>
                  <w:top w:val="nil"/>
                  <w:left w:val="nil"/>
                  <w:bottom w:val="nil"/>
                  <w:right w:val="nil"/>
                </w:tcBorders>
                <w:shd w:val="clear" w:color="auto" w:fill="auto"/>
                <w:vAlign w:val="bottom"/>
                <w:hideMark/>
              </w:tcPr>
            </w:tcPrChange>
          </w:tcPr>
          <w:p w14:paraId="44AA7C86"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Change w:id="557" w:author="Erica Jansen" w:date="2023-03-06T11:01:00Z">
              <w:tcPr>
                <w:tcW w:w="1080" w:type="dxa"/>
                <w:tcBorders>
                  <w:top w:val="nil"/>
                  <w:left w:val="nil"/>
                  <w:bottom w:val="nil"/>
                  <w:right w:val="nil"/>
                </w:tcBorders>
                <w:shd w:val="clear" w:color="auto" w:fill="auto"/>
                <w:noWrap/>
                <w:vAlign w:val="bottom"/>
                <w:hideMark/>
              </w:tcPr>
            </w:tcPrChange>
          </w:tcPr>
          <w:p w14:paraId="5B77FF9D"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Change w:id="558" w:author="Erica Jansen" w:date="2023-03-06T11:01:00Z">
              <w:tcPr>
                <w:tcW w:w="1080" w:type="dxa"/>
                <w:tcBorders>
                  <w:top w:val="nil"/>
                  <w:left w:val="nil"/>
                  <w:bottom w:val="nil"/>
                  <w:right w:val="nil"/>
                </w:tcBorders>
                <w:shd w:val="clear" w:color="auto" w:fill="auto"/>
                <w:noWrap/>
                <w:vAlign w:val="bottom"/>
                <w:hideMark/>
              </w:tcPr>
            </w:tcPrChange>
          </w:tcPr>
          <w:p w14:paraId="25960932"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0.004</w:t>
            </w:r>
          </w:p>
        </w:tc>
        <w:tc>
          <w:tcPr>
            <w:tcW w:w="1440" w:type="dxa"/>
            <w:tcBorders>
              <w:top w:val="nil"/>
              <w:left w:val="nil"/>
              <w:bottom w:val="nil"/>
              <w:right w:val="nil"/>
            </w:tcBorders>
            <w:shd w:val="clear" w:color="auto" w:fill="auto"/>
            <w:noWrap/>
            <w:vAlign w:val="bottom"/>
            <w:hideMark/>
            <w:tcPrChange w:id="559" w:author="Erica Jansen" w:date="2023-03-06T11:01:00Z">
              <w:tcPr>
                <w:tcW w:w="1440" w:type="dxa"/>
                <w:tcBorders>
                  <w:top w:val="nil"/>
                  <w:left w:val="nil"/>
                  <w:bottom w:val="nil"/>
                  <w:right w:val="nil"/>
                </w:tcBorders>
                <w:shd w:val="clear" w:color="auto" w:fill="auto"/>
                <w:noWrap/>
                <w:vAlign w:val="bottom"/>
                <w:hideMark/>
              </w:tcPr>
            </w:tcPrChange>
          </w:tcPr>
          <w:p w14:paraId="07EB90DE" w14:textId="77777777" w:rsidR="009C227D" w:rsidRPr="00745665" w:rsidRDefault="009C227D" w:rsidP="00BE1BB6">
            <w:pPr>
              <w:jc w:val="center"/>
              <w:rPr>
                <w:rFonts w:eastAsia="Times New Roman"/>
                <w:sz w:val="16"/>
                <w:szCs w:val="16"/>
              </w:rPr>
            </w:pPr>
            <w:r w:rsidRPr="00745665">
              <w:rPr>
                <w:rFonts w:eastAsia="Times New Roman"/>
                <w:sz w:val="16"/>
                <w:szCs w:val="16"/>
              </w:rPr>
              <w:t>0.92</w:t>
            </w:r>
          </w:p>
        </w:tc>
        <w:tc>
          <w:tcPr>
            <w:tcW w:w="1260" w:type="dxa"/>
            <w:tcBorders>
              <w:top w:val="nil"/>
              <w:left w:val="nil"/>
              <w:bottom w:val="nil"/>
              <w:right w:val="nil"/>
            </w:tcBorders>
            <w:shd w:val="clear" w:color="auto" w:fill="auto"/>
            <w:noWrap/>
            <w:vAlign w:val="bottom"/>
            <w:hideMark/>
            <w:tcPrChange w:id="560" w:author="Erica Jansen" w:date="2023-03-06T11:01:00Z">
              <w:tcPr>
                <w:tcW w:w="1260" w:type="dxa"/>
                <w:tcBorders>
                  <w:top w:val="nil"/>
                  <w:left w:val="nil"/>
                  <w:bottom w:val="nil"/>
                  <w:right w:val="nil"/>
                </w:tcBorders>
                <w:shd w:val="clear" w:color="auto" w:fill="auto"/>
                <w:noWrap/>
                <w:vAlign w:val="bottom"/>
                <w:hideMark/>
              </w:tcPr>
            </w:tcPrChange>
          </w:tcPr>
          <w:p w14:paraId="732155FC" w14:textId="77777777" w:rsidR="009C227D" w:rsidRPr="00745665" w:rsidRDefault="009C227D" w:rsidP="00BE1BB6">
            <w:pPr>
              <w:jc w:val="center"/>
              <w:rPr>
                <w:rFonts w:eastAsia="Times New Roman"/>
                <w:sz w:val="16"/>
                <w:szCs w:val="16"/>
              </w:rPr>
            </w:pPr>
            <w:r w:rsidRPr="00745665">
              <w:rPr>
                <w:rFonts w:eastAsia="Times New Roman"/>
                <w:sz w:val="16"/>
                <w:szCs w:val="16"/>
              </w:rPr>
              <w:t>0.15</w:t>
            </w:r>
          </w:p>
        </w:tc>
        <w:tc>
          <w:tcPr>
            <w:tcW w:w="1530" w:type="dxa"/>
            <w:tcBorders>
              <w:top w:val="nil"/>
              <w:left w:val="nil"/>
              <w:bottom w:val="nil"/>
              <w:right w:val="nil"/>
            </w:tcBorders>
            <w:shd w:val="clear" w:color="auto" w:fill="auto"/>
            <w:noWrap/>
            <w:vAlign w:val="bottom"/>
            <w:hideMark/>
            <w:tcPrChange w:id="561" w:author="Erica Jansen" w:date="2023-03-06T11:01:00Z">
              <w:tcPr>
                <w:tcW w:w="1530" w:type="dxa"/>
                <w:tcBorders>
                  <w:top w:val="nil"/>
                  <w:left w:val="nil"/>
                  <w:bottom w:val="nil"/>
                  <w:right w:val="nil"/>
                </w:tcBorders>
                <w:shd w:val="clear" w:color="auto" w:fill="auto"/>
                <w:noWrap/>
                <w:vAlign w:val="bottom"/>
                <w:hideMark/>
              </w:tcPr>
            </w:tcPrChange>
          </w:tcPr>
          <w:p w14:paraId="60EC8D5F"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0.036</w:t>
            </w:r>
          </w:p>
        </w:tc>
      </w:tr>
      <w:tr w:rsidR="00A47827" w:rsidRPr="00745665" w14:paraId="3F4482FD" w14:textId="77777777" w:rsidTr="004A2A47">
        <w:trPr>
          <w:trHeight w:val="387"/>
        </w:trPr>
        <w:tc>
          <w:tcPr>
            <w:tcW w:w="2245" w:type="dxa"/>
            <w:tcBorders>
              <w:top w:val="nil"/>
              <w:left w:val="nil"/>
              <w:bottom w:val="nil"/>
              <w:right w:val="nil"/>
            </w:tcBorders>
            <w:shd w:val="clear" w:color="000000" w:fill="FCE4D6"/>
            <w:vAlign w:val="bottom"/>
            <w:hideMark/>
          </w:tcPr>
          <w:p w14:paraId="6AB5799B" w14:textId="77777777" w:rsidR="009C227D" w:rsidRPr="00745665" w:rsidRDefault="009C227D" w:rsidP="00BE1BB6">
            <w:pPr>
              <w:rPr>
                <w:rFonts w:eastAsia="Times New Roman"/>
                <w:sz w:val="16"/>
                <w:szCs w:val="16"/>
              </w:rPr>
            </w:pPr>
            <w:r w:rsidRPr="00745665">
              <w:rPr>
                <w:rFonts w:eastAsia="Times New Roman"/>
                <w:sz w:val="16"/>
                <w:szCs w:val="16"/>
              </w:rPr>
              <w:t>Household Annual Income</w:t>
            </w:r>
          </w:p>
        </w:tc>
        <w:tc>
          <w:tcPr>
            <w:tcW w:w="1080" w:type="dxa"/>
            <w:tcBorders>
              <w:top w:val="nil"/>
              <w:left w:val="nil"/>
              <w:bottom w:val="nil"/>
              <w:right w:val="nil"/>
            </w:tcBorders>
            <w:shd w:val="clear" w:color="000000" w:fill="FCE4D6"/>
            <w:noWrap/>
            <w:vAlign w:val="bottom"/>
            <w:hideMark/>
          </w:tcPr>
          <w:p w14:paraId="4F071E20" w14:textId="77777777" w:rsidR="009C227D" w:rsidRPr="00745665" w:rsidRDefault="009C227D" w:rsidP="00BE1BB6">
            <w:pPr>
              <w:jc w:val="center"/>
              <w:rPr>
                <w:rFonts w:eastAsia="Times New Roman"/>
                <w:b/>
                <w:bCs/>
                <w:sz w:val="16"/>
                <w:szCs w:val="16"/>
              </w:rPr>
            </w:pPr>
            <w:r w:rsidRPr="00745665">
              <w:rPr>
                <w:rFonts w:eastAsia="Times New Roman"/>
                <w:b/>
                <w:bCs/>
                <w:sz w:val="16"/>
                <w:szCs w:val="16"/>
              </w:rPr>
              <w:t> </w:t>
            </w:r>
          </w:p>
        </w:tc>
        <w:tc>
          <w:tcPr>
            <w:tcW w:w="1080" w:type="dxa"/>
            <w:tcBorders>
              <w:top w:val="nil"/>
              <w:left w:val="nil"/>
              <w:bottom w:val="nil"/>
              <w:right w:val="nil"/>
            </w:tcBorders>
            <w:shd w:val="clear" w:color="000000" w:fill="FCE4D6"/>
            <w:noWrap/>
            <w:vAlign w:val="bottom"/>
            <w:hideMark/>
          </w:tcPr>
          <w:p w14:paraId="5F1BA444"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42799B1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4E3FD21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016CA00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4D270D77" w14:textId="77777777" w:rsidTr="004A2A47">
        <w:trPr>
          <w:trHeight w:val="340"/>
          <w:trPrChange w:id="562"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563" w:author="Erica Jansen" w:date="2023-03-06T11:01:00Z">
              <w:tcPr>
                <w:tcW w:w="2245" w:type="dxa"/>
                <w:tcBorders>
                  <w:top w:val="nil"/>
                  <w:left w:val="nil"/>
                  <w:bottom w:val="nil"/>
                  <w:right w:val="nil"/>
                </w:tcBorders>
                <w:shd w:val="clear" w:color="auto" w:fill="auto"/>
                <w:vAlign w:val="bottom"/>
                <w:hideMark/>
              </w:tcPr>
            </w:tcPrChange>
          </w:tcPr>
          <w:p w14:paraId="4261F835"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&lt;$100,000</w:t>
            </w:r>
          </w:p>
        </w:tc>
        <w:tc>
          <w:tcPr>
            <w:tcW w:w="1080" w:type="dxa"/>
            <w:tcBorders>
              <w:top w:val="nil"/>
              <w:left w:val="nil"/>
              <w:bottom w:val="nil"/>
              <w:right w:val="nil"/>
            </w:tcBorders>
            <w:shd w:val="clear" w:color="auto" w:fill="auto"/>
            <w:noWrap/>
            <w:vAlign w:val="bottom"/>
            <w:hideMark/>
            <w:tcPrChange w:id="564" w:author="Erica Jansen" w:date="2023-03-06T11:01:00Z">
              <w:tcPr>
                <w:tcW w:w="1080" w:type="dxa"/>
                <w:tcBorders>
                  <w:top w:val="nil"/>
                  <w:left w:val="nil"/>
                  <w:bottom w:val="nil"/>
                  <w:right w:val="nil"/>
                </w:tcBorders>
                <w:shd w:val="clear" w:color="auto" w:fill="auto"/>
                <w:noWrap/>
                <w:vAlign w:val="bottom"/>
                <w:hideMark/>
              </w:tcPr>
            </w:tcPrChange>
          </w:tcPr>
          <w:p w14:paraId="437BD575" w14:textId="77777777" w:rsidR="009C227D" w:rsidRPr="00745665" w:rsidRDefault="009C227D" w:rsidP="00BE1BB6">
            <w:pPr>
              <w:jc w:val="center"/>
              <w:rPr>
                <w:rFonts w:eastAsia="Times New Roman"/>
                <w:sz w:val="16"/>
                <w:szCs w:val="16"/>
              </w:rPr>
            </w:pPr>
            <w:r w:rsidRPr="00745665">
              <w:rPr>
                <w:rFonts w:eastAsia="Times New Roman"/>
                <w:sz w:val="16"/>
                <w:szCs w:val="16"/>
              </w:rPr>
              <w:t>26</w:t>
            </w:r>
          </w:p>
        </w:tc>
        <w:tc>
          <w:tcPr>
            <w:tcW w:w="1080" w:type="dxa"/>
            <w:tcBorders>
              <w:top w:val="nil"/>
              <w:left w:val="nil"/>
              <w:bottom w:val="nil"/>
              <w:right w:val="nil"/>
            </w:tcBorders>
            <w:shd w:val="clear" w:color="auto" w:fill="auto"/>
            <w:noWrap/>
            <w:vAlign w:val="center"/>
            <w:hideMark/>
            <w:tcPrChange w:id="565" w:author="Erica Jansen" w:date="2023-03-06T11:01:00Z">
              <w:tcPr>
                <w:tcW w:w="1080" w:type="dxa"/>
                <w:tcBorders>
                  <w:top w:val="nil"/>
                  <w:left w:val="nil"/>
                  <w:bottom w:val="nil"/>
                  <w:right w:val="nil"/>
                </w:tcBorders>
                <w:shd w:val="clear" w:color="auto" w:fill="auto"/>
                <w:noWrap/>
                <w:vAlign w:val="center"/>
                <w:hideMark/>
              </w:tcPr>
            </w:tcPrChange>
          </w:tcPr>
          <w:p w14:paraId="00B8B8EF" w14:textId="77777777" w:rsidR="009C227D" w:rsidRPr="00745665" w:rsidRDefault="009C227D" w:rsidP="00BE1BB6">
            <w:pPr>
              <w:jc w:val="center"/>
              <w:rPr>
                <w:rFonts w:eastAsia="Times New Roman"/>
                <w:sz w:val="16"/>
                <w:szCs w:val="16"/>
              </w:rPr>
            </w:pPr>
            <w:r w:rsidRPr="00745665">
              <w:rPr>
                <w:rFonts w:eastAsia="Times New Roman"/>
                <w:sz w:val="16"/>
                <w:szCs w:val="16"/>
              </w:rPr>
              <w:t>9:30 (2:00)</w:t>
            </w:r>
          </w:p>
        </w:tc>
        <w:tc>
          <w:tcPr>
            <w:tcW w:w="1440" w:type="dxa"/>
            <w:tcBorders>
              <w:top w:val="nil"/>
              <w:left w:val="nil"/>
              <w:bottom w:val="nil"/>
              <w:right w:val="nil"/>
            </w:tcBorders>
            <w:shd w:val="clear" w:color="auto" w:fill="auto"/>
            <w:noWrap/>
            <w:vAlign w:val="center"/>
            <w:hideMark/>
            <w:tcPrChange w:id="566" w:author="Erica Jansen" w:date="2023-03-06T11:01:00Z">
              <w:tcPr>
                <w:tcW w:w="1440" w:type="dxa"/>
                <w:tcBorders>
                  <w:top w:val="nil"/>
                  <w:left w:val="nil"/>
                  <w:bottom w:val="nil"/>
                  <w:right w:val="nil"/>
                </w:tcBorders>
                <w:shd w:val="clear" w:color="auto" w:fill="auto"/>
                <w:noWrap/>
                <w:vAlign w:val="center"/>
                <w:hideMark/>
              </w:tcPr>
            </w:tcPrChange>
          </w:tcPr>
          <w:p w14:paraId="499B4A9E"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Change w:id="567" w:author="Erica Jansen" w:date="2023-03-06T11:01:00Z">
              <w:tcPr>
                <w:tcW w:w="1260" w:type="dxa"/>
                <w:tcBorders>
                  <w:top w:val="nil"/>
                  <w:left w:val="nil"/>
                  <w:bottom w:val="nil"/>
                  <w:right w:val="nil"/>
                </w:tcBorders>
                <w:shd w:val="clear" w:color="auto" w:fill="auto"/>
                <w:noWrap/>
                <w:vAlign w:val="center"/>
                <w:hideMark/>
              </w:tcPr>
            </w:tcPrChange>
          </w:tcPr>
          <w:p w14:paraId="658A662A" w14:textId="77777777" w:rsidR="009C227D" w:rsidRPr="00745665" w:rsidRDefault="009C227D" w:rsidP="00BE1BB6">
            <w:pPr>
              <w:jc w:val="center"/>
              <w:rPr>
                <w:rFonts w:eastAsia="Times New Roman"/>
                <w:sz w:val="16"/>
                <w:szCs w:val="16"/>
              </w:rPr>
            </w:pPr>
            <w:r w:rsidRPr="00745665">
              <w:rPr>
                <w:rFonts w:eastAsia="Times New Roman"/>
                <w:sz w:val="16"/>
                <w:szCs w:val="16"/>
              </w:rPr>
              <w:t>3:15 (0:02)</w:t>
            </w:r>
          </w:p>
        </w:tc>
        <w:tc>
          <w:tcPr>
            <w:tcW w:w="1530" w:type="dxa"/>
            <w:tcBorders>
              <w:top w:val="nil"/>
              <w:left w:val="nil"/>
              <w:bottom w:val="nil"/>
              <w:right w:val="nil"/>
            </w:tcBorders>
            <w:shd w:val="clear" w:color="auto" w:fill="auto"/>
            <w:noWrap/>
            <w:vAlign w:val="center"/>
            <w:hideMark/>
            <w:tcPrChange w:id="568" w:author="Erica Jansen" w:date="2023-03-06T11:01:00Z">
              <w:tcPr>
                <w:tcW w:w="1530" w:type="dxa"/>
                <w:tcBorders>
                  <w:top w:val="nil"/>
                  <w:left w:val="nil"/>
                  <w:bottom w:val="nil"/>
                  <w:right w:val="nil"/>
                </w:tcBorders>
                <w:shd w:val="clear" w:color="auto" w:fill="auto"/>
                <w:noWrap/>
                <w:vAlign w:val="center"/>
                <w:hideMark/>
              </w:tcPr>
            </w:tcPrChange>
          </w:tcPr>
          <w:p w14:paraId="097E4B9A" w14:textId="77777777" w:rsidR="009C227D" w:rsidRPr="00745665" w:rsidRDefault="009C227D" w:rsidP="00BE1BB6">
            <w:pPr>
              <w:jc w:val="center"/>
              <w:rPr>
                <w:rFonts w:eastAsia="Times New Roman"/>
                <w:sz w:val="16"/>
                <w:szCs w:val="16"/>
              </w:rPr>
            </w:pPr>
            <w:r w:rsidRPr="00745665">
              <w:rPr>
                <w:rFonts w:eastAsia="Times New Roman"/>
                <w:sz w:val="16"/>
                <w:szCs w:val="16"/>
              </w:rPr>
              <w:t>12.0 (2.40)</w:t>
            </w:r>
          </w:p>
        </w:tc>
      </w:tr>
      <w:tr w:rsidR="00AF0DB1" w:rsidRPr="00745665" w14:paraId="51815E68" w14:textId="77777777" w:rsidTr="004A2A47">
        <w:trPr>
          <w:trHeight w:val="340"/>
          <w:trPrChange w:id="569"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570" w:author="Erica Jansen" w:date="2023-03-06T11:01:00Z">
              <w:tcPr>
                <w:tcW w:w="2245" w:type="dxa"/>
                <w:tcBorders>
                  <w:top w:val="nil"/>
                  <w:left w:val="nil"/>
                  <w:bottom w:val="nil"/>
                  <w:right w:val="nil"/>
                </w:tcBorders>
                <w:shd w:val="clear" w:color="auto" w:fill="auto"/>
                <w:vAlign w:val="bottom"/>
                <w:hideMark/>
              </w:tcPr>
            </w:tcPrChange>
          </w:tcPr>
          <w:p w14:paraId="6E3C62B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$100,000 - 149,999</w:t>
            </w:r>
          </w:p>
        </w:tc>
        <w:tc>
          <w:tcPr>
            <w:tcW w:w="1080" w:type="dxa"/>
            <w:tcBorders>
              <w:top w:val="nil"/>
              <w:left w:val="nil"/>
              <w:bottom w:val="nil"/>
              <w:right w:val="nil"/>
            </w:tcBorders>
            <w:shd w:val="clear" w:color="auto" w:fill="auto"/>
            <w:noWrap/>
            <w:vAlign w:val="bottom"/>
            <w:hideMark/>
            <w:tcPrChange w:id="571" w:author="Erica Jansen" w:date="2023-03-06T11:01:00Z">
              <w:tcPr>
                <w:tcW w:w="1080" w:type="dxa"/>
                <w:tcBorders>
                  <w:top w:val="nil"/>
                  <w:left w:val="nil"/>
                  <w:bottom w:val="nil"/>
                  <w:right w:val="nil"/>
                </w:tcBorders>
                <w:shd w:val="clear" w:color="auto" w:fill="auto"/>
                <w:noWrap/>
                <w:vAlign w:val="bottom"/>
                <w:hideMark/>
              </w:tcPr>
            </w:tcPrChange>
          </w:tcPr>
          <w:p w14:paraId="1DA53565" w14:textId="77777777" w:rsidR="009C227D" w:rsidRPr="00745665" w:rsidRDefault="009C227D" w:rsidP="00BE1BB6">
            <w:pPr>
              <w:jc w:val="center"/>
              <w:rPr>
                <w:rFonts w:eastAsia="Times New Roman"/>
                <w:sz w:val="16"/>
                <w:szCs w:val="16"/>
              </w:rPr>
            </w:pPr>
            <w:r w:rsidRPr="00745665">
              <w:rPr>
                <w:rFonts w:eastAsia="Times New Roman"/>
                <w:sz w:val="16"/>
                <w:szCs w:val="16"/>
              </w:rPr>
              <w:t>27</w:t>
            </w:r>
          </w:p>
        </w:tc>
        <w:tc>
          <w:tcPr>
            <w:tcW w:w="1080" w:type="dxa"/>
            <w:tcBorders>
              <w:top w:val="nil"/>
              <w:left w:val="nil"/>
              <w:bottom w:val="nil"/>
              <w:right w:val="nil"/>
            </w:tcBorders>
            <w:shd w:val="clear" w:color="auto" w:fill="auto"/>
            <w:noWrap/>
            <w:vAlign w:val="center"/>
            <w:hideMark/>
            <w:tcPrChange w:id="572" w:author="Erica Jansen" w:date="2023-03-06T11:01:00Z">
              <w:tcPr>
                <w:tcW w:w="1080" w:type="dxa"/>
                <w:tcBorders>
                  <w:top w:val="nil"/>
                  <w:left w:val="nil"/>
                  <w:bottom w:val="nil"/>
                  <w:right w:val="nil"/>
                </w:tcBorders>
                <w:shd w:val="clear" w:color="auto" w:fill="auto"/>
                <w:noWrap/>
                <w:vAlign w:val="center"/>
                <w:hideMark/>
              </w:tcPr>
            </w:tcPrChange>
          </w:tcPr>
          <w:p w14:paraId="65FE2ED8" w14:textId="77777777" w:rsidR="009C227D" w:rsidRPr="00745665" w:rsidRDefault="009C227D" w:rsidP="00BE1BB6">
            <w:pPr>
              <w:jc w:val="center"/>
              <w:rPr>
                <w:rFonts w:eastAsia="Times New Roman"/>
                <w:sz w:val="16"/>
                <w:szCs w:val="16"/>
              </w:rPr>
            </w:pPr>
            <w:r w:rsidRPr="00745665">
              <w:rPr>
                <w:rFonts w:eastAsia="Times New Roman"/>
                <w:sz w:val="16"/>
                <w:szCs w:val="16"/>
              </w:rPr>
              <w:t>9:00 (1:48)</w:t>
            </w:r>
          </w:p>
        </w:tc>
        <w:tc>
          <w:tcPr>
            <w:tcW w:w="1440" w:type="dxa"/>
            <w:tcBorders>
              <w:top w:val="nil"/>
              <w:left w:val="nil"/>
              <w:bottom w:val="nil"/>
              <w:right w:val="nil"/>
            </w:tcBorders>
            <w:shd w:val="clear" w:color="auto" w:fill="auto"/>
            <w:noWrap/>
            <w:vAlign w:val="center"/>
            <w:hideMark/>
            <w:tcPrChange w:id="573" w:author="Erica Jansen" w:date="2023-03-06T11:01:00Z">
              <w:tcPr>
                <w:tcW w:w="1440" w:type="dxa"/>
                <w:tcBorders>
                  <w:top w:val="nil"/>
                  <w:left w:val="nil"/>
                  <w:bottom w:val="nil"/>
                  <w:right w:val="nil"/>
                </w:tcBorders>
                <w:shd w:val="clear" w:color="auto" w:fill="auto"/>
                <w:noWrap/>
                <w:vAlign w:val="center"/>
                <w:hideMark/>
              </w:tcPr>
            </w:tcPrChange>
          </w:tcPr>
          <w:p w14:paraId="6357F56D"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Change w:id="574" w:author="Erica Jansen" w:date="2023-03-06T11:01:00Z">
              <w:tcPr>
                <w:tcW w:w="1260" w:type="dxa"/>
                <w:tcBorders>
                  <w:top w:val="nil"/>
                  <w:left w:val="nil"/>
                  <w:bottom w:val="nil"/>
                  <w:right w:val="nil"/>
                </w:tcBorders>
                <w:shd w:val="clear" w:color="auto" w:fill="auto"/>
                <w:noWrap/>
                <w:vAlign w:val="center"/>
                <w:hideMark/>
              </w:tcPr>
            </w:tcPrChange>
          </w:tcPr>
          <w:p w14:paraId="406F3216"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Change w:id="575" w:author="Erica Jansen" w:date="2023-03-06T11:01:00Z">
              <w:tcPr>
                <w:tcW w:w="1530" w:type="dxa"/>
                <w:tcBorders>
                  <w:top w:val="nil"/>
                  <w:left w:val="nil"/>
                  <w:bottom w:val="nil"/>
                  <w:right w:val="nil"/>
                </w:tcBorders>
                <w:shd w:val="clear" w:color="auto" w:fill="auto"/>
                <w:noWrap/>
                <w:vAlign w:val="center"/>
                <w:hideMark/>
              </w:tcPr>
            </w:tcPrChange>
          </w:tcPr>
          <w:p w14:paraId="04E14785" w14:textId="77777777" w:rsidR="009C227D" w:rsidRPr="00745665" w:rsidRDefault="009C227D" w:rsidP="00BE1BB6">
            <w:pPr>
              <w:jc w:val="center"/>
              <w:rPr>
                <w:rFonts w:eastAsia="Times New Roman"/>
                <w:sz w:val="16"/>
                <w:szCs w:val="16"/>
              </w:rPr>
            </w:pPr>
            <w:r w:rsidRPr="00745665">
              <w:rPr>
                <w:rFonts w:eastAsia="Times New Roman"/>
                <w:sz w:val="16"/>
                <w:szCs w:val="16"/>
              </w:rPr>
              <w:t>12.0 (1.75)</w:t>
            </w:r>
          </w:p>
        </w:tc>
      </w:tr>
      <w:tr w:rsidR="00AF0DB1" w:rsidRPr="00745665" w14:paraId="1D7FE558" w14:textId="77777777" w:rsidTr="004A2A47">
        <w:trPr>
          <w:trHeight w:val="340"/>
          <w:trPrChange w:id="576"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577" w:author="Erica Jansen" w:date="2023-03-06T11:01:00Z">
              <w:tcPr>
                <w:tcW w:w="2245" w:type="dxa"/>
                <w:tcBorders>
                  <w:top w:val="nil"/>
                  <w:left w:val="nil"/>
                  <w:bottom w:val="nil"/>
                  <w:right w:val="nil"/>
                </w:tcBorders>
                <w:shd w:val="clear" w:color="auto" w:fill="auto"/>
                <w:vAlign w:val="bottom"/>
                <w:hideMark/>
              </w:tcPr>
            </w:tcPrChange>
          </w:tcPr>
          <w:p w14:paraId="6B0F923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$150,000 or more</w:t>
            </w:r>
          </w:p>
        </w:tc>
        <w:tc>
          <w:tcPr>
            <w:tcW w:w="1080" w:type="dxa"/>
            <w:tcBorders>
              <w:top w:val="nil"/>
              <w:left w:val="nil"/>
              <w:bottom w:val="nil"/>
              <w:right w:val="nil"/>
            </w:tcBorders>
            <w:shd w:val="clear" w:color="auto" w:fill="auto"/>
            <w:noWrap/>
            <w:vAlign w:val="center"/>
            <w:hideMark/>
            <w:tcPrChange w:id="578" w:author="Erica Jansen" w:date="2023-03-06T11:01:00Z">
              <w:tcPr>
                <w:tcW w:w="1080" w:type="dxa"/>
                <w:tcBorders>
                  <w:top w:val="nil"/>
                  <w:left w:val="nil"/>
                  <w:bottom w:val="nil"/>
                  <w:right w:val="nil"/>
                </w:tcBorders>
                <w:shd w:val="clear" w:color="auto" w:fill="auto"/>
                <w:noWrap/>
                <w:vAlign w:val="center"/>
                <w:hideMark/>
              </w:tcPr>
            </w:tcPrChange>
          </w:tcPr>
          <w:p w14:paraId="4F6A6C41" w14:textId="77777777" w:rsidR="009C227D" w:rsidRPr="00745665" w:rsidRDefault="009C227D" w:rsidP="00BE1BB6">
            <w:pPr>
              <w:jc w:val="center"/>
              <w:rPr>
                <w:rFonts w:eastAsia="Times New Roman"/>
                <w:sz w:val="16"/>
                <w:szCs w:val="16"/>
              </w:rPr>
            </w:pPr>
            <w:r w:rsidRPr="00745665">
              <w:rPr>
                <w:rFonts w:eastAsia="Times New Roman"/>
                <w:sz w:val="16"/>
                <w:szCs w:val="16"/>
              </w:rPr>
              <w:t>32</w:t>
            </w:r>
          </w:p>
        </w:tc>
        <w:tc>
          <w:tcPr>
            <w:tcW w:w="1080" w:type="dxa"/>
            <w:tcBorders>
              <w:top w:val="nil"/>
              <w:left w:val="nil"/>
              <w:bottom w:val="nil"/>
              <w:right w:val="nil"/>
            </w:tcBorders>
            <w:shd w:val="clear" w:color="auto" w:fill="auto"/>
            <w:noWrap/>
            <w:vAlign w:val="center"/>
            <w:hideMark/>
            <w:tcPrChange w:id="579" w:author="Erica Jansen" w:date="2023-03-06T11:01:00Z">
              <w:tcPr>
                <w:tcW w:w="1080" w:type="dxa"/>
                <w:tcBorders>
                  <w:top w:val="nil"/>
                  <w:left w:val="nil"/>
                  <w:bottom w:val="nil"/>
                  <w:right w:val="nil"/>
                </w:tcBorders>
                <w:shd w:val="clear" w:color="auto" w:fill="auto"/>
                <w:noWrap/>
                <w:vAlign w:val="center"/>
                <w:hideMark/>
              </w:tcPr>
            </w:tcPrChange>
          </w:tcPr>
          <w:p w14:paraId="40C7CCB6" w14:textId="77777777" w:rsidR="009C227D" w:rsidRPr="00745665" w:rsidRDefault="009C227D" w:rsidP="00BE1BB6">
            <w:pPr>
              <w:jc w:val="center"/>
              <w:rPr>
                <w:rFonts w:eastAsia="Times New Roman"/>
                <w:sz w:val="16"/>
                <w:szCs w:val="16"/>
              </w:rPr>
            </w:pPr>
            <w:r w:rsidRPr="00745665">
              <w:rPr>
                <w:rFonts w:eastAsia="Times New Roman"/>
                <w:sz w:val="16"/>
                <w:szCs w:val="16"/>
              </w:rPr>
              <w:t>8:00 (1:07)</w:t>
            </w:r>
          </w:p>
        </w:tc>
        <w:tc>
          <w:tcPr>
            <w:tcW w:w="1440" w:type="dxa"/>
            <w:tcBorders>
              <w:top w:val="nil"/>
              <w:left w:val="nil"/>
              <w:bottom w:val="nil"/>
              <w:right w:val="nil"/>
            </w:tcBorders>
            <w:shd w:val="clear" w:color="auto" w:fill="auto"/>
            <w:noWrap/>
            <w:vAlign w:val="center"/>
            <w:hideMark/>
            <w:tcPrChange w:id="580" w:author="Erica Jansen" w:date="2023-03-06T11:01:00Z">
              <w:tcPr>
                <w:tcW w:w="1440" w:type="dxa"/>
                <w:tcBorders>
                  <w:top w:val="nil"/>
                  <w:left w:val="nil"/>
                  <w:bottom w:val="nil"/>
                  <w:right w:val="nil"/>
                </w:tcBorders>
                <w:shd w:val="clear" w:color="auto" w:fill="auto"/>
                <w:noWrap/>
                <w:vAlign w:val="center"/>
                <w:hideMark/>
              </w:tcPr>
            </w:tcPrChange>
          </w:tcPr>
          <w:p w14:paraId="4C052674" w14:textId="77777777" w:rsidR="009C227D" w:rsidRPr="00745665" w:rsidRDefault="009C227D" w:rsidP="00BE1BB6">
            <w:pPr>
              <w:jc w:val="center"/>
              <w:rPr>
                <w:rFonts w:eastAsia="Times New Roman"/>
                <w:sz w:val="16"/>
                <w:szCs w:val="16"/>
              </w:rPr>
            </w:pPr>
            <w:r w:rsidRPr="00745665">
              <w:rPr>
                <w:rFonts w:eastAsia="Times New Roman"/>
                <w:sz w:val="16"/>
                <w:szCs w:val="16"/>
              </w:rPr>
              <w:t>20:30 (1:30)</w:t>
            </w:r>
          </w:p>
        </w:tc>
        <w:tc>
          <w:tcPr>
            <w:tcW w:w="1260" w:type="dxa"/>
            <w:tcBorders>
              <w:top w:val="nil"/>
              <w:left w:val="nil"/>
              <w:bottom w:val="nil"/>
              <w:right w:val="nil"/>
            </w:tcBorders>
            <w:shd w:val="clear" w:color="auto" w:fill="auto"/>
            <w:noWrap/>
            <w:vAlign w:val="center"/>
            <w:hideMark/>
            <w:tcPrChange w:id="581" w:author="Erica Jansen" w:date="2023-03-06T11:01:00Z">
              <w:tcPr>
                <w:tcW w:w="1260" w:type="dxa"/>
                <w:tcBorders>
                  <w:top w:val="nil"/>
                  <w:left w:val="nil"/>
                  <w:bottom w:val="nil"/>
                  <w:right w:val="nil"/>
                </w:tcBorders>
                <w:shd w:val="clear" w:color="auto" w:fill="auto"/>
                <w:noWrap/>
                <w:vAlign w:val="center"/>
                <w:hideMark/>
              </w:tcPr>
            </w:tcPrChange>
          </w:tcPr>
          <w:p w14:paraId="7CA0FCCA" w14:textId="77777777" w:rsidR="009C227D" w:rsidRPr="00745665" w:rsidRDefault="009C227D" w:rsidP="00BE1BB6">
            <w:pPr>
              <w:jc w:val="center"/>
              <w:rPr>
                <w:rFonts w:eastAsia="Times New Roman"/>
                <w:sz w:val="16"/>
                <w:szCs w:val="16"/>
              </w:rPr>
            </w:pPr>
            <w:r w:rsidRPr="00745665">
              <w:rPr>
                <w:rFonts w:eastAsia="Times New Roman"/>
                <w:sz w:val="16"/>
                <w:szCs w:val="16"/>
              </w:rPr>
              <w:t>2:30 (0:02)</w:t>
            </w:r>
          </w:p>
        </w:tc>
        <w:tc>
          <w:tcPr>
            <w:tcW w:w="1530" w:type="dxa"/>
            <w:tcBorders>
              <w:top w:val="nil"/>
              <w:left w:val="nil"/>
              <w:bottom w:val="nil"/>
              <w:right w:val="nil"/>
            </w:tcBorders>
            <w:shd w:val="clear" w:color="auto" w:fill="auto"/>
            <w:noWrap/>
            <w:vAlign w:val="center"/>
            <w:hideMark/>
            <w:tcPrChange w:id="582" w:author="Erica Jansen" w:date="2023-03-06T11:01:00Z">
              <w:tcPr>
                <w:tcW w:w="1530" w:type="dxa"/>
                <w:tcBorders>
                  <w:top w:val="nil"/>
                  <w:left w:val="nil"/>
                  <w:bottom w:val="nil"/>
                  <w:right w:val="nil"/>
                </w:tcBorders>
                <w:shd w:val="clear" w:color="auto" w:fill="auto"/>
                <w:noWrap/>
                <w:vAlign w:val="center"/>
                <w:hideMark/>
              </w:tcPr>
            </w:tcPrChange>
          </w:tcPr>
          <w:p w14:paraId="470ECA9E" w14:textId="77777777" w:rsidR="009C227D" w:rsidRPr="00745665" w:rsidRDefault="009C227D" w:rsidP="00BE1BB6">
            <w:pPr>
              <w:jc w:val="center"/>
              <w:rPr>
                <w:rFonts w:eastAsia="Times New Roman"/>
                <w:sz w:val="16"/>
                <w:szCs w:val="16"/>
              </w:rPr>
            </w:pPr>
            <w:r w:rsidRPr="00745665">
              <w:rPr>
                <w:rFonts w:eastAsia="Times New Roman"/>
                <w:sz w:val="16"/>
                <w:szCs w:val="16"/>
              </w:rPr>
              <w:t>12.0 (2.12)</w:t>
            </w:r>
          </w:p>
        </w:tc>
      </w:tr>
      <w:tr w:rsidR="00AF0DB1" w:rsidRPr="00745665" w14:paraId="62B9027B" w14:textId="77777777" w:rsidTr="004A2A47">
        <w:trPr>
          <w:trHeight w:val="340"/>
          <w:trPrChange w:id="583"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584" w:author="Erica Jansen" w:date="2023-03-06T11:01:00Z">
              <w:tcPr>
                <w:tcW w:w="2245" w:type="dxa"/>
                <w:tcBorders>
                  <w:top w:val="nil"/>
                  <w:left w:val="nil"/>
                  <w:bottom w:val="nil"/>
                  <w:right w:val="nil"/>
                </w:tcBorders>
                <w:shd w:val="clear" w:color="auto" w:fill="auto"/>
                <w:vAlign w:val="bottom"/>
                <w:hideMark/>
              </w:tcPr>
            </w:tcPrChange>
          </w:tcPr>
          <w:p w14:paraId="4E8E218E"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Not Reported</w:t>
            </w:r>
          </w:p>
        </w:tc>
        <w:tc>
          <w:tcPr>
            <w:tcW w:w="1080" w:type="dxa"/>
            <w:tcBorders>
              <w:top w:val="nil"/>
              <w:left w:val="nil"/>
              <w:bottom w:val="nil"/>
              <w:right w:val="nil"/>
            </w:tcBorders>
            <w:shd w:val="clear" w:color="auto" w:fill="auto"/>
            <w:noWrap/>
            <w:vAlign w:val="center"/>
            <w:hideMark/>
            <w:tcPrChange w:id="585" w:author="Erica Jansen" w:date="2023-03-06T11:01:00Z">
              <w:tcPr>
                <w:tcW w:w="1080" w:type="dxa"/>
                <w:tcBorders>
                  <w:top w:val="nil"/>
                  <w:left w:val="nil"/>
                  <w:bottom w:val="nil"/>
                  <w:right w:val="nil"/>
                </w:tcBorders>
                <w:shd w:val="clear" w:color="auto" w:fill="auto"/>
                <w:noWrap/>
                <w:vAlign w:val="center"/>
                <w:hideMark/>
              </w:tcPr>
            </w:tcPrChange>
          </w:tcPr>
          <w:p w14:paraId="3DAA3474" w14:textId="77777777" w:rsidR="009C227D" w:rsidRPr="00745665" w:rsidRDefault="009C227D" w:rsidP="00BE1BB6">
            <w:pPr>
              <w:jc w:val="center"/>
              <w:rPr>
                <w:rFonts w:eastAsia="Times New Roman"/>
                <w:sz w:val="16"/>
                <w:szCs w:val="16"/>
              </w:rPr>
            </w:pPr>
            <w:r w:rsidRPr="00745665">
              <w:rPr>
                <w:rFonts w:eastAsia="Times New Roman"/>
                <w:sz w:val="16"/>
                <w:szCs w:val="16"/>
              </w:rPr>
              <w:t>3</w:t>
            </w:r>
          </w:p>
        </w:tc>
        <w:tc>
          <w:tcPr>
            <w:tcW w:w="1080" w:type="dxa"/>
            <w:tcBorders>
              <w:top w:val="nil"/>
              <w:left w:val="nil"/>
              <w:bottom w:val="nil"/>
              <w:right w:val="nil"/>
            </w:tcBorders>
            <w:shd w:val="clear" w:color="auto" w:fill="auto"/>
            <w:noWrap/>
            <w:vAlign w:val="center"/>
            <w:hideMark/>
            <w:tcPrChange w:id="586" w:author="Erica Jansen" w:date="2023-03-06T11:01:00Z">
              <w:tcPr>
                <w:tcW w:w="1080" w:type="dxa"/>
                <w:tcBorders>
                  <w:top w:val="nil"/>
                  <w:left w:val="nil"/>
                  <w:bottom w:val="nil"/>
                  <w:right w:val="nil"/>
                </w:tcBorders>
                <w:shd w:val="clear" w:color="auto" w:fill="auto"/>
                <w:noWrap/>
                <w:vAlign w:val="center"/>
                <w:hideMark/>
              </w:tcPr>
            </w:tcPrChange>
          </w:tcPr>
          <w:p w14:paraId="45AB273F" w14:textId="77777777" w:rsidR="009C227D" w:rsidRPr="00745665" w:rsidRDefault="009C227D" w:rsidP="00BE1BB6">
            <w:pPr>
              <w:jc w:val="center"/>
              <w:rPr>
                <w:rFonts w:eastAsia="Times New Roman"/>
                <w:sz w:val="16"/>
                <w:szCs w:val="16"/>
              </w:rPr>
            </w:pPr>
            <w:r w:rsidRPr="00745665">
              <w:rPr>
                <w:rFonts w:eastAsia="Times New Roman"/>
                <w:sz w:val="16"/>
                <w:szCs w:val="16"/>
              </w:rPr>
              <w:t>10:00 (1:07)</w:t>
            </w:r>
          </w:p>
        </w:tc>
        <w:tc>
          <w:tcPr>
            <w:tcW w:w="1440" w:type="dxa"/>
            <w:tcBorders>
              <w:top w:val="nil"/>
              <w:left w:val="nil"/>
              <w:bottom w:val="nil"/>
              <w:right w:val="nil"/>
            </w:tcBorders>
            <w:shd w:val="clear" w:color="auto" w:fill="auto"/>
            <w:noWrap/>
            <w:vAlign w:val="center"/>
            <w:hideMark/>
            <w:tcPrChange w:id="587" w:author="Erica Jansen" w:date="2023-03-06T11:01:00Z">
              <w:tcPr>
                <w:tcW w:w="1440" w:type="dxa"/>
                <w:tcBorders>
                  <w:top w:val="nil"/>
                  <w:left w:val="nil"/>
                  <w:bottom w:val="nil"/>
                  <w:right w:val="nil"/>
                </w:tcBorders>
                <w:shd w:val="clear" w:color="auto" w:fill="auto"/>
                <w:noWrap/>
                <w:vAlign w:val="center"/>
                <w:hideMark/>
              </w:tcPr>
            </w:tcPrChange>
          </w:tcPr>
          <w:p w14:paraId="520D854F" w14:textId="77777777" w:rsidR="009C227D" w:rsidRPr="00745665" w:rsidRDefault="009C227D" w:rsidP="00BE1BB6">
            <w:pPr>
              <w:jc w:val="center"/>
              <w:rPr>
                <w:rFonts w:eastAsia="Times New Roman"/>
                <w:sz w:val="16"/>
                <w:szCs w:val="16"/>
              </w:rPr>
            </w:pPr>
            <w:r w:rsidRPr="00745665">
              <w:rPr>
                <w:rFonts w:eastAsia="Times New Roman"/>
                <w:sz w:val="16"/>
                <w:szCs w:val="16"/>
              </w:rPr>
              <w:t>20:30 (0:33)</w:t>
            </w:r>
          </w:p>
        </w:tc>
        <w:tc>
          <w:tcPr>
            <w:tcW w:w="1260" w:type="dxa"/>
            <w:tcBorders>
              <w:top w:val="nil"/>
              <w:left w:val="nil"/>
              <w:bottom w:val="nil"/>
              <w:right w:val="nil"/>
            </w:tcBorders>
            <w:shd w:val="clear" w:color="auto" w:fill="auto"/>
            <w:noWrap/>
            <w:vAlign w:val="center"/>
            <w:hideMark/>
            <w:tcPrChange w:id="588" w:author="Erica Jansen" w:date="2023-03-06T11:01:00Z">
              <w:tcPr>
                <w:tcW w:w="1260" w:type="dxa"/>
                <w:tcBorders>
                  <w:top w:val="nil"/>
                  <w:left w:val="nil"/>
                  <w:bottom w:val="nil"/>
                  <w:right w:val="nil"/>
                </w:tcBorders>
                <w:shd w:val="clear" w:color="auto" w:fill="auto"/>
                <w:noWrap/>
                <w:vAlign w:val="center"/>
                <w:hideMark/>
              </w:tcPr>
            </w:tcPrChange>
          </w:tcPr>
          <w:p w14:paraId="6BC01757" w14:textId="77777777" w:rsidR="009C227D" w:rsidRPr="00745665" w:rsidRDefault="009C227D" w:rsidP="00BE1BB6">
            <w:pPr>
              <w:jc w:val="center"/>
              <w:rPr>
                <w:rFonts w:eastAsia="Times New Roman"/>
                <w:sz w:val="16"/>
                <w:szCs w:val="16"/>
              </w:rPr>
            </w:pPr>
            <w:r w:rsidRPr="00745665">
              <w:rPr>
                <w:rFonts w:eastAsia="Times New Roman"/>
                <w:sz w:val="16"/>
                <w:szCs w:val="16"/>
              </w:rPr>
              <w:t>3:22 (0:01)</w:t>
            </w:r>
          </w:p>
        </w:tc>
        <w:tc>
          <w:tcPr>
            <w:tcW w:w="1530" w:type="dxa"/>
            <w:tcBorders>
              <w:top w:val="nil"/>
              <w:left w:val="nil"/>
              <w:bottom w:val="nil"/>
              <w:right w:val="nil"/>
            </w:tcBorders>
            <w:shd w:val="clear" w:color="auto" w:fill="auto"/>
            <w:noWrap/>
            <w:vAlign w:val="center"/>
            <w:hideMark/>
            <w:tcPrChange w:id="589" w:author="Erica Jansen" w:date="2023-03-06T11:01:00Z">
              <w:tcPr>
                <w:tcW w:w="1530" w:type="dxa"/>
                <w:tcBorders>
                  <w:top w:val="nil"/>
                  <w:left w:val="nil"/>
                  <w:bottom w:val="nil"/>
                  <w:right w:val="nil"/>
                </w:tcBorders>
                <w:shd w:val="clear" w:color="auto" w:fill="auto"/>
                <w:noWrap/>
                <w:vAlign w:val="center"/>
                <w:hideMark/>
              </w:tcPr>
            </w:tcPrChange>
          </w:tcPr>
          <w:p w14:paraId="434C572C" w14:textId="77777777" w:rsidR="009C227D" w:rsidRPr="00745665" w:rsidRDefault="009C227D" w:rsidP="00BE1BB6">
            <w:pPr>
              <w:jc w:val="center"/>
              <w:rPr>
                <w:rFonts w:eastAsia="Times New Roman"/>
                <w:sz w:val="16"/>
                <w:szCs w:val="16"/>
              </w:rPr>
            </w:pPr>
            <w:r w:rsidRPr="00745665">
              <w:rPr>
                <w:rFonts w:eastAsia="Times New Roman"/>
                <w:sz w:val="16"/>
                <w:szCs w:val="16"/>
              </w:rPr>
              <w:t>12.4 (1.12)</w:t>
            </w:r>
          </w:p>
        </w:tc>
      </w:tr>
      <w:tr w:rsidR="00AF0DB1" w:rsidRPr="00745665" w14:paraId="52C0F7B2" w14:textId="77777777" w:rsidTr="004A2A47">
        <w:trPr>
          <w:trHeight w:val="340"/>
          <w:trPrChange w:id="590"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591" w:author="Erica Jansen" w:date="2023-03-06T11:01:00Z">
              <w:tcPr>
                <w:tcW w:w="2245" w:type="dxa"/>
                <w:tcBorders>
                  <w:top w:val="nil"/>
                  <w:left w:val="nil"/>
                  <w:bottom w:val="nil"/>
                  <w:right w:val="nil"/>
                </w:tcBorders>
                <w:shd w:val="clear" w:color="auto" w:fill="auto"/>
                <w:vAlign w:val="bottom"/>
                <w:hideMark/>
              </w:tcPr>
            </w:tcPrChange>
          </w:tcPr>
          <w:p w14:paraId="6EA11E2B"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Change w:id="592" w:author="Erica Jansen" w:date="2023-03-06T11:01:00Z">
              <w:tcPr>
                <w:tcW w:w="1080" w:type="dxa"/>
                <w:tcBorders>
                  <w:top w:val="nil"/>
                  <w:left w:val="nil"/>
                  <w:bottom w:val="nil"/>
                  <w:right w:val="nil"/>
                </w:tcBorders>
                <w:shd w:val="clear" w:color="auto" w:fill="auto"/>
                <w:noWrap/>
                <w:vAlign w:val="center"/>
                <w:hideMark/>
              </w:tcPr>
            </w:tcPrChange>
          </w:tcPr>
          <w:p w14:paraId="360F50A2"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Change w:id="593" w:author="Erica Jansen" w:date="2023-03-06T11:01:00Z">
              <w:tcPr>
                <w:tcW w:w="1080" w:type="dxa"/>
                <w:tcBorders>
                  <w:top w:val="nil"/>
                  <w:left w:val="nil"/>
                  <w:bottom w:val="nil"/>
                  <w:right w:val="nil"/>
                </w:tcBorders>
                <w:shd w:val="clear" w:color="auto" w:fill="auto"/>
                <w:noWrap/>
                <w:vAlign w:val="bottom"/>
                <w:hideMark/>
              </w:tcPr>
            </w:tcPrChange>
          </w:tcPr>
          <w:p w14:paraId="049517D1" w14:textId="77777777" w:rsidR="009C227D" w:rsidRPr="00745665" w:rsidRDefault="009C227D" w:rsidP="00BE1BB6">
            <w:pPr>
              <w:jc w:val="center"/>
              <w:rPr>
                <w:rFonts w:eastAsia="Times New Roman"/>
                <w:sz w:val="16"/>
                <w:szCs w:val="16"/>
              </w:rPr>
            </w:pPr>
            <w:r w:rsidRPr="00745665">
              <w:rPr>
                <w:rFonts w:eastAsia="Times New Roman"/>
                <w:sz w:val="16"/>
                <w:szCs w:val="16"/>
              </w:rPr>
              <w:t>0.057</w:t>
            </w:r>
          </w:p>
        </w:tc>
        <w:tc>
          <w:tcPr>
            <w:tcW w:w="1440" w:type="dxa"/>
            <w:tcBorders>
              <w:top w:val="nil"/>
              <w:left w:val="nil"/>
              <w:bottom w:val="nil"/>
              <w:right w:val="nil"/>
            </w:tcBorders>
            <w:shd w:val="clear" w:color="auto" w:fill="auto"/>
            <w:noWrap/>
            <w:vAlign w:val="bottom"/>
            <w:hideMark/>
            <w:tcPrChange w:id="594" w:author="Erica Jansen" w:date="2023-03-06T11:01:00Z">
              <w:tcPr>
                <w:tcW w:w="1440" w:type="dxa"/>
                <w:tcBorders>
                  <w:top w:val="nil"/>
                  <w:left w:val="nil"/>
                  <w:bottom w:val="nil"/>
                  <w:right w:val="nil"/>
                </w:tcBorders>
                <w:shd w:val="clear" w:color="auto" w:fill="auto"/>
                <w:noWrap/>
                <w:vAlign w:val="bottom"/>
                <w:hideMark/>
              </w:tcPr>
            </w:tcPrChange>
          </w:tcPr>
          <w:p w14:paraId="66BF72E8" w14:textId="77777777" w:rsidR="009C227D" w:rsidRPr="00745665" w:rsidRDefault="009C227D" w:rsidP="00BE1BB6">
            <w:pPr>
              <w:jc w:val="center"/>
              <w:rPr>
                <w:rFonts w:eastAsia="Times New Roman"/>
                <w:sz w:val="16"/>
                <w:szCs w:val="16"/>
              </w:rPr>
            </w:pPr>
            <w:r w:rsidRPr="00745665">
              <w:rPr>
                <w:rFonts w:eastAsia="Times New Roman"/>
                <w:sz w:val="16"/>
                <w:szCs w:val="16"/>
              </w:rPr>
              <w:t>0.58</w:t>
            </w:r>
          </w:p>
        </w:tc>
        <w:tc>
          <w:tcPr>
            <w:tcW w:w="1260" w:type="dxa"/>
            <w:tcBorders>
              <w:top w:val="nil"/>
              <w:left w:val="nil"/>
              <w:bottom w:val="nil"/>
              <w:right w:val="nil"/>
            </w:tcBorders>
            <w:shd w:val="clear" w:color="auto" w:fill="auto"/>
            <w:noWrap/>
            <w:vAlign w:val="bottom"/>
            <w:hideMark/>
            <w:tcPrChange w:id="595" w:author="Erica Jansen" w:date="2023-03-06T11:01:00Z">
              <w:tcPr>
                <w:tcW w:w="1260" w:type="dxa"/>
                <w:tcBorders>
                  <w:top w:val="nil"/>
                  <w:left w:val="nil"/>
                  <w:bottom w:val="nil"/>
                  <w:right w:val="nil"/>
                </w:tcBorders>
                <w:shd w:val="clear" w:color="auto" w:fill="auto"/>
                <w:noWrap/>
                <w:vAlign w:val="bottom"/>
                <w:hideMark/>
              </w:tcPr>
            </w:tcPrChange>
          </w:tcPr>
          <w:p w14:paraId="59A82125" w14:textId="77777777" w:rsidR="009C227D" w:rsidRPr="00745665" w:rsidRDefault="009C227D" w:rsidP="00BE1BB6">
            <w:pPr>
              <w:jc w:val="center"/>
              <w:rPr>
                <w:rFonts w:eastAsia="Times New Roman"/>
                <w:sz w:val="16"/>
                <w:szCs w:val="16"/>
              </w:rPr>
            </w:pPr>
            <w:r w:rsidRPr="00745665">
              <w:rPr>
                <w:rFonts w:eastAsia="Times New Roman"/>
                <w:sz w:val="16"/>
                <w:szCs w:val="16"/>
              </w:rPr>
              <w:t>0.15</w:t>
            </w:r>
          </w:p>
        </w:tc>
        <w:tc>
          <w:tcPr>
            <w:tcW w:w="1530" w:type="dxa"/>
            <w:tcBorders>
              <w:top w:val="nil"/>
              <w:left w:val="nil"/>
              <w:bottom w:val="nil"/>
              <w:right w:val="nil"/>
            </w:tcBorders>
            <w:shd w:val="clear" w:color="auto" w:fill="auto"/>
            <w:noWrap/>
            <w:vAlign w:val="bottom"/>
            <w:hideMark/>
            <w:tcPrChange w:id="596" w:author="Erica Jansen" w:date="2023-03-06T11:01:00Z">
              <w:tcPr>
                <w:tcW w:w="1530" w:type="dxa"/>
                <w:tcBorders>
                  <w:top w:val="nil"/>
                  <w:left w:val="nil"/>
                  <w:bottom w:val="nil"/>
                  <w:right w:val="nil"/>
                </w:tcBorders>
                <w:shd w:val="clear" w:color="auto" w:fill="auto"/>
                <w:noWrap/>
                <w:vAlign w:val="bottom"/>
                <w:hideMark/>
              </w:tcPr>
            </w:tcPrChange>
          </w:tcPr>
          <w:p w14:paraId="220C73BE" w14:textId="77777777" w:rsidR="009C227D" w:rsidRPr="00745665" w:rsidRDefault="009C227D" w:rsidP="00BE1BB6">
            <w:pPr>
              <w:jc w:val="center"/>
              <w:rPr>
                <w:rFonts w:eastAsia="Times New Roman"/>
                <w:sz w:val="16"/>
                <w:szCs w:val="16"/>
              </w:rPr>
            </w:pPr>
            <w:r w:rsidRPr="00745665">
              <w:rPr>
                <w:rFonts w:eastAsia="Times New Roman"/>
                <w:sz w:val="16"/>
                <w:szCs w:val="16"/>
              </w:rPr>
              <w:t>0.65</w:t>
            </w:r>
          </w:p>
        </w:tc>
      </w:tr>
      <w:tr w:rsidR="00A47827" w:rsidRPr="00745665" w14:paraId="5A5C3A57" w14:textId="77777777" w:rsidTr="004A2A47">
        <w:trPr>
          <w:trHeight w:val="360"/>
        </w:trPr>
        <w:tc>
          <w:tcPr>
            <w:tcW w:w="2245" w:type="dxa"/>
            <w:tcBorders>
              <w:top w:val="nil"/>
              <w:left w:val="nil"/>
              <w:bottom w:val="nil"/>
              <w:right w:val="nil"/>
            </w:tcBorders>
            <w:shd w:val="clear" w:color="000000" w:fill="FCE4D6"/>
            <w:vAlign w:val="bottom"/>
            <w:hideMark/>
          </w:tcPr>
          <w:p w14:paraId="4FEB3FEE" w14:textId="77777777" w:rsidR="009C227D" w:rsidRPr="00745665" w:rsidRDefault="009C227D" w:rsidP="00BE1BB6">
            <w:pPr>
              <w:rPr>
                <w:rFonts w:eastAsia="Times New Roman"/>
                <w:sz w:val="16"/>
                <w:szCs w:val="16"/>
              </w:rPr>
            </w:pPr>
            <w:r w:rsidRPr="00745665">
              <w:rPr>
                <w:rFonts w:eastAsia="Times New Roman"/>
                <w:sz w:val="16"/>
                <w:szCs w:val="16"/>
              </w:rPr>
              <w:t>Number of persons in household</w:t>
            </w:r>
          </w:p>
        </w:tc>
        <w:tc>
          <w:tcPr>
            <w:tcW w:w="1080" w:type="dxa"/>
            <w:tcBorders>
              <w:top w:val="nil"/>
              <w:left w:val="nil"/>
              <w:bottom w:val="nil"/>
              <w:right w:val="nil"/>
            </w:tcBorders>
            <w:shd w:val="clear" w:color="000000" w:fill="FCE4D6"/>
            <w:noWrap/>
            <w:vAlign w:val="center"/>
            <w:hideMark/>
          </w:tcPr>
          <w:p w14:paraId="0F006641"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D5F8875"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7502B6D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42E0545"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748CD88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63D9971B" w14:textId="77777777" w:rsidTr="004A2A47">
        <w:trPr>
          <w:trHeight w:val="340"/>
          <w:trPrChange w:id="597"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598" w:author="Erica Jansen" w:date="2023-03-06T11:01:00Z">
              <w:tcPr>
                <w:tcW w:w="2245" w:type="dxa"/>
                <w:tcBorders>
                  <w:top w:val="nil"/>
                  <w:left w:val="nil"/>
                  <w:bottom w:val="nil"/>
                  <w:right w:val="nil"/>
                </w:tcBorders>
                <w:shd w:val="clear" w:color="auto" w:fill="auto"/>
                <w:vAlign w:val="bottom"/>
                <w:hideMark/>
              </w:tcPr>
            </w:tcPrChange>
          </w:tcPr>
          <w:p w14:paraId="1F370089"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2 or fewer</w:t>
            </w:r>
          </w:p>
        </w:tc>
        <w:tc>
          <w:tcPr>
            <w:tcW w:w="1080" w:type="dxa"/>
            <w:tcBorders>
              <w:top w:val="nil"/>
              <w:left w:val="nil"/>
              <w:bottom w:val="nil"/>
              <w:right w:val="nil"/>
            </w:tcBorders>
            <w:shd w:val="clear" w:color="auto" w:fill="auto"/>
            <w:noWrap/>
            <w:vAlign w:val="center"/>
            <w:hideMark/>
            <w:tcPrChange w:id="599" w:author="Erica Jansen" w:date="2023-03-06T11:01:00Z">
              <w:tcPr>
                <w:tcW w:w="1080" w:type="dxa"/>
                <w:tcBorders>
                  <w:top w:val="nil"/>
                  <w:left w:val="nil"/>
                  <w:bottom w:val="nil"/>
                  <w:right w:val="nil"/>
                </w:tcBorders>
                <w:shd w:val="clear" w:color="auto" w:fill="auto"/>
                <w:noWrap/>
                <w:vAlign w:val="center"/>
                <w:hideMark/>
              </w:tcPr>
            </w:tcPrChange>
          </w:tcPr>
          <w:p w14:paraId="1C1C54F3" w14:textId="77777777" w:rsidR="009C227D" w:rsidRPr="00745665" w:rsidRDefault="009C227D" w:rsidP="00BE1BB6">
            <w:pPr>
              <w:jc w:val="center"/>
              <w:rPr>
                <w:rFonts w:eastAsia="Times New Roman"/>
                <w:sz w:val="16"/>
                <w:szCs w:val="16"/>
              </w:rPr>
            </w:pPr>
            <w:r w:rsidRPr="00745665">
              <w:rPr>
                <w:rFonts w:eastAsia="Times New Roman"/>
                <w:sz w:val="16"/>
                <w:szCs w:val="16"/>
              </w:rPr>
              <w:t>41</w:t>
            </w:r>
          </w:p>
        </w:tc>
        <w:tc>
          <w:tcPr>
            <w:tcW w:w="1080" w:type="dxa"/>
            <w:tcBorders>
              <w:top w:val="nil"/>
              <w:left w:val="nil"/>
              <w:bottom w:val="nil"/>
              <w:right w:val="nil"/>
            </w:tcBorders>
            <w:shd w:val="clear" w:color="auto" w:fill="auto"/>
            <w:noWrap/>
            <w:vAlign w:val="center"/>
            <w:hideMark/>
            <w:tcPrChange w:id="600" w:author="Erica Jansen" w:date="2023-03-06T11:01:00Z">
              <w:tcPr>
                <w:tcW w:w="1080" w:type="dxa"/>
                <w:tcBorders>
                  <w:top w:val="nil"/>
                  <w:left w:val="nil"/>
                  <w:bottom w:val="nil"/>
                  <w:right w:val="nil"/>
                </w:tcBorders>
                <w:shd w:val="clear" w:color="auto" w:fill="auto"/>
                <w:noWrap/>
                <w:vAlign w:val="center"/>
                <w:hideMark/>
              </w:tcPr>
            </w:tcPrChange>
          </w:tcPr>
          <w:p w14:paraId="05F3A534"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Change w:id="601" w:author="Erica Jansen" w:date="2023-03-06T11:01:00Z">
              <w:tcPr>
                <w:tcW w:w="1440" w:type="dxa"/>
                <w:tcBorders>
                  <w:top w:val="nil"/>
                  <w:left w:val="nil"/>
                  <w:bottom w:val="nil"/>
                  <w:right w:val="nil"/>
                </w:tcBorders>
                <w:shd w:val="clear" w:color="auto" w:fill="auto"/>
                <w:noWrap/>
                <w:vAlign w:val="center"/>
                <w:hideMark/>
              </w:tcPr>
            </w:tcPrChange>
          </w:tcPr>
          <w:p w14:paraId="6F1574D5" w14:textId="77777777" w:rsidR="009C227D" w:rsidRPr="00745665" w:rsidRDefault="009C227D" w:rsidP="00BE1BB6">
            <w:pPr>
              <w:jc w:val="center"/>
              <w:rPr>
                <w:rFonts w:eastAsia="Times New Roman"/>
                <w:sz w:val="16"/>
                <w:szCs w:val="16"/>
              </w:rPr>
            </w:pPr>
            <w:r w:rsidRPr="00745665">
              <w:rPr>
                <w:rFonts w:eastAsia="Times New Roman"/>
                <w:sz w:val="16"/>
                <w:szCs w:val="16"/>
              </w:rPr>
              <w:t>21:00 (1:30)</w:t>
            </w:r>
          </w:p>
        </w:tc>
        <w:tc>
          <w:tcPr>
            <w:tcW w:w="1260" w:type="dxa"/>
            <w:tcBorders>
              <w:top w:val="nil"/>
              <w:left w:val="nil"/>
              <w:bottom w:val="nil"/>
              <w:right w:val="nil"/>
            </w:tcBorders>
            <w:shd w:val="clear" w:color="auto" w:fill="auto"/>
            <w:noWrap/>
            <w:vAlign w:val="center"/>
            <w:hideMark/>
            <w:tcPrChange w:id="602" w:author="Erica Jansen" w:date="2023-03-06T11:01:00Z">
              <w:tcPr>
                <w:tcW w:w="1260" w:type="dxa"/>
                <w:tcBorders>
                  <w:top w:val="nil"/>
                  <w:left w:val="nil"/>
                  <w:bottom w:val="nil"/>
                  <w:right w:val="nil"/>
                </w:tcBorders>
                <w:shd w:val="clear" w:color="auto" w:fill="auto"/>
                <w:noWrap/>
                <w:vAlign w:val="center"/>
                <w:hideMark/>
              </w:tcPr>
            </w:tcPrChange>
          </w:tcPr>
          <w:p w14:paraId="25301162" w14:textId="77777777" w:rsidR="009C227D" w:rsidRPr="00745665" w:rsidRDefault="009C227D" w:rsidP="00BE1BB6">
            <w:pPr>
              <w:jc w:val="center"/>
              <w:rPr>
                <w:rFonts w:eastAsia="Times New Roman"/>
                <w:sz w:val="16"/>
                <w:szCs w:val="16"/>
              </w:rPr>
            </w:pPr>
            <w:r w:rsidRPr="00745665">
              <w:rPr>
                <w:rFonts w:eastAsia="Times New Roman"/>
                <w:sz w:val="16"/>
                <w:szCs w:val="16"/>
              </w:rPr>
              <w:t>3:00 (0:02)</w:t>
            </w:r>
          </w:p>
        </w:tc>
        <w:tc>
          <w:tcPr>
            <w:tcW w:w="1530" w:type="dxa"/>
            <w:tcBorders>
              <w:top w:val="nil"/>
              <w:left w:val="nil"/>
              <w:bottom w:val="nil"/>
              <w:right w:val="nil"/>
            </w:tcBorders>
            <w:shd w:val="clear" w:color="auto" w:fill="auto"/>
            <w:noWrap/>
            <w:vAlign w:val="center"/>
            <w:hideMark/>
            <w:tcPrChange w:id="603" w:author="Erica Jansen" w:date="2023-03-06T11:01:00Z">
              <w:tcPr>
                <w:tcW w:w="1530" w:type="dxa"/>
                <w:tcBorders>
                  <w:top w:val="nil"/>
                  <w:left w:val="nil"/>
                  <w:bottom w:val="nil"/>
                  <w:right w:val="nil"/>
                </w:tcBorders>
                <w:shd w:val="clear" w:color="auto" w:fill="auto"/>
                <w:noWrap/>
                <w:vAlign w:val="center"/>
                <w:hideMark/>
              </w:tcPr>
            </w:tcPrChange>
          </w:tcPr>
          <w:p w14:paraId="401795C6"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5CF5851A" w14:textId="77777777" w:rsidTr="004A2A47">
        <w:trPr>
          <w:trHeight w:val="340"/>
          <w:trPrChange w:id="604"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605" w:author="Erica Jansen" w:date="2023-03-06T11:01:00Z">
              <w:tcPr>
                <w:tcW w:w="2245" w:type="dxa"/>
                <w:tcBorders>
                  <w:top w:val="nil"/>
                  <w:left w:val="nil"/>
                  <w:bottom w:val="nil"/>
                  <w:right w:val="nil"/>
                </w:tcBorders>
                <w:shd w:val="clear" w:color="auto" w:fill="auto"/>
                <w:vAlign w:val="bottom"/>
                <w:hideMark/>
              </w:tcPr>
            </w:tcPrChange>
          </w:tcPr>
          <w:p w14:paraId="2D86E045"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3+</w:t>
            </w:r>
          </w:p>
        </w:tc>
        <w:tc>
          <w:tcPr>
            <w:tcW w:w="1080" w:type="dxa"/>
            <w:tcBorders>
              <w:top w:val="nil"/>
              <w:left w:val="nil"/>
              <w:bottom w:val="nil"/>
              <w:right w:val="nil"/>
            </w:tcBorders>
            <w:shd w:val="clear" w:color="auto" w:fill="auto"/>
            <w:noWrap/>
            <w:vAlign w:val="center"/>
            <w:hideMark/>
            <w:tcPrChange w:id="606" w:author="Erica Jansen" w:date="2023-03-06T11:01:00Z">
              <w:tcPr>
                <w:tcW w:w="1080" w:type="dxa"/>
                <w:tcBorders>
                  <w:top w:val="nil"/>
                  <w:left w:val="nil"/>
                  <w:bottom w:val="nil"/>
                  <w:right w:val="nil"/>
                </w:tcBorders>
                <w:shd w:val="clear" w:color="auto" w:fill="auto"/>
                <w:noWrap/>
                <w:vAlign w:val="center"/>
                <w:hideMark/>
              </w:tcPr>
            </w:tcPrChange>
          </w:tcPr>
          <w:p w14:paraId="2A567B67" w14:textId="77777777" w:rsidR="009C227D" w:rsidRPr="00745665" w:rsidRDefault="009C227D" w:rsidP="00BE1BB6">
            <w:pPr>
              <w:jc w:val="center"/>
              <w:rPr>
                <w:rFonts w:eastAsia="Times New Roman"/>
                <w:sz w:val="16"/>
                <w:szCs w:val="16"/>
              </w:rPr>
            </w:pPr>
            <w:r w:rsidRPr="00745665">
              <w:rPr>
                <w:rFonts w:eastAsia="Times New Roman"/>
                <w:sz w:val="16"/>
                <w:szCs w:val="16"/>
              </w:rPr>
              <w:t>46</w:t>
            </w:r>
          </w:p>
        </w:tc>
        <w:tc>
          <w:tcPr>
            <w:tcW w:w="1080" w:type="dxa"/>
            <w:tcBorders>
              <w:top w:val="nil"/>
              <w:left w:val="nil"/>
              <w:bottom w:val="nil"/>
              <w:right w:val="nil"/>
            </w:tcBorders>
            <w:shd w:val="clear" w:color="auto" w:fill="auto"/>
            <w:noWrap/>
            <w:vAlign w:val="center"/>
            <w:hideMark/>
            <w:tcPrChange w:id="607" w:author="Erica Jansen" w:date="2023-03-06T11:01:00Z">
              <w:tcPr>
                <w:tcW w:w="1080" w:type="dxa"/>
                <w:tcBorders>
                  <w:top w:val="nil"/>
                  <w:left w:val="nil"/>
                  <w:bottom w:val="nil"/>
                  <w:right w:val="nil"/>
                </w:tcBorders>
                <w:shd w:val="clear" w:color="auto" w:fill="auto"/>
                <w:noWrap/>
                <w:vAlign w:val="center"/>
                <w:hideMark/>
              </w:tcPr>
            </w:tcPrChange>
          </w:tcPr>
          <w:p w14:paraId="52C8EB12" w14:textId="77777777" w:rsidR="009C227D" w:rsidRPr="00745665" w:rsidRDefault="009C227D" w:rsidP="00BE1BB6">
            <w:pPr>
              <w:jc w:val="center"/>
              <w:rPr>
                <w:rFonts w:eastAsia="Times New Roman"/>
                <w:sz w:val="16"/>
                <w:szCs w:val="16"/>
              </w:rPr>
            </w:pPr>
            <w:r w:rsidRPr="00745665">
              <w:rPr>
                <w:rFonts w:eastAsia="Times New Roman"/>
                <w:sz w:val="16"/>
                <w:szCs w:val="16"/>
              </w:rPr>
              <w:t>8:22 (1:52)</w:t>
            </w:r>
          </w:p>
        </w:tc>
        <w:tc>
          <w:tcPr>
            <w:tcW w:w="1440" w:type="dxa"/>
            <w:tcBorders>
              <w:top w:val="nil"/>
              <w:left w:val="nil"/>
              <w:bottom w:val="nil"/>
              <w:right w:val="nil"/>
            </w:tcBorders>
            <w:shd w:val="clear" w:color="auto" w:fill="auto"/>
            <w:noWrap/>
            <w:vAlign w:val="center"/>
            <w:hideMark/>
            <w:tcPrChange w:id="608" w:author="Erica Jansen" w:date="2023-03-06T11:01:00Z">
              <w:tcPr>
                <w:tcW w:w="1440" w:type="dxa"/>
                <w:tcBorders>
                  <w:top w:val="nil"/>
                  <w:left w:val="nil"/>
                  <w:bottom w:val="nil"/>
                  <w:right w:val="nil"/>
                </w:tcBorders>
                <w:shd w:val="clear" w:color="auto" w:fill="auto"/>
                <w:noWrap/>
                <w:vAlign w:val="center"/>
                <w:hideMark/>
              </w:tcPr>
            </w:tcPrChange>
          </w:tcPr>
          <w:p w14:paraId="00EEE46A" w14:textId="77777777" w:rsidR="009C227D" w:rsidRPr="00745665" w:rsidRDefault="009C227D" w:rsidP="00BE1BB6">
            <w:pPr>
              <w:jc w:val="center"/>
              <w:rPr>
                <w:rFonts w:eastAsia="Times New Roman"/>
                <w:sz w:val="16"/>
                <w:szCs w:val="16"/>
              </w:rPr>
            </w:pPr>
            <w:r w:rsidRPr="00745665">
              <w:rPr>
                <w:rFonts w:eastAsia="Times New Roman"/>
                <w:sz w:val="16"/>
                <w:szCs w:val="16"/>
              </w:rPr>
              <w:t>20:45 (2:32)</w:t>
            </w:r>
          </w:p>
        </w:tc>
        <w:tc>
          <w:tcPr>
            <w:tcW w:w="1260" w:type="dxa"/>
            <w:tcBorders>
              <w:top w:val="nil"/>
              <w:left w:val="nil"/>
              <w:bottom w:val="nil"/>
              <w:right w:val="nil"/>
            </w:tcBorders>
            <w:shd w:val="clear" w:color="auto" w:fill="auto"/>
            <w:noWrap/>
            <w:vAlign w:val="center"/>
            <w:hideMark/>
            <w:tcPrChange w:id="609" w:author="Erica Jansen" w:date="2023-03-06T11:01:00Z">
              <w:tcPr>
                <w:tcW w:w="1260" w:type="dxa"/>
                <w:tcBorders>
                  <w:top w:val="nil"/>
                  <w:left w:val="nil"/>
                  <w:bottom w:val="nil"/>
                  <w:right w:val="nil"/>
                </w:tcBorders>
                <w:shd w:val="clear" w:color="auto" w:fill="auto"/>
                <w:noWrap/>
                <w:vAlign w:val="center"/>
                <w:hideMark/>
              </w:tcPr>
            </w:tcPrChange>
          </w:tcPr>
          <w:p w14:paraId="67BD65EF"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Change w:id="610" w:author="Erica Jansen" w:date="2023-03-06T11:01:00Z">
              <w:tcPr>
                <w:tcW w:w="1530" w:type="dxa"/>
                <w:tcBorders>
                  <w:top w:val="nil"/>
                  <w:left w:val="nil"/>
                  <w:bottom w:val="nil"/>
                  <w:right w:val="nil"/>
                </w:tcBorders>
                <w:shd w:val="clear" w:color="auto" w:fill="auto"/>
                <w:noWrap/>
                <w:vAlign w:val="center"/>
                <w:hideMark/>
              </w:tcPr>
            </w:tcPrChange>
          </w:tcPr>
          <w:p w14:paraId="67FC8134"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47827" w:rsidRPr="00745665" w14:paraId="3F5DEC49" w14:textId="77777777" w:rsidTr="004A2A47">
        <w:trPr>
          <w:trHeight w:val="340"/>
        </w:trPr>
        <w:tc>
          <w:tcPr>
            <w:tcW w:w="2245" w:type="dxa"/>
            <w:tcBorders>
              <w:top w:val="nil"/>
              <w:left w:val="nil"/>
              <w:bottom w:val="nil"/>
              <w:right w:val="nil"/>
            </w:tcBorders>
            <w:shd w:val="clear" w:color="auto" w:fill="auto"/>
            <w:vAlign w:val="bottom"/>
            <w:hideMark/>
          </w:tcPr>
          <w:p w14:paraId="52000EC9"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674414C7"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39DDF561" w14:textId="77777777" w:rsidR="009C227D" w:rsidRPr="00745665" w:rsidRDefault="009C227D" w:rsidP="00BE1BB6">
            <w:pPr>
              <w:jc w:val="center"/>
              <w:rPr>
                <w:rFonts w:eastAsia="Times New Roman"/>
                <w:sz w:val="16"/>
                <w:szCs w:val="16"/>
              </w:rPr>
            </w:pPr>
            <w:r w:rsidRPr="00745665">
              <w:rPr>
                <w:rFonts w:eastAsia="Times New Roman"/>
                <w:sz w:val="16"/>
                <w:szCs w:val="16"/>
              </w:rPr>
              <w:t>0.12</w:t>
            </w:r>
          </w:p>
        </w:tc>
        <w:tc>
          <w:tcPr>
            <w:tcW w:w="1440" w:type="dxa"/>
            <w:tcBorders>
              <w:top w:val="nil"/>
              <w:left w:val="nil"/>
              <w:bottom w:val="nil"/>
              <w:right w:val="nil"/>
            </w:tcBorders>
            <w:shd w:val="clear" w:color="000000" w:fill="FFFFFF"/>
            <w:noWrap/>
            <w:vAlign w:val="center"/>
            <w:hideMark/>
          </w:tcPr>
          <w:p w14:paraId="131B50F9" w14:textId="77777777" w:rsidR="009C227D" w:rsidRPr="00745665" w:rsidRDefault="009C227D" w:rsidP="00BE1BB6">
            <w:pPr>
              <w:jc w:val="center"/>
              <w:rPr>
                <w:rFonts w:eastAsia="Times New Roman"/>
                <w:sz w:val="16"/>
                <w:szCs w:val="16"/>
              </w:rPr>
            </w:pPr>
            <w:r w:rsidRPr="00745665">
              <w:rPr>
                <w:rFonts w:eastAsia="Times New Roman"/>
                <w:sz w:val="16"/>
                <w:szCs w:val="16"/>
              </w:rPr>
              <w:t>0.26</w:t>
            </w:r>
          </w:p>
        </w:tc>
        <w:tc>
          <w:tcPr>
            <w:tcW w:w="1260" w:type="dxa"/>
            <w:tcBorders>
              <w:top w:val="nil"/>
              <w:left w:val="nil"/>
              <w:bottom w:val="nil"/>
              <w:right w:val="nil"/>
            </w:tcBorders>
            <w:shd w:val="clear" w:color="auto" w:fill="auto"/>
            <w:noWrap/>
            <w:vAlign w:val="bottom"/>
            <w:hideMark/>
          </w:tcPr>
          <w:p w14:paraId="19FE25EB" w14:textId="77777777" w:rsidR="009C227D" w:rsidRPr="00745665" w:rsidRDefault="009C227D" w:rsidP="00BE1BB6">
            <w:pPr>
              <w:jc w:val="center"/>
              <w:rPr>
                <w:rFonts w:eastAsia="Times New Roman"/>
                <w:sz w:val="16"/>
                <w:szCs w:val="16"/>
              </w:rPr>
            </w:pPr>
            <w:r w:rsidRPr="00745665">
              <w:rPr>
                <w:rFonts w:eastAsia="Times New Roman"/>
                <w:sz w:val="16"/>
                <w:szCs w:val="16"/>
              </w:rPr>
              <w:t>0.054</w:t>
            </w:r>
          </w:p>
        </w:tc>
        <w:tc>
          <w:tcPr>
            <w:tcW w:w="1530" w:type="dxa"/>
            <w:tcBorders>
              <w:top w:val="nil"/>
              <w:left w:val="nil"/>
              <w:bottom w:val="nil"/>
              <w:right w:val="nil"/>
            </w:tcBorders>
            <w:shd w:val="clear" w:color="auto" w:fill="auto"/>
            <w:noWrap/>
            <w:vAlign w:val="bottom"/>
            <w:hideMark/>
          </w:tcPr>
          <w:p w14:paraId="46016A75" w14:textId="77777777" w:rsidR="009C227D" w:rsidRPr="00745665" w:rsidRDefault="009C227D" w:rsidP="00BE1BB6">
            <w:pPr>
              <w:jc w:val="center"/>
              <w:rPr>
                <w:rFonts w:eastAsia="Times New Roman"/>
                <w:sz w:val="16"/>
                <w:szCs w:val="16"/>
              </w:rPr>
            </w:pPr>
            <w:r w:rsidRPr="00745665">
              <w:rPr>
                <w:rFonts w:eastAsia="Times New Roman"/>
                <w:sz w:val="16"/>
                <w:szCs w:val="16"/>
              </w:rPr>
              <w:t>0.87</w:t>
            </w:r>
          </w:p>
        </w:tc>
      </w:tr>
      <w:tr w:rsidR="00A47827" w:rsidRPr="00745665" w14:paraId="5E98AA79" w14:textId="77777777" w:rsidTr="004A2A47">
        <w:trPr>
          <w:trHeight w:val="340"/>
        </w:trPr>
        <w:tc>
          <w:tcPr>
            <w:tcW w:w="2245" w:type="dxa"/>
            <w:tcBorders>
              <w:top w:val="nil"/>
              <w:left w:val="nil"/>
              <w:bottom w:val="nil"/>
              <w:right w:val="nil"/>
            </w:tcBorders>
            <w:shd w:val="clear" w:color="000000" w:fill="FCE4D6"/>
            <w:vAlign w:val="bottom"/>
            <w:hideMark/>
          </w:tcPr>
          <w:p w14:paraId="113E87EF" w14:textId="77777777" w:rsidR="009C227D" w:rsidRPr="00745665" w:rsidRDefault="009C227D" w:rsidP="00BE1BB6">
            <w:pPr>
              <w:rPr>
                <w:rFonts w:eastAsia="Times New Roman"/>
                <w:sz w:val="16"/>
                <w:szCs w:val="16"/>
              </w:rPr>
            </w:pPr>
            <w:r w:rsidRPr="00745665">
              <w:rPr>
                <w:rFonts w:eastAsia="Times New Roman"/>
                <w:sz w:val="16"/>
                <w:szCs w:val="16"/>
              </w:rPr>
              <w:t>Sleep Duration</w:t>
            </w:r>
          </w:p>
        </w:tc>
        <w:tc>
          <w:tcPr>
            <w:tcW w:w="1080" w:type="dxa"/>
            <w:tcBorders>
              <w:top w:val="nil"/>
              <w:left w:val="nil"/>
              <w:bottom w:val="nil"/>
              <w:right w:val="nil"/>
            </w:tcBorders>
            <w:shd w:val="clear" w:color="000000" w:fill="FCE4D6"/>
            <w:noWrap/>
            <w:vAlign w:val="center"/>
            <w:hideMark/>
          </w:tcPr>
          <w:p w14:paraId="26F1A661" w14:textId="77777777" w:rsidR="009C227D" w:rsidRPr="00745665" w:rsidRDefault="009C227D" w:rsidP="00BE1BB6">
            <w:pPr>
              <w:jc w:val="center"/>
              <w:rPr>
                <w:rFonts w:eastAsia="Times New Roman"/>
                <w:i/>
                <w:iCs/>
                <w:sz w:val="16"/>
                <w:szCs w:val="16"/>
              </w:rPr>
            </w:pPr>
            <w:r w:rsidRPr="00745665">
              <w:rPr>
                <w:rFonts w:eastAsia="Times New Roman"/>
                <w:i/>
                <w:iCs/>
                <w:sz w:val="16"/>
                <w:szCs w:val="16"/>
              </w:rPr>
              <w:t> </w:t>
            </w:r>
          </w:p>
        </w:tc>
        <w:tc>
          <w:tcPr>
            <w:tcW w:w="1080" w:type="dxa"/>
            <w:tcBorders>
              <w:top w:val="nil"/>
              <w:left w:val="nil"/>
              <w:bottom w:val="nil"/>
              <w:right w:val="nil"/>
            </w:tcBorders>
            <w:shd w:val="clear" w:color="000000" w:fill="FCE4D6"/>
            <w:noWrap/>
            <w:vAlign w:val="bottom"/>
            <w:hideMark/>
          </w:tcPr>
          <w:p w14:paraId="1F88A6D0"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58744FA7"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120AE8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5DD5653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1D0BD16A" w14:textId="77777777" w:rsidTr="004A2A47">
        <w:trPr>
          <w:trHeight w:val="340"/>
          <w:trPrChange w:id="611"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612" w:author="Erica Jansen" w:date="2023-03-06T11:01:00Z">
              <w:tcPr>
                <w:tcW w:w="2245" w:type="dxa"/>
                <w:tcBorders>
                  <w:top w:val="nil"/>
                  <w:left w:val="nil"/>
                  <w:bottom w:val="nil"/>
                  <w:right w:val="nil"/>
                </w:tcBorders>
                <w:shd w:val="clear" w:color="auto" w:fill="auto"/>
                <w:vAlign w:val="bottom"/>
                <w:hideMark/>
              </w:tcPr>
            </w:tcPrChange>
          </w:tcPr>
          <w:p w14:paraId="21D0D1CE"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&lt;8 hours</w:t>
            </w:r>
          </w:p>
        </w:tc>
        <w:tc>
          <w:tcPr>
            <w:tcW w:w="1080" w:type="dxa"/>
            <w:tcBorders>
              <w:top w:val="nil"/>
              <w:left w:val="nil"/>
              <w:bottom w:val="nil"/>
              <w:right w:val="nil"/>
            </w:tcBorders>
            <w:shd w:val="clear" w:color="auto" w:fill="auto"/>
            <w:noWrap/>
            <w:vAlign w:val="bottom"/>
            <w:hideMark/>
            <w:tcPrChange w:id="613" w:author="Erica Jansen" w:date="2023-03-06T11:01:00Z">
              <w:tcPr>
                <w:tcW w:w="1080" w:type="dxa"/>
                <w:tcBorders>
                  <w:top w:val="nil"/>
                  <w:left w:val="nil"/>
                  <w:bottom w:val="nil"/>
                  <w:right w:val="nil"/>
                </w:tcBorders>
                <w:shd w:val="clear" w:color="auto" w:fill="auto"/>
                <w:noWrap/>
                <w:vAlign w:val="bottom"/>
                <w:hideMark/>
              </w:tcPr>
            </w:tcPrChange>
          </w:tcPr>
          <w:p w14:paraId="630D8A40" w14:textId="77777777" w:rsidR="009C227D" w:rsidRPr="00745665" w:rsidRDefault="009C227D" w:rsidP="00BE1BB6">
            <w:pPr>
              <w:jc w:val="center"/>
              <w:rPr>
                <w:rFonts w:eastAsia="Times New Roman"/>
                <w:sz w:val="16"/>
                <w:szCs w:val="16"/>
              </w:rPr>
            </w:pPr>
            <w:r w:rsidRPr="00745665">
              <w:rPr>
                <w:rFonts w:eastAsia="Times New Roman"/>
                <w:sz w:val="16"/>
                <w:szCs w:val="16"/>
              </w:rPr>
              <w:t>13</w:t>
            </w:r>
          </w:p>
        </w:tc>
        <w:tc>
          <w:tcPr>
            <w:tcW w:w="1080" w:type="dxa"/>
            <w:tcBorders>
              <w:top w:val="nil"/>
              <w:left w:val="nil"/>
              <w:bottom w:val="nil"/>
              <w:right w:val="nil"/>
            </w:tcBorders>
            <w:shd w:val="clear" w:color="auto" w:fill="auto"/>
            <w:noWrap/>
            <w:vAlign w:val="center"/>
            <w:hideMark/>
            <w:tcPrChange w:id="614" w:author="Erica Jansen" w:date="2023-03-06T11:01:00Z">
              <w:tcPr>
                <w:tcW w:w="1080" w:type="dxa"/>
                <w:tcBorders>
                  <w:top w:val="nil"/>
                  <w:left w:val="nil"/>
                  <w:bottom w:val="nil"/>
                  <w:right w:val="nil"/>
                </w:tcBorders>
                <w:shd w:val="clear" w:color="auto" w:fill="auto"/>
                <w:noWrap/>
                <w:vAlign w:val="center"/>
                <w:hideMark/>
              </w:tcPr>
            </w:tcPrChange>
          </w:tcPr>
          <w:p w14:paraId="197D9EDB" w14:textId="77777777" w:rsidR="009C227D" w:rsidRPr="00745665" w:rsidRDefault="009C227D" w:rsidP="00BE1BB6">
            <w:pPr>
              <w:jc w:val="center"/>
              <w:rPr>
                <w:rFonts w:eastAsia="Times New Roman"/>
                <w:sz w:val="16"/>
                <w:szCs w:val="16"/>
              </w:rPr>
            </w:pPr>
            <w:r w:rsidRPr="00745665">
              <w:rPr>
                <w:rFonts w:eastAsia="Times New Roman"/>
                <w:sz w:val="16"/>
                <w:szCs w:val="16"/>
              </w:rPr>
              <w:t>9:00 (1:37)</w:t>
            </w:r>
          </w:p>
        </w:tc>
        <w:tc>
          <w:tcPr>
            <w:tcW w:w="1440" w:type="dxa"/>
            <w:tcBorders>
              <w:top w:val="nil"/>
              <w:left w:val="nil"/>
              <w:bottom w:val="nil"/>
              <w:right w:val="nil"/>
            </w:tcBorders>
            <w:shd w:val="clear" w:color="auto" w:fill="auto"/>
            <w:noWrap/>
            <w:vAlign w:val="center"/>
            <w:hideMark/>
            <w:tcPrChange w:id="615" w:author="Erica Jansen" w:date="2023-03-06T11:01:00Z">
              <w:tcPr>
                <w:tcW w:w="1440" w:type="dxa"/>
                <w:tcBorders>
                  <w:top w:val="nil"/>
                  <w:left w:val="nil"/>
                  <w:bottom w:val="nil"/>
                  <w:right w:val="nil"/>
                </w:tcBorders>
                <w:shd w:val="clear" w:color="auto" w:fill="auto"/>
                <w:noWrap/>
                <w:vAlign w:val="center"/>
                <w:hideMark/>
              </w:tcPr>
            </w:tcPrChange>
          </w:tcPr>
          <w:p w14:paraId="0343F6BA" w14:textId="77777777" w:rsidR="009C227D" w:rsidRPr="00745665" w:rsidRDefault="009C227D" w:rsidP="00BE1BB6">
            <w:pPr>
              <w:jc w:val="center"/>
              <w:rPr>
                <w:rFonts w:eastAsia="Times New Roman"/>
                <w:sz w:val="16"/>
                <w:szCs w:val="16"/>
              </w:rPr>
            </w:pPr>
            <w:r w:rsidRPr="00745665">
              <w:rPr>
                <w:rFonts w:eastAsia="Times New Roman"/>
                <w:sz w:val="16"/>
                <w:szCs w:val="16"/>
              </w:rPr>
              <w:t>21:30 (1:00)</w:t>
            </w:r>
          </w:p>
        </w:tc>
        <w:tc>
          <w:tcPr>
            <w:tcW w:w="1260" w:type="dxa"/>
            <w:tcBorders>
              <w:top w:val="nil"/>
              <w:left w:val="nil"/>
              <w:bottom w:val="nil"/>
              <w:right w:val="nil"/>
            </w:tcBorders>
            <w:shd w:val="clear" w:color="auto" w:fill="auto"/>
            <w:noWrap/>
            <w:vAlign w:val="center"/>
            <w:hideMark/>
            <w:tcPrChange w:id="616" w:author="Erica Jansen" w:date="2023-03-06T11:01:00Z">
              <w:tcPr>
                <w:tcW w:w="1260" w:type="dxa"/>
                <w:tcBorders>
                  <w:top w:val="nil"/>
                  <w:left w:val="nil"/>
                  <w:bottom w:val="nil"/>
                  <w:right w:val="nil"/>
                </w:tcBorders>
                <w:shd w:val="clear" w:color="auto" w:fill="auto"/>
                <w:noWrap/>
                <w:vAlign w:val="center"/>
                <w:hideMark/>
              </w:tcPr>
            </w:tcPrChange>
          </w:tcPr>
          <w:p w14:paraId="615CF5C4" w14:textId="77777777" w:rsidR="009C227D" w:rsidRPr="00745665" w:rsidRDefault="009C227D" w:rsidP="00BE1BB6">
            <w:pPr>
              <w:jc w:val="center"/>
              <w:rPr>
                <w:rFonts w:eastAsia="Times New Roman"/>
                <w:sz w:val="16"/>
                <w:szCs w:val="16"/>
              </w:rPr>
            </w:pPr>
            <w:r w:rsidRPr="00745665">
              <w:rPr>
                <w:rFonts w:eastAsia="Times New Roman"/>
                <w:sz w:val="16"/>
                <w:szCs w:val="16"/>
              </w:rPr>
              <w:t>3:15 (0:01)</w:t>
            </w:r>
          </w:p>
        </w:tc>
        <w:tc>
          <w:tcPr>
            <w:tcW w:w="1530" w:type="dxa"/>
            <w:tcBorders>
              <w:top w:val="nil"/>
              <w:left w:val="nil"/>
              <w:bottom w:val="nil"/>
              <w:right w:val="nil"/>
            </w:tcBorders>
            <w:shd w:val="clear" w:color="auto" w:fill="auto"/>
            <w:noWrap/>
            <w:vAlign w:val="center"/>
            <w:hideMark/>
            <w:tcPrChange w:id="617" w:author="Erica Jansen" w:date="2023-03-06T11:01:00Z">
              <w:tcPr>
                <w:tcW w:w="1530" w:type="dxa"/>
                <w:tcBorders>
                  <w:top w:val="nil"/>
                  <w:left w:val="nil"/>
                  <w:bottom w:val="nil"/>
                  <w:right w:val="nil"/>
                </w:tcBorders>
                <w:shd w:val="clear" w:color="auto" w:fill="auto"/>
                <w:noWrap/>
                <w:vAlign w:val="center"/>
                <w:hideMark/>
              </w:tcPr>
            </w:tcPrChange>
          </w:tcPr>
          <w:p w14:paraId="464D42E3" w14:textId="77777777" w:rsidR="009C227D" w:rsidRPr="00745665" w:rsidRDefault="009C227D" w:rsidP="00BE1BB6">
            <w:pPr>
              <w:jc w:val="center"/>
              <w:rPr>
                <w:rFonts w:eastAsia="Times New Roman"/>
                <w:sz w:val="16"/>
                <w:szCs w:val="16"/>
              </w:rPr>
            </w:pPr>
            <w:r w:rsidRPr="00745665">
              <w:rPr>
                <w:rFonts w:eastAsia="Times New Roman"/>
                <w:sz w:val="16"/>
                <w:szCs w:val="16"/>
              </w:rPr>
              <w:t>11.5 (1.50)</w:t>
            </w:r>
          </w:p>
        </w:tc>
      </w:tr>
      <w:tr w:rsidR="00AF0DB1" w:rsidRPr="00745665" w14:paraId="0F06D8E2" w14:textId="77777777" w:rsidTr="004A2A47">
        <w:trPr>
          <w:trHeight w:val="340"/>
          <w:trPrChange w:id="618"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619" w:author="Erica Jansen" w:date="2023-03-06T11:01:00Z">
              <w:tcPr>
                <w:tcW w:w="2245" w:type="dxa"/>
                <w:tcBorders>
                  <w:top w:val="nil"/>
                  <w:left w:val="nil"/>
                  <w:bottom w:val="nil"/>
                  <w:right w:val="nil"/>
                </w:tcBorders>
                <w:shd w:val="clear" w:color="auto" w:fill="auto"/>
                <w:vAlign w:val="bottom"/>
                <w:hideMark/>
              </w:tcPr>
            </w:tcPrChange>
          </w:tcPr>
          <w:p w14:paraId="696D85E7"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8 + hours</w:t>
            </w:r>
          </w:p>
        </w:tc>
        <w:tc>
          <w:tcPr>
            <w:tcW w:w="1080" w:type="dxa"/>
            <w:tcBorders>
              <w:top w:val="nil"/>
              <w:left w:val="nil"/>
              <w:bottom w:val="nil"/>
              <w:right w:val="nil"/>
            </w:tcBorders>
            <w:shd w:val="clear" w:color="auto" w:fill="auto"/>
            <w:noWrap/>
            <w:vAlign w:val="bottom"/>
            <w:hideMark/>
            <w:tcPrChange w:id="620" w:author="Erica Jansen" w:date="2023-03-06T11:01:00Z">
              <w:tcPr>
                <w:tcW w:w="1080" w:type="dxa"/>
                <w:tcBorders>
                  <w:top w:val="nil"/>
                  <w:left w:val="nil"/>
                  <w:bottom w:val="nil"/>
                  <w:right w:val="nil"/>
                </w:tcBorders>
                <w:shd w:val="clear" w:color="auto" w:fill="auto"/>
                <w:noWrap/>
                <w:vAlign w:val="bottom"/>
                <w:hideMark/>
              </w:tcPr>
            </w:tcPrChange>
          </w:tcPr>
          <w:p w14:paraId="29B6EA2D" w14:textId="77777777" w:rsidR="009C227D" w:rsidRPr="00745665" w:rsidRDefault="009C227D" w:rsidP="00BE1BB6">
            <w:pPr>
              <w:jc w:val="center"/>
              <w:rPr>
                <w:rFonts w:eastAsia="Times New Roman"/>
                <w:sz w:val="16"/>
                <w:szCs w:val="16"/>
              </w:rPr>
            </w:pPr>
            <w:r w:rsidRPr="00745665">
              <w:rPr>
                <w:rFonts w:eastAsia="Times New Roman"/>
                <w:sz w:val="16"/>
                <w:szCs w:val="16"/>
              </w:rPr>
              <w:t>75</w:t>
            </w:r>
          </w:p>
        </w:tc>
        <w:tc>
          <w:tcPr>
            <w:tcW w:w="1080" w:type="dxa"/>
            <w:tcBorders>
              <w:top w:val="nil"/>
              <w:left w:val="nil"/>
              <w:bottom w:val="nil"/>
              <w:right w:val="nil"/>
            </w:tcBorders>
            <w:shd w:val="clear" w:color="auto" w:fill="auto"/>
            <w:noWrap/>
            <w:vAlign w:val="center"/>
            <w:hideMark/>
            <w:tcPrChange w:id="621" w:author="Erica Jansen" w:date="2023-03-06T11:01:00Z">
              <w:tcPr>
                <w:tcW w:w="1080" w:type="dxa"/>
                <w:tcBorders>
                  <w:top w:val="nil"/>
                  <w:left w:val="nil"/>
                  <w:bottom w:val="nil"/>
                  <w:right w:val="nil"/>
                </w:tcBorders>
                <w:shd w:val="clear" w:color="auto" w:fill="auto"/>
                <w:noWrap/>
                <w:vAlign w:val="center"/>
                <w:hideMark/>
              </w:tcPr>
            </w:tcPrChange>
          </w:tcPr>
          <w:p w14:paraId="69429278" w14:textId="77777777" w:rsidR="009C227D" w:rsidRPr="00745665" w:rsidRDefault="009C227D" w:rsidP="00BE1BB6">
            <w:pPr>
              <w:jc w:val="center"/>
              <w:rPr>
                <w:rFonts w:eastAsia="Times New Roman"/>
                <w:sz w:val="16"/>
                <w:szCs w:val="16"/>
              </w:rPr>
            </w:pPr>
            <w:r w:rsidRPr="00745665">
              <w:rPr>
                <w:rFonts w:eastAsia="Times New Roman"/>
                <w:sz w:val="16"/>
                <w:szCs w:val="16"/>
              </w:rPr>
              <w:t>8:30 (2:00)</w:t>
            </w:r>
          </w:p>
        </w:tc>
        <w:tc>
          <w:tcPr>
            <w:tcW w:w="1440" w:type="dxa"/>
            <w:tcBorders>
              <w:top w:val="nil"/>
              <w:left w:val="nil"/>
              <w:bottom w:val="nil"/>
              <w:right w:val="nil"/>
            </w:tcBorders>
            <w:shd w:val="clear" w:color="auto" w:fill="auto"/>
            <w:noWrap/>
            <w:vAlign w:val="center"/>
            <w:hideMark/>
            <w:tcPrChange w:id="622" w:author="Erica Jansen" w:date="2023-03-06T11:01:00Z">
              <w:tcPr>
                <w:tcW w:w="1440" w:type="dxa"/>
                <w:tcBorders>
                  <w:top w:val="nil"/>
                  <w:left w:val="nil"/>
                  <w:bottom w:val="nil"/>
                  <w:right w:val="nil"/>
                </w:tcBorders>
                <w:shd w:val="clear" w:color="auto" w:fill="auto"/>
                <w:noWrap/>
                <w:vAlign w:val="center"/>
                <w:hideMark/>
              </w:tcPr>
            </w:tcPrChange>
          </w:tcPr>
          <w:p w14:paraId="39F9E26E" w14:textId="77777777" w:rsidR="009C227D" w:rsidRPr="00745665" w:rsidRDefault="009C227D" w:rsidP="00BE1BB6">
            <w:pPr>
              <w:jc w:val="center"/>
              <w:rPr>
                <w:rFonts w:eastAsia="Times New Roman"/>
                <w:sz w:val="16"/>
                <w:szCs w:val="16"/>
              </w:rPr>
            </w:pPr>
            <w:r w:rsidRPr="00745665">
              <w:rPr>
                <w:rFonts w:eastAsia="Times New Roman"/>
                <w:sz w:val="16"/>
                <w:szCs w:val="16"/>
              </w:rPr>
              <w:t>21:00 (1:33)</w:t>
            </w:r>
          </w:p>
        </w:tc>
        <w:tc>
          <w:tcPr>
            <w:tcW w:w="1260" w:type="dxa"/>
            <w:tcBorders>
              <w:top w:val="nil"/>
              <w:left w:val="nil"/>
              <w:bottom w:val="nil"/>
              <w:right w:val="nil"/>
            </w:tcBorders>
            <w:shd w:val="clear" w:color="auto" w:fill="auto"/>
            <w:noWrap/>
            <w:vAlign w:val="center"/>
            <w:hideMark/>
            <w:tcPrChange w:id="623" w:author="Erica Jansen" w:date="2023-03-06T11:01:00Z">
              <w:tcPr>
                <w:tcW w:w="1260" w:type="dxa"/>
                <w:tcBorders>
                  <w:top w:val="nil"/>
                  <w:left w:val="nil"/>
                  <w:bottom w:val="nil"/>
                  <w:right w:val="nil"/>
                </w:tcBorders>
                <w:shd w:val="clear" w:color="auto" w:fill="auto"/>
                <w:noWrap/>
                <w:vAlign w:val="center"/>
                <w:hideMark/>
              </w:tcPr>
            </w:tcPrChange>
          </w:tcPr>
          <w:p w14:paraId="427071D3"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Change w:id="624" w:author="Erica Jansen" w:date="2023-03-06T11:01:00Z">
              <w:tcPr>
                <w:tcW w:w="1530" w:type="dxa"/>
                <w:tcBorders>
                  <w:top w:val="nil"/>
                  <w:left w:val="nil"/>
                  <w:bottom w:val="nil"/>
                  <w:right w:val="nil"/>
                </w:tcBorders>
                <w:shd w:val="clear" w:color="auto" w:fill="auto"/>
                <w:noWrap/>
                <w:vAlign w:val="center"/>
                <w:hideMark/>
              </w:tcPr>
            </w:tcPrChange>
          </w:tcPr>
          <w:p w14:paraId="6ECB79A6" w14:textId="77777777" w:rsidR="009C227D" w:rsidRPr="00745665" w:rsidRDefault="009C227D" w:rsidP="00BE1BB6">
            <w:pPr>
              <w:jc w:val="center"/>
              <w:rPr>
                <w:rFonts w:eastAsia="Times New Roman"/>
                <w:sz w:val="16"/>
                <w:szCs w:val="16"/>
              </w:rPr>
            </w:pPr>
            <w:r w:rsidRPr="00745665">
              <w:rPr>
                <w:rFonts w:eastAsia="Times New Roman"/>
                <w:sz w:val="16"/>
                <w:szCs w:val="16"/>
              </w:rPr>
              <w:t>12.0 (1.95)</w:t>
            </w:r>
          </w:p>
        </w:tc>
      </w:tr>
      <w:tr w:rsidR="00AF0DB1" w:rsidRPr="00745665" w14:paraId="7627147A" w14:textId="77777777" w:rsidTr="004A2A47">
        <w:trPr>
          <w:trHeight w:val="340"/>
          <w:trPrChange w:id="625"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626" w:author="Erica Jansen" w:date="2023-03-06T11:01:00Z">
              <w:tcPr>
                <w:tcW w:w="2245" w:type="dxa"/>
                <w:tcBorders>
                  <w:top w:val="nil"/>
                  <w:left w:val="nil"/>
                  <w:bottom w:val="nil"/>
                  <w:right w:val="nil"/>
                </w:tcBorders>
                <w:shd w:val="clear" w:color="auto" w:fill="auto"/>
                <w:vAlign w:val="bottom"/>
                <w:hideMark/>
              </w:tcPr>
            </w:tcPrChange>
          </w:tcPr>
          <w:p w14:paraId="14BB0815"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Change w:id="627" w:author="Erica Jansen" w:date="2023-03-06T11:01:00Z">
              <w:tcPr>
                <w:tcW w:w="1080" w:type="dxa"/>
                <w:tcBorders>
                  <w:top w:val="nil"/>
                  <w:left w:val="nil"/>
                  <w:bottom w:val="nil"/>
                  <w:right w:val="nil"/>
                </w:tcBorders>
                <w:shd w:val="clear" w:color="auto" w:fill="auto"/>
                <w:noWrap/>
                <w:vAlign w:val="center"/>
                <w:hideMark/>
              </w:tcPr>
            </w:tcPrChange>
          </w:tcPr>
          <w:p w14:paraId="6631C706"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Change w:id="628" w:author="Erica Jansen" w:date="2023-03-06T11:01:00Z">
              <w:tcPr>
                <w:tcW w:w="1080" w:type="dxa"/>
                <w:tcBorders>
                  <w:top w:val="nil"/>
                  <w:left w:val="nil"/>
                  <w:bottom w:val="nil"/>
                  <w:right w:val="nil"/>
                </w:tcBorders>
                <w:shd w:val="clear" w:color="auto" w:fill="auto"/>
                <w:noWrap/>
                <w:vAlign w:val="bottom"/>
                <w:hideMark/>
              </w:tcPr>
            </w:tcPrChange>
          </w:tcPr>
          <w:p w14:paraId="1EAD1044" w14:textId="77777777" w:rsidR="009C227D" w:rsidRPr="00745665" w:rsidRDefault="009C227D" w:rsidP="00BE1BB6">
            <w:pPr>
              <w:jc w:val="center"/>
              <w:rPr>
                <w:rFonts w:eastAsia="Times New Roman"/>
                <w:sz w:val="16"/>
                <w:szCs w:val="16"/>
              </w:rPr>
            </w:pPr>
            <w:r w:rsidRPr="00745665">
              <w:rPr>
                <w:rFonts w:eastAsia="Times New Roman"/>
                <w:sz w:val="16"/>
                <w:szCs w:val="16"/>
              </w:rPr>
              <w:t>0.75</w:t>
            </w:r>
          </w:p>
        </w:tc>
        <w:tc>
          <w:tcPr>
            <w:tcW w:w="1440" w:type="dxa"/>
            <w:tcBorders>
              <w:top w:val="nil"/>
              <w:left w:val="nil"/>
              <w:bottom w:val="nil"/>
              <w:right w:val="nil"/>
            </w:tcBorders>
            <w:shd w:val="clear" w:color="auto" w:fill="auto"/>
            <w:noWrap/>
            <w:vAlign w:val="center"/>
            <w:hideMark/>
            <w:tcPrChange w:id="629" w:author="Erica Jansen" w:date="2023-03-06T11:01:00Z">
              <w:tcPr>
                <w:tcW w:w="1440" w:type="dxa"/>
                <w:tcBorders>
                  <w:top w:val="nil"/>
                  <w:left w:val="nil"/>
                  <w:bottom w:val="nil"/>
                  <w:right w:val="nil"/>
                </w:tcBorders>
                <w:shd w:val="clear" w:color="auto" w:fill="auto"/>
                <w:noWrap/>
                <w:vAlign w:val="center"/>
                <w:hideMark/>
              </w:tcPr>
            </w:tcPrChange>
          </w:tcPr>
          <w:p w14:paraId="7055C76F" w14:textId="77777777" w:rsidR="009C227D" w:rsidRPr="00745665" w:rsidRDefault="009C227D" w:rsidP="00BE1BB6">
            <w:pPr>
              <w:jc w:val="center"/>
              <w:rPr>
                <w:rFonts w:eastAsia="Times New Roman"/>
                <w:sz w:val="16"/>
                <w:szCs w:val="16"/>
              </w:rPr>
            </w:pPr>
            <w:r w:rsidRPr="00745665">
              <w:rPr>
                <w:rFonts w:eastAsia="Times New Roman"/>
                <w:sz w:val="16"/>
                <w:szCs w:val="16"/>
              </w:rPr>
              <w:t>0.100</w:t>
            </w:r>
          </w:p>
        </w:tc>
        <w:tc>
          <w:tcPr>
            <w:tcW w:w="1260" w:type="dxa"/>
            <w:tcBorders>
              <w:top w:val="nil"/>
              <w:left w:val="nil"/>
              <w:bottom w:val="nil"/>
              <w:right w:val="nil"/>
            </w:tcBorders>
            <w:shd w:val="clear" w:color="auto" w:fill="auto"/>
            <w:noWrap/>
            <w:vAlign w:val="bottom"/>
            <w:hideMark/>
            <w:tcPrChange w:id="630" w:author="Erica Jansen" w:date="2023-03-06T11:01:00Z">
              <w:tcPr>
                <w:tcW w:w="1260" w:type="dxa"/>
                <w:tcBorders>
                  <w:top w:val="nil"/>
                  <w:left w:val="nil"/>
                  <w:bottom w:val="nil"/>
                  <w:right w:val="nil"/>
                </w:tcBorders>
                <w:shd w:val="clear" w:color="auto" w:fill="auto"/>
                <w:noWrap/>
                <w:vAlign w:val="bottom"/>
                <w:hideMark/>
              </w:tcPr>
            </w:tcPrChange>
          </w:tcPr>
          <w:p w14:paraId="25D0D926" w14:textId="77777777" w:rsidR="009C227D" w:rsidRPr="00745665" w:rsidRDefault="009C227D" w:rsidP="00BE1BB6">
            <w:pPr>
              <w:jc w:val="center"/>
              <w:rPr>
                <w:rFonts w:eastAsia="Times New Roman"/>
                <w:sz w:val="16"/>
                <w:szCs w:val="16"/>
              </w:rPr>
            </w:pPr>
            <w:r w:rsidRPr="00745665">
              <w:rPr>
                <w:rFonts w:eastAsia="Times New Roman"/>
                <w:sz w:val="16"/>
                <w:szCs w:val="16"/>
              </w:rPr>
              <w:t>0.17</w:t>
            </w:r>
          </w:p>
        </w:tc>
        <w:tc>
          <w:tcPr>
            <w:tcW w:w="1530" w:type="dxa"/>
            <w:tcBorders>
              <w:top w:val="nil"/>
              <w:left w:val="nil"/>
              <w:bottom w:val="nil"/>
              <w:right w:val="nil"/>
            </w:tcBorders>
            <w:shd w:val="clear" w:color="auto" w:fill="auto"/>
            <w:noWrap/>
            <w:vAlign w:val="bottom"/>
            <w:hideMark/>
            <w:tcPrChange w:id="631" w:author="Erica Jansen" w:date="2023-03-06T11:01:00Z">
              <w:tcPr>
                <w:tcW w:w="1530" w:type="dxa"/>
                <w:tcBorders>
                  <w:top w:val="nil"/>
                  <w:left w:val="nil"/>
                  <w:bottom w:val="nil"/>
                  <w:right w:val="nil"/>
                </w:tcBorders>
                <w:shd w:val="clear" w:color="auto" w:fill="auto"/>
                <w:noWrap/>
                <w:vAlign w:val="bottom"/>
                <w:hideMark/>
              </w:tcPr>
            </w:tcPrChange>
          </w:tcPr>
          <w:p w14:paraId="582748F7" w14:textId="77777777" w:rsidR="009C227D" w:rsidRPr="00745665" w:rsidRDefault="009C227D" w:rsidP="00BE1BB6">
            <w:pPr>
              <w:jc w:val="center"/>
              <w:rPr>
                <w:rFonts w:eastAsia="Times New Roman"/>
                <w:sz w:val="16"/>
                <w:szCs w:val="16"/>
              </w:rPr>
            </w:pPr>
            <w:r w:rsidRPr="00745665">
              <w:rPr>
                <w:rFonts w:eastAsia="Times New Roman"/>
                <w:sz w:val="16"/>
                <w:szCs w:val="16"/>
              </w:rPr>
              <w:t>0.19</w:t>
            </w:r>
          </w:p>
        </w:tc>
      </w:tr>
      <w:tr w:rsidR="00A47827" w:rsidRPr="00745665" w14:paraId="62715EFC" w14:textId="77777777" w:rsidTr="004A2A47">
        <w:trPr>
          <w:trHeight w:val="340"/>
        </w:trPr>
        <w:tc>
          <w:tcPr>
            <w:tcW w:w="2245" w:type="dxa"/>
            <w:tcBorders>
              <w:top w:val="nil"/>
              <w:left w:val="nil"/>
              <w:bottom w:val="nil"/>
              <w:right w:val="nil"/>
            </w:tcBorders>
            <w:shd w:val="clear" w:color="000000" w:fill="FCE4D6"/>
            <w:vAlign w:val="bottom"/>
            <w:hideMark/>
          </w:tcPr>
          <w:p w14:paraId="544989F9" w14:textId="77777777" w:rsidR="009C227D" w:rsidRPr="00745665" w:rsidRDefault="009C227D" w:rsidP="00BE1BB6">
            <w:pPr>
              <w:rPr>
                <w:rFonts w:eastAsia="Times New Roman"/>
                <w:sz w:val="16"/>
                <w:szCs w:val="16"/>
              </w:rPr>
            </w:pPr>
            <w:r w:rsidRPr="00745665">
              <w:rPr>
                <w:rFonts w:eastAsia="Times New Roman"/>
                <w:sz w:val="16"/>
                <w:szCs w:val="16"/>
              </w:rPr>
              <w:t>Physical Activity</w:t>
            </w:r>
          </w:p>
        </w:tc>
        <w:tc>
          <w:tcPr>
            <w:tcW w:w="1080" w:type="dxa"/>
            <w:tcBorders>
              <w:top w:val="nil"/>
              <w:left w:val="nil"/>
              <w:bottom w:val="nil"/>
              <w:right w:val="nil"/>
            </w:tcBorders>
            <w:shd w:val="clear" w:color="000000" w:fill="FCE4D6"/>
            <w:noWrap/>
            <w:vAlign w:val="center"/>
            <w:hideMark/>
          </w:tcPr>
          <w:p w14:paraId="243F06D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0F59FA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09FB6D3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D99A7C2"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5AC5699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18C8B5D8" w14:textId="77777777" w:rsidTr="004A2A47">
        <w:trPr>
          <w:trHeight w:val="340"/>
          <w:trPrChange w:id="632"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633" w:author="Erica Jansen" w:date="2023-03-06T11:01:00Z">
              <w:tcPr>
                <w:tcW w:w="2245" w:type="dxa"/>
                <w:tcBorders>
                  <w:top w:val="nil"/>
                  <w:left w:val="nil"/>
                  <w:bottom w:val="nil"/>
                  <w:right w:val="nil"/>
                </w:tcBorders>
                <w:shd w:val="clear" w:color="auto" w:fill="auto"/>
                <w:vAlign w:val="bottom"/>
                <w:hideMark/>
              </w:tcPr>
            </w:tcPrChange>
          </w:tcPr>
          <w:p w14:paraId="3255D72B"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0-2 times per week</w:t>
            </w:r>
          </w:p>
        </w:tc>
        <w:tc>
          <w:tcPr>
            <w:tcW w:w="1080" w:type="dxa"/>
            <w:tcBorders>
              <w:top w:val="nil"/>
              <w:left w:val="nil"/>
              <w:bottom w:val="nil"/>
              <w:right w:val="nil"/>
            </w:tcBorders>
            <w:shd w:val="clear" w:color="auto" w:fill="auto"/>
            <w:noWrap/>
            <w:vAlign w:val="center"/>
            <w:hideMark/>
            <w:tcPrChange w:id="634" w:author="Erica Jansen" w:date="2023-03-06T11:01:00Z">
              <w:tcPr>
                <w:tcW w:w="1080" w:type="dxa"/>
                <w:tcBorders>
                  <w:top w:val="nil"/>
                  <w:left w:val="nil"/>
                  <w:bottom w:val="nil"/>
                  <w:right w:val="nil"/>
                </w:tcBorders>
                <w:shd w:val="clear" w:color="auto" w:fill="auto"/>
                <w:noWrap/>
                <w:vAlign w:val="center"/>
                <w:hideMark/>
              </w:tcPr>
            </w:tcPrChange>
          </w:tcPr>
          <w:p w14:paraId="222C5C7F" w14:textId="77777777" w:rsidR="009C227D" w:rsidRPr="00745665" w:rsidRDefault="009C227D" w:rsidP="00BE1BB6">
            <w:pPr>
              <w:jc w:val="center"/>
              <w:rPr>
                <w:rFonts w:eastAsia="Times New Roman"/>
                <w:sz w:val="16"/>
                <w:szCs w:val="16"/>
              </w:rPr>
            </w:pPr>
            <w:r w:rsidRPr="00745665">
              <w:rPr>
                <w:rFonts w:eastAsia="Times New Roman"/>
                <w:sz w:val="16"/>
                <w:szCs w:val="16"/>
              </w:rPr>
              <w:t>43</w:t>
            </w:r>
          </w:p>
        </w:tc>
        <w:tc>
          <w:tcPr>
            <w:tcW w:w="1080" w:type="dxa"/>
            <w:tcBorders>
              <w:top w:val="nil"/>
              <w:left w:val="nil"/>
              <w:bottom w:val="nil"/>
              <w:right w:val="nil"/>
            </w:tcBorders>
            <w:shd w:val="clear" w:color="auto" w:fill="auto"/>
            <w:noWrap/>
            <w:vAlign w:val="center"/>
            <w:hideMark/>
            <w:tcPrChange w:id="635" w:author="Erica Jansen" w:date="2023-03-06T11:01:00Z">
              <w:tcPr>
                <w:tcW w:w="1080" w:type="dxa"/>
                <w:tcBorders>
                  <w:top w:val="nil"/>
                  <w:left w:val="nil"/>
                  <w:bottom w:val="nil"/>
                  <w:right w:val="nil"/>
                </w:tcBorders>
                <w:shd w:val="clear" w:color="auto" w:fill="auto"/>
                <w:noWrap/>
                <w:vAlign w:val="center"/>
                <w:hideMark/>
              </w:tcPr>
            </w:tcPrChange>
          </w:tcPr>
          <w:p w14:paraId="1AE53FBE"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Change w:id="636" w:author="Erica Jansen" w:date="2023-03-06T11:01:00Z">
              <w:tcPr>
                <w:tcW w:w="1440" w:type="dxa"/>
                <w:tcBorders>
                  <w:top w:val="nil"/>
                  <w:left w:val="nil"/>
                  <w:bottom w:val="nil"/>
                  <w:right w:val="nil"/>
                </w:tcBorders>
                <w:shd w:val="clear" w:color="auto" w:fill="auto"/>
                <w:noWrap/>
                <w:vAlign w:val="center"/>
                <w:hideMark/>
              </w:tcPr>
            </w:tcPrChange>
          </w:tcPr>
          <w:p w14:paraId="67CB1A10" w14:textId="77777777" w:rsidR="009C227D" w:rsidRPr="00745665" w:rsidRDefault="009C227D" w:rsidP="00BE1BB6">
            <w:pPr>
              <w:jc w:val="center"/>
              <w:rPr>
                <w:rFonts w:eastAsia="Times New Roman"/>
                <w:sz w:val="16"/>
                <w:szCs w:val="16"/>
              </w:rPr>
            </w:pPr>
            <w:r w:rsidRPr="00745665">
              <w:rPr>
                <w:rFonts w:eastAsia="Times New Roman"/>
                <w:sz w:val="16"/>
                <w:szCs w:val="16"/>
              </w:rPr>
              <w:t>21:00 (2:26)</w:t>
            </w:r>
          </w:p>
        </w:tc>
        <w:tc>
          <w:tcPr>
            <w:tcW w:w="1260" w:type="dxa"/>
            <w:tcBorders>
              <w:top w:val="nil"/>
              <w:left w:val="nil"/>
              <w:bottom w:val="nil"/>
              <w:right w:val="nil"/>
            </w:tcBorders>
            <w:shd w:val="clear" w:color="auto" w:fill="auto"/>
            <w:noWrap/>
            <w:vAlign w:val="center"/>
            <w:hideMark/>
            <w:tcPrChange w:id="637" w:author="Erica Jansen" w:date="2023-03-06T11:01:00Z">
              <w:tcPr>
                <w:tcW w:w="1260" w:type="dxa"/>
                <w:tcBorders>
                  <w:top w:val="nil"/>
                  <w:left w:val="nil"/>
                  <w:bottom w:val="nil"/>
                  <w:right w:val="nil"/>
                </w:tcBorders>
                <w:shd w:val="clear" w:color="auto" w:fill="auto"/>
                <w:noWrap/>
                <w:vAlign w:val="center"/>
                <w:hideMark/>
              </w:tcPr>
            </w:tcPrChange>
          </w:tcPr>
          <w:p w14:paraId="75B3C0EF"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Change w:id="638" w:author="Erica Jansen" w:date="2023-03-06T11:01:00Z">
              <w:tcPr>
                <w:tcW w:w="1530" w:type="dxa"/>
                <w:tcBorders>
                  <w:top w:val="nil"/>
                  <w:left w:val="nil"/>
                  <w:bottom w:val="nil"/>
                  <w:right w:val="nil"/>
                </w:tcBorders>
                <w:shd w:val="clear" w:color="auto" w:fill="auto"/>
                <w:noWrap/>
                <w:vAlign w:val="center"/>
                <w:hideMark/>
              </w:tcPr>
            </w:tcPrChange>
          </w:tcPr>
          <w:p w14:paraId="0BFD8AF6" w14:textId="77777777" w:rsidR="009C227D" w:rsidRPr="00745665" w:rsidRDefault="009C227D" w:rsidP="00BE1BB6">
            <w:pPr>
              <w:jc w:val="center"/>
              <w:rPr>
                <w:rFonts w:eastAsia="Times New Roman"/>
                <w:sz w:val="16"/>
                <w:szCs w:val="16"/>
              </w:rPr>
            </w:pPr>
            <w:r w:rsidRPr="00745665">
              <w:rPr>
                <w:rFonts w:eastAsia="Times New Roman"/>
                <w:sz w:val="16"/>
                <w:szCs w:val="16"/>
              </w:rPr>
              <w:t>12.0 (2.37)</w:t>
            </w:r>
          </w:p>
        </w:tc>
      </w:tr>
      <w:tr w:rsidR="00AF0DB1" w:rsidRPr="00745665" w14:paraId="100A860D" w14:textId="77777777" w:rsidTr="004A2A47">
        <w:trPr>
          <w:trHeight w:val="340"/>
          <w:trPrChange w:id="639"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640" w:author="Erica Jansen" w:date="2023-03-06T11:01:00Z">
              <w:tcPr>
                <w:tcW w:w="2245" w:type="dxa"/>
                <w:tcBorders>
                  <w:top w:val="nil"/>
                  <w:left w:val="nil"/>
                  <w:bottom w:val="nil"/>
                  <w:right w:val="nil"/>
                </w:tcBorders>
                <w:shd w:val="clear" w:color="auto" w:fill="auto"/>
                <w:vAlign w:val="bottom"/>
                <w:hideMark/>
              </w:tcPr>
            </w:tcPrChange>
          </w:tcPr>
          <w:p w14:paraId="66F4D4F7"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3-4 times per week</w:t>
            </w:r>
          </w:p>
        </w:tc>
        <w:tc>
          <w:tcPr>
            <w:tcW w:w="1080" w:type="dxa"/>
            <w:tcBorders>
              <w:top w:val="nil"/>
              <w:left w:val="nil"/>
              <w:bottom w:val="nil"/>
              <w:right w:val="nil"/>
            </w:tcBorders>
            <w:shd w:val="clear" w:color="auto" w:fill="auto"/>
            <w:noWrap/>
            <w:vAlign w:val="center"/>
            <w:hideMark/>
            <w:tcPrChange w:id="641" w:author="Erica Jansen" w:date="2023-03-06T11:01:00Z">
              <w:tcPr>
                <w:tcW w:w="1080" w:type="dxa"/>
                <w:tcBorders>
                  <w:top w:val="nil"/>
                  <w:left w:val="nil"/>
                  <w:bottom w:val="nil"/>
                  <w:right w:val="nil"/>
                </w:tcBorders>
                <w:shd w:val="clear" w:color="auto" w:fill="auto"/>
                <w:noWrap/>
                <w:vAlign w:val="center"/>
                <w:hideMark/>
              </w:tcPr>
            </w:tcPrChange>
          </w:tcPr>
          <w:p w14:paraId="599AFC18" w14:textId="77777777" w:rsidR="009C227D" w:rsidRPr="00745665" w:rsidRDefault="009C227D" w:rsidP="00BE1BB6">
            <w:pPr>
              <w:jc w:val="center"/>
              <w:rPr>
                <w:rFonts w:eastAsia="Times New Roman"/>
                <w:sz w:val="16"/>
                <w:szCs w:val="16"/>
              </w:rPr>
            </w:pPr>
            <w:r w:rsidRPr="00745665">
              <w:rPr>
                <w:rFonts w:eastAsia="Times New Roman"/>
                <w:sz w:val="16"/>
                <w:szCs w:val="16"/>
              </w:rPr>
              <w:t>33</w:t>
            </w:r>
          </w:p>
        </w:tc>
        <w:tc>
          <w:tcPr>
            <w:tcW w:w="1080" w:type="dxa"/>
            <w:tcBorders>
              <w:top w:val="nil"/>
              <w:left w:val="nil"/>
              <w:bottom w:val="nil"/>
              <w:right w:val="nil"/>
            </w:tcBorders>
            <w:shd w:val="clear" w:color="auto" w:fill="auto"/>
            <w:noWrap/>
            <w:vAlign w:val="center"/>
            <w:hideMark/>
            <w:tcPrChange w:id="642" w:author="Erica Jansen" w:date="2023-03-06T11:01:00Z">
              <w:tcPr>
                <w:tcW w:w="1080" w:type="dxa"/>
                <w:tcBorders>
                  <w:top w:val="nil"/>
                  <w:left w:val="nil"/>
                  <w:bottom w:val="nil"/>
                  <w:right w:val="nil"/>
                </w:tcBorders>
                <w:shd w:val="clear" w:color="auto" w:fill="auto"/>
                <w:noWrap/>
                <w:vAlign w:val="center"/>
                <w:hideMark/>
              </w:tcPr>
            </w:tcPrChange>
          </w:tcPr>
          <w:p w14:paraId="29C601EE" w14:textId="77777777" w:rsidR="009C227D" w:rsidRPr="00745665" w:rsidRDefault="009C227D" w:rsidP="00BE1BB6">
            <w:pPr>
              <w:jc w:val="center"/>
              <w:rPr>
                <w:rFonts w:eastAsia="Times New Roman"/>
                <w:sz w:val="16"/>
                <w:szCs w:val="16"/>
              </w:rPr>
            </w:pPr>
            <w:r w:rsidRPr="00745665">
              <w:rPr>
                <w:rFonts w:eastAsia="Times New Roman"/>
                <w:sz w:val="16"/>
                <w:szCs w:val="16"/>
              </w:rPr>
              <w:t>9:00 (1:30)</w:t>
            </w:r>
          </w:p>
        </w:tc>
        <w:tc>
          <w:tcPr>
            <w:tcW w:w="1440" w:type="dxa"/>
            <w:tcBorders>
              <w:top w:val="nil"/>
              <w:left w:val="nil"/>
              <w:bottom w:val="nil"/>
              <w:right w:val="nil"/>
            </w:tcBorders>
            <w:shd w:val="clear" w:color="auto" w:fill="auto"/>
            <w:noWrap/>
            <w:vAlign w:val="center"/>
            <w:hideMark/>
            <w:tcPrChange w:id="643" w:author="Erica Jansen" w:date="2023-03-06T11:01:00Z">
              <w:tcPr>
                <w:tcW w:w="1440" w:type="dxa"/>
                <w:tcBorders>
                  <w:top w:val="nil"/>
                  <w:left w:val="nil"/>
                  <w:bottom w:val="nil"/>
                  <w:right w:val="nil"/>
                </w:tcBorders>
                <w:shd w:val="clear" w:color="auto" w:fill="auto"/>
                <w:noWrap/>
                <w:vAlign w:val="center"/>
                <w:hideMark/>
              </w:tcPr>
            </w:tcPrChange>
          </w:tcPr>
          <w:p w14:paraId="2C44DFCE" w14:textId="77777777" w:rsidR="009C227D" w:rsidRPr="00745665" w:rsidRDefault="009C227D" w:rsidP="00BE1BB6">
            <w:pPr>
              <w:jc w:val="center"/>
              <w:rPr>
                <w:rFonts w:eastAsia="Times New Roman"/>
                <w:sz w:val="16"/>
                <w:szCs w:val="16"/>
              </w:rPr>
            </w:pPr>
            <w:r w:rsidRPr="00745665">
              <w:rPr>
                <w:rFonts w:eastAsia="Times New Roman"/>
                <w:sz w:val="16"/>
                <w:szCs w:val="16"/>
              </w:rPr>
              <w:t>21:00 (1:30)</w:t>
            </w:r>
          </w:p>
        </w:tc>
        <w:tc>
          <w:tcPr>
            <w:tcW w:w="1260" w:type="dxa"/>
            <w:tcBorders>
              <w:top w:val="nil"/>
              <w:left w:val="nil"/>
              <w:bottom w:val="nil"/>
              <w:right w:val="nil"/>
            </w:tcBorders>
            <w:shd w:val="clear" w:color="auto" w:fill="auto"/>
            <w:noWrap/>
            <w:vAlign w:val="center"/>
            <w:hideMark/>
            <w:tcPrChange w:id="644" w:author="Erica Jansen" w:date="2023-03-06T11:01:00Z">
              <w:tcPr>
                <w:tcW w:w="1260" w:type="dxa"/>
                <w:tcBorders>
                  <w:top w:val="nil"/>
                  <w:left w:val="nil"/>
                  <w:bottom w:val="nil"/>
                  <w:right w:val="nil"/>
                </w:tcBorders>
                <w:shd w:val="clear" w:color="auto" w:fill="auto"/>
                <w:noWrap/>
                <w:vAlign w:val="center"/>
                <w:hideMark/>
              </w:tcPr>
            </w:tcPrChange>
          </w:tcPr>
          <w:p w14:paraId="694A9B3B" w14:textId="77777777" w:rsidR="009C227D" w:rsidRPr="00745665" w:rsidRDefault="009C227D" w:rsidP="00BE1BB6">
            <w:pPr>
              <w:jc w:val="center"/>
              <w:rPr>
                <w:rFonts w:eastAsia="Times New Roman"/>
                <w:sz w:val="16"/>
                <w:szCs w:val="16"/>
              </w:rPr>
            </w:pPr>
            <w:r w:rsidRPr="00745665">
              <w:rPr>
                <w:rFonts w:eastAsia="Times New Roman"/>
                <w:sz w:val="16"/>
                <w:szCs w:val="16"/>
              </w:rPr>
              <w:t>2:45 (0:02)</w:t>
            </w:r>
          </w:p>
        </w:tc>
        <w:tc>
          <w:tcPr>
            <w:tcW w:w="1530" w:type="dxa"/>
            <w:tcBorders>
              <w:top w:val="nil"/>
              <w:left w:val="nil"/>
              <w:bottom w:val="nil"/>
              <w:right w:val="nil"/>
            </w:tcBorders>
            <w:shd w:val="clear" w:color="auto" w:fill="auto"/>
            <w:noWrap/>
            <w:vAlign w:val="center"/>
            <w:hideMark/>
            <w:tcPrChange w:id="645" w:author="Erica Jansen" w:date="2023-03-06T11:01:00Z">
              <w:tcPr>
                <w:tcW w:w="1530" w:type="dxa"/>
                <w:tcBorders>
                  <w:top w:val="nil"/>
                  <w:left w:val="nil"/>
                  <w:bottom w:val="nil"/>
                  <w:right w:val="nil"/>
                </w:tcBorders>
                <w:shd w:val="clear" w:color="auto" w:fill="auto"/>
                <w:noWrap/>
                <w:vAlign w:val="center"/>
                <w:hideMark/>
              </w:tcPr>
            </w:tcPrChange>
          </w:tcPr>
          <w:p w14:paraId="6E320584" w14:textId="77777777" w:rsidR="009C227D" w:rsidRPr="00745665" w:rsidRDefault="009C227D" w:rsidP="00BE1BB6">
            <w:pPr>
              <w:jc w:val="center"/>
              <w:rPr>
                <w:rFonts w:eastAsia="Times New Roman"/>
                <w:sz w:val="16"/>
                <w:szCs w:val="16"/>
              </w:rPr>
            </w:pPr>
            <w:r w:rsidRPr="00745665">
              <w:rPr>
                <w:rFonts w:eastAsia="Times New Roman"/>
                <w:sz w:val="16"/>
                <w:szCs w:val="16"/>
              </w:rPr>
              <w:t>12.0 (1.50)</w:t>
            </w:r>
          </w:p>
        </w:tc>
      </w:tr>
      <w:tr w:rsidR="00AF0DB1" w:rsidRPr="00745665" w14:paraId="3802D550" w14:textId="77777777" w:rsidTr="004A2A47">
        <w:trPr>
          <w:trHeight w:val="340"/>
          <w:trPrChange w:id="646"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647" w:author="Erica Jansen" w:date="2023-03-06T11:01:00Z">
              <w:tcPr>
                <w:tcW w:w="2245" w:type="dxa"/>
                <w:tcBorders>
                  <w:top w:val="nil"/>
                  <w:left w:val="nil"/>
                  <w:bottom w:val="nil"/>
                  <w:right w:val="nil"/>
                </w:tcBorders>
                <w:shd w:val="clear" w:color="auto" w:fill="auto"/>
                <w:vAlign w:val="bottom"/>
                <w:hideMark/>
              </w:tcPr>
            </w:tcPrChange>
          </w:tcPr>
          <w:p w14:paraId="7EC5662D"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5-7 times per week</w:t>
            </w:r>
          </w:p>
        </w:tc>
        <w:tc>
          <w:tcPr>
            <w:tcW w:w="1080" w:type="dxa"/>
            <w:tcBorders>
              <w:top w:val="nil"/>
              <w:left w:val="nil"/>
              <w:bottom w:val="nil"/>
              <w:right w:val="nil"/>
            </w:tcBorders>
            <w:shd w:val="clear" w:color="auto" w:fill="auto"/>
            <w:noWrap/>
            <w:vAlign w:val="center"/>
            <w:hideMark/>
            <w:tcPrChange w:id="648" w:author="Erica Jansen" w:date="2023-03-06T11:01:00Z">
              <w:tcPr>
                <w:tcW w:w="1080" w:type="dxa"/>
                <w:tcBorders>
                  <w:top w:val="nil"/>
                  <w:left w:val="nil"/>
                  <w:bottom w:val="nil"/>
                  <w:right w:val="nil"/>
                </w:tcBorders>
                <w:shd w:val="clear" w:color="auto" w:fill="auto"/>
                <w:noWrap/>
                <w:vAlign w:val="center"/>
                <w:hideMark/>
              </w:tcPr>
            </w:tcPrChange>
          </w:tcPr>
          <w:p w14:paraId="75EDDB28" w14:textId="77777777" w:rsidR="009C227D" w:rsidRPr="00745665" w:rsidRDefault="009C227D" w:rsidP="00BE1BB6">
            <w:pPr>
              <w:jc w:val="center"/>
              <w:rPr>
                <w:rFonts w:eastAsia="Times New Roman"/>
                <w:sz w:val="16"/>
                <w:szCs w:val="16"/>
              </w:rPr>
            </w:pPr>
            <w:r w:rsidRPr="00745665">
              <w:rPr>
                <w:rFonts w:eastAsia="Times New Roman"/>
                <w:sz w:val="16"/>
                <w:szCs w:val="16"/>
              </w:rPr>
              <w:t>12</w:t>
            </w:r>
          </w:p>
        </w:tc>
        <w:tc>
          <w:tcPr>
            <w:tcW w:w="1080" w:type="dxa"/>
            <w:tcBorders>
              <w:top w:val="nil"/>
              <w:left w:val="nil"/>
              <w:bottom w:val="nil"/>
              <w:right w:val="nil"/>
            </w:tcBorders>
            <w:shd w:val="clear" w:color="auto" w:fill="auto"/>
            <w:noWrap/>
            <w:vAlign w:val="center"/>
            <w:hideMark/>
            <w:tcPrChange w:id="649" w:author="Erica Jansen" w:date="2023-03-06T11:01:00Z">
              <w:tcPr>
                <w:tcW w:w="1080" w:type="dxa"/>
                <w:tcBorders>
                  <w:top w:val="nil"/>
                  <w:left w:val="nil"/>
                  <w:bottom w:val="nil"/>
                  <w:right w:val="nil"/>
                </w:tcBorders>
                <w:shd w:val="clear" w:color="auto" w:fill="auto"/>
                <w:noWrap/>
                <w:vAlign w:val="center"/>
                <w:hideMark/>
              </w:tcPr>
            </w:tcPrChange>
          </w:tcPr>
          <w:p w14:paraId="40FD95D3" w14:textId="77777777" w:rsidR="009C227D" w:rsidRPr="00745665" w:rsidRDefault="009C227D" w:rsidP="00BE1BB6">
            <w:pPr>
              <w:jc w:val="center"/>
              <w:rPr>
                <w:rFonts w:eastAsia="Times New Roman"/>
                <w:sz w:val="16"/>
                <w:szCs w:val="16"/>
              </w:rPr>
            </w:pPr>
            <w:r w:rsidRPr="00745665">
              <w:rPr>
                <w:rFonts w:eastAsia="Times New Roman"/>
                <w:sz w:val="16"/>
                <w:szCs w:val="16"/>
              </w:rPr>
              <w:t>8:00 (1:07)</w:t>
            </w:r>
          </w:p>
        </w:tc>
        <w:tc>
          <w:tcPr>
            <w:tcW w:w="1440" w:type="dxa"/>
            <w:tcBorders>
              <w:top w:val="nil"/>
              <w:left w:val="nil"/>
              <w:bottom w:val="nil"/>
              <w:right w:val="nil"/>
            </w:tcBorders>
            <w:shd w:val="clear" w:color="auto" w:fill="auto"/>
            <w:noWrap/>
            <w:vAlign w:val="center"/>
            <w:hideMark/>
            <w:tcPrChange w:id="650" w:author="Erica Jansen" w:date="2023-03-06T11:01:00Z">
              <w:tcPr>
                <w:tcW w:w="1440" w:type="dxa"/>
                <w:tcBorders>
                  <w:top w:val="nil"/>
                  <w:left w:val="nil"/>
                  <w:bottom w:val="nil"/>
                  <w:right w:val="nil"/>
                </w:tcBorders>
                <w:shd w:val="clear" w:color="auto" w:fill="auto"/>
                <w:noWrap/>
                <w:vAlign w:val="center"/>
                <w:hideMark/>
              </w:tcPr>
            </w:tcPrChange>
          </w:tcPr>
          <w:p w14:paraId="5B69A913" w14:textId="77777777" w:rsidR="009C227D" w:rsidRPr="00745665" w:rsidRDefault="009C227D" w:rsidP="00BE1BB6">
            <w:pPr>
              <w:jc w:val="center"/>
              <w:rPr>
                <w:rFonts w:eastAsia="Times New Roman"/>
                <w:sz w:val="16"/>
                <w:szCs w:val="16"/>
              </w:rPr>
            </w:pPr>
            <w:r w:rsidRPr="00745665">
              <w:rPr>
                <w:rFonts w:eastAsia="Times New Roman"/>
                <w:sz w:val="16"/>
                <w:szCs w:val="16"/>
              </w:rPr>
              <w:t>20:45 (2:00)</w:t>
            </w:r>
          </w:p>
        </w:tc>
        <w:tc>
          <w:tcPr>
            <w:tcW w:w="1260" w:type="dxa"/>
            <w:tcBorders>
              <w:top w:val="nil"/>
              <w:left w:val="nil"/>
              <w:bottom w:val="nil"/>
              <w:right w:val="nil"/>
            </w:tcBorders>
            <w:shd w:val="clear" w:color="auto" w:fill="auto"/>
            <w:noWrap/>
            <w:vAlign w:val="center"/>
            <w:hideMark/>
            <w:tcPrChange w:id="651" w:author="Erica Jansen" w:date="2023-03-06T11:01:00Z">
              <w:tcPr>
                <w:tcW w:w="1260" w:type="dxa"/>
                <w:tcBorders>
                  <w:top w:val="nil"/>
                  <w:left w:val="nil"/>
                  <w:bottom w:val="nil"/>
                  <w:right w:val="nil"/>
                </w:tcBorders>
                <w:shd w:val="clear" w:color="auto" w:fill="auto"/>
                <w:noWrap/>
                <w:vAlign w:val="center"/>
                <w:hideMark/>
              </w:tcPr>
            </w:tcPrChange>
          </w:tcPr>
          <w:p w14:paraId="7F882D8B"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Change w:id="652" w:author="Erica Jansen" w:date="2023-03-06T11:01:00Z">
              <w:tcPr>
                <w:tcW w:w="1530" w:type="dxa"/>
                <w:tcBorders>
                  <w:top w:val="nil"/>
                  <w:left w:val="nil"/>
                  <w:bottom w:val="nil"/>
                  <w:right w:val="nil"/>
                </w:tcBorders>
                <w:shd w:val="clear" w:color="auto" w:fill="auto"/>
                <w:noWrap/>
                <w:vAlign w:val="center"/>
                <w:hideMark/>
              </w:tcPr>
            </w:tcPrChange>
          </w:tcPr>
          <w:p w14:paraId="26482010" w14:textId="77777777" w:rsidR="009C227D" w:rsidRPr="00745665" w:rsidRDefault="009C227D" w:rsidP="00BE1BB6">
            <w:pPr>
              <w:jc w:val="center"/>
              <w:rPr>
                <w:rFonts w:eastAsia="Times New Roman"/>
                <w:sz w:val="16"/>
                <w:szCs w:val="16"/>
              </w:rPr>
            </w:pPr>
            <w:r w:rsidRPr="00745665">
              <w:rPr>
                <w:rFonts w:eastAsia="Times New Roman"/>
                <w:sz w:val="16"/>
                <w:szCs w:val="16"/>
              </w:rPr>
              <w:t>11.5 (1.62)</w:t>
            </w:r>
          </w:p>
        </w:tc>
      </w:tr>
      <w:tr w:rsidR="00AF0DB1" w:rsidRPr="00745665" w14:paraId="713DD7B7" w14:textId="77777777" w:rsidTr="004A2A47">
        <w:trPr>
          <w:trHeight w:val="340"/>
          <w:trPrChange w:id="653"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654" w:author="Erica Jansen" w:date="2023-03-06T11:01:00Z">
              <w:tcPr>
                <w:tcW w:w="2245" w:type="dxa"/>
                <w:tcBorders>
                  <w:top w:val="nil"/>
                  <w:left w:val="nil"/>
                  <w:bottom w:val="nil"/>
                  <w:right w:val="nil"/>
                </w:tcBorders>
                <w:shd w:val="clear" w:color="auto" w:fill="auto"/>
                <w:vAlign w:val="bottom"/>
                <w:hideMark/>
              </w:tcPr>
            </w:tcPrChange>
          </w:tcPr>
          <w:p w14:paraId="5FBE2D2F"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Change w:id="655" w:author="Erica Jansen" w:date="2023-03-06T11:01:00Z">
              <w:tcPr>
                <w:tcW w:w="1080" w:type="dxa"/>
                <w:tcBorders>
                  <w:top w:val="nil"/>
                  <w:left w:val="nil"/>
                  <w:bottom w:val="nil"/>
                  <w:right w:val="nil"/>
                </w:tcBorders>
                <w:shd w:val="clear" w:color="auto" w:fill="auto"/>
                <w:noWrap/>
                <w:vAlign w:val="center"/>
                <w:hideMark/>
              </w:tcPr>
            </w:tcPrChange>
          </w:tcPr>
          <w:p w14:paraId="1DD85D16"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Change w:id="656" w:author="Erica Jansen" w:date="2023-03-06T11:01:00Z">
              <w:tcPr>
                <w:tcW w:w="1080" w:type="dxa"/>
                <w:tcBorders>
                  <w:top w:val="nil"/>
                  <w:left w:val="nil"/>
                  <w:bottom w:val="nil"/>
                  <w:right w:val="nil"/>
                </w:tcBorders>
                <w:shd w:val="clear" w:color="auto" w:fill="auto"/>
                <w:noWrap/>
                <w:vAlign w:val="bottom"/>
                <w:hideMark/>
              </w:tcPr>
            </w:tcPrChange>
          </w:tcPr>
          <w:p w14:paraId="1077D5E2" w14:textId="77777777" w:rsidR="009C227D" w:rsidRPr="00745665" w:rsidRDefault="009C227D" w:rsidP="00BE1BB6">
            <w:pPr>
              <w:jc w:val="center"/>
              <w:rPr>
                <w:rFonts w:eastAsia="Times New Roman"/>
                <w:sz w:val="16"/>
                <w:szCs w:val="16"/>
              </w:rPr>
            </w:pPr>
            <w:r w:rsidRPr="00745665">
              <w:rPr>
                <w:rFonts w:eastAsia="Times New Roman"/>
                <w:sz w:val="16"/>
                <w:szCs w:val="16"/>
              </w:rPr>
              <w:t>0.304</w:t>
            </w:r>
          </w:p>
        </w:tc>
        <w:tc>
          <w:tcPr>
            <w:tcW w:w="1440" w:type="dxa"/>
            <w:tcBorders>
              <w:top w:val="nil"/>
              <w:left w:val="nil"/>
              <w:bottom w:val="nil"/>
              <w:right w:val="nil"/>
            </w:tcBorders>
            <w:shd w:val="clear" w:color="auto" w:fill="auto"/>
            <w:noWrap/>
            <w:vAlign w:val="center"/>
            <w:hideMark/>
            <w:tcPrChange w:id="657" w:author="Erica Jansen" w:date="2023-03-06T11:01:00Z">
              <w:tcPr>
                <w:tcW w:w="1440" w:type="dxa"/>
                <w:tcBorders>
                  <w:top w:val="nil"/>
                  <w:left w:val="nil"/>
                  <w:bottom w:val="nil"/>
                  <w:right w:val="nil"/>
                </w:tcBorders>
                <w:shd w:val="clear" w:color="auto" w:fill="auto"/>
                <w:noWrap/>
                <w:vAlign w:val="center"/>
                <w:hideMark/>
              </w:tcPr>
            </w:tcPrChange>
          </w:tcPr>
          <w:p w14:paraId="6054FE1D" w14:textId="77777777" w:rsidR="009C227D" w:rsidRPr="00745665" w:rsidRDefault="009C227D" w:rsidP="00BE1BB6">
            <w:pPr>
              <w:jc w:val="center"/>
              <w:rPr>
                <w:rFonts w:eastAsia="Times New Roman"/>
                <w:sz w:val="16"/>
                <w:szCs w:val="16"/>
              </w:rPr>
            </w:pPr>
            <w:r w:rsidRPr="00745665">
              <w:rPr>
                <w:rFonts w:eastAsia="Times New Roman"/>
                <w:sz w:val="16"/>
                <w:szCs w:val="16"/>
              </w:rPr>
              <w:t>0.99</w:t>
            </w:r>
          </w:p>
        </w:tc>
        <w:tc>
          <w:tcPr>
            <w:tcW w:w="1260" w:type="dxa"/>
            <w:tcBorders>
              <w:top w:val="nil"/>
              <w:left w:val="nil"/>
              <w:bottom w:val="nil"/>
              <w:right w:val="nil"/>
            </w:tcBorders>
            <w:shd w:val="clear" w:color="auto" w:fill="auto"/>
            <w:noWrap/>
            <w:vAlign w:val="bottom"/>
            <w:hideMark/>
            <w:tcPrChange w:id="658" w:author="Erica Jansen" w:date="2023-03-06T11:01:00Z">
              <w:tcPr>
                <w:tcW w:w="1260" w:type="dxa"/>
                <w:tcBorders>
                  <w:top w:val="nil"/>
                  <w:left w:val="nil"/>
                  <w:bottom w:val="nil"/>
                  <w:right w:val="nil"/>
                </w:tcBorders>
                <w:shd w:val="clear" w:color="auto" w:fill="auto"/>
                <w:noWrap/>
                <w:vAlign w:val="bottom"/>
                <w:hideMark/>
              </w:tcPr>
            </w:tcPrChange>
          </w:tcPr>
          <w:p w14:paraId="37A59586" w14:textId="77777777" w:rsidR="009C227D" w:rsidRPr="00745665" w:rsidRDefault="009C227D" w:rsidP="00BE1BB6">
            <w:pPr>
              <w:jc w:val="center"/>
              <w:rPr>
                <w:rFonts w:eastAsia="Times New Roman"/>
                <w:sz w:val="16"/>
                <w:szCs w:val="16"/>
              </w:rPr>
            </w:pPr>
            <w:r w:rsidRPr="00745665">
              <w:rPr>
                <w:rFonts w:eastAsia="Times New Roman"/>
                <w:sz w:val="16"/>
                <w:szCs w:val="16"/>
              </w:rPr>
              <w:t>0.81</w:t>
            </w:r>
          </w:p>
        </w:tc>
        <w:tc>
          <w:tcPr>
            <w:tcW w:w="1530" w:type="dxa"/>
            <w:tcBorders>
              <w:top w:val="nil"/>
              <w:left w:val="nil"/>
              <w:bottom w:val="nil"/>
              <w:right w:val="nil"/>
            </w:tcBorders>
            <w:shd w:val="clear" w:color="auto" w:fill="auto"/>
            <w:noWrap/>
            <w:vAlign w:val="bottom"/>
            <w:hideMark/>
            <w:tcPrChange w:id="659" w:author="Erica Jansen" w:date="2023-03-06T11:01:00Z">
              <w:tcPr>
                <w:tcW w:w="1530" w:type="dxa"/>
                <w:tcBorders>
                  <w:top w:val="nil"/>
                  <w:left w:val="nil"/>
                  <w:bottom w:val="nil"/>
                  <w:right w:val="nil"/>
                </w:tcBorders>
                <w:shd w:val="clear" w:color="auto" w:fill="auto"/>
                <w:noWrap/>
                <w:vAlign w:val="bottom"/>
                <w:hideMark/>
              </w:tcPr>
            </w:tcPrChange>
          </w:tcPr>
          <w:p w14:paraId="6665FA3D" w14:textId="77777777" w:rsidR="009C227D" w:rsidRPr="00745665" w:rsidRDefault="009C227D" w:rsidP="00BE1BB6">
            <w:pPr>
              <w:jc w:val="center"/>
              <w:rPr>
                <w:rFonts w:eastAsia="Times New Roman"/>
                <w:sz w:val="16"/>
                <w:szCs w:val="16"/>
              </w:rPr>
            </w:pPr>
            <w:r w:rsidRPr="00745665">
              <w:rPr>
                <w:rFonts w:eastAsia="Times New Roman"/>
                <w:sz w:val="16"/>
                <w:szCs w:val="16"/>
              </w:rPr>
              <w:t>0.44</w:t>
            </w:r>
          </w:p>
        </w:tc>
      </w:tr>
      <w:tr w:rsidR="00A47827" w:rsidRPr="00745665" w14:paraId="3CD43AF7" w14:textId="77777777" w:rsidTr="004A2A47">
        <w:trPr>
          <w:trHeight w:val="340"/>
        </w:trPr>
        <w:tc>
          <w:tcPr>
            <w:tcW w:w="2245" w:type="dxa"/>
            <w:tcBorders>
              <w:top w:val="nil"/>
              <w:left w:val="nil"/>
              <w:bottom w:val="nil"/>
              <w:right w:val="nil"/>
            </w:tcBorders>
            <w:shd w:val="clear" w:color="000000" w:fill="FCE4D6"/>
            <w:vAlign w:val="bottom"/>
            <w:hideMark/>
          </w:tcPr>
          <w:p w14:paraId="6C897459" w14:textId="77777777" w:rsidR="009C227D" w:rsidRPr="00745665" w:rsidRDefault="009C227D" w:rsidP="00BE1BB6">
            <w:pPr>
              <w:rPr>
                <w:rFonts w:eastAsia="Times New Roman"/>
                <w:sz w:val="16"/>
                <w:szCs w:val="16"/>
              </w:rPr>
            </w:pPr>
            <w:r w:rsidRPr="00745665">
              <w:rPr>
                <w:rFonts w:eastAsia="Times New Roman"/>
                <w:sz w:val="16"/>
                <w:szCs w:val="16"/>
              </w:rPr>
              <w:t>PSS score</w:t>
            </w:r>
          </w:p>
        </w:tc>
        <w:tc>
          <w:tcPr>
            <w:tcW w:w="1080" w:type="dxa"/>
            <w:tcBorders>
              <w:top w:val="nil"/>
              <w:left w:val="nil"/>
              <w:bottom w:val="nil"/>
              <w:right w:val="nil"/>
            </w:tcBorders>
            <w:shd w:val="clear" w:color="000000" w:fill="FCE4D6"/>
            <w:noWrap/>
            <w:vAlign w:val="center"/>
            <w:hideMark/>
          </w:tcPr>
          <w:p w14:paraId="704177A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A99706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0B7B0F8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B100A5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0169399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02837268" w14:textId="77777777" w:rsidTr="004A2A47">
        <w:trPr>
          <w:trHeight w:val="340"/>
          <w:trPrChange w:id="660"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661" w:author="Erica Jansen" w:date="2023-03-06T11:01:00Z">
              <w:tcPr>
                <w:tcW w:w="2245" w:type="dxa"/>
                <w:tcBorders>
                  <w:top w:val="nil"/>
                  <w:left w:val="nil"/>
                  <w:bottom w:val="nil"/>
                  <w:right w:val="nil"/>
                </w:tcBorders>
                <w:shd w:val="clear" w:color="auto" w:fill="auto"/>
                <w:vAlign w:val="bottom"/>
                <w:hideMark/>
              </w:tcPr>
            </w:tcPrChange>
          </w:tcPr>
          <w:p w14:paraId="34E6E408"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&lt;12</w:t>
            </w:r>
          </w:p>
        </w:tc>
        <w:tc>
          <w:tcPr>
            <w:tcW w:w="1080" w:type="dxa"/>
            <w:tcBorders>
              <w:top w:val="nil"/>
              <w:left w:val="nil"/>
              <w:bottom w:val="nil"/>
              <w:right w:val="nil"/>
            </w:tcBorders>
            <w:shd w:val="clear" w:color="auto" w:fill="auto"/>
            <w:noWrap/>
            <w:vAlign w:val="center"/>
            <w:hideMark/>
            <w:tcPrChange w:id="662" w:author="Erica Jansen" w:date="2023-03-06T11:01:00Z">
              <w:tcPr>
                <w:tcW w:w="1080" w:type="dxa"/>
                <w:tcBorders>
                  <w:top w:val="nil"/>
                  <w:left w:val="nil"/>
                  <w:bottom w:val="nil"/>
                  <w:right w:val="nil"/>
                </w:tcBorders>
                <w:shd w:val="clear" w:color="auto" w:fill="auto"/>
                <w:noWrap/>
                <w:vAlign w:val="center"/>
                <w:hideMark/>
              </w:tcPr>
            </w:tcPrChange>
          </w:tcPr>
          <w:p w14:paraId="18C6E518" w14:textId="77777777" w:rsidR="009C227D" w:rsidRPr="00745665" w:rsidRDefault="009C227D" w:rsidP="00BE1BB6">
            <w:pPr>
              <w:jc w:val="center"/>
              <w:rPr>
                <w:rFonts w:eastAsia="Times New Roman"/>
                <w:sz w:val="16"/>
                <w:szCs w:val="16"/>
              </w:rPr>
            </w:pPr>
            <w:r w:rsidRPr="00745665">
              <w:rPr>
                <w:rFonts w:eastAsia="Times New Roman"/>
                <w:sz w:val="16"/>
                <w:szCs w:val="16"/>
              </w:rPr>
              <w:t>21</w:t>
            </w:r>
          </w:p>
        </w:tc>
        <w:tc>
          <w:tcPr>
            <w:tcW w:w="1080" w:type="dxa"/>
            <w:tcBorders>
              <w:top w:val="nil"/>
              <w:left w:val="nil"/>
              <w:bottom w:val="nil"/>
              <w:right w:val="nil"/>
            </w:tcBorders>
            <w:shd w:val="clear" w:color="auto" w:fill="auto"/>
            <w:noWrap/>
            <w:vAlign w:val="bottom"/>
            <w:hideMark/>
            <w:tcPrChange w:id="663" w:author="Erica Jansen" w:date="2023-03-06T11:01:00Z">
              <w:tcPr>
                <w:tcW w:w="1080" w:type="dxa"/>
                <w:tcBorders>
                  <w:top w:val="nil"/>
                  <w:left w:val="nil"/>
                  <w:bottom w:val="nil"/>
                  <w:right w:val="nil"/>
                </w:tcBorders>
                <w:shd w:val="clear" w:color="auto" w:fill="auto"/>
                <w:noWrap/>
                <w:vAlign w:val="bottom"/>
                <w:hideMark/>
              </w:tcPr>
            </w:tcPrChange>
          </w:tcPr>
          <w:p w14:paraId="214F898F" w14:textId="77777777" w:rsidR="009C227D" w:rsidRPr="00745665" w:rsidRDefault="009C227D" w:rsidP="00BE1BB6">
            <w:pPr>
              <w:jc w:val="center"/>
              <w:rPr>
                <w:rFonts w:eastAsia="Times New Roman"/>
                <w:sz w:val="16"/>
                <w:szCs w:val="16"/>
              </w:rPr>
            </w:pPr>
            <w:r w:rsidRPr="00745665">
              <w:rPr>
                <w:rFonts w:eastAsia="Times New Roman"/>
                <w:sz w:val="16"/>
                <w:szCs w:val="16"/>
              </w:rPr>
              <w:t>8:30 (2:00)</w:t>
            </w:r>
          </w:p>
        </w:tc>
        <w:tc>
          <w:tcPr>
            <w:tcW w:w="1440" w:type="dxa"/>
            <w:tcBorders>
              <w:top w:val="nil"/>
              <w:left w:val="nil"/>
              <w:bottom w:val="nil"/>
              <w:right w:val="nil"/>
            </w:tcBorders>
            <w:shd w:val="clear" w:color="auto" w:fill="auto"/>
            <w:noWrap/>
            <w:vAlign w:val="center"/>
            <w:hideMark/>
            <w:tcPrChange w:id="664" w:author="Erica Jansen" w:date="2023-03-06T11:01:00Z">
              <w:tcPr>
                <w:tcW w:w="1440" w:type="dxa"/>
                <w:tcBorders>
                  <w:top w:val="nil"/>
                  <w:left w:val="nil"/>
                  <w:bottom w:val="nil"/>
                  <w:right w:val="nil"/>
                </w:tcBorders>
                <w:shd w:val="clear" w:color="auto" w:fill="auto"/>
                <w:noWrap/>
                <w:vAlign w:val="center"/>
                <w:hideMark/>
              </w:tcPr>
            </w:tcPrChange>
          </w:tcPr>
          <w:p w14:paraId="035D0380" w14:textId="77777777" w:rsidR="009C227D" w:rsidRPr="00745665" w:rsidRDefault="009C227D" w:rsidP="00BE1BB6">
            <w:pPr>
              <w:jc w:val="center"/>
              <w:rPr>
                <w:rFonts w:eastAsia="Times New Roman"/>
                <w:sz w:val="16"/>
                <w:szCs w:val="16"/>
              </w:rPr>
            </w:pPr>
            <w:r w:rsidRPr="00745665">
              <w:rPr>
                <w:rFonts w:eastAsia="Times New Roman"/>
                <w:sz w:val="16"/>
                <w:szCs w:val="16"/>
              </w:rPr>
              <w:t>20:15 (1:56)</w:t>
            </w:r>
          </w:p>
        </w:tc>
        <w:tc>
          <w:tcPr>
            <w:tcW w:w="1260" w:type="dxa"/>
            <w:tcBorders>
              <w:top w:val="nil"/>
              <w:left w:val="nil"/>
              <w:bottom w:val="nil"/>
              <w:right w:val="nil"/>
            </w:tcBorders>
            <w:shd w:val="clear" w:color="auto" w:fill="auto"/>
            <w:noWrap/>
            <w:vAlign w:val="bottom"/>
            <w:hideMark/>
            <w:tcPrChange w:id="665" w:author="Erica Jansen" w:date="2023-03-06T11:01:00Z">
              <w:tcPr>
                <w:tcW w:w="1260" w:type="dxa"/>
                <w:tcBorders>
                  <w:top w:val="nil"/>
                  <w:left w:val="nil"/>
                  <w:bottom w:val="nil"/>
                  <w:right w:val="nil"/>
                </w:tcBorders>
                <w:shd w:val="clear" w:color="auto" w:fill="auto"/>
                <w:noWrap/>
                <w:vAlign w:val="bottom"/>
                <w:hideMark/>
              </w:tcPr>
            </w:tcPrChange>
          </w:tcPr>
          <w:p w14:paraId="225C0318"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bottom"/>
            <w:hideMark/>
            <w:tcPrChange w:id="666" w:author="Erica Jansen" w:date="2023-03-06T11:01:00Z">
              <w:tcPr>
                <w:tcW w:w="1530" w:type="dxa"/>
                <w:tcBorders>
                  <w:top w:val="nil"/>
                  <w:left w:val="nil"/>
                  <w:bottom w:val="nil"/>
                  <w:right w:val="nil"/>
                </w:tcBorders>
                <w:shd w:val="clear" w:color="auto" w:fill="auto"/>
                <w:noWrap/>
                <w:vAlign w:val="bottom"/>
                <w:hideMark/>
              </w:tcPr>
            </w:tcPrChange>
          </w:tcPr>
          <w:p w14:paraId="3EEF6F09" w14:textId="77777777" w:rsidR="009C227D" w:rsidRPr="00745665" w:rsidRDefault="009C227D" w:rsidP="00BE1BB6">
            <w:pPr>
              <w:jc w:val="center"/>
              <w:rPr>
                <w:rFonts w:eastAsia="Times New Roman"/>
                <w:sz w:val="16"/>
                <w:szCs w:val="16"/>
              </w:rPr>
            </w:pPr>
            <w:r w:rsidRPr="00745665">
              <w:rPr>
                <w:rFonts w:eastAsia="Times New Roman"/>
                <w:sz w:val="16"/>
                <w:szCs w:val="16"/>
              </w:rPr>
              <w:t>12.2 (1.50)</w:t>
            </w:r>
          </w:p>
        </w:tc>
      </w:tr>
      <w:tr w:rsidR="00AF0DB1" w:rsidRPr="00745665" w14:paraId="32D3B836" w14:textId="77777777" w:rsidTr="004A2A47">
        <w:trPr>
          <w:trHeight w:val="340"/>
          <w:trPrChange w:id="667"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668" w:author="Erica Jansen" w:date="2023-03-06T11:01:00Z">
              <w:tcPr>
                <w:tcW w:w="2245" w:type="dxa"/>
                <w:tcBorders>
                  <w:top w:val="nil"/>
                  <w:left w:val="nil"/>
                  <w:bottom w:val="nil"/>
                  <w:right w:val="nil"/>
                </w:tcBorders>
                <w:shd w:val="clear" w:color="auto" w:fill="auto"/>
                <w:vAlign w:val="bottom"/>
                <w:hideMark/>
              </w:tcPr>
            </w:tcPrChange>
          </w:tcPr>
          <w:p w14:paraId="07C8B3D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12 +</w:t>
            </w:r>
          </w:p>
        </w:tc>
        <w:tc>
          <w:tcPr>
            <w:tcW w:w="1080" w:type="dxa"/>
            <w:tcBorders>
              <w:top w:val="nil"/>
              <w:left w:val="nil"/>
              <w:bottom w:val="nil"/>
              <w:right w:val="nil"/>
            </w:tcBorders>
            <w:shd w:val="clear" w:color="auto" w:fill="auto"/>
            <w:noWrap/>
            <w:vAlign w:val="center"/>
            <w:hideMark/>
            <w:tcPrChange w:id="669" w:author="Erica Jansen" w:date="2023-03-06T11:01:00Z">
              <w:tcPr>
                <w:tcW w:w="1080" w:type="dxa"/>
                <w:tcBorders>
                  <w:top w:val="nil"/>
                  <w:left w:val="nil"/>
                  <w:bottom w:val="nil"/>
                  <w:right w:val="nil"/>
                </w:tcBorders>
                <w:shd w:val="clear" w:color="auto" w:fill="auto"/>
                <w:noWrap/>
                <w:vAlign w:val="center"/>
                <w:hideMark/>
              </w:tcPr>
            </w:tcPrChange>
          </w:tcPr>
          <w:p w14:paraId="39A8BB9E" w14:textId="77777777" w:rsidR="009C227D" w:rsidRPr="00745665" w:rsidRDefault="009C227D" w:rsidP="00BE1BB6">
            <w:pPr>
              <w:jc w:val="center"/>
              <w:rPr>
                <w:rFonts w:eastAsia="Times New Roman"/>
                <w:sz w:val="16"/>
                <w:szCs w:val="16"/>
              </w:rPr>
            </w:pPr>
            <w:r w:rsidRPr="00745665">
              <w:rPr>
                <w:rFonts w:eastAsia="Times New Roman"/>
                <w:sz w:val="16"/>
                <w:szCs w:val="16"/>
              </w:rPr>
              <w:t>67</w:t>
            </w:r>
          </w:p>
        </w:tc>
        <w:tc>
          <w:tcPr>
            <w:tcW w:w="1080" w:type="dxa"/>
            <w:tcBorders>
              <w:top w:val="nil"/>
              <w:left w:val="nil"/>
              <w:bottom w:val="nil"/>
              <w:right w:val="nil"/>
            </w:tcBorders>
            <w:shd w:val="clear" w:color="auto" w:fill="auto"/>
            <w:noWrap/>
            <w:vAlign w:val="bottom"/>
            <w:hideMark/>
            <w:tcPrChange w:id="670" w:author="Erica Jansen" w:date="2023-03-06T11:01:00Z">
              <w:tcPr>
                <w:tcW w:w="1080" w:type="dxa"/>
                <w:tcBorders>
                  <w:top w:val="nil"/>
                  <w:left w:val="nil"/>
                  <w:bottom w:val="nil"/>
                  <w:right w:val="nil"/>
                </w:tcBorders>
                <w:shd w:val="clear" w:color="auto" w:fill="auto"/>
                <w:noWrap/>
                <w:vAlign w:val="bottom"/>
                <w:hideMark/>
              </w:tcPr>
            </w:tcPrChange>
          </w:tcPr>
          <w:p w14:paraId="19326BD1"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Change w:id="671" w:author="Erica Jansen" w:date="2023-03-06T11:01:00Z">
              <w:tcPr>
                <w:tcW w:w="1440" w:type="dxa"/>
                <w:tcBorders>
                  <w:top w:val="nil"/>
                  <w:left w:val="nil"/>
                  <w:bottom w:val="nil"/>
                  <w:right w:val="nil"/>
                </w:tcBorders>
                <w:shd w:val="clear" w:color="auto" w:fill="auto"/>
                <w:noWrap/>
                <w:vAlign w:val="center"/>
                <w:hideMark/>
              </w:tcPr>
            </w:tcPrChange>
          </w:tcPr>
          <w:p w14:paraId="3E5EE9CC"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bottom"/>
            <w:hideMark/>
            <w:tcPrChange w:id="672" w:author="Erica Jansen" w:date="2023-03-06T11:01:00Z">
              <w:tcPr>
                <w:tcW w:w="1260" w:type="dxa"/>
                <w:tcBorders>
                  <w:top w:val="nil"/>
                  <w:left w:val="nil"/>
                  <w:bottom w:val="nil"/>
                  <w:right w:val="nil"/>
                </w:tcBorders>
                <w:shd w:val="clear" w:color="auto" w:fill="auto"/>
                <w:noWrap/>
                <w:vAlign w:val="bottom"/>
                <w:hideMark/>
              </w:tcPr>
            </w:tcPrChange>
          </w:tcPr>
          <w:p w14:paraId="5A3C0BC7"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bottom"/>
            <w:hideMark/>
            <w:tcPrChange w:id="673" w:author="Erica Jansen" w:date="2023-03-06T11:01:00Z">
              <w:tcPr>
                <w:tcW w:w="1530" w:type="dxa"/>
                <w:tcBorders>
                  <w:top w:val="nil"/>
                  <w:left w:val="nil"/>
                  <w:bottom w:val="nil"/>
                  <w:right w:val="nil"/>
                </w:tcBorders>
                <w:shd w:val="clear" w:color="auto" w:fill="auto"/>
                <w:noWrap/>
                <w:vAlign w:val="bottom"/>
                <w:hideMark/>
              </w:tcPr>
            </w:tcPrChange>
          </w:tcPr>
          <w:p w14:paraId="4C9CB4DF"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56377543" w14:textId="77777777" w:rsidTr="004A2A47">
        <w:trPr>
          <w:trHeight w:val="340"/>
          <w:trPrChange w:id="674"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675" w:author="Erica Jansen" w:date="2023-03-06T11:01:00Z">
              <w:tcPr>
                <w:tcW w:w="2245" w:type="dxa"/>
                <w:tcBorders>
                  <w:top w:val="nil"/>
                  <w:left w:val="nil"/>
                  <w:bottom w:val="nil"/>
                  <w:right w:val="nil"/>
                </w:tcBorders>
                <w:shd w:val="clear" w:color="auto" w:fill="auto"/>
                <w:vAlign w:val="bottom"/>
                <w:hideMark/>
              </w:tcPr>
            </w:tcPrChange>
          </w:tcPr>
          <w:p w14:paraId="7F4ECA5A"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Change w:id="676" w:author="Erica Jansen" w:date="2023-03-06T11:01:00Z">
              <w:tcPr>
                <w:tcW w:w="1080" w:type="dxa"/>
                <w:tcBorders>
                  <w:top w:val="nil"/>
                  <w:left w:val="nil"/>
                  <w:bottom w:val="nil"/>
                  <w:right w:val="nil"/>
                </w:tcBorders>
                <w:shd w:val="clear" w:color="auto" w:fill="auto"/>
                <w:noWrap/>
                <w:vAlign w:val="center"/>
                <w:hideMark/>
              </w:tcPr>
            </w:tcPrChange>
          </w:tcPr>
          <w:p w14:paraId="0CB5DDA1"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Change w:id="677" w:author="Erica Jansen" w:date="2023-03-06T11:01:00Z">
              <w:tcPr>
                <w:tcW w:w="1080" w:type="dxa"/>
                <w:tcBorders>
                  <w:top w:val="nil"/>
                  <w:left w:val="nil"/>
                  <w:bottom w:val="nil"/>
                  <w:right w:val="nil"/>
                </w:tcBorders>
                <w:shd w:val="clear" w:color="auto" w:fill="auto"/>
                <w:noWrap/>
                <w:vAlign w:val="bottom"/>
                <w:hideMark/>
              </w:tcPr>
            </w:tcPrChange>
          </w:tcPr>
          <w:p w14:paraId="38041193" w14:textId="77777777" w:rsidR="009C227D" w:rsidRPr="00745665" w:rsidRDefault="009C227D" w:rsidP="00BE1BB6">
            <w:pPr>
              <w:jc w:val="center"/>
              <w:rPr>
                <w:rFonts w:eastAsia="Times New Roman"/>
                <w:sz w:val="16"/>
                <w:szCs w:val="16"/>
              </w:rPr>
            </w:pPr>
            <w:r w:rsidRPr="00745665">
              <w:rPr>
                <w:rFonts w:eastAsia="Times New Roman"/>
                <w:sz w:val="16"/>
                <w:szCs w:val="16"/>
              </w:rPr>
              <w:t>0.87</w:t>
            </w:r>
          </w:p>
        </w:tc>
        <w:tc>
          <w:tcPr>
            <w:tcW w:w="1440" w:type="dxa"/>
            <w:tcBorders>
              <w:top w:val="nil"/>
              <w:left w:val="nil"/>
              <w:bottom w:val="nil"/>
              <w:right w:val="nil"/>
            </w:tcBorders>
            <w:shd w:val="clear" w:color="auto" w:fill="auto"/>
            <w:noWrap/>
            <w:vAlign w:val="center"/>
            <w:hideMark/>
            <w:tcPrChange w:id="678" w:author="Erica Jansen" w:date="2023-03-06T11:01:00Z">
              <w:tcPr>
                <w:tcW w:w="1440" w:type="dxa"/>
                <w:tcBorders>
                  <w:top w:val="nil"/>
                  <w:left w:val="nil"/>
                  <w:bottom w:val="nil"/>
                  <w:right w:val="nil"/>
                </w:tcBorders>
                <w:shd w:val="clear" w:color="auto" w:fill="auto"/>
                <w:noWrap/>
                <w:vAlign w:val="center"/>
                <w:hideMark/>
              </w:tcPr>
            </w:tcPrChange>
          </w:tcPr>
          <w:p w14:paraId="0F231510" w14:textId="77777777" w:rsidR="009C227D" w:rsidRPr="00745665" w:rsidRDefault="009C227D" w:rsidP="00BE1BB6">
            <w:pPr>
              <w:jc w:val="center"/>
              <w:rPr>
                <w:rFonts w:eastAsia="Times New Roman"/>
                <w:sz w:val="16"/>
                <w:szCs w:val="16"/>
              </w:rPr>
            </w:pPr>
            <w:r w:rsidRPr="00745665">
              <w:rPr>
                <w:rFonts w:eastAsia="Times New Roman"/>
                <w:sz w:val="16"/>
                <w:szCs w:val="16"/>
              </w:rPr>
              <w:t>0.20</w:t>
            </w:r>
          </w:p>
        </w:tc>
        <w:tc>
          <w:tcPr>
            <w:tcW w:w="1260" w:type="dxa"/>
            <w:tcBorders>
              <w:top w:val="nil"/>
              <w:left w:val="nil"/>
              <w:bottom w:val="nil"/>
              <w:right w:val="nil"/>
            </w:tcBorders>
            <w:shd w:val="clear" w:color="auto" w:fill="auto"/>
            <w:noWrap/>
            <w:vAlign w:val="bottom"/>
            <w:hideMark/>
            <w:tcPrChange w:id="679" w:author="Erica Jansen" w:date="2023-03-06T11:01:00Z">
              <w:tcPr>
                <w:tcW w:w="1260" w:type="dxa"/>
                <w:tcBorders>
                  <w:top w:val="nil"/>
                  <w:left w:val="nil"/>
                  <w:bottom w:val="nil"/>
                  <w:right w:val="nil"/>
                </w:tcBorders>
                <w:shd w:val="clear" w:color="auto" w:fill="auto"/>
                <w:noWrap/>
                <w:vAlign w:val="bottom"/>
                <w:hideMark/>
              </w:tcPr>
            </w:tcPrChange>
          </w:tcPr>
          <w:p w14:paraId="4FEBC66D" w14:textId="77777777" w:rsidR="009C227D" w:rsidRPr="00745665" w:rsidRDefault="009C227D" w:rsidP="00BE1BB6">
            <w:pPr>
              <w:jc w:val="center"/>
              <w:rPr>
                <w:rFonts w:eastAsia="Times New Roman"/>
                <w:sz w:val="16"/>
                <w:szCs w:val="16"/>
              </w:rPr>
            </w:pPr>
            <w:r w:rsidRPr="00745665">
              <w:rPr>
                <w:rFonts w:eastAsia="Times New Roman"/>
                <w:sz w:val="16"/>
                <w:szCs w:val="16"/>
              </w:rPr>
              <w:t>0.43</w:t>
            </w:r>
          </w:p>
        </w:tc>
        <w:tc>
          <w:tcPr>
            <w:tcW w:w="1530" w:type="dxa"/>
            <w:tcBorders>
              <w:top w:val="nil"/>
              <w:left w:val="nil"/>
              <w:bottom w:val="nil"/>
              <w:right w:val="nil"/>
            </w:tcBorders>
            <w:shd w:val="clear" w:color="auto" w:fill="auto"/>
            <w:noWrap/>
            <w:vAlign w:val="bottom"/>
            <w:hideMark/>
            <w:tcPrChange w:id="680" w:author="Erica Jansen" w:date="2023-03-06T11:01:00Z">
              <w:tcPr>
                <w:tcW w:w="1530" w:type="dxa"/>
                <w:tcBorders>
                  <w:top w:val="nil"/>
                  <w:left w:val="nil"/>
                  <w:bottom w:val="nil"/>
                  <w:right w:val="nil"/>
                </w:tcBorders>
                <w:shd w:val="clear" w:color="auto" w:fill="auto"/>
                <w:noWrap/>
                <w:vAlign w:val="bottom"/>
                <w:hideMark/>
              </w:tcPr>
            </w:tcPrChange>
          </w:tcPr>
          <w:p w14:paraId="2328259B" w14:textId="77777777" w:rsidR="009C227D" w:rsidRPr="00745665" w:rsidRDefault="009C227D" w:rsidP="00BE1BB6">
            <w:pPr>
              <w:jc w:val="center"/>
              <w:rPr>
                <w:rFonts w:eastAsia="Times New Roman"/>
                <w:sz w:val="16"/>
                <w:szCs w:val="16"/>
              </w:rPr>
            </w:pPr>
            <w:r w:rsidRPr="00745665">
              <w:rPr>
                <w:rFonts w:eastAsia="Times New Roman"/>
                <w:sz w:val="16"/>
                <w:szCs w:val="16"/>
              </w:rPr>
              <w:t>0.28</w:t>
            </w:r>
          </w:p>
        </w:tc>
      </w:tr>
      <w:tr w:rsidR="00A47827" w:rsidRPr="00745665" w14:paraId="0E999FD4" w14:textId="77777777" w:rsidTr="004A2A47">
        <w:trPr>
          <w:trHeight w:val="340"/>
        </w:trPr>
        <w:tc>
          <w:tcPr>
            <w:tcW w:w="2245" w:type="dxa"/>
            <w:tcBorders>
              <w:top w:val="nil"/>
              <w:left w:val="nil"/>
              <w:bottom w:val="nil"/>
              <w:right w:val="nil"/>
            </w:tcBorders>
            <w:shd w:val="clear" w:color="000000" w:fill="FCE4D6"/>
            <w:vAlign w:val="bottom"/>
            <w:hideMark/>
          </w:tcPr>
          <w:p w14:paraId="289A6FE5" w14:textId="77777777" w:rsidR="009C227D" w:rsidRPr="00745665" w:rsidRDefault="009C227D" w:rsidP="00BE1BB6">
            <w:pPr>
              <w:rPr>
                <w:rFonts w:eastAsia="Times New Roman"/>
                <w:sz w:val="16"/>
                <w:szCs w:val="16"/>
              </w:rPr>
            </w:pPr>
            <w:r w:rsidRPr="00745665">
              <w:rPr>
                <w:rFonts w:eastAsia="Times New Roman"/>
                <w:sz w:val="16"/>
                <w:szCs w:val="16"/>
              </w:rPr>
              <w:t>Maternal BMI</w:t>
            </w:r>
          </w:p>
        </w:tc>
        <w:tc>
          <w:tcPr>
            <w:tcW w:w="1080" w:type="dxa"/>
            <w:tcBorders>
              <w:top w:val="nil"/>
              <w:left w:val="nil"/>
              <w:bottom w:val="nil"/>
              <w:right w:val="nil"/>
            </w:tcBorders>
            <w:shd w:val="clear" w:color="000000" w:fill="FCE4D6"/>
            <w:noWrap/>
            <w:vAlign w:val="center"/>
            <w:hideMark/>
          </w:tcPr>
          <w:p w14:paraId="47C374E4"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0681A5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24C7F27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5AEB905"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3AFCC83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569C2956" w14:textId="77777777" w:rsidTr="004A2A47">
        <w:trPr>
          <w:trHeight w:val="340"/>
          <w:trPrChange w:id="681"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682" w:author="Erica Jansen" w:date="2023-03-06T11:01:00Z">
              <w:tcPr>
                <w:tcW w:w="2245" w:type="dxa"/>
                <w:tcBorders>
                  <w:top w:val="nil"/>
                  <w:left w:val="nil"/>
                  <w:bottom w:val="nil"/>
                  <w:right w:val="nil"/>
                </w:tcBorders>
                <w:shd w:val="clear" w:color="auto" w:fill="auto"/>
                <w:vAlign w:val="bottom"/>
                <w:hideMark/>
              </w:tcPr>
            </w:tcPrChange>
          </w:tcPr>
          <w:p w14:paraId="3695442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lastRenderedPageBreak/>
              <w:t>Underweight</w:t>
            </w:r>
          </w:p>
        </w:tc>
        <w:tc>
          <w:tcPr>
            <w:tcW w:w="1080" w:type="dxa"/>
            <w:tcBorders>
              <w:top w:val="nil"/>
              <w:left w:val="nil"/>
              <w:bottom w:val="nil"/>
              <w:right w:val="nil"/>
            </w:tcBorders>
            <w:shd w:val="clear" w:color="auto" w:fill="auto"/>
            <w:noWrap/>
            <w:vAlign w:val="center"/>
            <w:hideMark/>
            <w:tcPrChange w:id="683" w:author="Erica Jansen" w:date="2023-03-06T11:01:00Z">
              <w:tcPr>
                <w:tcW w:w="1080" w:type="dxa"/>
                <w:tcBorders>
                  <w:top w:val="nil"/>
                  <w:left w:val="nil"/>
                  <w:bottom w:val="nil"/>
                  <w:right w:val="nil"/>
                </w:tcBorders>
                <w:shd w:val="clear" w:color="auto" w:fill="auto"/>
                <w:noWrap/>
                <w:vAlign w:val="center"/>
                <w:hideMark/>
              </w:tcPr>
            </w:tcPrChange>
          </w:tcPr>
          <w:p w14:paraId="17659372" w14:textId="77777777" w:rsidR="009C227D" w:rsidRPr="00745665" w:rsidRDefault="009C227D" w:rsidP="00BE1BB6">
            <w:pPr>
              <w:jc w:val="center"/>
              <w:rPr>
                <w:rFonts w:eastAsia="Times New Roman"/>
                <w:sz w:val="16"/>
                <w:szCs w:val="16"/>
              </w:rPr>
            </w:pPr>
            <w:r w:rsidRPr="00745665">
              <w:rPr>
                <w:rFonts w:eastAsia="Times New Roman"/>
                <w:sz w:val="16"/>
                <w:szCs w:val="16"/>
              </w:rPr>
              <w:t>2</w:t>
            </w:r>
          </w:p>
        </w:tc>
        <w:tc>
          <w:tcPr>
            <w:tcW w:w="1080" w:type="dxa"/>
            <w:tcBorders>
              <w:top w:val="nil"/>
              <w:left w:val="nil"/>
              <w:bottom w:val="nil"/>
              <w:right w:val="nil"/>
            </w:tcBorders>
            <w:shd w:val="clear" w:color="auto" w:fill="auto"/>
            <w:noWrap/>
            <w:vAlign w:val="center"/>
            <w:hideMark/>
            <w:tcPrChange w:id="684" w:author="Erica Jansen" w:date="2023-03-06T11:01:00Z">
              <w:tcPr>
                <w:tcW w:w="1080" w:type="dxa"/>
                <w:tcBorders>
                  <w:top w:val="nil"/>
                  <w:left w:val="nil"/>
                  <w:bottom w:val="nil"/>
                  <w:right w:val="nil"/>
                </w:tcBorders>
                <w:shd w:val="clear" w:color="auto" w:fill="auto"/>
                <w:noWrap/>
                <w:vAlign w:val="center"/>
                <w:hideMark/>
              </w:tcPr>
            </w:tcPrChange>
          </w:tcPr>
          <w:p w14:paraId="2ED6441F" w14:textId="77777777" w:rsidR="009C227D" w:rsidRPr="00745665" w:rsidRDefault="009C227D" w:rsidP="00BE1BB6">
            <w:pPr>
              <w:jc w:val="center"/>
              <w:rPr>
                <w:rFonts w:eastAsia="Times New Roman"/>
                <w:sz w:val="16"/>
                <w:szCs w:val="16"/>
              </w:rPr>
            </w:pPr>
            <w:r w:rsidRPr="00745665">
              <w:rPr>
                <w:rFonts w:eastAsia="Times New Roman"/>
                <w:sz w:val="16"/>
                <w:szCs w:val="16"/>
              </w:rPr>
              <w:t>9:15 (0:45)</w:t>
            </w:r>
          </w:p>
        </w:tc>
        <w:tc>
          <w:tcPr>
            <w:tcW w:w="1440" w:type="dxa"/>
            <w:tcBorders>
              <w:top w:val="nil"/>
              <w:left w:val="nil"/>
              <w:bottom w:val="nil"/>
              <w:right w:val="nil"/>
            </w:tcBorders>
            <w:shd w:val="clear" w:color="auto" w:fill="auto"/>
            <w:noWrap/>
            <w:vAlign w:val="center"/>
            <w:hideMark/>
            <w:tcPrChange w:id="685" w:author="Erica Jansen" w:date="2023-03-06T11:01:00Z">
              <w:tcPr>
                <w:tcW w:w="1440" w:type="dxa"/>
                <w:tcBorders>
                  <w:top w:val="nil"/>
                  <w:left w:val="nil"/>
                  <w:bottom w:val="nil"/>
                  <w:right w:val="nil"/>
                </w:tcBorders>
                <w:shd w:val="clear" w:color="auto" w:fill="auto"/>
                <w:noWrap/>
                <w:vAlign w:val="center"/>
                <w:hideMark/>
              </w:tcPr>
            </w:tcPrChange>
          </w:tcPr>
          <w:p w14:paraId="6D002C94" w14:textId="77777777" w:rsidR="009C227D" w:rsidRPr="00745665" w:rsidRDefault="009C227D" w:rsidP="00BE1BB6">
            <w:pPr>
              <w:jc w:val="center"/>
              <w:rPr>
                <w:rFonts w:eastAsia="Times New Roman"/>
                <w:sz w:val="16"/>
                <w:szCs w:val="16"/>
              </w:rPr>
            </w:pPr>
            <w:r w:rsidRPr="00745665">
              <w:rPr>
                <w:rFonts w:eastAsia="Times New Roman"/>
                <w:sz w:val="16"/>
                <w:szCs w:val="16"/>
              </w:rPr>
              <w:t>21:00 (1:00)</w:t>
            </w:r>
          </w:p>
        </w:tc>
        <w:tc>
          <w:tcPr>
            <w:tcW w:w="1260" w:type="dxa"/>
            <w:tcBorders>
              <w:top w:val="nil"/>
              <w:left w:val="nil"/>
              <w:bottom w:val="nil"/>
              <w:right w:val="nil"/>
            </w:tcBorders>
            <w:shd w:val="clear" w:color="auto" w:fill="auto"/>
            <w:noWrap/>
            <w:vAlign w:val="center"/>
            <w:hideMark/>
            <w:tcPrChange w:id="686" w:author="Erica Jansen" w:date="2023-03-06T11:01:00Z">
              <w:tcPr>
                <w:tcW w:w="1260" w:type="dxa"/>
                <w:tcBorders>
                  <w:top w:val="nil"/>
                  <w:left w:val="nil"/>
                  <w:bottom w:val="nil"/>
                  <w:right w:val="nil"/>
                </w:tcBorders>
                <w:shd w:val="clear" w:color="auto" w:fill="auto"/>
                <w:noWrap/>
                <w:vAlign w:val="center"/>
                <w:hideMark/>
              </w:tcPr>
            </w:tcPrChange>
          </w:tcPr>
          <w:p w14:paraId="3ABB295F" w14:textId="77777777" w:rsidR="009C227D" w:rsidRPr="00745665" w:rsidRDefault="009C227D" w:rsidP="00BE1BB6">
            <w:pPr>
              <w:jc w:val="center"/>
              <w:rPr>
                <w:rFonts w:eastAsia="Times New Roman"/>
                <w:sz w:val="16"/>
                <w:szCs w:val="16"/>
              </w:rPr>
            </w:pPr>
            <w:r w:rsidRPr="00745665">
              <w:rPr>
                <w:rFonts w:eastAsia="Times New Roman"/>
                <w:sz w:val="16"/>
                <w:szCs w:val="16"/>
              </w:rPr>
              <w:t>3:07 (0:00)</w:t>
            </w:r>
          </w:p>
        </w:tc>
        <w:tc>
          <w:tcPr>
            <w:tcW w:w="1530" w:type="dxa"/>
            <w:tcBorders>
              <w:top w:val="nil"/>
              <w:left w:val="nil"/>
              <w:bottom w:val="nil"/>
              <w:right w:val="nil"/>
            </w:tcBorders>
            <w:shd w:val="clear" w:color="auto" w:fill="auto"/>
            <w:noWrap/>
            <w:vAlign w:val="center"/>
            <w:hideMark/>
            <w:tcPrChange w:id="687" w:author="Erica Jansen" w:date="2023-03-06T11:01:00Z">
              <w:tcPr>
                <w:tcW w:w="1530" w:type="dxa"/>
                <w:tcBorders>
                  <w:top w:val="nil"/>
                  <w:left w:val="nil"/>
                  <w:bottom w:val="nil"/>
                  <w:right w:val="nil"/>
                </w:tcBorders>
                <w:shd w:val="clear" w:color="auto" w:fill="auto"/>
                <w:noWrap/>
                <w:vAlign w:val="center"/>
                <w:hideMark/>
              </w:tcPr>
            </w:tcPrChange>
          </w:tcPr>
          <w:p w14:paraId="392EE1E0" w14:textId="77777777" w:rsidR="009C227D" w:rsidRPr="00745665" w:rsidRDefault="009C227D" w:rsidP="00BE1BB6">
            <w:pPr>
              <w:jc w:val="center"/>
              <w:rPr>
                <w:rFonts w:eastAsia="Times New Roman"/>
                <w:sz w:val="16"/>
                <w:szCs w:val="16"/>
              </w:rPr>
            </w:pPr>
            <w:r w:rsidRPr="00745665">
              <w:rPr>
                <w:rFonts w:eastAsia="Times New Roman"/>
                <w:sz w:val="16"/>
                <w:szCs w:val="16"/>
              </w:rPr>
              <w:t>12.2 (1.75)</w:t>
            </w:r>
          </w:p>
        </w:tc>
      </w:tr>
      <w:tr w:rsidR="00AF0DB1" w:rsidRPr="00745665" w14:paraId="5220688B" w14:textId="77777777" w:rsidTr="004A2A47">
        <w:trPr>
          <w:trHeight w:val="340"/>
          <w:trPrChange w:id="688"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689" w:author="Erica Jansen" w:date="2023-03-06T11:01:00Z">
              <w:tcPr>
                <w:tcW w:w="2245" w:type="dxa"/>
                <w:tcBorders>
                  <w:top w:val="nil"/>
                  <w:left w:val="nil"/>
                  <w:bottom w:val="nil"/>
                  <w:right w:val="nil"/>
                </w:tcBorders>
                <w:shd w:val="clear" w:color="auto" w:fill="auto"/>
                <w:vAlign w:val="bottom"/>
                <w:hideMark/>
              </w:tcPr>
            </w:tcPrChange>
          </w:tcPr>
          <w:p w14:paraId="3FEAB5B6"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Normal weight</w:t>
            </w:r>
          </w:p>
        </w:tc>
        <w:tc>
          <w:tcPr>
            <w:tcW w:w="1080" w:type="dxa"/>
            <w:tcBorders>
              <w:top w:val="nil"/>
              <w:left w:val="nil"/>
              <w:bottom w:val="nil"/>
              <w:right w:val="nil"/>
            </w:tcBorders>
            <w:shd w:val="clear" w:color="auto" w:fill="auto"/>
            <w:noWrap/>
            <w:vAlign w:val="center"/>
            <w:hideMark/>
            <w:tcPrChange w:id="690" w:author="Erica Jansen" w:date="2023-03-06T11:01:00Z">
              <w:tcPr>
                <w:tcW w:w="1080" w:type="dxa"/>
                <w:tcBorders>
                  <w:top w:val="nil"/>
                  <w:left w:val="nil"/>
                  <w:bottom w:val="nil"/>
                  <w:right w:val="nil"/>
                </w:tcBorders>
                <w:shd w:val="clear" w:color="auto" w:fill="auto"/>
                <w:noWrap/>
                <w:vAlign w:val="center"/>
                <w:hideMark/>
              </w:tcPr>
            </w:tcPrChange>
          </w:tcPr>
          <w:p w14:paraId="2A49EF6B" w14:textId="77777777" w:rsidR="009C227D" w:rsidRPr="00745665" w:rsidRDefault="009C227D" w:rsidP="00BE1BB6">
            <w:pPr>
              <w:jc w:val="center"/>
              <w:rPr>
                <w:rFonts w:eastAsia="Times New Roman"/>
                <w:sz w:val="16"/>
                <w:szCs w:val="16"/>
              </w:rPr>
            </w:pPr>
            <w:r w:rsidRPr="00745665">
              <w:rPr>
                <w:rFonts w:eastAsia="Times New Roman"/>
                <w:sz w:val="16"/>
                <w:szCs w:val="16"/>
              </w:rPr>
              <w:t>37</w:t>
            </w:r>
          </w:p>
        </w:tc>
        <w:tc>
          <w:tcPr>
            <w:tcW w:w="1080" w:type="dxa"/>
            <w:tcBorders>
              <w:top w:val="nil"/>
              <w:left w:val="nil"/>
              <w:bottom w:val="nil"/>
              <w:right w:val="nil"/>
            </w:tcBorders>
            <w:shd w:val="clear" w:color="auto" w:fill="auto"/>
            <w:noWrap/>
            <w:vAlign w:val="center"/>
            <w:hideMark/>
            <w:tcPrChange w:id="691" w:author="Erica Jansen" w:date="2023-03-06T11:01:00Z">
              <w:tcPr>
                <w:tcW w:w="1080" w:type="dxa"/>
                <w:tcBorders>
                  <w:top w:val="nil"/>
                  <w:left w:val="nil"/>
                  <w:bottom w:val="nil"/>
                  <w:right w:val="nil"/>
                </w:tcBorders>
                <w:shd w:val="clear" w:color="auto" w:fill="auto"/>
                <w:noWrap/>
                <w:vAlign w:val="center"/>
                <w:hideMark/>
              </w:tcPr>
            </w:tcPrChange>
          </w:tcPr>
          <w:p w14:paraId="7172AFB7" w14:textId="77777777" w:rsidR="009C227D" w:rsidRPr="00745665" w:rsidRDefault="009C227D" w:rsidP="00BE1BB6">
            <w:pPr>
              <w:jc w:val="center"/>
              <w:rPr>
                <w:rFonts w:eastAsia="Times New Roman"/>
                <w:sz w:val="16"/>
                <w:szCs w:val="16"/>
              </w:rPr>
            </w:pPr>
            <w:r w:rsidRPr="00745665">
              <w:rPr>
                <w:rFonts w:eastAsia="Times New Roman"/>
                <w:sz w:val="16"/>
                <w:szCs w:val="16"/>
              </w:rPr>
              <w:t>9:00 (1:40)</w:t>
            </w:r>
          </w:p>
        </w:tc>
        <w:tc>
          <w:tcPr>
            <w:tcW w:w="1440" w:type="dxa"/>
            <w:tcBorders>
              <w:top w:val="nil"/>
              <w:left w:val="nil"/>
              <w:bottom w:val="nil"/>
              <w:right w:val="nil"/>
            </w:tcBorders>
            <w:shd w:val="clear" w:color="auto" w:fill="auto"/>
            <w:noWrap/>
            <w:vAlign w:val="center"/>
            <w:hideMark/>
            <w:tcPrChange w:id="692" w:author="Erica Jansen" w:date="2023-03-06T11:01:00Z">
              <w:tcPr>
                <w:tcW w:w="1440" w:type="dxa"/>
                <w:tcBorders>
                  <w:top w:val="nil"/>
                  <w:left w:val="nil"/>
                  <w:bottom w:val="nil"/>
                  <w:right w:val="nil"/>
                </w:tcBorders>
                <w:shd w:val="clear" w:color="auto" w:fill="auto"/>
                <w:noWrap/>
                <w:vAlign w:val="center"/>
                <w:hideMark/>
              </w:tcPr>
            </w:tcPrChange>
          </w:tcPr>
          <w:p w14:paraId="57CBE322"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Change w:id="693" w:author="Erica Jansen" w:date="2023-03-06T11:01:00Z">
              <w:tcPr>
                <w:tcW w:w="1260" w:type="dxa"/>
                <w:tcBorders>
                  <w:top w:val="nil"/>
                  <w:left w:val="nil"/>
                  <w:bottom w:val="nil"/>
                  <w:right w:val="nil"/>
                </w:tcBorders>
                <w:shd w:val="clear" w:color="auto" w:fill="auto"/>
                <w:noWrap/>
                <w:vAlign w:val="center"/>
                <w:hideMark/>
              </w:tcPr>
            </w:tcPrChange>
          </w:tcPr>
          <w:p w14:paraId="43D57FAB" w14:textId="77777777" w:rsidR="009C227D" w:rsidRPr="00745665" w:rsidRDefault="009C227D" w:rsidP="00BE1BB6">
            <w:pPr>
              <w:jc w:val="center"/>
              <w:rPr>
                <w:rFonts w:eastAsia="Times New Roman"/>
                <w:sz w:val="16"/>
                <w:szCs w:val="16"/>
              </w:rPr>
            </w:pPr>
            <w:r w:rsidRPr="00745665">
              <w:rPr>
                <w:rFonts w:eastAsia="Times New Roman"/>
                <w:sz w:val="16"/>
                <w:szCs w:val="16"/>
              </w:rPr>
              <w:t>2:33 (0:03)</w:t>
            </w:r>
          </w:p>
        </w:tc>
        <w:tc>
          <w:tcPr>
            <w:tcW w:w="1530" w:type="dxa"/>
            <w:tcBorders>
              <w:top w:val="nil"/>
              <w:left w:val="nil"/>
              <w:bottom w:val="nil"/>
              <w:right w:val="nil"/>
            </w:tcBorders>
            <w:shd w:val="clear" w:color="auto" w:fill="auto"/>
            <w:noWrap/>
            <w:vAlign w:val="center"/>
            <w:hideMark/>
            <w:tcPrChange w:id="694" w:author="Erica Jansen" w:date="2023-03-06T11:01:00Z">
              <w:tcPr>
                <w:tcW w:w="1530" w:type="dxa"/>
                <w:tcBorders>
                  <w:top w:val="nil"/>
                  <w:left w:val="nil"/>
                  <w:bottom w:val="nil"/>
                  <w:right w:val="nil"/>
                </w:tcBorders>
                <w:shd w:val="clear" w:color="auto" w:fill="auto"/>
                <w:noWrap/>
                <w:vAlign w:val="center"/>
                <w:hideMark/>
              </w:tcPr>
            </w:tcPrChange>
          </w:tcPr>
          <w:p w14:paraId="708FA7AC" w14:textId="77777777" w:rsidR="009C227D" w:rsidRPr="00745665" w:rsidRDefault="009C227D" w:rsidP="00BE1BB6">
            <w:pPr>
              <w:jc w:val="center"/>
              <w:rPr>
                <w:rFonts w:eastAsia="Times New Roman"/>
                <w:sz w:val="16"/>
                <w:szCs w:val="16"/>
              </w:rPr>
            </w:pPr>
            <w:r w:rsidRPr="00745665">
              <w:rPr>
                <w:rFonts w:eastAsia="Times New Roman"/>
                <w:sz w:val="16"/>
                <w:szCs w:val="16"/>
              </w:rPr>
              <w:t>12.0 (2.08)</w:t>
            </w:r>
          </w:p>
        </w:tc>
      </w:tr>
      <w:tr w:rsidR="00AF0DB1" w:rsidRPr="00745665" w14:paraId="5A977895" w14:textId="77777777" w:rsidTr="004A2A47">
        <w:trPr>
          <w:trHeight w:val="340"/>
          <w:trPrChange w:id="695"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696" w:author="Erica Jansen" w:date="2023-03-06T11:01:00Z">
              <w:tcPr>
                <w:tcW w:w="2245" w:type="dxa"/>
                <w:tcBorders>
                  <w:top w:val="nil"/>
                  <w:left w:val="nil"/>
                  <w:bottom w:val="nil"/>
                  <w:right w:val="nil"/>
                </w:tcBorders>
                <w:shd w:val="clear" w:color="auto" w:fill="auto"/>
                <w:vAlign w:val="bottom"/>
                <w:hideMark/>
              </w:tcPr>
            </w:tcPrChange>
          </w:tcPr>
          <w:p w14:paraId="40578E76"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Overweight</w:t>
            </w:r>
          </w:p>
        </w:tc>
        <w:tc>
          <w:tcPr>
            <w:tcW w:w="1080" w:type="dxa"/>
            <w:tcBorders>
              <w:top w:val="nil"/>
              <w:left w:val="nil"/>
              <w:bottom w:val="nil"/>
              <w:right w:val="nil"/>
            </w:tcBorders>
            <w:shd w:val="clear" w:color="auto" w:fill="auto"/>
            <w:noWrap/>
            <w:vAlign w:val="center"/>
            <w:hideMark/>
            <w:tcPrChange w:id="697" w:author="Erica Jansen" w:date="2023-03-06T11:01:00Z">
              <w:tcPr>
                <w:tcW w:w="1080" w:type="dxa"/>
                <w:tcBorders>
                  <w:top w:val="nil"/>
                  <w:left w:val="nil"/>
                  <w:bottom w:val="nil"/>
                  <w:right w:val="nil"/>
                </w:tcBorders>
                <w:shd w:val="clear" w:color="auto" w:fill="auto"/>
                <w:noWrap/>
                <w:vAlign w:val="center"/>
                <w:hideMark/>
              </w:tcPr>
            </w:tcPrChange>
          </w:tcPr>
          <w:p w14:paraId="7A012945" w14:textId="77777777" w:rsidR="009C227D" w:rsidRPr="00745665" w:rsidRDefault="009C227D" w:rsidP="00BE1BB6">
            <w:pPr>
              <w:jc w:val="center"/>
              <w:rPr>
                <w:rFonts w:eastAsia="Times New Roman"/>
                <w:sz w:val="16"/>
                <w:szCs w:val="16"/>
              </w:rPr>
            </w:pPr>
            <w:r w:rsidRPr="00745665">
              <w:rPr>
                <w:rFonts w:eastAsia="Times New Roman"/>
                <w:sz w:val="16"/>
                <w:szCs w:val="16"/>
              </w:rPr>
              <w:t>22</w:t>
            </w:r>
          </w:p>
        </w:tc>
        <w:tc>
          <w:tcPr>
            <w:tcW w:w="1080" w:type="dxa"/>
            <w:tcBorders>
              <w:top w:val="nil"/>
              <w:left w:val="nil"/>
              <w:bottom w:val="nil"/>
              <w:right w:val="nil"/>
            </w:tcBorders>
            <w:shd w:val="clear" w:color="auto" w:fill="auto"/>
            <w:noWrap/>
            <w:vAlign w:val="center"/>
            <w:hideMark/>
            <w:tcPrChange w:id="698" w:author="Erica Jansen" w:date="2023-03-06T11:01:00Z">
              <w:tcPr>
                <w:tcW w:w="1080" w:type="dxa"/>
                <w:tcBorders>
                  <w:top w:val="nil"/>
                  <w:left w:val="nil"/>
                  <w:bottom w:val="nil"/>
                  <w:right w:val="nil"/>
                </w:tcBorders>
                <w:shd w:val="clear" w:color="auto" w:fill="auto"/>
                <w:noWrap/>
                <w:vAlign w:val="center"/>
                <w:hideMark/>
              </w:tcPr>
            </w:tcPrChange>
          </w:tcPr>
          <w:p w14:paraId="19992532" w14:textId="77777777" w:rsidR="009C227D" w:rsidRPr="00745665" w:rsidRDefault="009C227D" w:rsidP="00BE1BB6">
            <w:pPr>
              <w:jc w:val="center"/>
              <w:rPr>
                <w:rFonts w:eastAsia="Times New Roman"/>
                <w:sz w:val="16"/>
                <w:szCs w:val="16"/>
              </w:rPr>
            </w:pPr>
            <w:r w:rsidRPr="00745665">
              <w:rPr>
                <w:rFonts w:eastAsia="Times New Roman"/>
                <w:sz w:val="16"/>
                <w:szCs w:val="16"/>
              </w:rPr>
              <w:t>8:30 (1:52)</w:t>
            </w:r>
          </w:p>
        </w:tc>
        <w:tc>
          <w:tcPr>
            <w:tcW w:w="1440" w:type="dxa"/>
            <w:tcBorders>
              <w:top w:val="nil"/>
              <w:left w:val="nil"/>
              <w:bottom w:val="nil"/>
              <w:right w:val="nil"/>
            </w:tcBorders>
            <w:shd w:val="clear" w:color="auto" w:fill="auto"/>
            <w:noWrap/>
            <w:vAlign w:val="center"/>
            <w:hideMark/>
            <w:tcPrChange w:id="699" w:author="Erica Jansen" w:date="2023-03-06T11:01:00Z">
              <w:tcPr>
                <w:tcW w:w="1440" w:type="dxa"/>
                <w:tcBorders>
                  <w:top w:val="nil"/>
                  <w:left w:val="nil"/>
                  <w:bottom w:val="nil"/>
                  <w:right w:val="nil"/>
                </w:tcBorders>
                <w:shd w:val="clear" w:color="auto" w:fill="auto"/>
                <w:noWrap/>
                <w:vAlign w:val="center"/>
                <w:hideMark/>
              </w:tcPr>
            </w:tcPrChange>
          </w:tcPr>
          <w:p w14:paraId="23349CA6" w14:textId="77777777" w:rsidR="009C227D" w:rsidRPr="00745665" w:rsidRDefault="009C227D" w:rsidP="00BE1BB6">
            <w:pPr>
              <w:jc w:val="center"/>
              <w:rPr>
                <w:rFonts w:eastAsia="Times New Roman"/>
                <w:sz w:val="16"/>
                <w:szCs w:val="16"/>
              </w:rPr>
            </w:pPr>
            <w:r w:rsidRPr="00745665">
              <w:rPr>
                <w:rFonts w:eastAsia="Times New Roman"/>
                <w:sz w:val="16"/>
                <w:szCs w:val="16"/>
              </w:rPr>
              <w:t>21:00 (1:30)</w:t>
            </w:r>
          </w:p>
        </w:tc>
        <w:tc>
          <w:tcPr>
            <w:tcW w:w="1260" w:type="dxa"/>
            <w:tcBorders>
              <w:top w:val="nil"/>
              <w:left w:val="nil"/>
              <w:bottom w:val="nil"/>
              <w:right w:val="nil"/>
            </w:tcBorders>
            <w:shd w:val="clear" w:color="auto" w:fill="auto"/>
            <w:noWrap/>
            <w:vAlign w:val="center"/>
            <w:hideMark/>
            <w:tcPrChange w:id="700" w:author="Erica Jansen" w:date="2023-03-06T11:01:00Z">
              <w:tcPr>
                <w:tcW w:w="1260" w:type="dxa"/>
                <w:tcBorders>
                  <w:top w:val="nil"/>
                  <w:left w:val="nil"/>
                  <w:bottom w:val="nil"/>
                  <w:right w:val="nil"/>
                </w:tcBorders>
                <w:shd w:val="clear" w:color="auto" w:fill="auto"/>
                <w:noWrap/>
                <w:vAlign w:val="center"/>
                <w:hideMark/>
              </w:tcPr>
            </w:tcPrChange>
          </w:tcPr>
          <w:p w14:paraId="346A4999"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Change w:id="701" w:author="Erica Jansen" w:date="2023-03-06T11:01:00Z">
              <w:tcPr>
                <w:tcW w:w="1530" w:type="dxa"/>
                <w:tcBorders>
                  <w:top w:val="nil"/>
                  <w:left w:val="nil"/>
                  <w:bottom w:val="nil"/>
                  <w:right w:val="nil"/>
                </w:tcBorders>
                <w:shd w:val="clear" w:color="auto" w:fill="auto"/>
                <w:noWrap/>
                <w:vAlign w:val="center"/>
                <w:hideMark/>
              </w:tcPr>
            </w:tcPrChange>
          </w:tcPr>
          <w:p w14:paraId="6C963C62" w14:textId="77777777" w:rsidR="009C227D" w:rsidRPr="00745665" w:rsidRDefault="009C227D" w:rsidP="00BE1BB6">
            <w:pPr>
              <w:jc w:val="center"/>
              <w:rPr>
                <w:rFonts w:eastAsia="Times New Roman"/>
                <w:sz w:val="16"/>
                <w:szCs w:val="16"/>
              </w:rPr>
            </w:pPr>
            <w:r w:rsidRPr="00745665">
              <w:rPr>
                <w:rFonts w:eastAsia="Times New Roman"/>
                <w:sz w:val="16"/>
                <w:szCs w:val="16"/>
              </w:rPr>
              <w:t>12.0 (1.31)</w:t>
            </w:r>
          </w:p>
        </w:tc>
      </w:tr>
      <w:tr w:rsidR="00AF0DB1" w:rsidRPr="00745665" w14:paraId="5E318A59" w14:textId="77777777" w:rsidTr="004A2A47">
        <w:trPr>
          <w:trHeight w:val="340"/>
          <w:trPrChange w:id="702"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703" w:author="Erica Jansen" w:date="2023-03-06T11:01:00Z">
              <w:tcPr>
                <w:tcW w:w="2245" w:type="dxa"/>
                <w:tcBorders>
                  <w:top w:val="nil"/>
                  <w:left w:val="nil"/>
                  <w:bottom w:val="nil"/>
                  <w:right w:val="nil"/>
                </w:tcBorders>
                <w:shd w:val="clear" w:color="auto" w:fill="auto"/>
                <w:vAlign w:val="bottom"/>
                <w:hideMark/>
              </w:tcPr>
            </w:tcPrChange>
          </w:tcPr>
          <w:p w14:paraId="7FF9C51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Obesity Class 1</w:t>
            </w:r>
          </w:p>
        </w:tc>
        <w:tc>
          <w:tcPr>
            <w:tcW w:w="1080" w:type="dxa"/>
            <w:tcBorders>
              <w:top w:val="nil"/>
              <w:left w:val="nil"/>
              <w:bottom w:val="nil"/>
              <w:right w:val="nil"/>
            </w:tcBorders>
            <w:shd w:val="clear" w:color="auto" w:fill="auto"/>
            <w:noWrap/>
            <w:vAlign w:val="center"/>
            <w:hideMark/>
            <w:tcPrChange w:id="704" w:author="Erica Jansen" w:date="2023-03-06T11:01:00Z">
              <w:tcPr>
                <w:tcW w:w="1080" w:type="dxa"/>
                <w:tcBorders>
                  <w:top w:val="nil"/>
                  <w:left w:val="nil"/>
                  <w:bottom w:val="nil"/>
                  <w:right w:val="nil"/>
                </w:tcBorders>
                <w:shd w:val="clear" w:color="auto" w:fill="auto"/>
                <w:noWrap/>
                <w:vAlign w:val="center"/>
                <w:hideMark/>
              </w:tcPr>
            </w:tcPrChange>
          </w:tcPr>
          <w:p w14:paraId="2C0A0E52" w14:textId="77777777" w:rsidR="009C227D" w:rsidRPr="00745665" w:rsidRDefault="009C227D" w:rsidP="00BE1BB6">
            <w:pPr>
              <w:jc w:val="center"/>
              <w:rPr>
                <w:rFonts w:eastAsia="Times New Roman"/>
                <w:sz w:val="16"/>
                <w:szCs w:val="16"/>
              </w:rPr>
            </w:pPr>
            <w:r w:rsidRPr="00745665">
              <w:rPr>
                <w:rFonts w:eastAsia="Times New Roman"/>
                <w:sz w:val="16"/>
                <w:szCs w:val="16"/>
              </w:rPr>
              <w:t>13</w:t>
            </w:r>
          </w:p>
        </w:tc>
        <w:tc>
          <w:tcPr>
            <w:tcW w:w="1080" w:type="dxa"/>
            <w:tcBorders>
              <w:top w:val="nil"/>
              <w:left w:val="nil"/>
              <w:bottom w:val="nil"/>
              <w:right w:val="nil"/>
            </w:tcBorders>
            <w:shd w:val="clear" w:color="auto" w:fill="auto"/>
            <w:noWrap/>
            <w:vAlign w:val="center"/>
            <w:hideMark/>
            <w:tcPrChange w:id="705" w:author="Erica Jansen" w:date="2023-03-06T11:01:00Z">
              <w:tcPr>
                <w:tcW w:w="1080" w:type="dxa"/>
                <w:tcBorders>
                  <w:top w:val="nil"/>
                  <w:left w:val="nil"/>
                  <w:bottom w:val="nil"/>
                  <w:right w:val="nil"/>
                </w:tcBorders>
                <w:shd w:val="clear" w:color="auto" w:fill="auto"/>
                <w:noWrap/>
                <w:vAlign w:val="center"/>
                <w:hideMark/>
              </w:tcPr>
            </w:tcPrChange>
          </w:tcPr>
          <w:p w14:paraId="18D41E0F" w14:textId="77777777" w:rsidR="009C227D" w:rsidRPr="00745665" w:rsidRDefault="009C227D" w:rsidP="00BE1BB6">
            <w:pPr>
              <w:jc w:val="center"/>
              <w:rPr>
                <w:rFonts w:eastAsia="Times New Roman"/>
                <w:sz w:val="16"/>
                <w:szCs w:val="16"/>
              </w:rPr>
            </w:pPr>
            <w:r w:rsidRPr="00745665">
              <w:rPr>
                <w:rFonts w:eastAsia="Times New Roman"/>
                <w:sz w:val="16"/>
                <w:szCs w:val="16"/>
              </w:rPr>
              <w:t>8:00 (2:00)</w:t>
            </w:r>
          </w:p>
        </w:tc>
        <w:tc>
          <w:tcPr>
            <w:tcW w:w="1440" w:type="dxa"/>
            <w:tcBorders>
              <w:top w:val="nil"/>
              <w:left w:val="nil"/>
              <w:bottom w:val="nil"/>
              <w:right w:val="nil"/>
            </w:tcBorders>
            <w:shd w:val="clear" w:color="auto" w:fill="auto"/>
            <w:noWrap/>
            <w:vAlign w:val="center"/>
            <w:hideMark/>
            <w:tcPrChange w:id="706" w:author="Erica Jansen" w:date="2023-03-06T11:01:00Z">
              <w:tcPr>
                <w:tcW w:w="1440" w:type="dxa"/>
                <w:tcBorders>
                  <w:top w:val="nil"/>
                  <w:left w:val="nil"/>
                  <w:bottom w:val="nil"/>
                  <w:right w:val="nil"/>
                </w:tcBorders>
                <w:shd w:val="clear" w:color="auto" w:fill="auto"/>
                <w:noWrap/>
                <w:vAlign w:val="center"/>
                <w:hideMark/>
              </w:tcPr>
            </w:tcPrChange>
          </w:tcPr>
          <w:p w14:paraId="1C91D6C1" w14:textId="77777777" w:rsidR="009C227D" w:rsidRPr="00745665" w:rsidRDefault="009C227D" w:rsidP="00BE1BB6">
            <w:pPr>
              <w:jc w:val="center"/>
              <w:rPr>
                <w:rFonts w:eastAsia="Times New Roman"/>
                <w:sz w:val="16"/>
                <w:szCs w:val="16"/>
              </w:rPr>
            </w:pPr>
            <w:r w:rsidRPr="00745665">
              <w:rPr>
                <w:rFonts w:eastAsia="Times New Roman"/>
                <w:sz w:val="16"/>
                <w:szCs w:val="16"/>
              </w:rPr>
              <w:t>21:00 (2:18)</w:t>
            </w:r>
          </w:p>
        </w:tc>
        <w:tc>
          <w:tcPr>
            <w:tcW w:w="1260" w:type="dxa"/>
            <w:tcBorders>
              <w:top w:val="nil"/>
              <w:left w:val="nil"/>
              <w:bottom w:val="nil"/>
              <w:right w:val="nil"/>
            </w:tcBorders>
            <w:shd w:val="clear" w:color="auto" w:fill="auto"/>
            <w:noWrap/>
            <w:vAlign w:val="center"/>
            <w:hideMark/>
            <w:tcPrChange w:id="707" w:author="Erica Jansen" w:date="2023-03-06T11:01:00Z">
              <w:tcPr>
                <w:tcW w:w="1260" w:type="dxa"/>
                <w:tcBorders>
                  <w:top w:val="nil"/>
                  <w:left w:val="nil"/>
                  <w:bottom w:val="nil"/>
                  <w:right w:val="nil"/>
                </w:tcBorders>
                <w:shd w:val="clear" w:color="auto" w:fill="auto"/>
                <w:noWrap/>
                <w:vAlign w:val="center"/>
                <w:hideMark/>
              </w:tcPr>
            </w:tcPrChange>
          </w:tcPr>
          <w:p w14:paraId="21E87186" w14:textId="77777777" w:rsidR="009C227D" w:rsidRPr="00745665" w:rsidRDefault="009C227D" w:rsidP="00BE1BB6">
            <w:pPr>
              <w:jc w:val="center"/>
              <w:rPr>
                <w:rFonts w:eastAsia="Times New Roman"/>
                <w:sz w:val="16"/>
                <w:szCs w:val="16"/>
              </w:rPr>
            </w:pPr>
            <w:r w:rsidRPr="00745665">
              <w:rPr>
                <w:rFonts w:eastAsia="Times New Roman"/>
                <w:sz w:val="16"/>
                <w:szCs w:val="16"/>
              </w:rPr>
              <w:t>2:45 (0:05)</w:t>
            </w:r>
          </w:p>
        </w:tc>
        <w:tc>
          <w:tcPr>
            <w:tcW w:w="1530" w:type="dxa"/>
            <w:tcBorders>
              <w:top w:val="nil"/>
              <w:left w:val="nil"/>
              <w:bottom w:val="nil"/>
              <w:right w:val="nil"/>
            </w:tcBorders>
            <w:shd w:val="clear" w:color="auto" w:fill="auto"/>
            <w:noWrap/>
            <w:vAlign w:val="center"/>
            <w:hideMark/>
            <w:tcPrChange w:id="708" w:author="Erica Jansen" w:date="2023-03-06T11:01:00Z">
              <w:tcPr>
                <w:tcW w:w="1530" w:type="dxa"/>
                <w:tcBorders>
                  <w:top w:val="nil"/>
                  <w:left w:val="nil"/>
                  <w:bottom w:val="nil"/>
                  <w:right w:val="nil"/>
                </w:tcBorders>
                <w:shd w:val="clear" w:color="auto" w:fill="auto"/>
                <w:noWrap/>
                <w:vAlign w:val="center"/>
                <w:hideMark/>
              </w:tcPr>
            </w:tcPrChange>
          </w:tcPr>
          <w:p w14:paraId="6D57D920" w14:textId="77777777" w:rsidR="009C227D" w:rsidRPr="00745665" w:rsidRDefault="009C227D" w:rsidP="00BE1BB6">
            <w:pPr>
              <w:jc w:val="center"/>
              <w:rPr>
                <w:rFonts w:eastAsia="Times New Roman"/>
                <w:sz w:val="16"/>
                <w:szCs w:val="16"/>
              </w:rPr>
            </w:pPr>
            <w:r w:rsidRPr="00745665">
              <w:rPr>
                <w:rFonts w:eastAsia="Times New Roman"/>
                <w:sz w:val="16"/>
                <w:szCs w:val="16"/>
              </w:rPr>
              <w:t>12.0 (1.02)</w:t>
            </w:r>
          </w:p>
        </w:tc>
      </w:tr>
      <w:tr w:rsidR="00AF0DB1" w:rsidRPr="00745665" w14:paraId="4ACC5E51" w14:textId="77777777" w:rsidTr="004A2A47">
        <w:trPr>
          <w:trHeight w:val="340"/>
          <w:trPrChange w:id="709"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710" w:author="Erica Jansen" w:date="2023-03-06T11:01:00Z">
              <w:tcPr>
                <w:tcW w:w="2245" w:type="dxa"/>
                <w:tcBorders>
                  <w:top w:val="nil"/>
                  <w:left w:val="nil"/>
                  <w:bottom w:val="nil"/>
                  <w:right w:val="nil"/>
                </w:tcBorders>
                <w:shd w:val="clear" w:color="auto" w:fill="auto"/>
                <w:vAlign w:val="bottom"/>
                <w:hideMark/>
              </w:tcPr>
            </w:tcPrChange>
          </w:tcPr>
          <w:p w14:paraId="2D955D90"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Obesity Class 2</w:t>
            </w:r>
          </w:p>
        </w:tc>
        <w:tc>
          <w:tcPr>
            <w:tcW w:w="1080" w:type="dxa"/>
            <w:tcBorders>
              <w:top w:val="nil"/>
              <w:left w:val="nil"/>
              <w:bottom w:val="nil"/>
              <w:right w:val="nil"/>
            </w:tcBorders>
            <w:shd w:val="clear" w:color="auto" w:fill="auto"/>
            <w:noWrap/>
            <w:vAlign w:val="bottom"/>
            <w:hideMark/>
            <w:tcPrChange w:id="711" w:author="Erica Jansen" w:date="2023-03-06T11:01:00Z">
              <w:tcPr>
                <w:tcW w:w="1080" w:type="dxa"/>
                <w:tcBorders>
                  <w:top w:val="nil"/>
                  <w:left w:val="nil"/>
                  <w:bottom w:val="nil"/>
                  <w:right w:val="nil"/>
                </w:tcBorders>
                <w:shd w:val="clear" w:color="auto" w:fill="auto"/>
                <w:noWrap/>
                <w:vAlign w:val="bottom"/>
                <w:hideMark/>
              </w:tcPr>
            </w:tcPrChange>
          </w:tcPr>
          <w:p w14:paraId="56331FFF" w14:textId="77777777" w:rsidR="009C227D" w:rsidRPr="00745665" w:rsidRDefault="009C227D" w:rsidP="00BE1BB6">
            <w:pPr>
              <w:jc w:val="center"/>
              <w:rPr>
                <w:rFonts w:eastAsia="Times New Roman"/>
                <w:sz w:val="16"/>
                <w:szCs w:val="16"/>
              </w:rPr>
            </w:pPr>
            <w:r w:rsidRPr="00745665">
              <w:rPr>
                <w:rFonts w:eastAsia="Times New Roman"/>
                <w:sz w:val="16"/>
                <w:szCs w:val="16"/>
              </w:rPr>
              <w:t>7</w:t>
            </w:r>
          </w:p>
        </w:tc>
        <w:tc>
          <w:tcPr>
            <w:tcW w:w="1080" w:type="dxa"/>
            <w:tcBorders>
              <w:top w:val="nil"/>
              <w:left w:val="nil"/>
              <w:bottom w:val="nil"/>
              <w:right w:val="nil"/>
            </w:tcBorders>
            <w:shd w:val="clear" w:color="auto" w:fill="auto"/>
            <w:noWrap/>
            <w:vAlign w:val="center"/>
            <w:hideMark/>
            <w:tcPrChange w:id="712" w:author="Erica Jansen" w:date="2023-03-06T11:01:00Z">
              <w:tcPr>
                <w:tcW w:w="1080" w:type="dxa"/>
                <w:tcBorders>
                  <w:top w:val="nil"/>
                  <w:left w:val="nil"/>
                  <w:bottom w:val="nil"/>
                  <w:right w:val="nil"/>
                </w:tcBorders>
                <w:shd w:val="clear" w:color="auto" w:fill="auto"/>
                <w:noWrap/>
                <w:vAlign w:val="center"/>
                <w:hideMark/>
              </w:tcPr>
            </w:tcPrChange>
          </w:tcPr>
          <w:p w14:paraId="025F6CCE" w14:textId="77777777" w:rsidR="009C227D" w:rsidRPr="00745665" w:rsidRDefault="009C227D" w:rsidP="00BE1BB6">
            <w:pPr>
              <w:jc w:val="center"/>
              <w:rPr>
                <w:rFonts w:eastAsia="Times New Roman"/>
                <w:sz w:val="16"/>
                <w:szCs w:val="16"/>
              </w:rPr>
            </w:pPr>
            <w:r w:rsidRPr="00745665">
              <w:rPr>
                <w:rFonts w:eastAsia="Times New Roman"/>
                <w:sz w:val="16"/>
                <w:szCs w:val="16"/>
              </w:rPr>
              <w:t>9:00 (1:00)</w:t>
            </w:r>
          </w:p>
        </w:tc>
        <w:tc>
          <w:tcPr>
            <w:tcW w:w="1440" w:type="dxa"/>
            <w:tcBorders>
              <w:top w:val="nil"/>
              <w:left w:val="nil"/>
              <w:bottom w:val="nil"/>
              <w:right w:val="nil"/>
            </w:tcBorders>
            <w:shd w:val="clear" w:color="auto" w:fill="auto"/>
            <w:noWrap/>
            <w:vAlign w:val="center"/>
            <w:hideMark/>
            <w:tcPrChange w:id="713" w:author="Erica Jansen" w:date="2023-03-06T11:01:00Z">
              <w:tcPr>
                <w:tcW w:w="1440" w:type="dxa"/>
                <w:tcBorders>
                  <w:top w:val="nil"/>
                  <w:left w:val="nil"/>
                  <w:bottom w:val="nil"/>
                  <w:right w:val="nil"/>
                </w:tcBorders>
                <w:shd w:val="clear" w:color="auto" w:fill="auto"/>
                <w:noWrap/>
                <w:vAlign w:val="center"/>
                <w:hideMark/>
              </w:tcPr>
            </w:tcPrChange>
          </w:tcPr>
          <w:p w14:paraId="21DDD548" w14:textId="77777777" w:rsidR="009C227D" w:rsidRPr="00745665" w:rsidRDefault="009C227D" w:rsidP="00BE1BB6">
            <w:pPr>
              <w:jc w:val="center"/>
              <w:rPr>
                <w:rFonts w:eastAsia="Times New Roman"/>
                <w:sz w:val="16"/>
                <w:szCs w:val="16"/>
              </w:rPr>
            </w:pPr>
            <w:r w:rsidRPr="00745665">
              <w:rPr>
                <w:rFonts w:eastAsia="Times New Roman"/>
                <w:sz w:val="16"/>
                <w:szCs w:val="16"/>
              </w:rPr>
              <w:t>20:30 (1:45)</w:t>
            </w:r>
          </w:p>
        </w:tc>
        <w:tc>
          <w:tcPr>
            <w:tcW w:w="1260" w:type="dxa"/>
            <w:tcBorders>
              <w:top w:val="nil"/>
              <w:left w:val="nil"/>
              <w:bottom w:val="nil"/>
              <w:right w:val="nil"/>
            </w:tcBorders>
            <w:shd w:val="clear" w:color="auto" w:fill="auto"/>
            <w:noWrap/>
            <w:vAlign w:val="center"/>
            <w:hideMark/>
            <w:tcPrChange w:id="714" w:author="Erica Jansen" w:date="2023-03-06T11:01:00Z">
              <w:tcPr>
                <w:tcW w:w="1260" w:type="dxa"/>
                <w:tcBorders>
                  <w:top w:val="nil"/>
                  <w:left w:val="nil"/>
                  <w:bottom w:val="nil"/>
                  <w:right w:val="nil"/>
                </w:tcBorders>
                <w:shd w:val="clear" w:color="auto" w:fill="auto"/>
                <w:noWrap/>
                <w:vAlign w:val="center"/>
                <w:hideMark/>
              </w:tcPr>
            </w:tcPrChange>
          </w:tcPr>
          <w:p w14:paraId="564BF8B5" w14:textId="77777777" w:rsidR="009C227D" w:rsidRPr="00745665" w:rsidRDefault="009C227D" w:rsidP="00BE1BB6">
            <w:pPr>
              <w:jc w:val="center"/>
              <w:rPr>
                <w:rFonts w:eastAsia="Times New Roman"/>
                <w:sz w:val="16"/>
                <w:szCs w:val="16"/>
              </w:rPr>
            </w:pPr>
            <w:r w:rsidRPr="00745665">
              <w:rPr>
                <w:rFonts w:eastAsia="Times New Roman"/>
                <w:sz w:val="16"/>
                <w:szCs w:val="16"/>
              </w:rPr>
              <w:t>2:30 (2:02)</w:t>
            </w:r>
          </w:p>
        </w:tc>
        <w:tc>
          <w:tcPr>
            <w:tcW w:w="1530" w:type="dxa"/>
            <w:tcBorders>
              <w:top w:val="nil"/>
              <w:left w:val="nil"/>
              <w:bottom w:val="nil"/>
              <w:right w:val="nil"/>
            </w:tcBorders>
            <w:shd w:val="clear" w:color="auto" w:fill="auto"/>
            <w:noWrap/>
            <w:vAlign w:val="center"/>
            <w:hideMark/>
            <w:tcPrChange w:id="715" w:author="Erica Jansen" w:date="2023-03-06T11:01:00Z">
              <w:tcPr>
                <w:tcW w:w="1530" w:type="dxa"/>
                <w:tcBorders>
                  <w:top w:val="nil"/>
                  <w:left w:val="nil"/>
                  <w:bottom w:val="nil"/>
                  <w:right w:val="nil"/>
                </w:tcBorders>
                <w:shd w:val="clear" w:color="auto" w:fill="auto"/>
                <w:noWrap/>
                <w:vAlign w:val="center"/>
                <w:hideMark/>
              </w:tcPr>
            </w:tcPrChange>
          </w:tcPr>
          <w:p w14:paraId="3B912886" w14:textId="77777777" w:rsidR="009C227D" w:rsidRPr="00745665" w:rsidRDefault="009C227D" w:rsidP="00BE1BB6">
            <w:pPr>
              <w:jc w:val="center"/>
              <w:rPr>
                <w:rFonts w:eastAsia="Times New Roman"/>
                <w:sz w:val="16"/>
                <w:szCs w:val="16"/>
              </w:rPr>
            </w:pPr>
            <w:r w:rsidRPr="00745665">
              <w:rPr>
                <w:rFonts w:eastAsia="Times New Roman"/>
                <w:sz w:val="16"/>
                <w:szCs w:val="16"/>
              </w:rPr>
              <w:t>13.0 (1.62)</w:t>
            </w:r>
          </w:p>
        </w:tc>
      </w:tr>
      <w:tr w:rsidR="00AF0DB1" w:rsidRPr="00745665" w14:paraId="7001C327" w14:textId="77777777" w:rsidTr="004A2A47">
        <w:trPr>
          <w:trHeight w:val="340"/>
          <w:trPrChange w:id="716"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717" w:author="Erica Jansen" w:date="2023-03-06T11:01:00Z">
              <w:tcPr>
                <w:tcW w:w="2245" w:type="dxa"/>
                <w:tcBorders>
                  <w:top w:val="nil"/>
                  <w:left w:val="nil"/>
                  <w:bottom w:val="nil"/>
                  <w:right w:val="nil"/>
                </w:tcBorders>
                <w:shd w:val="clear" w:color="auto" w:fill="auto"/>
                <w:vAlign w:val="bottom"/>
                <w:hideMark/>
              </w:tcPr>
            </w:tcPrChange>
          </w:tcPr>
          <w:p w14:paraId="1D4B27C3"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Obesity Class 3</w:t>
            </w:r>
          </w:p>
        </w:tc>
        <w:tc>
          <w:tcPr>
            <w:tcW w:w="1080" w:type="dxa"/>
            <w:tcBorders>
              <w:top w:val="nil"/>
              <w:left w:val="nil"/>
              <w:bottom w:val="nil"/>
              <w:right w:val="nil"/>
            </w:tcBorders>
            <w:shd w:val="clear" w:color="auto" w:fill="auto"/>
            <w:noWrap/>
            <w:vAlign w:val="center"/>
            <w:hideMark/>
            <w:tcPrChange w:id="718" w:author="Erica Jansen" w:date="2023-03-06T11:01:00Z">
              <w:tcPr>
                <w:tcW w:w="1080" w:type="dxa"/>
                <w:tcBorders>
                  <w:top w:val="nil"/>
                  <w:left w:val="nil"/>
                  <w:bottom w:val="nil"/>
                  <w:right w:val="nil"/>
                </w:tcBorders>
                <w:shd w:val="clear" w:color="auto" w:fill="auto"/>
                <w:noWrap/>
                <w:vAlign w:val="center"/>
                <w:hideMark/>
              </w:tcPr>
            </w:tcPrChange>
          </w:tcPr>
          <w:p w14:paraId="6741319D" w14:textId="77777777" w:rsidR="009C227D" w:rsidRPr="00745665" w:rsidRDefault="009C227D" w:rsidP="00BE1BB6">
            <w:pPr>
              <w:jc w:val="center"/>
              <w:rPr>
                <w:rFonts w:eastAsia="Times New Roman"/>
                <w:sz w:val="16"/>
                <w:szCs w:val="16"/>
              </w:rPr>
            </w:pPr>
            <w:r w:rsidRPr="00745665">
              <w:rPr>
                <w:rFonts w:eastAsia="Times New Roman"/>
                <w:sz w:val="16"/>
                <w:szCs w:val="16"/>
              </w:rPr>
              <w:t>5</w:t>
            </w:r>
          </w:p>
        </w:tc>
        <w:tc>
          <w:tcPr>
            <w:tcW w:w="1080" w:type="dxa"/>
            <w:tcBorders>
              <w:top w:val="nil"/>
              <w:left w:val="nil"/>
              <w:bottom w:val="nil"/>
              <w:right w:val="nil"/>
            </w:tcBorders>
            <w:shd w:val="clear" w:color="auto" w:fill="auto"/>
            <w:noWrap/>
            <w:vAlign w:val="center"/>
            <w:hideMark/>
            <w:tcPrChange w:id="719" w:author="Erica Jansen" w:date="2023-03-06T11:01:00Z">
              <w:tcPr>
                <w:tcW w:w="1080" w:type="dxa"/>
                <w:tcBorders>
                  <w:top w:val="nil"/>
                  <w:left w:val="nil"/>
                  <w:bottom w:val="nil"/>
                  <w:right w:val="nil"/>
                </w:tcBorders>
                <w:shd w:val="clear" w:color="auto" w:fill="auto"/>
                <w:noWrap/>
                <w:vAlign w:val="center"/>
                <w:hideMark/>
              </w:tcPr>
            </w:tcPrChange>
          </w:tcPr>
          <w:p w14:paraId="4B1942B4" w14:textId="77777777" w:rsidR="009C227D" w:rsidRPr="00745665" w:rsidRDefault="009C227D" w:rsidP="00BE1BB6">
            <w:pPr>
              <w:jc w:val="center"/>
              <w:rPr>
                <w:rFonts w:eastAsia="Times New Roman"/>
                <w:sz w:val="16"/>
                <w:szCs w:val="16"/>
              </w:rPr>
            </w:pPr>
            <w:r w:rsidRPr="00745665">
              <w:rPr>
                <w:rFonts w:eastAsia="Times New Roman"/>
                <w:sz w:val="16"/>
                <w:szCs w:val="16"/>
              </w:rPr>
              <w:t>8:00 (1:00)</w:t>
            </w:r>
          </w:p>
        </w:tc>
        <w:tc>
          <w:tcPr>
            <w:tcW w:w="1440" w:type="dxa"/>
            <w:tcBorders>
              <w:top w:val="nil"/>
              <w:left w:val="nil"/>
              <w:bottom w:val="nil"/>
              <w:right w:val="nil"/>
            </w:tcBorders>
            <w:shd w:val="clear" w:color="auto" w:fill="auto"/>
            <w:noWrap/>
            <w:vAlign w:val="center"/>
            <w:hideMark/>
            <w:tcPrChange w:id="720" w:author="Erica Jansen" w:date="2023-03-06T11:01:00Z">
              <w:tcPr>
                <w:tcW w:w="1440" w:type="dxa"/>
                <w:tcBorders>
                  <w:top w:val="nil"/>
                  <w:left w:val="nil"/>
                  <w:bottom w:val="nil"/>
                  <w:right w:val="nil"/>
                </w:tcBorders>
                <w:shd w:val="clear" w:color="auto" w:fill="auto"/>
                <w:noWrap/>
                <w:vAlign w:val="center"/>
                <w:hideMark/>
              </w:tcPr>
            </w:tcPrChange>
          </w:tcPr>
          <w:p w14:paraId="2320D819" w14:textId="77777777" w:rsidR="009C227D" w:rsidRPr="00745665" w:rsidRDefault="009C227D" w:rsidP="00BE1BB6">
            <w:pPr>
              <w:jc w:val="center"/>
              <w:rPr>
                <w:rFonts w:eastAsia="Times New Roman"/>
                <w:sz w:val="16"/>
                <w:szCs w:val="16"/>
              </w:rPr>
            </w:pPr>
            <w:r w:rsidRPr="00745665">
              <w:rPr>
                <w:rFonts w:eastAsia="Times New Roman"/>
                <w:sz w:val="16"/>
                <w:szCs w:val="16"/>
              </w:rPr>
              <w:t>21:45 (1:30)</w:t>
            </w:r>
          </w:p>
        </w:tc>
        <w:tc>
          <w:tcPr>
            <w:tcW w:w="1260" w:type="dxa"/>
            <w:tcBorders>
              <w:top w:val="nil"/>
              <w:left w:val="nil"/>
              <w:bottom w:val="nil"/>
              <w:right w:val="nil"/>
            </w:tcBorders>
            <w:shd w:val="clear" w:color="auto" w:fill="auto"/>
            <w:noWrap/>
            <w:vAlign w:val="center"/>
            <w:hideMark/>
            <w:tcPrChange w:id="721" w:author="Erica Jansen" w:date="2023-03-06T11:01:00Z">
              <w:tcPr>
                <w:tcW w:w="1260" w:type="dxa"/>
                <w:tcBorders>
                  <w:top w:val="nil"/>
                  <w:left w:val="nil"/>
                  <w:bottom w:val="nil"/>
                  <w:right w:val="nil"/>
                </w:tcBorders>
                <w:shd w:val="clear" w:color="auto" w:fill="auto"/>
                <w:noWrap/>
                <w:vAlign w:val="center"/>
                <w:hideMark/>
              </w:tcPr>
            </w:tcPrChange>
          </w:tcPr>
          <w:p w14:paraId="3E0EEF5B" w14:textId="77777777" w:rsidR="009C227D" w:rsidRPr="00745665" w:rsidRDefault="009C227D" w:rsidP="00BE1BB6">
            <w:pPr>
              <w:jc w:val="center"/>
              <w:rPr>
                <w:rFonts w:eastAsia="Times New Roman"/>
                <w:sz w:val="16"/>
                <w:szCs w:val="16"/>
              </w:rPr>
            </w:pPr>
            <w:r w:rsidRPr="00745665">
              <w:rPr>
                <w:rFonts w:eastAsia="Times New Roman"/>
                <w:sz w:val="16"/>
                <w:szCs w:val="16"/>
              </w:rPr>
              <w:t>2:52 (0:03)</w:t>
            </w:r>
          </w:p>
        </w:tc>
        <w:tc>
          <w:tcPr>
            <w:tcW w:w="1530" w:type="dxa"/>
            <w:tcBorders>
              <w:top w:val="nil"/>
              <w:left w:val="nil"/>
              <w:bottom w:val="nil"/>
              <w:right w:val="nil"/>
            </w:tcBorders>
            <w:shd w:val="clear" w:color="auto" w:fill="auto"/>
            <w:noWrap/>
            <w:vAlign w:val="center"/>
            <w:hideMark/>
            <w:tcPrChange w:id="722" w:author="Erica Jansen" w:date="2023-03-06T11:01:00Z">
              <w:tcPr>
                <w:tcW w:w="1530" w:type="dxa"/>
                <w:tcBorders>
                  <w:top w:val="nil"/>
                  <w:left w:val="nil"/>
                  <w:bottom w:val="nil"/>
                  <w:right w:val="nil"/>
                </w:tcBorders>
                <w:shd w:val="clear" w:color="auto" w:fill="auto"/>
                <w:noWrap/>
                <w:vAlign w:val="center"/>
                <w:hideMark/>
              </w:tcPr>
            </w:tcPrChange>
          </w:tcPr>
          <w:p w14:paraId="5E013958" w14:textId="77777777" w:rsidR="009C227D" w:rsidRPr="00745665" w:rsidRDefault="009C227D" w:rsidP="00BE1BB6">
            <w:pPr>
              <w:jc w:val="center"/>
              <w:rPr>
                <w:rFonts w:eastAsia="Times New Roman"/>
                <w:sz w:val="16"/>
                <w:szCs w:val="16"/>
              </w:rPr>
            </w:pPr>
            <w:r w:rsidRPr="00745665">
              <w:rPr>
                <w:rFonts w:eastAsia="Times New Roman"/>
                <w:sz w:val="16"/>
                <w:szCs w:val="16"/>
              </w:rPr>
              <w:t>11.5 (0.50)</w:t>
            </w:r>
          </w:p>
        </w:tc>
      </w:tr>
      <w:tr w:rsidR="00AF0DB1" w:rsidRPr="00745665" w14:paraId="2AA24326" w14:textId="77777777" w:rsidTr="004A2A47">
        <w:trPr>
          <w:trHeight w:val="340"/>
          <w:trPrChange w:id="723"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724" w:author="Erica Jansen" w:date="2023-03-06T11:01:00Z">
              <w:tcPr>
                <w:tcW w:w="2245" w:type="dxa"/>
                <w:tcBorders>
                  <w:top w:val="nil"/>
                  <w:left w:val="nil"/>
                  <w:bottom w:val="nil"/>
                  <w:right w:val="nil"/>
                </w:tcBorders>
                <w:shd w:val="clear" w:color="auto" w:fill="auto"/>
                <w:vAlign w:val="bottom"/>
                <w:hideMark/>
              </w:tcPr>
            </w:tcPrChange>
          </w:tcPr>
          <w:p w14:paraId="0EA89560"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Change w:id="725" w:author="Erica Jansen" w:date="2023-03-06T11:01:00Z">
              <w:tcPr>
                <w:tcW w:w="1080" w:type="dxa"/>
                <w:tcBorders>
                  <w:top w:val="nil"/>
                  <w:left w:val="nil"/>
                  <w:bottom w:val="nil"/>
                  <w:right w:val="nil"/>
                </w:tcBorders>
                <w:shd w:val="clear" w:color="auto" w:fill="auto"/>
                <w:noWrap/>
                <w:vAlign w:val="center"/>
                <w:hideMark/>
              </w:tcPr>
            </w:tcPrChange>
          </w:tcPr>
          <w:p w14:paraId="74772E0F"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Change w:id="726" w:author="Erica Jansen" w:date="2023-03-06T11:01:00Z">
              <w:tcPr>
                <w:tcW w:w="1080" w:type="dxa"/>
                <w:tcBorders>
                  <w:top w:val="nil"/>
                  <w:left w:val="nil"/>
                  <w:bottom w:val="nil"/>
                  <w:right w:val="nil"/>
                </w:tcBorders>
                <w:shd w:val="clear" w:color="auto" w:fill="auto"/>
                <w:noWrap/>
                <w:vAlign w:val="bottom"/>
                <w:hideMark/>
              </w:tcPr>
            </w:tcPrChange>
          </w:tcPr>
          <w:p w14:paraId="1B2ED968" w14:textId="77777777" w:rsidR="009C227D" w:rsidRPr="00745665" w:rsidRDefault="009C227D" w:rsidP="00BE1BB6">
            <w:pPr>
              <w:jc w:val="center"/>
              <w:rPr>
                <w:rFonts w:eastAsia="Times New Roman"/>
                <w:sz w:val="16"/>
                <w:szCs w:val="16"/>
              </w:rPr>
            </w:pPr>
            <w:r w:rsidRPr="00745665">
              <w:rPr>
                <w:rFonts w:eastAsia="Times New Roman"/>
                <w:sz w:val="16"/>
                <w:szCs w:val="16"/>
              </w:rPr>
              <w:t>0.99</w:t>
            </w:r>
          </w:p>
        </w:tc>
        <w:tc>
          <w:tcPr>
            <w:tcW w:w="1440" w:type="dxa"/>
            <w:tcBorders>
              <w:top w:val="nil"/>
              <w:left w:val="nil"/>
              <w:bottom w:val="nil"/>
              <w:right w:val="nil"/>
            </w:tcBorders>
            <w:shd w:val="clear" w:color="auto" w:fill="auto"/>
            <w:noWrap/>
            <w:vAlign w:val="center"/>
            <w:hideMark/>
            <w:tcPrChange w:id="727" w:author="Erica Jansen" w:date="2023-03-06T11:01:00Z">
              <w:tcPr>
                <w:tcW w:w="1440" w:type="dxa"/>
                <w:tcBorders>
                  <w:top w:val="nil"/>
                  <w:left w:val="nil"/>
                  <w:bottom w:val="nil"/>
                  <w:right w:val="nil"/>
                </w:tcBorders>
                <w:shd w:val="clear" w:color="auto" w:fill="auto"/>
                <w:noWrap/>
                <w:vAlign w:val="center"/>
                <w:hideMark/>
              </w:tcPr>
            </w:tcPrChange>
          </w:tcPr>
          <w:p w14:paraId="6F572A3E" w14:textId="77777777" w:rsidR="009C227D" w:rsidRPr="00745665" w:rsidRDefault="009C227D" w:rsidP="00BE1BB6">
            <w:pPr>
              <w:jc w:val="center"/>
              <w:rPr>
                <w:rFonts w:eastAsia="Times New Roman"/>
                <w:sz w:val="16"/>
                <w:szCs w:val="16"/>
              </w:rPr>
            </w:pPr>
            <w:r w:rsidRPr="00745665">
              <w:rPr>
                <w:rFonts w:eastAsia="Times New Roman"/>
                <w:sz w:val="16"/>
                <w:szCs w:val="16"/>
              </w:rPr>
              <w:t>0.93</w:t>
            </w:r>
          </w:p>
        </w:tc>
        <w:tc>
          <w:tcPr>
            <w:tcW w:w="1260" w:type="dxa"/>
            <w:tcBorders>
              <w:top w:val="nil"/>
              <w:left w:val="nil"/>
              <w:bottom w:val="nil"/>
              <w:right w:val="nil"/>
            </w:tcBorders>
            <w:shd w:val="clear" w:color="auto" w:fill="auto"/>
            <w:noWrap/>
            <w:vAlign w:val="bottom"/>
            <w:hideMark/>
            <w:tcPrChange w:id="728" w:author="Erica Jansen" w:date="2023-03-06T11:01:00Z">
              <w:tcPr>
                <w:tcW w:w="1260" w:type="dxa"/>
                <w:tcBorders>
                  <w:top w:val="nil"/>
                  <w:left w:val="nil"/>
                  <w:bottom w:val="nil"/>
                  <w:right w:val="nil"/>
                </w:tcBorders>
                <w:shd w:val="clear" w:color="auto" w:fill="auto"/>
                <w:noWrap/>
                <w:vAlign w:val="bottom"/>
                <w:hideMark/>
              </w:tcPr>
            </w:tcPrChange>
          </w:tcPr>
          <w:p w14:paraId="7DFC86F4" w14:textId="77777777" w:rsidR="009C227D" w:rsidRPr="00745665" w:rsidRDefault="009C227D" w:rsidP="00BE1BB6">
            <w:pPr>
              <w:jc w:val="center"/>
              <w:rPr>
                <w:rFonts w:eastAsia="Times New Roman"/>
                <w:sz w:val="16"/>
                <w:szCs w:val="16"/>
              </w:rPr>
            </w:pPr>
            <w:r w:rsidRPr="00745665">
              <w:rPr>
                <w:rFonts w:eastAsia="Times New Roman"/>
                <w:sz w:val="16"/>
                <w:szCs w:val="16"/>
              </w:rPr>
              <w:t>0.98</w:t>
            </w:r>
          </w:p>
        </w:tc>
        <w:tc>
          <w:tcPr>
            <w:tcW w:w="1530" w:type="dxa"/>
            <w:tcBorders>
              <w:top w:val="nil"/>
              <w:left w:val="nil"/>
              <w:bottom w:val="nil"/>
              <w:right w:val="nil"/>
            </w:tcBorders>
            <w:shd w:val="clear" w:color="auto" w:fill="auto"/>
            <w:noWrap/>
            <w:vAlign w:val="bottom"/>
            <w:hideMark/>
            <w:tcPrChange w:id="729" w:author="Erica Jansen" w:date="2023-03-06T11:01:00Z">
              <w:tcPr>
                <w:tcW w:w="1530" w:type="dxa"/>
                <w:tcBorders>
                  <w:top w:val="nil"/>
                  <w:left w:val="nil"/>
                  <w:bottom w:val="nil"/>
                  <w:right w:val="nil"/>
                </w:tcBorders>
                <w:shd w:val="clear" w:color="auto" w:fill="auto"/>
                <w:noWrap/>
                <w:vAlign w:val="bottom"/>
                <w:hideMark/>
              </w:tcPr>
            </w:tcPrChange>
          </w:tcPr>
          <w:p w14:paraId="5BD23759" w14:textId="77777777" w:rsidR="009C227D" w:rsidRPr="00745665" w:rsidRDefault="009C227D" w:rsidP="00BE1BB6">
            <w:pPr>
              <w:jc w:val="center"/>
              <w:rPr>
                <w:rFonts w:eastAsia="Times New Roman"/>
                <w:sz w:val="16"/>
                <w:szCs w:val="16"/>
              </w:rPr>
            </w:pPr>
            <w:r w:rsidRPr="00745665">
              <w:rPr>
                <w:rFonts w:eastAsia="Times New Roman"/>
                <w:sz w:val="16"/>
                <w:szCs w:val="16"/>
              </w:rPr>
              <w:t>0.89</w:t>
            </w:r>
          </w:p>
        </w:tc>
      </w:tr>
      <w:tr w:rsidR="00A47827" w:rsidRPr="00745665" w14:paraId="5A28737B" w14:textId="77777777" w:rsidTr="004A2A47">
        <w:trPr>
          <w:trHeight w:val="340"/>
        </w:trPr>
        <w:tc>
          <w:tcPr>
            <w:tcW w:w="2245" w:type="dxa"/>
            <w:tcBorders>
              <w:top w:val="nil"/>
              <w:left w:val="nil"/>
              <w:bottom w:val="nil"/>
              <w:right w:val="nil"/>
            </w:tcBorders>
            <w:shd w:val="clear" w:color="000000" w:fill="FCE4D6"/>
            <w:vAlign w:val="bottom"/>
            <w:hideMark/>
          </w:tcPr>
          <w:p w14:paraId="2DF6DF46" w14:textId="77777777" w:rsidR="009C227D" w:rsidRPr="00745665" w:rsidRDefault="009C227D" w:rsidP="00BE1BB6">
            <w:pPr>
              <w:rPr>
                <w:rFonts w:eastAsia="Times New Roman"/>
                <w:sz w:val="16"/>
                <w:szCs w:val="16"/>
              </w:rPr>
            </w:pPr>
            <w:r w:rsidRPr="00745665">
              <w:rPr>
                <w:rFonts w:eastAsia="Times New Roman"/>
                <w:sz w:val="16"/>
                <w:szCs w:val="16"/>
              </w:rPr>
              <w:t>Marital Status</w:t>
            </w:r>
          </w:p>
        </w:tc>
        <w:tc>
          <w:tcPr>
            <w:tcW w:w="1080" w:type="dxa"/>
            <w:tcBorders>
              <w:top w:val="nil"/>
              <w:left w:val="nil"/>
              <w:bottom w:val="nil"/>
              <w:right w:val="nil"/>
            </w:tcBorders>
            <w:shd w:val="clear" w:color="000000" w:fill="FCE4D6"/>
            <w:noWrap/>
            <w:vAlign w:val="center"/>
            <w:hideMark/>
          </w:tcPr>
          <w:p w14:paraId="72E04B6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1BAB459"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12A577B4"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0EDDEC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708930F7"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47827" w:rsidRPr="00745665" w14:paraId="323F23A1" w14:textId="77777777" w:rsidTr="004A2A47">
        <w:trPr>
          <w:trHeight w:val="477"/>
        </w:trPr>
        <w:tc>
          <w:tcPr>
            <w:tcW w:w="2245" w:type="dxa"/>
            <w:tcBorders>
              <w:top w:val="nil"/>
              <w:left w:val="nil"/>
              <w:bottom w:val="nil"/>
              <w:right w:val="nil"/>
            </w:tcBorders>
            <w:shd w:val="clear" w:color="000000" w:fill="FFFFFF"/>
            <w:vAlign w:val="center"/>
            <w:hideMark/>
          </w:tcPr>
          <w:p w14:paraId="5CE32A58"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Married or Long-term Partnership</w:t>
            </w:r>
          </w:p>
        </w:tc>
        <w:tc>
          <w:tcPr>
            <w:tcW w:w="1080" w:type="dxa"/>
            <w:tcBorders>
              <w:top w:val="nil"/>
              <w:left w:val="nil"/>
              <w:bottom w:val="nil"/>
              <w:right w:val="nil"/>
            </w:tcBorders>
            <w:shd w:val="clear" w:color="auto" w:fill="auto"/>
            <w:noWrap/>
            <w:vAlign w:val="center"/>
            <w:hideMark/>
          </w:tcPr>
          <w:p w14:paraId="11DC6B0E" w14:textId="77777777" w:rsidR="009C227D" w:rsidRPr="00745665" w:rsidRDefault="009C227D" w:rsidP="00BE1BB6">
            <w:pPr>
              <w:jc w:val="center"/>
              <w:rPr>
                <w:rFonts w:eastAsia="Times New Roman"/>
                <w:sz w:val="16"/>
                <w:szCs w:val="16"/>
              </w:rPr>
            </w:pPr>
            <w:r w:rsidRPr="00745665">
              <w:rPr>
                <w:rFonts w:eastAsia="Times New Roman"/>
                <w:sz w:val="16"/>
                <w:szCs w:val="16"/>
              </w:rPr>
              <w:t>82</w:t>
            </w:r>
          </w:p>
        </w:tc>
        <w:tc>
          <w:tcPr>
            <w:tcW w:w="1080" w:type="dxa"/>
            <w:tcBorders>
              <w:top w:val="nil"/>
              <w:left w:val="nil"/>
              <w:bottom w:val="nil"/>
              <w:right w:val="nil"/>
            </w:tcBorders>
            <w:shd w:val="clear" w:color="auto" w:fill="auto"/>
            <w:noWrap/>
            <w:vAlign w:val="center"/>
            <w:hideMark/>
          </w:tcPr>
          <w:p w14:paraId="5003BFF1" w14:textId="77777777" w:rsidR="009C227D" w:rsidRPr="00745665" w:rsidRDefault="009C227D" w:rsidP="00BE1BB6">
            <w:pPr>
              <w:jc w:val="center"/>
              <w:rPr>
                <w:rFonts w:eastAsia="Times New Roman"/>
                <w:sz w:val="16"/>
                <w:szCs w:val="16"/>
              </w:rPr>
            </w:pPr>
            <w:r w:rsidRPr="00745665">
              <w:rPr>
                <w:rFonts w:eastAsia="Times New Roman"/>
                <w:sz w:val="16"/>
                <w:szCs w:val="16"/>
              </w:rPr>
              <w:t>8:30 (1:35)</w:t>
            </w:r>
          </w:p>
        </w:tc>
        <w:tc>
          <w:tcPr>
            <w:tcW w:w="1440" w:type="dxa"/>
            <w:tcBorders>
              <w:top w:val="nil"/>
              <w:left w:val="nil"/>
              <w:bottom w:val="nil"/>
              <w:right w:val="nil"/>
            </w:tcBorders>
            <w:shd w:val="clear" w:color="auto" w:fill="auto"/>
            <w:noWrap/>
            <w:vAlign w:val="center"/>
            <w:hideMark/>
          </w:tcPr>
          <w:p w14:paraId="3AE761CF" w14:textId="77777777" w:rsidR="009C227D" w:rsidRPr="00745665" w:rsidRDefault="009C227D" w:rsidP="00BE1BB6">
            <w:pPr>
              <w:jc w:val="center"/>
              <w:rPr>
                <w:rFonts w:eastAsia="Times New Roman"/>
                <w:sz w:val="16"/>
                <w:szCs w:val="16"/>
              </w:rPr>
            </w:pPr>
            <w:r w:rsidRPr="00745665">
              <w:rPr>
                <w:rFonts w:eastAsia="Times New Roman"/>
                <w:sz w:val="16"/>
                <w:szCs w:val="16"/>
              </w:rPr>
              <w:t>21:00 (1:43)</w:t>
            </w:r>
          </w:p>
        </w:tc>
        <w:tc>
          <w:tcPr>
            <w:tcW w:w="1260" w:type="dxa"/>
            <w:tcBorders>
              <w:top w:val="nil"/>
              <w:left w:val="nil"/>
              <w:bottom w:val="nil"/>
              <w:right w:val="nil"/>
            </w:tcBorders>
            <w:shd w:val="clear" w:color="auto" w:fill="auto"/>
            <w:noWrap/>
            <w:vAlign w:val="center"/>
            <w:hideMark/>
          </w:tcPr>
          <w:p w14:paraId="59A01332" w14:textId="77777777" w:rsidR="009C227D" w:rsidRPr="00745665" w:rsidRDefault="009C227D" w:rsidP="00BE1BB6">
            <w:pPr>
              <w:jc w:val="center"/>
              <w:rPr>
                <w:rFonts w:eastAsia="Times New Roman"/>
                <w:sz w:val="16"/>
                <w:szCs w:val="16"/>
              </w:rPr>
            </w:pPr>
            <w:r w:rsidRPr="00745665">
              <w:rPr>
                <w:rFonts w:eastAsia="Times New Roman"/>
                <w:sz w:val="16"/>
                <w:szCs w:val="16"/>
              </w:rPr>
              <w:t>2:31 (0:03)</w:t>
            </w:r>
          </w:p>
        </w:tc>
        <w:tc>
          <w:tcPr>
            <w:tcW w:w="1530" w:type="dxa"/>
            <w:tcBorders>
              <w:top w:val="nil"/>
              <w:left w:val="nil"/>
              <w:bottom w:val="nil"/>
              <w:right w:val="nil"/>
            </w:tcBorders>
            <w:shd w:val="clear" w:color="auto" w:fill="auto"/>
            <w:noWrap/>
            <w:vAlign w:val="center"/>
            <w:hideMark/>
          </w:tcPr>
          <w:p w14:paraId="6D0D4C90"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47827" w:rsidRPr="00745665" w14:paraId="6BA4759D" w14:textId="77777777" w:rsidTr="004A2A47">
        <w:trPr>
          <w:trHeight w:val="378"/>
        </w:trPr>
        <w:tc>
          <w:tcPr>
            <w:tcW w:w="2245" w:type="dxa"/>
            <w:tcBorders>
              <w:top w:val="nil"/>
              <w:left w:val="nil"/>
              <w:bottom w:val="nil"/>
              <w:right w:val="nil"/>
            </w:tcBorders>
            <w:shd w:val="clear" w:color="000000" w:fill="FFFFFF"/>
            <w:vAlign w:val="center"/>
            <w:hideMark/>
          </w:tcPr>
          <w:p w14:paraId="3B469FF2"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Not Married or Partnered</w:t>
            </w:r>
          </w:p>
        </w:tc>
        <w:tc>
          <w:tcPr>
            <w:tcW w:w="1080" w:type="dxa"/>
            <w:tcBorders>
              <w:top w:val="nil"/>
              <w:left w:val="nil"/>
              <w:bottom w:val="nil"/>
              <w:right w:val="nil"/>
            </w:tcBorders>
            <w:shd w:val="clear" w:color="auto" w:fill="auto"/>
            <w:noWrap/>
            <w:vAlign w:val="center"/>
            <w:hideMark/>
          </w:tcPr>
          <w:p w14:paraId="1F72D332" w14:textId="77777777" w:rsidR="009C227D" w:rsidRPr="00745665" w:rsidRDefault="009C227D" w:rsidP="00BE1BB6">
            <w:pPr>
              <w:jc w:val="center"/>
              <w:rPr>
                <w:rFonts w:eastAsia="Times New Roman"/>
                <w:sz w:val="16"/>
                <w:szCs w:val="16"/>
              </w:rPr>
            </w:pPr>
            <w:r w:rsidRPr="00745665">
              <w:rPr>
                <w:rFonts w:eastAsia="Times New Roman"/>
                <w:sz w:val="16"/>
                <w:szCs w:val="16"/>
              </w:rPr>
              <w:t>6</w:t>
            </w:r>
          </w:p>
        </w:tc>
        <w:tc>
          <w:tcPr>
            <w:tcW w:w="1080" w:type="dxa"/>
            <w:tcBorders>
              <w:top w:val="nil"/>
              <w:left w:val="nil"/>
              <w:bottom w:val="nil"/>
              <w:right w:val="nil"/>
            </w:tcBorders>
            <w:shd w:val="clear" w:color="auto" w:fill="auto"/>
            <w:noWrap/>
            <w:vAlign w:val="center"/>
            <w:hideMark/>
          </w:tcPr>
          <w:p w14:paraId="131CD532" w14:textId="77777777" w:rsidR="009C227D" w:rsidRPr="00745665" w:rsidRDefault="009C227D" w:rsidP="00BE1BB6">
            <w:pPr>
              <w:jc w:val="center"/>
              <w:rPr>
                <w:rFonts w:eastAsia="Times New Roman"/>
                <w:sz w:val="16"/>
                <w:szCs w:val="16"/>
              </w:rPr>
            </w:pPr>
            <w:r w:rsidRPr="00745665">
              <w:rPr>
                <w:rFonts w:eastAsia="Times New Roman"/>
                <w:sz w:val="16"/>
                <w:szCs w:val="16"/>
              </w:rPr>
              <w:t>10:07 (0:26)</w:t>
            </w:r>
          </w:p>
        </w:tc>
        <w:tc>
          <w:tcPr>
            <w:tcW w:w="1440" w:type="dxa"/>
            <w:tcBorders>
              <w:top w:val="nil"/>
              <w:left w:val="nil"/>
              <w:bottom w:val="nil"/>
              <w:right w:val="nil"/>
            </w:tcBorders>
            <w:shd w:val="clear" w:color="auto" w:fill="auto"/>
            <w:noWrap/>
            <w:vAlign w:val="center"/>
            <w:hideMark/>
          </w:tcPr>
          <w:p w14:paraId="542BA333" w14:textId="77777777" w:rsidR="009C227D" w:rsidRPr="00745665" w:rsidRDefault="009C227D" w:rsidP="00BE1BB6">
            <w:pPr>
              <w:jc w:val="center"/>
              <w:rPr>
                <w:rFonts w:eastAsia="Times New Roman"/>
                <w:sz w:val="16"/>
                <w:szCs w:val="16"/>
              </w:rPr>
            </w:pPr>
            <w:r w:rsidRPr="00745665">
              <w:rPr>
                <w:rFonts w:eastAsia="Times New Roman"/>
                <w:sz w:val="16"/>
                <w:szCs w:val="16"/>
              </w:rPr>
              <w:t>20:48 (1:13)</w:t>
            </w:r>
          </w:p>
        </w:tc>
        <w:tc>
          <w:tcPr>
            <w:tcW w:w="1260" w:type="dxa"/>
            <w:tcBorders>
              <w:top w:val="nil"/>
              <w:left w:val="nil"/>
              <w:bottom w:val="nil"/>
              <w:right w:val="nil"/>
            </w:tcBorders>
            <w:shd w:val="clear" w:color="auto" w:fill="auto"/>
            <w:noWrap/>
            <w:vAlign w:val="center"/>
            <w:hideMark/>
          </w:tcPr>
          <w:p w14:paraId="2920B2AC" w14:textId="77777777" w:rsidR="009C227D" w:rsidRPr="00745665" w:rsidRDefault="009C227D" w:rsidP="00BE1BB6">
            <w:pPr>
              <w:jc w:val="center"/>
              <w:rPr>
                <w:rFonts w:eastAsia="Times New Roman"/>
                <w:sz w:val="16"/>
                <w:szCs w:val="16"/>
              </w:rPr>
            </w:pPr>
            <w:r w:rsidRPr="00745665">
              <w:rPr>
                <w:rFonts w:eastAsia="Times New Roman"/>
                <w:sz w:val="16"/>
                <w:szCs w:val="16"/>
              </w:rPr>
              <w:t>3:26 (0:00)</w:t>
            </w:r>
          </w:p>
        </w:tc>
        <w:tc>
          <w:tcPr>
            <w:tcW w:w="1530" w:type="dxa"/>
            <w:tcBorders>
              <w:top w:val="nil"/>
              <w:left w:val="nil"/>
              <w:bottom w:val="nil"/>
              <w:right w:val="nil"/>
            </w:tcBorders>
            <w:shd w:val="clear" w:color="auto" w:fill="auto"/>
            <w:noWrap/>
            <w:vAlign w:val="center"/>
            <w:hideMark/>
          </w:tcPr>
          <w:p w14:paraId="66732D79" w14:textId="77777777" w:rsidR="009C227D" w:rsidRPr="00745665" w:rsidRDefault="009C227D" w:rsidP="00BE1BB6">
            <w:pPr>
              <w:jc w:val="center"/>
              <w:rPr>
                <w:rFonts w:eastAsia="Times New Roman"/>
                <w:sz w:val="16"/>
                <w:szCs w:val="16"/>
              </w:rPr>
            </w:pPr>
            <w:r w:rsidRPr="00745665">
              <w:rPr>
                <w:rFonts w:eastAsia="Times New Roman"/>
                <w:sz w:val="16"/>
                <w:szCs w:val="16"/>
              </w:rPr>
              <w:t>13.6 (1.21)</w:t>
            </w:r>
          </w:p>
        </w:tc>
      </w:tr>
      <w:tr w:rsidR="00A47827" w:rsidRPr="00745665" w14:paraId="51AE5C5A" w14:textId="77777777" w:rsidTr="004A2A47">
        <w:trPr>
          <w:trHeight w:val="340"/>
        </w:trPr>
        <w:tc>
          <w:tcPr>
            <w:tcW w:w="2245" w:type="dxa"/>
            <w:tcBorders>
              <w:top w:val="nil"/>
              <w:left w:val="nil"/>
              <w:bottom w:val="nil"/>
              <w:right w:val="nil"/>
            </w:tcBorders>
            <w:shd w:val="clear" w:color="000000" w:fill="FFFFFF"/>
            <w:vAlign w:val="bottom"/>
            <w:hideMark/>
          </w:tcPr>
          <w:p w14:paraId="1F40EF24"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1922E929"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6B577C65"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0.002</w:t>
            </w:r>
          </w:p>
        </w:tc>
        <w:tc>
          <w:tcPr>
            <w:tcW w:w="1440" w:type="dxa"/>
            <w:tcBorders>
              <w:top w:val="nil"/>
              <w:left w:val="nil"/>
              <w:bottom w:val="nil"/>
              <w:right w:val="nil"/>
            </w:tcBorders>
            <w:shd w:val="clear" w:color="auto" w:fill="auto"/>
            <w:noWrap/>
            <w:vAlign w:val="bottom"/>
            <w:hideMark/>
          </w:tcPr>
          <w:p w14:paraId="164C18DE" w14:textId="77777777" w:rsidR="009C227D" w:rsidRPr="00745665" w:rsidRDefault="009C227D" w:rsidP="00BE1BB6">
            <w:pPr>
              <w:jc w:val="center"/>
              <w:rPr>
                <w:rFonts w:eastAsia="Times New Roman"/>
                <w:sz w:val="16"/>
                <w:szCs w:val="16"/>
              </w:rPr>
            </w:pPr>
            <w:r w:rsidRPr="00745665">
              <w:rPr>
                <w:rFonts w:eastAsia="Times New Roman"/>
                <w:sz w:val="16"/>
                <w:szCs w:val="16"/>
              </w:rPr>
              <w:t>0.55</w:t>
            </w:r>
          </w:p>
        </w:tc>
        <w:tc>
          <w:tcPr>
            <w:tcW w:w="1260" w:type="dxa"/>
            <w:tcBorders>
              <w:top w:val="nil"/>
              <w:left w:val="nil"/>
              <w:bottom w:val="nil"/>
              <w:right w:val="nil"/>
            </w:tcBorders>
            <w:shd w:val="clear" w:color="auto" w:fill="auto"/>
            <w:noWrap/>
            <w:vAlign w:val="bottom"/>
            <w:hideMark/>
          </w:tcPr>
          <w:p w14:paraId="0062BEF7"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0.03</w:t>
            </w:r>
          </w:p>
        </w:tc>
        <w:tc>
          <w:tcPr>
            <w:tcW w:w="1530" w:type="dxa"/>
            <w:tcBorders>
              <w:top w:val="nil"/>
              <w:left w:val="nil"/>
              <w:bottom w:val="nil"/>
              <w:right w:val="nil"/>
            </w:tcBorders>
            <w:shd w:val="clear" w:color="auto" w:fill="auto"/>
            <w:noWrap/>
            <w:vAlign w:val="bottom"/>
            <w:hideMark/>
          </w:tcPr>
          <w:p w14:paraId="6744B3B0" w14:textId="77777777" w:rsidR="009C227D" w:rsidRPr="00745665" w:rsidRDefault="009C227D" w:rsidP="00BE1BB6">
            <w:pPr>
              <w:jc w:val="center"/>
              <w:rPr>
                <w:rFonts w:eastAsia="Times New Roman"/>
                <w:sz w:val="16"/>
                <w:szCs w:val="16"/>
              </w:rPr>
            </w:pPr>
            <w:r w:rsidRPr="00745665">
              <w:rPr>
                <w:rFonts w:eastAsia="Times New Roman"/>
                <w:sz w:val="16"/>
                <w:szCs w:val="16"/>
              </w:rPr>
              <w:t>0.026</w:t>
            </w:r>
          </w:p>
        </w:tc>
      </w:tr>
      <w:tr w:rsidR="00AF0DB1" w:rsidRPr="00745665" w14:paraId="4BD19816" w14:textId="77777777" w:rsidTr="004A2A47">
        <w:trPr>
          <w:trHeight w:val="340"/>
          <w:trPrChange w:id="730"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731" w:author="Erica Jansen" w:date="2023-03-06T11:01:00Z">
              <w:tcPr>
                <w:tcW w:w="2245" w:type="dxa"/>
                <w:tcBorders>
                  <w:top w:val="nil"/>
                  <w:left w:val="nil"/>
                  <w:bottom w:val="nil"/>
                  <w:right w:val="nil"/>
                </w:tcBorders>
                <w:shd w:val="clear" w:color="auto" w:fill="auto"/>
                <w:vAlign w:val="bottom"/>
                <w:hideMark/>
              </w:tcPr>
            </w:tcPrChange>
          </w:tcPr>
          <w:p w14:paraId="2919C2C3" w14:textId="77777777" w:rsidR="009C227D" w:rsidRPr="00745665" w:rsidRDefault="009C227D" w:rsidP="00BE1BB6">
            <w:pPr>
              <w:rPr>
                <w:rFonts w:eastAsia="Times New Roman"/>
                <w:b/>
                <w:bCs/>
                <w:sz w:val="16"/>
                <w:szCs w:val="16"/>
              </w:rPr>
            </w:pPr>
            <w:r w:rsidRPr="00745665">
              <w:rPr>
                <w:rFonts w:eastAsia="Times New Roman"/>
                <w:b/>
                <w:bCs/>
                <w:sz w:val="16"/>
                <w:szCs w:val="16"/>
              </w:rPr>
              <w:t>Child Characteristics</w:t>
            </w:r>
          </w:p>
        </w:tc>
        <w:tc>
          <w:tcPr>
            <w:tcW w:w="1080" w:type="dxa"/>
            <w:tcBorders>
              <w:top w:val="nil"/>
              <w:left w:val="nil"/>
              <w:bottom w:val="nil"/>
              <w:right w:val="nil"/>
            </w:tcBorders>
            <w:shd w:val="clear" w:color="auto" w:fill="auto"/>
            <w:noWrap/>
            <w:vAlign w:val="center"/>
            <w:hideMark/>
            <w:tcPrChange w:id="732" w:author="Erica Jansen" w:date="2023-03-06T11:01:00Z">
              <w:tcPr>
                <w:tcW w:w="1080" w:type="dxa"/>
                <w:tcBorders>
                  <w:top w:val="nil"/>
                  <w:left w:val="nil"/>
                  <w:bottom w:val="nil"/>
                  <w:right w:val="nil"/>
                </w:tcBorders>
                <w:shd w:val="clear" w:color="auto" w:fill="auto"/>
                <w:noWrap/>
                <w:vAlign w:val="center"/>
                <w:hideMark/>
              </w:tcPr>
            </w:tcPrChange>
          </w:tcPr>
          <w:p w14:paraId="5C51730D" w14:textId="77777777" w:rsidR="009C227D" w:rsidRPr="00745665" w:rsidRDefault="009C227D" w:rsidP="00BE1BB6">
            <w:pPr>
              <w:rPr>
                <w:rFonts w:eastAsia="Times New Roman"/>
                <w:b/>
                <w:bCs/>
                <w:sz w:val="16"/>
                <w:szCs w:val="16"/>
              </w:rPr>
            </w:pPr>
          </w:p>
        </w:tc>
        <w:tc>
          <w:tcPr>
            <w:tcW w:w="1080" w:type="dxa"/>
            <w:tcBorders>
              <w:top w:val="nil"/>
              <w:left w:val="nil"/>
              <w:bottom w:val="nil"/>
              <w:right w:val="nil"/>
            </w:tcBorders>
            <w:shd w:val="clear" w:color="auto" w:fill="auto"/>
            <w:noWrap/>
            <w:vAlign w:val="bottom"/>
            <w:hideMark/>
            <w:tcPrChange w:id="733" w:author="Erica Jansen" w:date="2023-03-06T11:01:00Z">
              <w:tcPr>
                <w:tcW w:w="1080" w:type="dxa"/>
                <w:tcBorders>
                  <w:top w:val="nil"/>
                  <w:left w:val="nil"/>
                  <w:bottom w:val="nil"/>
                  <w:right w:val="nil"/>
                </w:tcBorders>
                <w:shd w:val="clear" w:color="auto" w:fill="auto"/>
                <w:noWrap/>
                <w:vAlign w:val="bottom"/>
                <w:hideMark/>
              </w:tcPr>
            </w:tcPrChange>
          </w:tcPr>
          <w:p w14:paraId="3BB7AD1D" w14:textId="77777777" w:rsidR="009C227D" w:rsidRPr="00745665" w:rsidRDefault="009C227D" w:rsidP="00BE1BB6">
            <w:pPr>
              <w:jc w:val="center"/>
              <w:rPr>
                <w:rFonts w:eastAsia="Times New Roman"/>
                <w:sz w:val="16"/>
                <w:szCs w:val="16"/>
              </w:rPr>
            </w:pPr>
          </w:p>
        </w:tc>
        <w:tc>
          <w:tcPr>
            <w:tcW w:w="1440" w:type="dxa"/>
            <w:tcBorders>
              <w:top w:val="nil"/>
              <w:left w:val="nil"/>
              <w:bottom w:val="nil"/>
              <w:right w:val="nil"/>
            </w:tcBorders>
            <w:shd w:val="clear" w:color="auto" w:fill="auto"/>
            <w:noWrap/>
            <w:vAlign w:val="bottom"/>
            <w:hideMark/>
            <w:tcPrChange w:id="734" w:author="Erica Jansen" w:date="2023-03-06T11:01:00Z">
              <w:tcPr>
                <w:tcW w:w="1440" w:type="dxa"/>
                <w:tcBorders>
                  <w:top w:val="nil"/>
                  <w:left w:val="nil"/>
                  <w:bottom w:val="nil"/>
                  <w:right w:val="nil"/>
                </w:tcBorders>
                <w:shd w:val="clear" w:color="auto" w:fill="auto"/>
                <w:noWrap/>
                <w:vAlign w:val="bottom"/>
                <w:hideMark/>
              </w:tcPr>
            </w:tcPrChange>
          </w:tcPr>
          <w:p w14:paraId="107900E3" w14:textId="77777777" w:rsidR="009C227D" w:rsidRPr="00745665" w:rsidRDefault="009C227D" w:rsidP="00BE1BB6">
            <w:pPr>
              <w:jc w:val="center"/>
              <w:rPr>
                <w:rFonts w:eastAsia="Times New Roman"/>
                <w:sz w:val="16"/>
                <w:szCs w:val="16"/>
              </w:rPr>
            </w:pPr>
          </w:p>
        </w:tc>
        <w:tc>
          <w:tcPr>
            <w:tcW w:w="1260" w:type="dxa"/>
            <w:tcBorders>
              <w:top w:val="nil"/>
              <w:left w:val="nil"/>
              <w:bottom w:val="nil"/>
              <w:right w:val="nil"/>
            </w:tcBorders>
            <w:shd w:val="clear" w:color="auto" w:fill="auto"/>
            <w:noWrap/>
            <w:vAlign w:val="bottom"/>
            <w:hideMark/>
            <w:tcPrChange w:id="735" w:author="Erica Jansen" w:date="2023-03-06T11:01:00Z">
              <w:tcPr>
                <w:tcW w:w="1260" w:type="dxa"/>
                <w:tcBorders>
                  <w:top w:val="nil"/>
                  <w:left w:val="nil"/>
                  <w:bottom w:val="nil"/>
                  <w:right w:val="nil"/>
                </w:tcBorders>
                <w:shd w:val="clear" w:color="auto" w:fill="auto"/>
                <w:noWrap/>
                <w:vAlign w:val="bottom"/>
                <w:hideMark/>
              </w:tcPr>
            </w:tcPrChange>
          </w:tcPr>
          <w:p w14:paraId="0D23C5A8" w14:textId="77777777" w:rsidR="009C227D" w:rsidRPr="00745665" w:rsidRDefault="009C227D" w:rsidP="00BE1BB6">
            <w:pPr>
              <w:jc w:val="center"/>
              <w:rPr>
                <w:rFonts w:eastAsia="Times New Roman"/>
                <w:sz w:val="16"/>
                <w:szCs w:val="16"/>
              </w:rPr>
            </w:pPr>
          </w:p>
        </w:tc>
        <w:tc>
          <w:tcPr>
            <w:tcW w:w="1530" w:type="dxa"/>
            <w:tcBorders>
              <w:top w:val="nil"/>
              <w:left w:val="nil"/>
              <w:bottom w:val="nil"/>
              <w:right w:val="nil"/>
            </w:tcBorders>
            <w:shd w:val="clear" w:color="auto" w:fill="auto"/>
            <w:noWrap/>
            <w:vAlign w:val="bottom"/>
            <w:hideMark/>
            <w:tcPrChange w:id="736" w:author="Erica Jansen" w:date="2023-03-06T11:01:00Z">
              <w:tcPr>
                <w:tcW w:w="1530" w:type="dxa"/>
                <w:tcBorders>
                  <w:top w:val="nil"/>
                  <w:left w:val="nil"/>
                  <w:bottom w:val="nil"/>
                  <w:right w:val="nil"/>
                </w:tcBorders>
                <w:shd w:val="clear" w:color="auto" w:fill="auto"/>
                <w:noWrap/>
                <w:vAlign w:val="bottom"/>
                <w:hideMark/>
              </w:tcPr>
            </w:tcPrChange>
          </w:tcPr>
          <w:p w14:paraId="3062728F" w14:textId="77777777" w:rsidR="009C227D" w:rsidRPr="00745665" w:rsidRDefault="009C227D" w:rsidP="00BE1BB6">
            <w:pPr>
              <w:jc w:val="center"/>
              <w:rPr>
                <w:rFonts w:eastAsia="Times New Roman"/>
                <w:sz w:val="16"/>
                <w:szCs w:val="16"/>
              </w:rPr>
            </w:pPr>
          </w:p>
        </w:tc>
      </w:tr>
      <w:tr w:rsidR="00A47827" w:rsidRPr="00745665" w14:paraId="75006859" w14:textId="77777777" w:rsidTr="004A2A47">
        <w:trPr>
          <w:trHeight w:val="340"/>
        </w:trPr>
        <w:tc>
          <w:tcPr>
            <w:tcW w:w="2245" w:type="dxa"/>
            <w:tcBorders>
              <w:top w:val="nil"/>
              <w:left w:val="nil"/>
              <w:bottom w:val="nil"/>
              <w:right w:val="nil"/>
            </w:tcBorders>
            <w:shd w:val="clear" w:color="000000" w:fill="FCE4D6"/>
            <w:vAlign w:val="bottom"/>
            <w:hideMark/>
          </w:tcPr>
          <w:p w14:paraId="42C4706A" w14:textId="77777777" w:rsidR="009C227D" w:rsidRPr="00745665" w:rsidRDefault="009C227D" w:rsidP="00BE1BB6">
            <w:pPr>
              <w:rPr>
                <w:rFonts w:eastAsia="Times New Roman"/>
                <w:sz w:val="16"/>
                <w:szCs w:val="16"/>
              </w:rPr>
            </w:pPr>
            <w:r w:rsidRPr="00745665">
              <w:rPr>
                <w:rFonts w:eastAsia="Times New Roman"/>
                <w:sz w:val="16"/>
                <w:szCs w:val="16"/>
              </w:rPr>
              <w:t>Delivery type</w:t>
            </w:r>
          </w:p>
        </w:tc>
        <w:tc>
          <w:tcPr>
            <w:tcW w:w="1080" w:type="dxa"/>
            <w:tcBorders>
              <w:top w:val="nil"/>
              <w:left w:val="nil"/>
              <w:bottom w:val="nil"/>
              <w:right w:val="nil"/>
            </w:tcBorders>
            <w:shd w:val="clear" w:color="000000" w:fill="FCE4D6"/>
            <w:noWrap/>
            <w:vAlign w:val="center"/>
            <w:hideMark/>
          </w:tcPr>
          <w:p w14:paraId="051965F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A6A0EF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11CE2B0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D56401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60E60FF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2CA98024" w14:textId="77777777" w:rsidTr="004A2A47">
        <w:trPr>
          <w:trHeight w:val="340"/>
          <w:trPrChange w:id="737"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738" w:author="Erica Jansen" w:date="2023-03-06T11:01:00Z">
              <w:tcPr>
                <w:tcW w:w="2245" w:type="dxa"/>
                <w:tcBorders>
                  <w:top w:val="nil"/>
                  <w:left w:val="nil"/>
                  <w:bottom w:val="nil"/>
                  <w:right w:val="nil"/>
                </w:tcBorders>
                <w:shd w:val="clear" w:color="auto" w:fill="auto"/>
                <w:vAlign w:val="bottom"/>
                <w:hideMark/>
              </w:tcPr>
            </w:tcPrChange>
          </w:tcPr>
          <w:p w14:paraId="2BB01FC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Vaginal</w:t>
            </w:r>
          </w:p>
        </w:tc>
        <w:tc>
          <w:tcPr>
            <w:tcW w:w="1080" w:type="dxa"/>
            <w:tcBorders>
              <w:top w:val="nil"/>
              <w:left w:val="nil"/>
              <w:bottom w:val="nil"/>
              <w:right w:val="nil"/>
            </w:tcBorders>
            <w:shd w:val="clear" w:color="auto" w:fill="auto"/>
            <w:noWrap/>
            <w:vAlign w:val="center"/>
            <w:hideMark/>
            <w:tcPrChange w:id="739" w:author="Erica Jansen" w:date="2023-03-06T11:01:00Z">
              <w:tcPr>
                <w:tcW w:w="1080" w:type="dxa"/>
                <w:tcBorders>
                  <w:top w:val="nil"/>
                  <w:left w:val="nil"/>
                  <w:bottom w:val="nil"/>
                  <w:right w:val="nil"/>
                </w:tcBorders>
                <w:shd w:val="clear" w:color="auto" w:fill="auto"/>
                <w:noWrap/>
                <w:vAlign w:val="center"/>
                <w:hideMark/>
              </w:tcPr>
            </w:tcPrChange>
          </w:tcPr>
          <w:p w14:paraId="1EC11D3F" w14:textId="77777777" w:rsidR="009C227D" w:rsidRPr="00745665" w:rsidRDefault="009C227D" w:rsidP="00BE1BB6">
            <w:pPr>
              <w:jc w:val="center"/>
              <w:rPr>
                <w:rFonts w:eastAsia="Times New Roman"/>
                <w:sz w:val="16"/>
                <w:szCs w:val="16"/>
              </w:rPr>
            </w:pPr>
            <w:r w:rsidRPr="00745665">
              <w:rPr>
                <w:rFonts w:eastAsia="Times New Roman"/>
                <w:sz w:val="16"/>
                <w:szCs w:val="16"/>
              </w:rPr>
              <w:t>55</w:t>
            </w:r>
          </w:p>
        </w:tc>
        <w:tc>
          <w:tcPr>
            <w:tcW w:w="1080" w:type="dxa"/>
            <w:tcBorders>
              <w:top w:val="nil"/>
              <w:left w:val="nil"/>
              <w:bottom w:val="nil"/>
              <w:right w:val="nil"/>
            </w:tcBorders>
            <w:shd w:val="clear" w:color="auto" w:fill="auto"/>
            <w:noWrap/>
            <w:vAlign w:val="center"/>
            <w:hideMark/>
            <w:tcPrChange w:id="740" w:author="Erica Jansen" w:date="2023-03-06T11:01:00Z">
              <w:tcPr>
                <w:tcW w:w="1080" w:type="dxa"/>
                <w:tcBorders>
                  <w:top w:val="nil"/>
                  <w:left w:val="nil"/>
                  <w:bottom w:val="nil"/>
                  <w:right w:val="nil"/>
                </w:tcBorders>
                <w:shd w:val="clear" w:color="auto" w:fill="auto"/>
                <w:noWrap/>
                <w:vAlign w:val="center"/>
                <w:hideMark/>
              </w:tcPr>
            </w:tcPrChange>
          </w:tcPr>
          <w:p w14:paraId="718BB394" w14:textId="77777777" w:rsidR="009C227D" w:rsidRPr="00745665" w:rsidRDefault="009C227D" w:rsidP="00BE1BB6">
            <w:pPr>
              <w:jc w:val="center"/>
              <w:rPr>
                <w:rFonts w:eastAsia="Times New Roman"/>
                <w:sz w:val="16"/>
                <w:szCs w:val="16"/>
              </w:rPr>
            </w:pPr>
            <w:r w:rsidRPr="00745665">
              <w:rPr>
                <w:rFonts w:eastAsia="Times New Roman"/>
                <w:sz w:val="16"/>
                <w:szCs w:val="16"/>
              </w:rPr>
              <w:t>8:30 (2:00)</w:t>
            </w:r>
          </w:p>
        </w:tc>
        <w:tc>
          <w:tcPr>
            <w:tcW w:w="1440" w:type="dxa"/>
            <w:tcBorders>
              <w:top w:val="nil"/>
              <w:left w:val="nil"/>
              <w:bottom w:val="nil"/>
              <w:right w:val="nil"/>
            </w:tcBorders>
            <w:shd w:val="clear" w:color="auto" w:fill="auto"/>
            <w:noWrap/>
            <w:vAlign w:val="center"/>
            <w:hideMark/>
            <w:tcPrChange w:id="741" w:author="Erica Jansen" w:date="2023-03-06T11:01:00Z">
              <w:tcPr>
                <w:tcW w:w="1440" w:type="dxa"/>
                <w:tcBorders>
                  <w:top w:val="nil"/>
                  <w:left w:val="nil"/>
                  <w:bottom w:val="nil"/>
                  <w:right w:val="nil"/>
                </w:tcBorders>
                <w:shd w:val="clear" w:color="auto" w:fill="auto"/>
                <w:noWrap/>
                <w:vAlign w:val="center"/>
                <w:hideMark/>
              </w:tcPr>
            </w:tcPrChange>
          </w:tcPr>
          <w:p w14:paraId="17752FBA" w14:textId="77777777" w:rsidR="009C227D" w:rsidRPr="00745665" w:rsidRDefault="009C227D" w:rsidP="00BE1BB6">
            <w:pPr>
              <w:jc w:val="center"/>
              <w:rPr>
                <w:rFonts w:eastAsia="Times New Roman"/>
                <w:sz w:val="16"/>
                <w:szCs w:val="16"/>
              </w:rPr>
            </w:pPr>
            <w:r w:rsidRPr="00745665">
              <w:rPr>
                <w:rFonts w:eastAsia="Times New Roman"/>
                <w:sz w:val="16"/>
                <w:szCs w:val="16"/>
              </w:rPr>
              <w:t>21:00 (1:41)</w:t>
            </w:r>
          </w:p>
        </w:tc>
        <w:tc>
          <w:tcPr>
            <w:tcW w:w="1260" w:type="dxa"/>
            <w:tcBorders>
              <w:top w:val="nil"/>
              <w:left w:val="nil"/>
              <w:bottom w:val="nil"/>
              <w:right w:val="nil"/>
            </w:tcBorders>
            <w:shd w:val="clear" w:color="auto" w:fill="auto"/>
            <w:noWrap/>
            <w:vAlign w:val="center"/>
            <w:hideMark/>
            <w:tcPrChange w:id="742" w:author="Erica Jansen" w:date="2023-03-06T11:01:00Z">
              <w:tcPr>
                <w:tcW w:w="1260" w:type="dxa"/>
                <w:tcBorders>
                  <w:top w:val="nil"/>
                  <w:left w:val="nil"/>
                  <w:bottom w:val="nil"/>
                  <w:right w:val="nil"/>
                </w:tcBorders>
                <w:shd w:val="clear" w:color="auto" w:fill="auto"/>
                <w:noWrap/>
                <w:vAlign w:val="center"/>
                <w:hideMark/>
              </w:tcPr>
            </w:tcPrChange>
          </w:tcPr>
          <w:p w14:paraId="05B4A8E6"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Change w:id="743" w:author="Erica Jansen" w:date="2023-03-06T11:01:00Z">
              <w:tcPr>
                <w:tcW w:w="1530" w:type="dxa"/>
                <w:tcBorders>
                  <w:top w:val="nil"/>
                  <w:left w:val="nil"/>
                  <w:bottom w:val="nil"/>
                  <w:right w:val="nil"/>
                </w:tcBorders>
                <w:shd w:val="clear" w:color="auto" w:fill="auto"/>
                <w:noWrap/>
                <w:vAlign w:val="center"/>
                <w:hideMark/>
              </w:tcPr>
            </w:tcPrChange>
          </w:tcPr>
          <w:p w14:paraId="7EC0271D" w14:textId="77777777" w:rsidR="009C227D" w:rsidRPr="00745665" w:rsidRDefault="009C227D" w:rsidP="00BE1BB6">
            <w:pPr>
              <w:jc w:val="center"/>
              <w:rPr>
                <w:rFonts w:eastAsia="Times New Roman"/>
                <w:sz w:val="16"/>
                <w:szCs w:val="16"/>
              </w:rPr>
            </w:pPr>
            <w:r w:rsidRPr="00745665">
              <w:rPr>
                <w:rFonts w:eastAsia="Times New Roman"/>
                <w:sz w:val="16"/>
                <w:szCs w:val="16"/>
              </w:rPr>
              <w:t>12.0 (2.08)</w:t>
            </w:r>
          </w:p>
        </w:tc>
      </w:tr>
      <w:tr w:rsidR="00AF0DB1" w:rsidRPr="00745665" w14:paraId="6C65517E" w14:textId="77777777" w:rsidTr="004A2A47">
        <w:trPr>
          <w:trHeight w:val="340"/>
          <w:trPrChange w:id="744"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745" w:author="Erica Jansen" w:date="2023-03-06T11:01:00Z">
              <w:tcPr>
                <w:tcW w:w="2245" w:type="dxa"/>
                <w:tcBorders>
                  <w:top w:val="nil"/>
                  <w:left w:val="nil"/>
                  <w:bottom w:val="nil"/>
                  <w:right w:val="nil"/>
                </w:tcBorders>
                <w:shd w:val="clear" w:color="auto" w:fill="auto"/>
                <w:vAlign w:val="bottom"/>
                <w:hideMark/>
              </w:tcPr>
            </w:tcPrChange>
          </w:tcPr>
          <w:p w14:paraId="7DA5C19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Cesarean Section</w:t>
            </w:r>
          </w:p>
        </w:tc>
        <w:tc>
          <w:tcPr>
            <w:tcW w:w="1080" w:type="dxa"/>
            <w:tcBorders>
              <w:top w:val="nil"/>
              <w:left w:val="nil"/>
              <w:bottom w:val="nil"/>
              <w:right w:val="nil"/>
            </w:tcBorders>
            <w:shd w:val="clear" w:color="auto" w:fill="auto"/>
            <w:noWrap/>
            <w:vAlign w:val="center"/>
            <w:hideMark/>
            <w:tcPrChange w:id="746" w:author="Erica Jansen" w:date="2023-03-06T11:01:00Z">
              <w:tcPr>
                <w:tcW w:w="1080" w:type="dxa"/>
                <w:tcBorders>
                  <w:top w:val="nil"/>
                  <w:left w:val="nil"/>
                  <w:bottom w:val="nil"/>
                  <w:right w:val="nil"/>
                </w:tcBorders>
                <w:shd w:val="clear" w:color="auto" w:fill="auto"/>
                <w:noWrap/>
                <w:vAlign w:val="center"/>
                <w:hideMark/>
              </w:tcPr>
            </w:tcPrChange>
          </w:tcPr>
          <w:p w14:paraId="5B018A63" w14:textId="77777777" w:rsidR="009C227D" w:rsidRPr="00745665" w:rsidRDefault="009C227D" w:rsidP="00BE1BB6">
            <w:pPr>
              <w:jc w:val="center"/>
              <w:rPr>
                <w:rFonts w:eastAsia="Times New Roman"/>
                <w:sz w:val="16"/>
                <w:szCs w:val="16"/>
              </w:rPr>
            </w:pPr>
            <w:r w:rsidRPr="00745665">
              <w:rPr>
                <w:rFonts w:eastAsia="Times New Roman"/>
                <w:sz w:val="16"/>
                <w:szCs w:val="16"/>
              </w:rPr>
              <w:t>32</w:t>
            </w:r>
          </w:p>
        </w:tc>
        <w:tc>
          <w:tcPr>
            <w:tcW w:w="1080" w:type="dxa"/>
            <w:tcBorders>
              <w:top w:val="nil"/>
              <w:left w:val="nil"/>
              <w:bottom w:val="nil"/>
              <w:right w:val="nil"/>
            </w:tcBorders>
            <w:shd w:val="clear" w:color="auto" w:fill="auto"/>
            <w:noWrap/>
            <w:vAlign w:val="center"/>
            <w:hideMark/>
            <w:tcPrChange w:id="747" w:author="Erica Jansen" w:date="2023-03-06T11:01:00Z">
              <w:tcPr>
                <w:tcW w:w="1080" w:type="dxa"/>
                <w:tcBorders>
                  <w:top w:val="nil"/>
                  <w:left w:val="nil"/>
                  <w:bottom w:val="nil"/>
                  <w:right w:val="nil"/>
                </w:tcBorders>
                <w:shd w:val="clear" w:color="auto" w:fill="auto"/>
                <w:noWrap/>
                <w:vAlign w:val="center"/>
                <w:hideMark/>
              </w:tcPr>
            </w:tcPrChange>
          </w:tcPr>
          <w:p w14:paraId="6526D699" w14:textId="77777777" w:rsidR="009C227D" w:rsidRPr="00745665" w:rsidRDefault="009C227D" w:rsidP="00BE1BB6">
            <w:pPr>
              <w:jc w:val="center"/>
              <w:rPr>
                <w:rFonts w:eastAsia="Times New Roman"/>
                <w:sz w:val="16"/>
                <w:szCs w:val="16"/>
              </w:rPr>
            </w:pPr>
            <w:r w:rsidRPr="00745665">
              <w:rPr>
                <w:rFonts w:eastAsia="Times New Roman"/>
                <w:sz w:val="16"/>
                <w:szCs w:val="16"/>
              </w:rPr>
              <w:t>9:00 (1:42)</w:t>
            </w:r>
          </w:p>
        </w:tc>
        <w:tc>
          <w:tcPr>
            <w:tcW w:w="1440" w:type="dxa"/>
            <w:tcBorders>
              <w:top w:val="nil"/>
              <w:left w:val="nil"/>
              <w:bottom w:val="nil"/>
              <w:right w:val="nil"/>
            </w:tcBorders>
            <w:shd w:val="clear" w:color="auto" w:fill="auto"/>
            <w:noWrap/>
            <w:vAlign w:val="center"/>
            <w:hideMark/>
            <w:tcPrChange w:id="748" w:author="Erica Jansen" w:date="2023-03-06T11:01:00Z">
              <w:tcPr>
                <w:tcW w:w="1440" w:type="dxa"/>
                <w:tcBorders>
                  <w:top w:val="nil"/>
                  <w:left w:val="nil"/>
                  <w:bottom w:val="nil"/>
                  <w:right w:val="nil"/>
                </w:tcBorders>
                <w:shd w:val="clear" w:color="auto" w:fill="auto"/>
                <w:noWrap/>
                <w:vAlign w:val="center"/>
                <w:hideMark/>
              </w:tcPr>
            </w:tcPrChange>
          </w:tcPr>
          <w:p w14:paraId="1E03953C"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Change w:id="749" w:author="Erica Jansen" w:date="2023-03-06T11:01:00Z">
              <w:tcPr>
                <w:tcW w:w="1260" w:type="dxa"/>
                <w:tcBorders>
                  <w:top w:val="nil"/>
                  <w:left w:val="nil"/>
                  <w:bottom w:val="nil"/>
                  <w:right w:val="nil"/>
                </w:tcBorders>
                <w:shd w:val="clear" w:color="auto" w:fill="auto"/>
                <w:noWrap/>
                <w:vAlign w:val="center"/>
                <w:hideMark/>
              </w:tcPr>
            </w:tcPrChange>
          </w:tcPr>
          <w:p w14:paraId="0A80D69F" w14:textId="77777777" w:rsidR="009C227D" w:rsidRPr="00745665" w:rsidRDefault="009C227D" w:rsidP="00BE1BB6">
            <w:pPr>
              <w:jc w:val="center"/>
              <w:rPr>
                <w:rFonts w:eastAsia="Times New Roman"/>
                <w:sz w:val="16"/>
                <w:szCs w:val="16"/>
              </w:rPr>
            </w:pPr>
            <w:r w:rsidRPr="00745665">
              <w:rPr>
                <w:rFonts w:eastAsia="Times New Roman"/>
                <w:sz w:val="16"/>
                <w:szCs w:val="16"/>
              </w:rPr>
              <w:t>2:37 (0:03)</w:t>
            </w:r>
          </w:p>
        </w:tc>
        <w:tc>
          <w:tcPr>
            <w:tcW w:w="1530" w:type="dxa"/>
            <w:tcBorders>
              <w:top w:val="nil"/>
              <w:left w:val="nil"/>
              <w:bottom w:val="nil"/>
              <w:right w:val="nil"/>
            </w:tcBorders>
            <w:shd w:val="clear" w:color="auto" w:fill="auto"/>
            <w:noWrap/>
            <w:vAlign w:val="center"/>
            <w:hideMark/>
            <w:tcPrChange w:id="750" w:author="Erica Jansen" w:date="2023-03-06T11:01:00Z">
              <w:tcPr>
                <w:tcW w:w="1530" w:type="dxa"/>
                <w:tcBorders>
                  <w:top w:val="nil"/>
                  <w:left w:val="nil"/>
                  <w:bottom w:val="nil"/>
                  <w:right w:val="nil"/>
                </w:tcBorders>
                <w:shd w:val="clear" w:color="auto" w:fill="auto"/>
                <w:noWrap/>
                <w:vAlign w:val="center"/>
                <w:hideMark/>
              </w:tcPr>
            </w:tcPrChange>
          </w:tcPr>
          <w:p w14:paraId="0BB6519B" w14:textId="77777777" w:rsidR="009C227D" w:rsidRPr="00745665" w:rsidRDefault="009C227D" w:rsidP="00BE1BB6">
            <w:pPr>
              <w:jc w:val="center"/>
              <w:rPr>
                <w:rFonts w:eastAsia="Times New Roman"/>
                <w:sz w:val="16"/>
                <w:szCs w:val="16"/>
              </w:rPr>
            </w:pPr>
            <w:r w:rsidRPr="00745665">
              <w:rPr>
                <w:rFonts w:eastAsia="Times New Roman"/>
                <w:sz w:val="16"/>
                <w:szCs w:val="16"/>
              </w:rPr>
              <w:t>12.0 (1.93)</w:t>
            </w:r>
          </w:p>
        </w:tc>
      </w:tr>
      <w:tr w:rsidR="00AF0DB1" w:rsidRPr="00745665" w14:paraId="4FF96A3E" w14:textId="77777777" w:rsidTr="004A2A47">
        <w:trPr>
          <w:trHeight w:val="340"/>
          <w:trPrChange w:id="751"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752" w:author="Erica Jansen" w:date="2023-03-06T11:01:00Z">
              <w:tcPr>
                <w:tcW w:w="2245" w:type="dxa"/>
                <w:tcBorders>
                  <w:top w:val="nil"/>
                  <w:left w:val="nil"/>
                  <w:bottom w:val="nil"/>
                  <w:right w:val="nil"/>
                </w:tcBorders>
                <w:shd w:val="clear" w:color="auto" w:fill="auto"/>
                <w:vAlign w:val="bottom"/>
                <w:hideMark/>
              </w:tcPr>
            </w:tcPrChange>
          </w:tcPr>
          <w:p w14:paraId="05F432BB"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Change w:id="753" w:author="Erica Jansen" w:date="2023-03-06T11:01:00Z">
              <w:tcPr>
                <w:tcW w:w="1080" w:type="dxa"/>
                <w:tcBorders>
                  <w:top w:val="nil"/>
                  <w:left w:val="nil"/>
                  <w:bottom w:val="nil"/>
                  <w:right w:val="nil"/>
                </w:tcBorders>
                <w:shd w:val="clear" w:color="auto" w:fill="auto"/>
                <w:noWrap/>
                <w:vAlign w:val="center"/>
                <w:hideMark/>
              </w:tcPr>
            </w:tcPrChange>
          </w:tcPr>
          <w:p w14:paraId="044AEF67"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Change w:id="754" w:author="Erica Jansen" w:date="2023-03-06T11:01:00Z">
              <w:tcPr>
                <w:tcW w:w="1080" w:type="dxa"/>
                <w:tcBorders>
                  <w:top w:val="nil"/>
                  <w:left w:val="nil"/>
                  <w:bottom w:val="nil"/>
                  <w:right w:val="nil"/>
                </w:tcBorders>
                <w:shd w:val="clear" w:color="auto" w:fill="auto"/>
                <w:noWrap/>
                <w:vAlign w:val="bottom"/>
                <w:hideMark/>
              </w:tcPr>
            </w:tcPrChange>
          </w:tcPr>
          <w:p w14:paraId="49CEF020" w14:textId="77777777" w:rsidR="009C227D" w:rsidRPr="00745665" w:rsidRDefault="009C227D" w:rsidP="00BE1BB6">
            <w:pPr>
              <w:jc w:val="center"/>
              <w:rPr>
                <w:rFonts w:eastAsia="Times New Roman"/>
                <w:sz w:val="16"/>
                <w:szCs w:val="16"/>
              </w:rPr>
            </w:pPr>
            <w:r w:rsidRPr="00745665">
              <w:rPr>
                <w:rFonts w:eastAsia="Times New Roman"/>
                <w:sz w:val="16"/>
                <w:szCs w:val="16"/>
              </w:rPr>
              <w:t>0.35</w:t>
            </w:r>
          </w:p>
        </w:tc>
        <w:tc>
          <w:tcPr>
            <w:tcW w:w="1440" w:type="dxa"/>
            <w:tcBorders>
              <w:top w:val="nil"/>
              <w:left w:val="nil"/>
              <w:bottom w:val="nil"/>
              <w:right w:val="nil"/>
            </w:tcBorders>
            <w:shd w:val="clear" w:color="auto" w:fill="auto"/>
            <w:noWrap/>
            <w:vAlign w:val="bottom"/>
            <w:hideMark/>
            <w:tcPrChange w:id="755" w:author="Erica Jansen" w:date="2023-03-06T11:01:00Z">
              <w:tcPr>
                <w:tcW w:w="1440" w:type="dxa"/>
                <w:tcBorders>
                  <w:top w:val="nil"/>
                  <w:left w:val="nil"/>
                  <w:bottom w:val="nil"/>
                  <w:right w:val="nil"/>
                </w:tcBorders>
                <w:shd w:val="clear" w:color="auto" w:fill="auto"/>
                <w:noWrap/>
                <w:vAlign w:val="bottom"/>
                <w:hideMark/>
              </w:tcPr>
            </w:tcPrChange>
          </w:tcPr>
          <w:p w14:paraId="22DECDD3" w14:textId="77777777" w:rsidR="009C227D" w:rsidRPr="00745665" w:rsidRDefault="009C227D" w:rsidP="00BE1BB6">
            <w:pPr>
              <w:jc w:val="center"/>
              <w:rPr>
                <w:rFonts w:eastAsia="Times New Roman"/>
                <w:sz w:val="16"/>
                <w:szCs w:val="16"/>
              </w:rPr>
            </w:pPr>
            <w:r w:rsidRPr="00745665">
              <w:rPr>
                <w:rFonts w:eastAsia="Times New Roman"/>
                <w:sz w:val="16"/>
                <w:szCs w:val="16"/>
              </w:rPr>
              <w:t>0.97</w:t>
            </w:r>
          </w:p>
        </w:tc>
        <w:tc>
          <w:tcPr>
            <w:tcW w:w="1260" w:type="dxa"/>
            <w:tcBorders>
              <w:top w:val="nil"/>
              <w:left w:val="nil"/>
              <w:bottom w:val="nil"/>
              <w:right w:val="nil"/>
            </w:tcBorders>
            <w:shd w:val="clear" w:color="auto" w:fill="auto"/>
            <w:noWrap/>
            <w:vAlign w:val="bottom"/>
            <w:hideMark/>
            <w:tcPrChange w:id="756" w:author="Erica Jansen" w:date="2023-03-06T11:01:00Z">
              <w:tcPr>
                <w:tcW w:w="1260" w:type="dxa"/>
                <w:tcBorders>
                  <w:top w:val="nil"/>
                  <w:left w:val="nil"/>
                  <w:bottom w:val="nil"/>
                  <w:right w:val="nil"/>
                </w:tcBorders>
                <w:shd w:val="clear" w:color="auto" w:fill="auto"/>
                <w:noWrap/>
                <w:vAlign w:val="bottom"/>
                <w:hideMark/>
              </w:tcPr>
            </w:tcPrChange>
          </w:tcPr>
          <w:p w14:paraId="588AD518" w14:textId="77777777" w:rsidR="009C227D" w:rsidRPr="00745665" w:rsidRDefault="009C227D" w:rsidP="00BE1BB6">
            <w:pPr>
              <w:jc w:val="center"/>
              <w:rPr>
                <w:rFonts w:eastAsia="Times New Roman"/>
                <w:sz w:val="16"/>
                <w:szCs w:val="16"/>
              </w:rPr>
            </w:pPr>
            <w:r w:rsidRPr="00745665">
              <w:rPr>
                <w:rFonts w:eastAsia="Times New Roman"/>
                <w:sz w:val="16"/>
                <w:szCs w:val="16"/>
              </w:rPr>
              <w:t>0.68</w:t>
            </w:r>
          </w:p>
        </w:tc>
        <w:tc>
          <w:tcPr>
            <w:tcW w:w="1530" w:type="dxa"/>
            <w:tcBorders>
              <w:top w:val="nil"/>
              <w:left w:val="nil"/>
              <w:bottom w:val="nil"/>
              <w:right w:val="nil"/>
            </w:tcBorders>
            <w:shd w:val="clear" w:color="auto" w:fill="auto"/>
            <w:noWrap/>
            <w:vAlign w:val="bottom"/>
            <w:hideMark/>
            <w:tcPrChange w:id="757" w:author="Erica Jansen" w:date="2023-03-06T11:01:00Z">
              <w:tcPr>
                <w:tcW w:w="1530" w:type="dxa"/>
                <w:tcBorders>
                  <w:top w:val="nil"/>
                  <w:left w:val="nil"/>
                  <w:bottom w:val="nil"/>
                  <w:right w:val="nil"/>
                </w:tcBorders>
                <w:shd w:val="clear" w:color="auto" w:fill="auto"/>
                <w:noWrap/>
                <w:vAlign w:val="bottom"/>
                <w:hideMark/>
              </w:tcPr>
            </w:tcPrChange>
          </w:tcPr>
          <w:p w14:paraId="611DD175" w14:textId="77777777" w:rsidR="009C227D" w:rsidRPr="00745665" w:rsidRDefault="009C227D" w:rsidP="00BE1BB6">
            <w:pPr>
              <w:jc w:val="center"/>
              <w:rPr>
                <w:rFonts w:eastAsia="Times New Roman"/>
                <w:sz w:val="16"/>
                <w:szCs w:val="16"/>
              </w:rPr>
            </w:pPr>
            <w:r w:rsidRPr="00745665">
              <w:rPr>
                <w:rFonts w:eastAsia="Times New Roman"/>
                <w:sz w:val="16"/>
                <w:szCs w:val="16"/>
              </w:rPr>
              <w:t>0.51</w:t>
            </w:r>
          </w:p>
        </w:tc>
      </w:tr>
      <w:tr w:rsidR="00A47827" w:rsidRPr="00745665" w14:paraId="5FDB5704" w14:textId="77777777" w:rsidTr="004A2A47">
        <w:trPr>
          <w:trHeight w:val="360"/>
        </w:trPr>
        <w:tc>
          <w:tcPr>
            <w:tcW w:w="2245" w:type="dxa"/>
            <w:tcBorders>
              <w:top w:val="nil"/>
              <w:left w:val="nil"/>
              <w:bottom w:val="nil"/>
              <w:right w:val="nil"/>
            </w:tcBorders>
            <w:shd w:val="clear" w:color="000000" w:fill="FCE4D6"/>
            <w:vAlign w:val="bottom"/>
            <w:hideMark/>
          </w:tcPr>
          <w:p w14:paraId="2E6DA637" w14:textId="77777777" w:rsidR="009C227D" w:rsidRPr="00745665" w:rsidRDefault="009C227D" w:rsidP="00BE1BB6">
            <w:pPr>
              <w:rPr>
                <w:rFonts w:eastAsia="Times New Roman"/>
                <w:sz w:val="16"/>
                <w:szCs w:val="16"/>
              </w:rPr>
            </w:pPr>
            <w:r w:rsidRPr="00745665">
              <w:rPr>
                <w:rFonts w:eastAsia="Times New Roman"/>
                <w:sz w:val="16"/>
                <w:szCs w:val="16"/>
              </w:rPr>
              <w:t>Gestational Age at Delivery</w:t>
            </w:r>
          </w:p>
        </w:tc>
        <w:tc>
          <w:tcPr>
            <w:tcW w:w="1080" w:type="dxa"/>
            <w:tcBorders>
              <w:top w:val="nil"/>
              <w:left w:val="nil"/>
              <w:bottom w:val="nil"/>
              <w:right w:val="nil"/>
            </w:tcBorders>
            <w:shd w:val="clear" w:color="000000" w:fill="FCE4D6"/>
            <w:noWrap/>
            <w:vAlign w:val="center"/>
            <w:hideMark/>
          </w:tcPr>
          <w:p w14:paraId="3F8E4FB7" w14:textId="77777777" w:rsidR="009C227D" w:rsidRPr="00745665" w:rsidRDefault="009C227D" w:rsidP="00BE1BB6">
            <w:pPr>
              <w:jc w:val="center"/>
              <w:rPr>
                <w:rFonts w:eastAsia="Times New Roman"/>
                <w:i/>
                <w:iCs/>
                <w:sz w:val="16"/>
                <w:szCs w:val="16"/>
              </w:rPr>
            </w:pPr>
            <w:r w:rsidRPr="00745665">
              <w:rPr>
                <w:rFonts w:eastAsia="Times New Roman"/>
                <w:i/>
                <w:iCs/>
                <w:sz w:val="16"/>
                <w:szCs w:val="16"/>
              </w:rPr>
              <w:t> </w:t>
            </w:r>
          </w:p>
        </w:tc>
        <w:tc>
          <w:tcPr>
            <w:tcW w:w="1080" w:type="dxa"/>
            <w:tcBorders>
              <w:top w:val="nil"/>
              <w:left w:val="nil"/>
              <w:bottom w:val="nil"/>
              <w:right w:val="nil"/>
            </w:tcBorders>
            <w:shd w:val="clear" w:color="000000" w:fill="FCE4D6"/>
            <w:noWrap/>
            <w:vAlign w:val="bottom"/>
            <w:hideMark/>
          </w:tcPr>
          <w:p w14:paraId="5195011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5C588302"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4AA6DCE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7E74BF49"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524F29F6" w14:textId="77777777" w:rsidTr="004A2A47">
        <w:trPr>
          <w:trHeight w:val="340"/>
          <w:trPrChange w:id="758"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759" w:author="Erica Jansen" w:date="2023-03-06T11:01:00Z">
              <w:tcPr>
                <w:tcW w:w="2245" w:type="dxa"/>
                <w:tcBorders>
                  <w:top w:val="nil"/>
                  <w:left w:val="nil"/>
                  <w:bottom w:val="nil"/>
                  <w:right w:val="nil"/>
                </w:tcBorders>
                <w:shd w:val="clear" w:color="auto" w:fill="auto"/>
                <w:vAlign w:val="bottom"/>
                <w:hideMark/>
              </w:tcPr>
            </w:tcPrChange>
          </w:tcPr>
          <w:p w14:paraId="7CA62C43"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&lt;37 weeks</w:t>
            </w:r>
          </w:p>
        </w:tc>
        <w:tc>
          <w:tcPr>
            <w:tcW w:w="1080" w:type="dxa"/>
            <w:tcBorders>
              <w:top w:val="nil"/>
              <w:left w:val="nil"/>
              <w:bottom w:val="nil"/>
              <w:right w:val="nil"/>
            </w:tcBorders>
            <w:shd w:val="clear" w:color="auto" w:fill="auto"/>
            <w:noWrap/>
            <w:vAlign w:val="bottom"/>
            <w:hideMark/>
            <w:tcPrChange w:id="760" w:author="Erica Jansen" w:date="2023-03-06T11:01:00Z">
              <w:tcPr>
                <w:tcW w:w="1080" w:type="dxa"/>
                <w:tcBorders>
                  <w:top w:val="nil"/>
                  <w:left w:val="nil"/>
                  <w:bottom w:val="nil"/>
                  <w:right w:val="nil"/>
                </w:tcBorders>
                <w:shd w:val="clear" w:color="auto" w:fill="auto"/>
                <w:noWrap/>
                <w:vAlign w:val="bottom"/>
                <w:hideMark/>
              </w:tcPr>
            </w:tcPrChange>
          </w:tcPr>
          <w:p w14:paraId="0DFCF131" w14:textId="77777777" w:rsidR="009C227D" w:rsidRPr="00745665" w:rsidRDefault="009C227D" w:rsidP="00BE1BB6">
            <w:pPr>
              <w:jc w:val="center"/>
              <w:rPr>
                <w:rFonts w:eastAsia="Times New Roman"/>
                <w:sz w:val="16"/>
                <w:szCs w:val="16"/>
              </w:rPr>
            </w:pPr>
            <w:r w:rsidRPr="00745665">
              <w:rPr>
                <w:rFonts w:eastAsia="Times New Roman"/>
                <w:sz w:val="16"/>
                <w:szCs w:val="16"/>
              </w:rPr>
              <w:t>9</w:t>
            </w:r>
          </w:p>
        </w:tc>
        <w:tc>
          <w:tcPr>
            <w:tcW w:w="1080" w:type="dxa"/>
            <w:tcBorders>
              <w:top w:val="nil"/>
              <w:left w:val="nil"/>
              <w:bottom w:val="nil"/>
              <w:right w:val="nil"/>
            </w:tcBorders>
            <w:shd w:val="clear" w:color="auto" w:fill="auto"/>
            <w:noWrap/>
            <w:vAlign w:val="center"/>
            <w:hideMark/>
            <w:tcPrChange w:id="761" w:author="Erica Jansen" w:date="2023-03-06T11:01:00Z">
              <w:tcPr>
                <w:tcW w:w="1080" w:type="dxa"/>
                <w:tcBorders>
                  <w:top w:val="nil"/>
                  <w:left w:val="nil"/>
                  <w:bottom w:val="nil"/>
                  <w:right w:val="nil"/>
                </w:tcBorders>
                <w:shd w:val="clear" w:color="auto" w:fill="auto"/>
                <w:noWrap/>
                <w:vAlign w:val="center"/>
                <w:hideMark/>
              </w:tcPr>
            </w:tcPrChange>
          </w:tcPr>
          <w:p w14:paraId="3BBD992D" w14:textId="77777777" w:rsidR="009C227D" w:rsidRPr="00745665" w:rsidRDefault="009C227D" w:rsidP="00BE1BB6">
            <w:pPr>
              <w:jc w:val="center"/>
              <w:rPr>
                <w:rFonts w:eastAsia="Times New Roman"/>
                <w:sz w:val="16"/>
                <w:szCs w:val="16"/>
              </w:rPr>
            </w:pPr>
            <w:r w:rsidRPr="00745665">
              <w:rPr>
                <w:rFonts w:eastAsia="Times New Roman"/>
                <w:sz w:val="16"/>
                <w:szCs w:val="16"/>
              </w:rPr>
              <w:t>10:00 (0:23)</w:t>
            </w:r>
          </w:p>
        </w:tc>
        <w:tc>
          <w:tcPr>
            <w:tcW w:w="1440" w:type="dxa"/>
            <w:tcBorders>
              <w:top w:val="nil"/>
              <w:left w:val="nil"/>
              <w:bottom w:val="nil"/>
              <w:right w:val="nil"/>
            </w:tcBorders>
            <w:shd w:val="clear" w:color="auto" w:fill="auto"/>
            <w:noWrap/>
            <w:vAlign w:val="center"/>
            <w:hideMark/>
            <w:tcPrChange w:id="762" w:author="Erica Jansen" w:date="2023-03-06T11:01:00Z">
              <w:tcPr>
                <w:tcW w:w="1440" w:type="dxa"/>
                <w:tcBorders>
                  <w:top w:val="nil"/>
                  <w:left w:val="nil"/>
                  <w:bottom w:val="nil"/>
                  <w:right w:val="nil"/>
                </w:tcBorders>
                <w:shd w:val="clear" w:color="auto" w:fill="auto"/>
                <w:noWrap/>
                <w:vAlign w:val="center"/>
                <w:hideMark/>
              </w:tcPr>
            </w:tcPrChange>
          </w:tcPr>
          <w:p w14:paraId="73AA2BE9" w14:textId="77777777" w:rsidR="009C227D" w:rsidRPr="00745665" w:rsidRDefault="009C227D" w:rsidP="00BE1BB6">
            <w:pPr>
              <w:jc w:val="center"/>
              <w:rPr>
                <w:rFonts w:eastAsia="Times New Roman"/>
                <w:sz w:val="16"/>
                <w:szCs w:val="16"/>
              </w:rPr>
            </w:pPr>
            <w:r w:rsidRPr="00745665">
              <w:rPr>
                <w:rFonts w:eastAsia="Times New Roman"/>
                <w:sz w:val="16"/>
                <w:szCs w:val="16"/>
              </w:rPr>
              <w:t>21:00 (1:00)</w:t>
            </w:r>
          </w:p>
        </w:tc>
        <w:tc>
          <w:tcPr>
            <w:tcW w:w="1260" w:type="dxa"/>
            <w:tcBorders>
              <w:top w:val="nil"/>
              <w:left w:val="nil"/>
              <w:bottom w:val="nil"/>
              <w:right w:val="nil"/>
            </w:tcBorders>
            <w:shd w:val="clear" w:color="auto" w:fill="auto"/>
            <w:noWrap/>
            <w:vAlign w:val="center"/>
            <w:hideMark/>
            <w:tcPrChange w:id="763" w:author="Erica Jansen" w:date="2023-03-06T11:01:00Z">
              <w:tcPr>
                <w:tcW w:w="1260" w:type="dxa"/>
                <w:tcBorders>
                  <w:top w:val="nil"/>
                  <w:left w:val="nil"/>
                  <w:bottom w:val="nil"/>
                  <w:right w:val="nil"/>
                </w:tcBorders>
                <w:shd w:val="clear" w:color="auto" w:fill="auto"/>
                <w:noWrap/>
                <w:vAlign w:val="center"/>
                <w:hideMark/>
              </w:tcPr>
            </w:tcPrChange>
          </w:tcPr>
          <w:p w14:paraId="62637E4E" w14:textId="77777777" w:rsidR="009C227D" w:rsidRPr="00745665" w:rsidRDefault="009C227D" w:rsidP="00BE1BB6">
            <w:pPr>
              <w:jc w:val="center"/>
              <w:rPr>
                <w:rFonts w:eastAsia="Times New Roman"/>
                <w:sz w:val="16"/>
                <w:szCs w:val="16"/>
              </w:rPr>
            </w:pPr>
            <w:r w:rsidRPr="00745665">
              <w:rPr>
                <w:rFonts w:eastAsia="Times New Roman"/>
                <w:sz w:val="16"/>
                <w:szCs w:val="16"/>
              </w:rPr>
              <w:t>3:30 (0:02)</w:t>
            </w:r>
          </w:p>
        </w:tc>
        <w:tc>
          <w:tcPr>
            <w:tcW w:w="1530" w:type="dxa"/>
            <w:tcBorders>
              <w:top w:val="nil"/>
              <w:left w:val="nil"/>
              <w:bottom w:val="nil"/>
              <w:right w:val="nil"/>
            </w:tcBorders>
            <w:shd w:val="clear" w:color="auto" w:fill="auto"/>
            <w:noWrap/>
            <w:vAlign w:val="center"/>
            <w:hideMark/>
            <w:tcPrChange w:id="764" w:author="Erica Jansen" w:date="2023-03-06T11:01:00Z">
              <w:tcPr>
                <w:tcW w:w="1530" w:type="dxa"/>
                <w:tcBorders>
                  <w:top w:val="nil"/>
                  <w:left w:val="nil"/>
                  <w:bottom w:val="nil"/>
                  <w:right w:val="nil"/>
                </w:tcBorders>
                <w:shd w:val="clear" w:color="auto" w:fill="auto"/>
                <w:noWrap/>
                <w:vAlign w:val="center"/>
                <w:hideMark/>
              </w:tcPr>
            </w:tcPrChange>
          </w:tcPr>
          <w:p w14:paraId="1DF16F7F" w14:textId="77777777" w:rsidR="009C227D" w:rsidRPr="00745665" w:rsidRDefault="009C227D" w:rsidP="00BE1BB6">
            <w:pPr>
              <w:jc w:val="center"/>
              <w:rPr>
                <w:rFonts w:eastAsia="Times New Roman"/>
                <w:sz w:val="16"/>
                <w:szCs w:val="16"/>
              </w:rPr>
            </w:pPr>
            <w:r w:rsidRPr="00745665">
              <w:rPr>
                <w:rFonts w:eastAsia="Times New Roman"/>
                <w:sz w:val="16"/>
                <w:szCs w:val="16"/>
              </w:rPr>
              <w:t>13.0 (2.00)</w:t>
            </w:r>
          </w:p>
        </w:tc>
      </w:tr>
      <w:tr w:rsidR="00AF0DB1" w:rsidRPr="00745665" w14:paraId="78CB4016" w14:textId="77777777" w:rsidTr="004A2A47">
        <w:trPr>
          <w:trHeight w:val="340"/>
          <w:trPrChange w:id="765"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766" w:author="Erica Jansen" w:date="2023-03-06T11:01:00Z">
              <w:tcPr>
                <w:tcW w:w="2245" w:type="dxa"/>
                <w:tcBorders>
                  <w:top w:val="nil"/>
                  <w:left w:val="nil"/>
                  <w:bottom w:val="nil"/>
                  <w:right w:val="nil"/>
                </w:tcBorders>
                <w:shd w:val="clear" w:color="auto" w:fill="auto"/>
                <w:vAlign w:val="bottom"/>
                <w:hideMark/>
              </w:tcPr>
            </w:tcPrChange>
          </w:tcPr>
          <w:p w14:paraId="42099F8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37+ weeks</w:t>
            </w:r>
          </w:p>
        </w:tc>
        <w:tc>
          <w:tcPr>
            <w:tcW w:w="1080" w:type="dxa"/>
            <w:tcBorders>
              <w:top w:val="nil"/>
              <w:left w:val="nil"/>
              <w:bottom w:val="nil"/>
              <w:right w:val="nil"/>
            </w:tcBorders>
            <w:shd w:val="clear" w:color="auto" w:fill="auto"/>
            <w:noWrap/>
            <w:vAlign w:val="bottom"/>
            <w:hideMark/>
            <w:tcPrChange w:id="767" w:author="Erica Jansen" w:date="2023-03-06T11:01:00Z">
              <w:tcPr>
                <w:tcW w:w="1080" w:type="dxa"/>
                <w:tcBorders>
                  <w:top w:val="nil"/>
                  <w:left w:val="nil"/>
                  <w:bottom w:val="nil"/>
                  <w:right w:val="nil"/>
                </w:tcBorders>
                <w:shd w:val="clear" w:color="auto" w:fill="auto"/>
                <w:noWrap/>
                <w:vAlign w:val="bottom"/>
                <w:hideMark/>
              </w:tcPr>
            </w:tcPrChange>
          </w:tcPr>
          <w:p w14:paraId="0638E93D" w14:textId="77777777" w:rsidR="009C227D" w:rsidRPr="00745665" w:rsidRDefault="009C227D" w:rsidP="00BE1BB6">
            <w:pPr>
              <w:jc w:val="center"/>
              <w:rPr>
                <w:rFonts w:eastAsia="Times New Roman"/>
                <w:sz w:val="16"/>
                <w:szCs w:val="16"/>
              </w:rPr>
            </w:pPr>
            <w:r w:rsidRPr="00745665">
              <w:rPr>
                <w:rFonts w:eastAsia="Times New Roman"/>
                <w:sz w:val="16"/>
                <w:szCs w:val="16"/>
              </w:rPr>
              <w:t>79</w:t>
            </w:r>
          </w:p>
        </w:tc>
        <w:tc>
          <w:tcPr>
            <w:tcW w:w="1080" w:type="dxa"/>
            <w:tcBorders>
              <w:top w:val="nil"/>
              <w:left w:val="nil"/>
              <w:bottom w:val="nil"/>
              <w:right w:val="nil"/>
            </w:tcBorders>
            <w:shd w:val="clear" w:color="auto" w:fill="auto"/>
            <w:noWrap/>
            <w:vAlign w:val="center"/>
            <w:hideMark/>
            <w:tcPrChange w:id="768" w:author="Erica Jansen" w:date="2023-03-06T11:01:00Z">
              <w:tcPr>
                <w:tcW w:w="1080" w:type="dxa"/>
                <w:tcBorders>
                  <w:top w:val="nil"/>
                  <w:left w:val="nil"/>
                  <w:bottom w:val="nil"/>
                  <w:right w:val="nil"/>
                </w:tcBorders>
                <w:shd w:val="clear" w:color="auto" w:fill="auto"/>
                <w:noWrap/>
                <w:vAlign w:val="center"/>
                <w:hideMark/>
              </w:tcPr>
            </w:tcPrChange>
          </w:tcPr>
          <w:p w14:paraId="505886AD" w14:textId="77777777" w:rsidR="009C227D" w:rsidRPr="00745665" w:rsidRDefault="009C227D" w:rsidP="00BE1BB6">
            <w:pPr>
              <w:jc w:val="center"/>
              <w:rPr>
                <w:rFonts w:eastAsia="Times New Roman"/>
                <w:sz w:val="16"/>
                <w:szCs w:val="16"/>
              </w:rPr>
            </w:pPr>
            <w:r w:rsidRPr="00745665">
              <w:rPr>
                <w:rFonts w:eastAsia="Times New Roman"/>
                <w:sz w:val="16"/>
                <w:szCs w:val="16"/>
              </w:rPr>
              <w:t>8:30 (1:30)</w:t>
            </w:r>
          </w:p>
        </w:tc>
        <w:tc>
          <w:tcPr>
            <w:tcW w:w="1440" w:type="dxa"/>
            <w:tcBorders>
              <w:top w:val="nil"/>
              <w:left w:val="nil"/>
              <w:bottom w:val="nil"/>
              <w:right w:val="nil"/>
            </w:tcBorders>
            <w:shd w:val="clear" w:color="auto" w:fill="auto"/>
            <w:noWrap/>
            <w:vAlign w:val="center"/>
            <w:hideMark/>
            <w:tcPrChange w:id="769" w:author="Erica Jansen" w:date="2023-03-06T11:01:00Z">
              <w:tcPr>
                <w:tcW w:w="1440" w:type="dxa"/>
                <w:tcBorders>
                  <w:top w:val="nil"/>
                  <w:left w:val="nil"/>
                  <w:bottom w:val="nil"/>
                  <w:right w:val="nil"/>
                </w:tcBorders>
                <w:shd w:val="clear" w:color="auto" w:fill="auto"/>
                <w:noWrap/>
                <w:vAlign w:val="center"/>
                <w:hideMark/>
              </w:tcPr>
            </w:tcPrChange>
          </w:tcPr>
          <w:p w14:paraId="6F33798E" w14:textId="77777777" w:rsidR="009C227D" w:rsidRPr="00745665" w:rsidRDefault="009C227D" w:rsidP="00BE1BB6">
            <w:pPr>
              <w:jc w:val="center"/>
              <w:rPr>
                <w:rFonts w:eastAsia="Times New Roman"/>
                <w:sz w:val="16"/>
                <w:szCs w:val="16"/>
              </w:rPr>
            </w:pPr>
            <w:r w:rsidRPr="00745665">
              <w:rPr>
                <w:rFonts w:eastAsia="Times New Roman"/>
                <w:sz w:val="16"/>
                <w:szCs w:val="16"/>
              </w:rPr>
              <w:t>21:00 (1:52)</w:t>
            </w:r>
          </w:p>
        </w:tc>
        <w:tc>
          <w:tcPr>
            <w:tcW w:w="1260" w:type="dxa"/>
            <w:tcBorders>
              <w:top w:val="nil"/>
              <w:left w:val="nil"/>
              <w:bottom w:val="nil"/>
              <w:right w:val="nil"/>
            </w:tcBorders>
            <w:shd w:val="clear" w:color="auto" w:fill="auto"/>
            <w:noWrap/>
            <w:vAlign w:val="center"/>
            <w:hideMark/>
            <w:tcPrChange w:id="770" w:author="Erica Jansen" w:date="2023-03-06T11:01:00Z">
              <w:tcPr>
                <w:tcW w:w="1260" w:type="dxa"/>
                <w:tcBorders>
                  <w:top w:val="nil"/>
                  <w:left w:val="nil"/>
                  <w:bottom w:val="nil"/>
                  <w:right w:val="nil"/>
                </w:tcBorders>
                <w:shd w:val="clear" w:color="auto" w:fill="auto"/>
                <w:noWrap/>
                <w:vAlign w:val="center"/>
                <w:hideMark/>
              </w:tcPr>
            </w:tcPrChange>
          </w:tcPr>
          <w:p w14:paraId="24CB2D35" w14:textId="77777777" w:rsidR="009C227D" w:rsidRPr="00745665" w:rsidRDefault="009C227D" w:rsidP="00BE1BB6">
            <w:pPr>
              <w:jc w:val="center"/>
              <w:rPr>
                <w:rFonts w:eastAsia="Times New Roman"/>
                <w:sz w:val="16"/>
                <w:szCs w:val="16"/>
              </w:rPr>
            </w:pPr>
            <w:r w:rsidRPr="00745665">
              <w:rPr>
                <w:rFonts w:eastAsia="Times New Roman"/>
                <w:sz w:val="16"/>
                <w:szCs w:val="16"/>
              </w:rPr>
              <w:t>2:33 (0:03)</w:t>
            </w:r>
          </w:p>
        </w:tc>
        <w:tc>
          <w:tcPr>
            <w:tcW w:w="1530" w:type="dxa"/>
            <w:tcBorders>
              <w:top w:val="nil"/>
              <w:left w:val="nil"/>
              <w:bottom w:val="nil"/>
              <w:right w:val="nil"/>
            </w:tcBorders>
            <w:shd w:val="clear" w:color="auto" w:fill="auto"/>
            <w:noWrap/>
            <w:vAlign w:val="center"/>
            <w:hideMark/>
            <w:tcPrChange w:id="771" w:author="Erica Jansen" w:date="2023-03-06T11:01:00Z">
              <w:tcPr>
                <w:tcW w:w="1530" w:type="dxa"/>
                <w:tcBorders>
                  <w:top w:val="nil"/>
                  <w:left w:val="nil"/>
                  <w:bottom w:val="nil"/>
                  <w:right w:val="nil"/>
                </w:tcBorders>
                <w:shd w:val="clear" w:color="auto" w:fill="auto"/>
                <w:noWrap/>
                <w:vAlign w:val="center"/>
                <w:hideMark/>
              </w:tcPr>
            </w:tcPrChange>
          </w:tcPr>
          <w:p w14:paraId="2191FE08"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2C146305" w14:textId="77777777" w:rsidTr="004A2A47">
        <w:trPr>
          <w:trHeight w:val="340"/>
          <w:trPrChange w:id="772"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773" w:author="Erica Jansen" w:date="2023-03-06T11:01:00Z">
              <w:tcPr>
                <w:tcW w:w="2245" w:type="dxa"/>
                <w:tcBorders>
                  <w:top w:val="nil"/>
                  <w:left w:val="nil"/>
                  <w:bottom w:val="nil"/>
                  <w:right w:val="nil"/>
                </w:tcBorders>
                <w:shd w:val="clear" w:color="auto" w:fill="auto"/>
                <w:vAlign w:val="bottom"/>
                <w:hideMark/>
              </w:tcPr>
            </w:tcPrChange>
          </w:tcPr>
          <w:p w14:paraId="28667B43"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Change w:id="774" w:author="Erica Jansen" w:date="2023-03-06T11:01:00Z">
              <w:tcPr>
                <w:tcW w:w="1080" w:type="dxa"/>
                <w:tcBorders>
                  <w:top w:val="nil"/>
                  <w:left w:val="nil"/>
                  <w:bottom w:val="nil"/>
                  <w:right w:val="nil"/>
                </w:tcBorders>
                <w:shd w:val="clear" w:color="auto" w:fill="auto"/>
                <w:noWrap/>
                <w:vAlign w:val="bottom"/>
                <w:hideMark/>
              </w:tcPr>
            </w:tcPrChange>
          </w:tcPr>
          <w:p w14:paraId="7E938923"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Change w:id="775" w:author="Erica Jansen" w:date="2023-03-06T11:01:00Z">
              <w:tcPr>
                <w:tcW w:w="1080" w:type="dxa"/>
                <w:tcBorders>
                  <w:top w:val="nil"/>
                  <w:left w:val="nil"/>
                  <w:bottom w:val="nil"/>
                  <w:right w:val="nil"/>
                </w:tcBorders>
                <w:shd w:val="clear" w:color="auto" w:fill="auto"/>
                <w:noWrap/>
                <w:vAlign w:val="bottom"/>
                <w:hideMark/>
              </w:tcPr>
            </w:tcPrChange>
          </w:tcPr>
          <w:p w14:paraId="7D00EEB6"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0.006</w:t>
            </w:r>
          </w:p>
        </w:tc>
        <w:tc>
          <w:tcPr>
            <w:tcW w:w="1440" w:type="dxa"/>
            <w:tcBorders>
              <w:top w:val="nil"/>
              <w:left w:val="nil"/>
              <w:bottom w:val="nil"/>
              <w:right w:val="nil"/>
            </w:tcBorders>
            <w:shd w:val="clear" w:color="auto" w:fill="auto"/>
            <w:noWrap/>
            <w:vAlign w:val="bottom"/>
            <w:hideMark/>
            <w:tcPrChange w:id="776" w:author="Erica Jansen" w:date="2023-03-06T11:01:00Z">
              <w:tcPr>
                <w:tcW w:w="1440" w:type="dxa"/>
                <w:tcBorders>
                  <w:top w:val="nil"/>
                  <w:left w:val="nil"/>
                  <w:bottom w:val="nil"/>
                  <w:right w:val="nil"/>
                </w:tcBorders>
                <w:shd w:val="clear" w:color="auto" w:fill="auto"/>
                <w:noWrap/>
                <w:vAlign w:val="bottom"/>
                <w:hideMark/>
              </w:tcPr>
            </w:tcPrChange>
          </w:tcPr>
          <w:p w14:paraId="27D2A4A5" w14:textId="77777777" w:rsidR="009C227D" w:rsidRPr="00745665" w:rsidRDefault="009C227D" w:rsidP="00BE1BB6">
            <w:pPr>
              <w:jc w:val="center"/>
              <w:rPr>
                <w:rFonts w:eastAsia="Times New Roman"/>
                <w:sz w:val="16"/>
                <w:szCs w:val="16"/>
              </w:rPr>
            </w:pPr>
            <w:r w:rsidRPr="00745665">
              <w:rPr>
                <w:rFonts w:eastAsia="Times New Roman"/>
                <w:sz w:val="16"/>
                <w:szCs w:val="16"/>
              </w:rPr>
              <w:t>0.96</w:t>
            </w:r>
          </w:p>
        </w:tc>
        <w:tc>
          <w:tcPr>
            <w:tcW w:w="1260" w:type="dxa"/>
            <w:tcBorders>
              <w:top w:val="nil"/>
              <w:left w:val="nil"/>
              <w:bottom w:val="nil"/>
              <w:right w:val="nil"/>
            </w:tcBorders>
            <w:shd w:val="clear" w:color="auto" w:fill="auto"/>
            <w:noWrap/>
            <w:vAlign w:val="bottom"/>
            <w:hideMark/>
            <w:tcPrChange w:id="777" w:author="Erica Jansen" w:date="2023-03-06T11:01:00Z">
              <w:tcPr>
                <w:tcW w:w="1260" w:type="dxa"/>
                <w:tcBorders>
                  <w:top w:val="nil"/>
                  <w:left w:val="nil"/>
                  <w:bottom w:val="nil"/>
                  <w:right w:val="nil"/>
                </w:tcBorders>
                <w:shd w:val="clear" w:color="auto" w:fill="auto"/>
                <w:noWrap/>
                <w:vAlign w:val="bottom"/>
                <w:hideMark/>
              </w:tcPr>
            </w:tcPrChange>
          </w:tcPr>
          <w:p w14:paraId="57031067" w14:textId="77777777" w:rsidR="009C227D" w:rsidRPr="00745665" w:rsidRDefault="009C227D" w:rsidP="00BE1BB6">
            <w:pPr>
              <w:jc w:val="center"/>
              <w:rPr>
                <w:rFonts w:eastAsia="Times New Roman"/>
                <w:sz w:val="16"/>
                <w:szCs w:val="16"/>
              </w:rPr>
            </w:pPr>
            <w:r w:rsidRPr="00745665">
              <w:rPr>
                <w:rFonts w:eastAsia="Times New Roman"/>
                <w:sz w:val="16"/>
                <w:szCs w:val="16"/>
              </w:rPr>
              <w:t>0.06</w:t>
            </w:r>
          </w:p>
        </w:tc>
        <w:tc>
          <w:tcPr>
            <w:tcW w:w="1530" w:type="dxa"/>
            <w:tcBorders>
              <w:top w:val="nil"/>
              <w:left w:val="nil"/>
              <w:bottom w:val="nil"/>
              <w:right w:val="nil"/>
            </w:tcBorders>
            <w:shd w:val="clear" w:color="auto" w:fill="auto"/>
            <w:noWrap/>
            <w:vAlign w:val="bottom"/>
            <w:hideMark/>
            <w:tcPrChange w:id="778" w:author="Erica Jansen" w:date="2023-03-06T11:01:00Z">
              <w:tcPr>
                <w:tcW w:w="1530" w:type="dxa"/>
                <w:tcBorders>
                  <w:top w:val="nil"/>
                  <w:left w:val="nil"/>
                  <w:bottom w:val="nil"/>
                  <w:right w:val="nil"/>
                </w:tcBorders>
                <w:shd w:val="clear" w:color="auto" w:fill="auto"/>
                <w:noWrap/>
                <w:vAlign w:val="bottom"/>
                <w:hideMark/>
              </w:tcPr>
            </w:tcPrChange>
          </w:tcPr>
          <w:p w14:paraId="2B991DAE" w14:textId="77777777" w:rsidR="009C227D" w:rsidRPr="00745665" w:rsidRDefault="009C227D" w:rsidP="00BE1BB6">
            <w:pPr>
              <w:jc w:val="center"/>
              <w:rPr>
                <w:rFonts w:eastAsia="Times New Roman"/>
                <w:sz w:val="16"/>
                <w:szCs w:val="16"/>
              </w:rPr>
            </w:pPr>
            <w:r w:rsidRPr="00745665">
              <w:rPr>
                <w:rFonts w:eastAsia="Times New Roman"/>
                <w:sz w:val="16"/>
                <w:szCs w:val="16"/>
              </w:rPr>
              <w:t>0.072</w:t>
            </w:r>
          </w:p>
        </w:tc>
      </w:tr>
      <w:tr w:rsidR="00A47827" w:rsidRPr="00745665" w14:paraId="7096ED68" w14:textId="77777777" w:rsidTr="004A2A47">
        <w:trPr>
          <w:trHeight w:val="340"/>
        </w:trPr>
        <w:tc>
          <w:tcPr>
            <w:tcW w:w="2245" w:type="dxa"/>
            <w:tcBorders>
              <w:top w:val="nil"/>
              <w:left w:val="nil"/>
              <w:bottom w:val="nil"/>
              <w:right w:val="nil"/>
            </w:tcBorders>
            <w:shd w:val="clear" w:color="000000" w:fill="FCE4D6"/>
            <w:vAlign w:val="bottom"/>
            <w:hideMark/>
          </w:tcPr>
          <w:p w14:paraId="2527833F" w14:textId="77777777" w:rsidR="009C227D" w:rsidRPr="00745665" w:rsidRDefault="009C227D" w:rsidP="00BE1BB6">
            <w:pPr>
              <w:rPr>
                <w:rFonts w:eastAsia="Times New Roman"/>
                <w:sz w:val="16"/>
                <w:szCs w:val="16"/>
              </w:rPr>
            </w:pPr>
            <w:r w:rsidRPr="00745665">
              <w:rPr>
                <w:rFonts w:eastAsia="Times New Roman"/>
                <w:sz w:val="16"/>
                <w:szCs w:val="16"/>
              </w:rPr>
              <w:t>Infant Sex at Birth</w:t>
            </w:r>
          </w:p>
        </w:tc>
        <w:tc>
          <w:tcPr>
            <w:tcW w:w="1080" w:type="dxa"/>
            <w:tcBorders>
              <w:top w:val="nil"/>
              <w:left w:val="nil"/>
              <w:bottom w:val="nil"/>
              <w:right w:val="nil"/>
            </w:tcBorders>
            <w:shd w:val="clear" w:color="000000" w:fill="FCE4D6"/>
            <w:noWrap/>
            <w:vAlign w:val="center"/>
            <w:hideMark/>
          </w:tcPr>
          <w:p w14:paraId="77E2C5D9" w14:textId="77777777" w:rsidR="009C227D" w:rsidRPr="00745665" w:rsidRDefault="009C227D" w:rsidP="00BE1BB6">
            <w:pPr>
              <w:jc w:val="center"/>
              <w:rPr>
                <w:rFonts w:eastAsia="Times New Roman"/>
                <w:i/>
                <w:iCs/>
                <w:sz w:val="16"/>
                <w:szCs w:val="16"/>
              </w:rPr>
            </w:pPr>
            <w:r w:rsidRPr="00745665">
              <w:rPr>
                <w:rFonts w:eastAsia="Times New Roman"/>
                <w:i/>
                <w:iCs/>
                <w:sz w:val="16"/>
                <w:szCs w:val="16"/>
              </w:rPr>
              <w:t> </w:t>
            </w:r>
          </w:p>
        </w:tc>
        <w:tc>
          <w:tcPr>
            <w:tcW w:w="1080" w:type="dxa"/>
            <w:tcBorders>
              <w:top w:val="nil"/>
              <w:left w:val="nil"/>
              <w:bottom w:val="nil"/>
              <w:right w:val="nil"/>
            </w:tcBorders>
            <w:shd w:val="clear" w:color="000000" w:fill="FCE4D6"/>
            <w:noWrap/>
            <w:vAlign w:val="bottom"/>
            <w:hideMark/>
          </w:tcPr>
          <w:p w14:paraId="51CD1E5A"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45123AB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764288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08744C11"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7C8214C9" w14:textId="77777777" w:rsidTr="004A2A47">
        <w:trPr>
          <w:trHeight w:val="340"/>
          <w:trPrChange w:id="779"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780" w:author="Erica Jansen" w:date="2023-03-06T11:01:00Z">
              <w:tcPr>
                <w:tcW w:w="2245" w:type="dxa"/>
                <w:tcBorders>
                  <w:top w:val="nil"/>
                  <w:left w:val="nil"/>
                  <w:bottom w:val="nil"/>
                  <w:right w:val="nil"/>
                </w:tcBorders>
                <w:shd w:val="clear" w:color="auto" w:fill="auto"/>
                <w:vAlign w:val="bottom"/>
                <w:hideMark/>
              </w:tcPr>
            </w:tcPrChange>
          </w:tcPr>
          <w:p w14:paraId="691EA8B0"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Male</w:t>
            </w:r>
          </w:p>
        </w:tc>
        <w:tc>
          <w:tcPr>
            <w:tcW w:w="1080" w:type="dxa"/>
            <w:tcBorders>
              <w:top w:val="nil"/>
              <w:left w:val="nil"/>
              <w:bottom w:val="nil"/>
              <w:right w:val="nil"/>
            </w:tcBorders>
            <w:shd w:val="clear" w:color="auto" w:fill="auto"/>
            <w:noWrap/>
            <w:vAlign w:val="bottom"/>
            <w:hideMark/>
            <w:tcPrChange w:id="781" w:author="Erica Jansen" w:date="2023-03-06T11:01:00Z">
              <w:tcPr>
                <w:tcW w:w="1080" w:type="dxa"/>
                <w:tcBorders>
                  <w:top w:val="nil"/>
                  <w:left w:val="nil"/>
                  <w:bottom w:val="nil"/>
                  <w:right w:val="nil"/>
                </w:tcBorders>
                <w:shd w:val="clear" w:color="auto" w:fill="auto"/>
                <w:noWrap/>
                <w:vAlign w:val="bottom"/>
                <w:hideMark/>
              </w:tcPr>
            </w:tcPrChange>
          </w:tcPr>
          <w:p w14:paraId="583A5628" w14:textId="77777777" w:rsidR="009C227D" w:rsidRPr="00745665" w:rsidRDefault="009C227D" w:rsidP="00BE1BB6">
            <w:pPr>
              <w:jc w:val="center"/>
              <w:rPr>
                <w:rFonts w:eastAsia="Times New Roman"/>
                <w:sz w:val="16"/>
                <w:szCs w:val="16"/>
              </w:rPr>
            </w:pPr>
            <w:r w:rsidRPr="00745665">
              <w:rPr>
                <w:rFonts w:eastAsia="Times New Roman"/>
                <w:sz w:val="16"/>
                <w:szCs w:val="16"/>
              </w:rPr>
              <w:t>54</w:t>
            </w:r>
          </w:p>
        </w:tc>
        <w:tc>
          <w:tcPr>
            <w:tcW w:w="1080" w:type="dxa"/>
            <w:tcBorders>
              <w:top w:val="nil"/>
              <w:left w:val="nil"/>
              <w:bottom w:val="nil"/>
              <w:right w:val="nil"/>
            </w:tcBorders>
            <w:shd w:val="clear" w:color="auto" w:fill="auto"/>
            <w:noWrap/>
            <w:vAlign w:val="bottom"/>
            <w:hideMark/>
            <w:tcPrChange w:id="782" w:author="Erica Jansen" w:date="2023-03-06T11:01:00Z">
              <w:tcPr>
                <w:tcW w:w="1080" w:type="dxa"/>
                <w:tcBorders>
                  <w:top w:val="nil"/>
                  <w:left w:val="nil"/>
                  <w:bottom w:val="nil"/>
                  <w:right w:val="nil"/>
                </w:tcBorders>
                <w:shd w:val="clear" w:color="auto" w:fill="auto"/>
                <w:noWrap/>
                <w:vAlign w:val="bottom"/>
                <w:hideMark/>
              </w:tcPr>
            </w:tcPrChange>
          </w:tcPr>
          <w:p w14:paraId="51081DCA"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bottom"/>
            <w:hideMark/>
            <w:tcPrChange w:id="783" w:author="Erica Jansen" w:date="2023-03-06T11:01:00Z">
              <w:tcPr>
                <w:tcW w:w="1440" w:type="dxa"/>
                <w:tcBorders>
                  <w:top w:val="nil"/>
                  <w:left w:val="nil"/>
                  <w:bottom w:val="nil"/>
                  <w:right w:val="nil"/>
                </w:tcBorders>
                <w:shd w:val="clear" w:color="auto" w:fill="auto"/>
                <w:noWrap/>
                <w:vAlign w:val="bottom"/>
                <w:hideMark/>
              </w:tcPr>
            </w:tcPrChange>
          </w:tcPr>
          <w:p w14:paraId="3F6B9F61" w14:textId="77777777" w:rsidR="009C227D" w:rsidRPr="00745665" w:rsidRDefault="009C227D" w:rsidP="00BE1BB6">
            <w:pPr>
              <w:jc w:val="center"/>
              <w:rPr>
                <w:rFonts w:eastAsia="Times New Roman"/>
                <w:sz w:val="16"/>
                <w:szCs w:val="16"/>
              </w:rPr>
            </w:pPr>
            <w:r w:rsidRPr="00745665">
              <w:rPr>
                <w:rFonts w:eastAsia="Times New Roman"/>
                <w:sz w:val="16"/>
                <w:szCs w:val="16"/>
              </w:rPr>
              <w:t>20:55 (1:30)</w:t>
            </w:r>
          </w:p>
        </w:tc>
        <w:tc>
          <w:tcPr>
            <w:tcW w:w="1260" w:type="dxa"/>
            <w:tcBorders>
              <w:top w:val="nil"/>
              <w:left w:val="nil"/>
              <w:bottom w:val="nil"/>
              <w:right w:val="nil"/>
            </w:tcBorders>
            <w:shd w:val="clear" w:color="auto" w:fill="auto"/>
            <w:noWrap/>
            <w:vAlign w:val="bottom"/>
            <w:hideMark/>
            <w:tcPrChange w:id="784" w:author="Erica Jansen" w:date="2023-03-06T11:01:00Z">
              <w:tcPr>
                <w:tcW w:w="1260" w:type="dxa"/>
                <w:tcBorders>
                  <w:top w:val="nil"/>
                  <w:left w:val="nil"/>
                  <w:bottom w:val="nil"/>
                  <w:right w:val="nil"/>
                </w:tcBorders>
                <w:shd w:val="clear" w:color="auto" w:fill="auto"/>
                <w:noWrap/>
                <w:vAlign w:val="bottom"/>
                <w:hideMark/>
              </w:tcPr>
            </w:tcPrChange>
          </w:tcPr>
          <w:p w14:paraId="1ECE33A4" w14:textId="77777777" w:rsidR="009C227D" w:rsidRPr="00745665" w:rsidRDefault="009C227D" w:rsidP="00BE1BB6">
            <w:pPr>
              <w:jc w:val="center"/>
              <w:rPr>
                <w:rFonts w:eastAsia="Times New Roman"/>
                <w:sz w:val="16"/>
                <w:szCs w:val="16"/>
              </w:rPr>
            </w:pPr>
            <w:r w:rsidRPr="00745665">
              <w:rPr>
                <w:rFonts w:eastAsia="Times New Roman"/>
                <w:sz w:val="16"/>
                <w:szCs w:val="16"/>
              </w:rPr>
              <w:t>2:31 (0:03)</w:t>
            </w:r>
          </w:p>
        </w:tc>
        <w:tc>
          <w:tcPr>
            <w:tcW w:w="1530" w:type="dxa"/>
            <w:tcBorders>
              <w:top w:val="nil"/>
              <w:left w:val="nil"/>
              <w:bottom w:val="nil"/>
              <w:right w:val="nil"/>
            </w:tcBorders>
            <w:shd w:val="clear" w:color="auto" w:fill="auto"/>
            <w:noWrap/>
            <w:vAlign w:val="bottom"/>
            <w:hideMark/>
            <w:tcPrChange w:id="785" w:author="Erica Jansen" w:date="2023-03-06T11:01:00Z">
              <w:tcPr>
                <w:tcW w:w="1530" w:type="dxa"/>
                <w:tcBorders>
                  <w:top w:val="nil"/>
                  <w:left w:val="nil"/>
                  <w:bottom w:val="nil"/>
                  <w:right w:val="nil"/>
                </w:tcBorders>
                <w:shd w:val="clear" w:color="auto" w:fill="auto"/>
                <w:noWrap/>
                <w:vAlign w:val="bottom"/>
                <w:hideMark/>
              </w:tcPr>
            </w:tcPrChange>
          </w:tcPr>
          <w:p w14:paraId="679FE787" w14:textId="77777777" w:rsidR="009C227D" w:rsidRPr="00745665" w:rsidRDefault="009C227D" w:rsidP="00BE1BB6">
            <w:pPr>
              <w:jc w:val="center"/>
              <w:rPr>
                <w:rFonts w:eastAsia="Times New Roman"/>
                <w:sz w:val="16"/>
                <w:szCs w:val="16"/>
              </w:rPr>
            </w:pPr>
            <w:r w:rsidRPr="00745665">
              <w:rPr>
                <w:rFonts w:eastAsia="Times New Roman"/>
                <w:sz w:val="16"/>
                <w:szCs w:val="16"/>
              </w:rPr>
              <w:t>12.0 (1.50)</w:t>
            </w:r>
          </w:p>
        </w:tc>
      </w:tr>
      <w:tr w:rsidR="00AF0DB1" w:rsidRPr="00745665" w14:paraId="56530B49" w14:textId="77777777" w:rsidTr="004A2A47">
        <w:trPr>
          <w:trHeight w:val="340"/>
          <w:trPrChange w:id="786" w:author="Erica Jansen" w:date="2023-03-06T11:01:00Z">
            <w:trPr>
              <w:gridAfter w:val="0"/>
              <w:wAfter w:w="2839" w:type="dxa"/>
              <w:trHeight w:val="340"/>
            </w:trPr>
          </w:trPrChange>
        </w:trPr>
        <w:tc>
          <w:tcPr>
            <w:tcW w:w="2245" w:type="dxa"/>
            <w:tcBorders>
              <w:top w:val="nil"/>
              <w:left w:val="nil"/>
              <w:bottom w:val="nil"/>
              <w:right w:val="nil"/>
            </w:tcBorders>
            <w:shd w:val="clear" w:color="auto" w:fill="auto"/>
            <w:vAlign w:val="bottom"/>
            <w:hideMark/>
            <w:tcPrChange w:id="787" w:author="Erica Jansen" w:date="2023-03-06T11:01:00Z">
              <w:tcPr>
                <w:tcW w:w="2245" w:type="dxa"/>
                <w:tcBorders>
                  <w:top w:val="nil"/>
                  <w:left w:val="nil"/>
                  <w:bottom w:val="nil"/>
                  <w:right w:val="nil"/>
                </w:tcBorders>
                <w:shd w:val="clear" w:color="auto" w:fill="auto"/>
                <w:vAlign w:val="bottom"/>
                <w:hideMark/>
              </w:tcPr>
            </w:tcPrChange>
          </w:tcPr>
          <w:p w14:paraId="25644EB2"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Female</w:t>
            </w:r>
          </w:p>
        </w:tc>
        <w:tc>
          <w:tcPr>
            <w:tcW w:w="1080" w:type="dxa"/>
            <w:tcBorders>
              <w:top w:val="nil"/>
              <w:left w:val="nil"/>
              <w:bottom w:val="nil"/>
              <w:right w:val="nil"/>
            </w:tcBorders>
            <w:shd w:val="clear" w:color="auto" w:fill="auto"/>
            <w:noWrap/>
            <w:vAlign w:val="bottom"/>
            <w:hideMark/>
            <w:tcPrChange w:id="788" w:author="Erica Jansen" w:date="2023-03-06T11:01:00Z">
              <w:tcPr>
                <w:tcW w:w="1080" w:type="dxa"/>
                <w:tcBorders>
                  <w:top w:val="nil"/>
                  <w:left w:val="nil"/>
                  <w:bottom w:val="nil"/>
                  <w:right w:val="nil"/>
                </w:tcBorders>
                <w:shd w:val="clear" w:color="auto" w:fill="auto"/>
                <w:noWrap/>
                <w:vAlign w:val="bottom"/>
                <w:hideMark/>
              </w:tcPr>
            </w:tcPrChange>
          </w:tcPr>
          <w:p w14:paraId="142BB6E4" w14:textId="77777777" w:rsidR="009C227D" w:rsidRPr="00745665" w:rsidRDefault="009C227D" w:rsidP="00BE1BB6">
            <w:pPr>
              <w:jc w:val="center"/>
              <w:rPr>
                <w:rFonts w:eastAsia="Times New Roman"/>
                <w:sz w:val="16"/>
                <w:szCs w:val="16"/>
              </w:rPr>
            </w:pPr>
            <w:r w:rsidRPr="00745665">
              <w:rPr>
                <w:rFonts w:eastAsia="Times New Roman"/>
                <w:sz w:val="16"/>
                <w:szCs w:val="16"/>
              </w:rPr>
              <w:t>33</w:t>
            </w:r>
          </w:p>
        </w:tc>
        <w:tc>
          <w:tcPr>
            <w:tcW w:w="1080" w:type="dxa"/>
            <w:tcBorders>
              <w:top w:val="nil"/>
              <w:left w:val="nil"/>
              <w:bottom w:val="nil"/>
              <w:right w:val="nil"/>
            </w:tcBorders>
            <w:shd w:val="clear" w:color="auto" w:fill="auto"/>
            <w:noWrap/>
            <w:vAlign w:val="bottom"/>
            <w:hideMark/>
            <w:tcPrChange w:id="789" w:author="Erica Jansen" w:date="2023-03-06T11:01:00Z">
              <w:tcPr>
                <w:tcW w:w="1080" w:type="dxa"/>
                <w:tcBorders>
                  <w:top w:val="nil"/>
                  <w:left w:val="nil"/>
                  <w:bottom w:val="nil"/>
                  <w:right w:val="nil"/>
                </w:tcBorders>
                <w:shd w:val="clear" w:color="auto" w:fill="auto"/>
                <w:noWrap/>
                <w:vAlign w:val="bottom"/>
                <w:hideMark/>
              </w:tcPr>
            </w:tcPrChange>
          </w:tcPr>
          <w:p w14:paraId="6C141374" w14:textId="77777777" w:rsidR="009C227D" w:rsidRPr="00745665" w:rsidRDefault="009C227D" w:rsidP="00BE1BB6">
            <w:pPr>
              <w:jc w:val="center"/>
              <w:rPr>
                <w:rFonts w:eastAsia="Times New Roman"/>
                <w:sz w:val="16"/>
                <w:szCs w:val="16"/>
              </w:rPr>
            </w:pPr>
            <w:r w:rsidRPr="00745665">
              <w:rPr>
                <w:rFonts w:eastAsia="Times New Roman"/>
                <w:sz w:val="16"/>
                <w:szCs w:val="16"/>
              </w:rPr>
              <w:t>9:00 (1:30)</w:t>
            </w:r>
          </w:p>
        </w:tc>
        <w:tc>
          <w:tcPr>
            <w:tcW w:w="1440" w:type="dxa"/>
            <w:tcBorders>
              <w:top w:val="nil"/>
              <w:left w:val="nil"/>
              <w:bottom w:val="nil"/>
              <w:right w:val="nil"/>
            </w:tcBorders>
            <w:shd w:val="clear" w:color="auto" w:fill="auto"/>
            <w:noWrap/>
            <w:vAlign w:val="bottom"/>
            <w:hideMark/>
            <w:tcPrChange w:id="790" w:author="Erica Jansen" w:date="2023-03-06T11:01:00Z">
              <w:tcPr>
                <w:tcW w:w="1440" w:type="dxa"/>
                <w:tcBorders>
                  <w:top w:val="nil"/>
                  <w:left w:val="nil"/>
                  <w:bottom w:val="nil"/>
                  <w:right w:val="nil"/>
                </w:tcBorders>
                <w:shd w:val="clear" w:color="auto" w:fill="auto"/>
                <w:noWrap/>
                <w:vAlign w:val="bottom"/>
                <w:hideMark/>
              </w:tcPr>
            </w:tcPrChange>
          </w:tcPr>
          <w:p w14:paraId="593B460B"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bottom"/>
            <w:hideMark/>
            <w:tcPrChange w:id="791" w:author="Erica Jansen" w:date="2023-03-06T11:01:00Z">
              <w:tcPr>
                <w:tcW w:w="1260" w:type="dxa"/>
                <w:tcBorders>
                  <w:top w:val="nil"/>
                  <w:left w:val="nil"/>
                  <w:bottom w:val="nil"/>
                  <w:right w:val="nil"/>
                </w:tcBorders>
                <w:shd w:val="clear" w:color="auto" w:fill="auto"/>
                <w:noWrap/>
                <w:vAlign w:val="bottom"/>
                <w:hideMark/>
              </w:tcPr>
            </w:tcPrChange>
          </w:tcPr>
          <w:p w14:paraId="51FB0C68" w14:textId="77777777" w:rsidR="009C227D" w:rsidRPr="00745665" w:rsidRDefault="009C227D" w:rsidP="00BE1BB6">
            <w:pPr>
              <w:jc w:val="center"/>
              <w:rPr>
                <w:rFonts w:eastAsia="Times New Roman"/>
                <w:sz w:val="16"/>
                <w:szCs w:val="16"/>
              </w:rPr>
            </w:pPr>
            <w:r w:rsidRPr="00745665">
              <w:rPr>
                <w:rFonts w:eastAsia="Times New Roman"/>
                <w:sz w:val="16"/>
                <w:szCs w:val="16"/>
              </w:rPr>
              <w:t>3:00 (0:02)</w:t>
            </w:r>
          </w:p>
        </w:tc>
        <w:tc>
          <w:tcPr>
            <w:tcW w:w="1530" w:type="dxa"/>
            <w:tcBorders>
              <w:top w:val="nil"/>
              <w:left w:val="nil"/>
              <w:bottom w:val="nil"/>
              <w:right w:val="nil"/>
            </w:tcBorders>
            <w:shd w:val="clear" w:color="auto" w:fill="auto"/>
            <w:noWrap/>
            <w:vAlign w:val="bottom"/>
            <w:hideMark/>
            <w:tcPrChange w:id="792" w:author="Erica Jansen" w:date="2023-03-06T11:01:00Z">
              <w:tcPr>
                <w:tcW w:w="1530" w:type="dxa"/>
                <w:tcBorders>
                  <w:top w:val="nil"/>
                  <w:left w:val="nil"/>
                  <w:bottom w:val="nil"/>
                  <w:right w:val="nil"/>
                </w:tcBorders>
                <w:shd w:val="clear" w:color="auto" w:fill="auto"/>
                <w:noWrap/>
                <w:vAlign w:val="bottom"/>
                <w:hideMark/>
              </w:tcPr>
            </w:tcPrChange>
          </w:tcPr>
          <w:p w14:paraId="2717C7A7" w14:textId="77777777" w:rsidR="009C227D" w:rsidRPr="00745665" w:rsidRDefault="009C227D" w:rsidP="00BE1BB6">
            <w:pPr>
              <w:jc w:val="center"/>
              <w:rPr>
                <w:rFonts w:eastAsia="Times New Roman"/>
                <w:sz w:val="16"/>
                <w:szCs w:val="16"/>
              </w:rPr>
            </w:pPr>
            <w:r w:rsidRPr="00745665">
              <w:rPr>
                <w:rFonts w:eastAsia="Times New Roman"/>
                <w:sz w:val="16"/>
                <w:szCs w:val="16"/>
              </w:rPr>
              <w:t>11.5 (2.50)</w:t>
            </w:r>
          </w:p>
        </w:tc>
      </w:tr>
      <w:tr w:rsidR="00AF0DB1" w:rsidRPr="00745665" w14:paraId="17DB6823" w14:textId="77777777" w:rsidTr="004A2A47">
        <w:trPr>
          <w:trHeight w:val="340"/>
          <w:trPrChange w:id="793" w:author="Erica Jansen" w:date="2023-03-06T11:01:00Z">
            <w:trPr>
              <w:gridAfter w:val="0"/>
              <w:wAfter w:w="2839" w:type="dxa"/>
              <w:trHeight w:val="340"/>
            </w:trPr>
          </w:trPrChange>
        </w:trPr>
        <w:tc>
          <w:tcPr>
            <w:tcW w:w="2245" w:type="dxa"/>
            <w:tcBorders>
              <w:top w:val="nil"/>
              <w:left w:val="nil"/>
              <w:bottom w:val="single" w:sz="4" w:space="0" w:color="auto"/>
              <w:right w:val="nil"/>
            </w:tcBorders>
            <w:shd w:val="clear" w:color="auto" w:fill="auto"/>
            <w:vAlign w:val="bottom"/>
            <w:hideMark/>
            <w:tcPrChange w:id="794" w:author="Erica Jansen" w:date="2023-03-06T11:01:00Z">
              <w:tcPr>
                <w:tcW w:w="2245" w:type="dxa"/>
                <w:tcBorders>
                  <w:top w:val="nil"/>
                  <w:left w:val="nil"/>
                  <w:bottom w:val="single" w:sz="4" w:space="0" w:color="auto"/>
                  <w:right w:val="nil"/>
                </w:tcBorders>
                <w:shd w:val="clear" w:color="auto" w:fill="auto"/>
                <w:vAlign w:val="bottom"/>
                <w:hideMark/>
              </w:tcPr>
            </w:tcPrChange>
          </w:tcPr>
          <w:p w14:paraId="4AE4E382"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single" w:sz="4" w:space="0" w:color="auto"/>
              <w:right w:val="nil"/>
            </w:tcBorders>
            <w:shd w:val="clear" w:color="auto" w:fill="auto"/>
            <w:noWrap/>
            <w:vAlign w:val="bottom"/>
            <w:hideMark/>
            <w:tcPrChange w:id="795" w:author="Erica Jansen" w:date="2023-03-06T11:01:00Z">
              <w:tcPr>
                <w:tcW w:w="1080" w:type="dxa"/>
                <w:tcBorders>
                  <w:top w:val="nil"/>
                  <w:left w:val="nil"/>
                  <w:bottom w:val="single" w:sz="4" w:space="0" w:color="auto"/>
                  <w:right w:val="nil"/>
                </w:tcBorders>
                <w:shd w:val="clear" w:color="auto" w:fill="auto"/>
                <w:noWrap/>
                <w:vAlign w:val="bottom"/>
                <w:hideMark/>
              </w:tcPr>
            </w:tcPrChange>
          </w:tcPr>
          <w:p w14:paraId="49F8D2F5"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single" w:sz="4" w:space="0" w:color="auto"/>
              <w:right w:val="nil"/>
            </w:tcBorders>
            <w:shd w:val="clear" w:color="auto" w:fill="auto"/>
            <w:noWrap/>
            <w:vAlign w:val="bottom"/>
            <w:hideMark/>
            <w:tcPrChange w:id="796" w:author="Erica Jansen" w:date="2023-03-06T11:01:00Z">
              <w:tcPr>
                <w:tcW w:w="1080" w:type="dxa"/>
                <w:tcBorders>
                  <w:top w:val="nil"/>
                  <w:left w:val="nil"/>
                  <w:bottom w:val="single" w:sz="4" w:space="0" w:color="auto"/>
                  <w:right w:val="nil"/>
                </w:tcBorders>
                <w:shd w:val="clear" w:color="auto" w:fill="auto"/>
                <w:noWrap/>
                <w:vAlign w:val="bottom"/>
                <w:hideMark/>
              </w:tcPr>
            </w:tcPrChange>
          </w:tcPr>
          <w:p w14:paraId="69C1EDF3" w14:textId="77777777" w:rsidR="009C227D" w:rsidRPr="00745665" w:rsidRDefault="009C227D" w:rsidP="00BE1BB6">
            <w:pPr>
              <w:jc w:val="center"/>
              <w:rPr>
                <w:rFonts w:eastAsia="Times New Roman"/>
                <w:sz w:val="16"/>
                <w:szCs w:val="16"/>
              </w:rPr>
            </w:pPr>
            <w:r w:rsidRPr="00745665">
              <w:rPr>
                <w:rFonts w:eastAsia="Times New Roman"/>
                <w:sz w:val="16"/>
                <w:szCs w:val="16"/>
              </w:rPr>
              <w:t>0.82</w:t>
            </w:r>
          </w:p>
        </w:tc>
        <w:tc>
          <w:tcPr>
            <w:tcW w:w="1440" w:type="dxa"/>
            <w:tcBorders>
              <w:top w:val="nil"/>
              <w:left w:val="nil"/>
              <w:bottom w:val="single" w:sz="4" w:space="0" w:color="auto"/>
              <w:right w:val="nil"/>
            </w:tcBorders>
            <w:shd w:val="clear" w:color="auto" w:fill="auto"/>
            <w:noWrap/>
            <w:vAlign w:val="bottom"/>
            <w:hideMark/>
            <w:tcPrChange w:id="797" w:author="Erica Jansen" w:date="2023-03-06T11:01:00Z">
              <w:tcPr>
                <w:tcW w:w="1440" w:type="dxa"/>
                <w:tcBorders>
                  <w:top w:val="nil"/>
                  <w:left w:val="nil"/>
                  <w:bottom w:val="single" w:sz="4" w:space="0" w:color="auto"/>
                  <w:right w:val="nil"/>
                </w:tcBorders>
                <w:shd w:val="clear" w:color="auto" w:fill="auto"/>
                <w:noWrap/>
                <w:vAlign w:val="bottom"/>
                <w:hideMark/>
              </w:tcPr>
            </w:tcPrChange>
          </w:tcPr>
          <w:p w14:paraId="4FD26129" w14:textId="77777777" w:rsidR="009C227D" w:rsidRPr="00745665" w:rsidRDefault="009C227D" w:rsidP="00BE1BB6">
            <w:pPr>
              <w:jc w:val="center"/>
              <w:rPr>
                <w:rFonts w:eastAsia="Times New Roman"/>
                <w:sz w:val="16"/>
                <w:szCs w:val="16"/>
              </w:rPr>
            </w:pPr>
            <w:r w:rsidRPr="00745665">
              <w:rPr>
                <w:rFonts w:eastAsia="Times New Roman"/>
                <w:sz w:val="16"/>
                <w:szCs w:val="16"/>
              </w:rPr>
              <w:t>0.11</w:t>
            </w:r>
          </w:p>
        </w:tc>
        <w:tc>
          <w:tcPr>
            <w:tcW w:w="1260" w:type="dxa"/>
            <w:tcBorders>
              <w:top w:val="nil"/>
              <w:left w:val="nil"/>
              <w:bottom w:val="single" w:sz="4" w:space="0" w:color="auto"/>
              <w:right w:val="nil"/>
            </w:tcBorders>
            <w:shd w:val="clear" w:color="auto" w:fill="auto"/>
            <w:noWrap/>
            <w:vAlign w:val="bottom"/>
            <w:hideMark/>
            <w:tcPrChange w:id="798" w:author="Erica Jansen" w:date="2023-03-06T11:01:00Z">
              <w:tcPr>
                <w:tcW w:w="1260" w:type="dxa"/>
                <w:tcBorders>
                  <w:top w:val="nil"/>
                  <w:left w:val="nil"/>
                  <w:bottom w:val="single" w:sz="4" w:space="0" w:color="auto"/>
                  <w:right w:val="nil"/>
                </w:tcBorders>
                <w:shd w:val="clear" w:color="auto" w:fill="auto"/>
                <w:noWrap/>
                <w:vAlign w:val="bottom"/>
                <w:hideMark/>
              </w:tcPr>
            </w:tcPrChange>
          </w:tcPr>
          <w:p w14:paraId="54E65296" w14:textId="77777777" w:rsidR="009C227D" w:rsidRPr="00745665" w:rsidRDefault="009C227D" w:rsidP="00BE1BB6">
            <w:pPr>
              <w:jc w:val="center"/>
              <w:rPr>
                <w:rFonts w:eastAsia="Times New Roman"/>
                <w:sz w:val="16"/>
                <w:szCs w:val="16"/>
              </w:rPr>
            </w:pPr>
            <w:r w:rsidRPr="00745665">
              <w:rPr>
                <w:rFonts w:eastAsia="Times New Roman"/>
                <w:sz w:val="16"/>
                <w:szCs w:val="16"/>
              </w:rPr>
              <w:t>0.20</w:t>
            </w:r>
          </w:p>
        </w:tc>
        <w:tc>
          <w:tcPr>
            <w:tcW w:w="1530" w:type="dxa"/>
            <w:tcBorders>
              <w:top w:val="nil"/>
              <w:left w:val="nil"/>
              <w:bottom w:val="single" w:sz="4" w:space="0" w:color="auto"/>
              <w:right w:val="nil"/>
            </w:tcBorders>
            <w:shd w:val="clear" w:color="auto" w:fill="auto"/>
            <w:noWrap/>
            <w:vAlign w:val="bottom"/>
            <w:hideMark/>
            <w:tcPrChange w:id="799" w:author="Erica Jansen" w:date="2023-03-06T11:01:00Z">
              <w:tcPr>
                <w:tcW w:w="1530" w:type="dxa"/>
                <w:tcBorders>
                  <w:top w:val="nil"/>
                  <w:left w:val="nil"/>
                  <w:bottom w:val="single" w:sz="4" w:space="0" w:color="auto"/>
                  <w:right w:val="nil"/>
                </w:tcBorders>
                <w:shd w:val="clear" w:color="auto" w:fill="auto"/>
                <w:noWrap/>
                <w:vAlign w:val="bottom"/>
                <w:hideMark/>
              </w:tcPr>
            </w:tcPrChange>
          </w:tcPr>
          <w:p w14:paraId="22FB2587" w14:textId="77777777" w:rsidR="009C227D" w:rsidRPr="00745665" w:rsidRDefault="009C227D" w:rsidP="00BE1BB6">
            <w:pPr>
              <w:jc w:val="center"/>
              <w:rPr>
                <w:rFonts w:eastAsia="Times New Roman"/>
                <w:sz w:val="16"/>
                <w:szCs w:val="16"/>
              </w:rPr>
            </w:pPr>
            <w:r w:rsidRPr="00745665">
              <w:rPr>
                <w:rFonts w:eastAsia="Times New Roman"/>
                <w:sz w:val="16"/>
                <w:szCs w:val="16"/>
              </w:rPr>
              <w:t>0.071</w:t>
            </w:r>
          </w:p>
        </w:tc>
      </w:tr>
      <w:tr w:rsidR="009C227D" w:rsidRPr="00745665" w14:paraId="6D744EB9" w14:textId="77777777" w:rsidTr="004A2A47">
        <w:trPr>
          <w:trHeight w:val="580"/>
          <w:trPrChange w:id="800" w:author="Erica Jansen" w:date="2023-03-06T11:01:00Z">
            <w:trPr>
              <w:trHeight w:val="580"/>
            </w:trPr>
          </w:trPrChange>
        </w:trPr>
        <w:tc>
          <w:tcPr>
            <w:tcW w:w="8635" w:type="dxa"/>
            <w:gridSpan w:val="6"/>
            <w:tcBorders>
              <w:top w:val="single" w:sz="4" w:space="0" w:color="auto"/>
              <w:left w:val="nil"/>
              <w:bottom w:val="nil"/>
              <w:right w:val="nil"/>
            </w:tcBorders>
            <w:shd w:val="clear" w:color="auto" w:fill="auto"/>
            <w:vAlign w:val="bottom"/>
            <w:hideMark/>
            <w:tcPrChange w:id="801" w:author="Erica Jansen" w:date="2023-03-06T11:01:00Z">
              <w:tcPr>
                <w:tcW w:w="11474" w:type="dxa"/>
                <w:gridSpan w:val="7"/>
                <w:tcBorders>
                  <w:top w:val="single" w:sz="4" w:space="0" w:color="auto"/>
                  <w:left w:val="nil"/>
                  <w:bottom w:val="nil"/>
                  <w:right w:val="nil"/>
                </w:tcBorders>
                <w:shd w:val="clear" w:color="auto" w:fill="auto"/>
                <w:vAlign w:val="bottom"/>
                <w:hideMark/>
              </w:tcPr>
            </w:tcPrChange>
          </w:tcPr>
          <w:p w14:paraId="727CFF8C" w14:textId="77777777" w:rsidR="009C227D" w:rsidRDefault="009C227D" w:rsidP="00BE1BB6">
            <w:pPr>
              <w:rPr>
                <w:rFonts w:eastAsia="Times New Roman"/>
                <w:sz w:val="16"/>
                <w:szCs w:val="16"/>
              </w:rPr>
            </w:pPr>
            <w:r w:rsidRPr="00745665">
              <w:rPr>
                <w:rFonts w:eastAsia="Times New Roman"/>
                <w:sz w:val="16"/>
                <w:szCs w:val="16"/>
              </w:rPr>
              <w:t xml:space="preserve">  P values were calculated from Kruskal-</w:t>
            </w:r>
            <w:proofErr w:type="gramStart"/>
            <w:r w:rsidRPr="00745665">
              <w:rPr>
                <w:rFonts w:eastAsia="Times New Roman"/>
                <w:sz w:val="16"/>
                <w:szCs w:val="16"/>
              </w:rPr>
              <w:t>Wallis</w:t>
            </w:r>
            <w:proofErr w:type="gramEnd"/>
            <w:r w:rsidRPr="00745665">
              <w:rPr>
                <w:rFonts w:eastAsia="Times New Roman"/>
                <w:sz w:val="16"/>
                <w:szCs w:val="16"/>
              </w:rPr>
              <w:t xml:space="preserve"> test</w:t>
            </w:r>
          </w:p>
          <w:p w14:paraId="5736D41D" w14:textId="406498E4" w:rsidR="00875C49" w:rsidRPr="00745665" w:rsidRDefault="00875C49" w:rsidP="00BE1BB6">
            <w:pPr>
              <w:rPr>
                <w:rFonts w:eastAsia="Times New Roman"/>
                <w:sz w:val="16"/>
                <w:szCs w:val="16"/>
              </w:rPr>
            </w:pPr>
            <w:r>
              <w:rPr>
                <w:rFonts w:eastAsia="Times New Roman"/>
                <w:sz w:val="16"/>
                <w:szCs w:val="16"/>
              </w:rPr>
              <w:t>Factors with fewer than 102 individuals reflect missing data for participants</w:t>
            </w:r>
          </w:p>
        </w:tc>
      </w:tr>
    </w:tbl>
    <w:p w14:paraId="7D6B79BF" w14:textId="77777777" w:rsidR="009C227D" w:rsidRPr="00480727" w:rsidRDefault="009C227D" w:rsidP="00875C49"/>
    <w:p w14:paraId="1971AB70" w14:textId="582570EA" w:rsidR="00B7181C" w:rsidRDefault="003B18F3" w:rsidP="001F0CBF">
      <w:pPr>
        <w:ind w:firstLine="720"/>
      </w:pPr>
      <w:r w:rsidRPr="00480727">
        <w:t>The timing of eating in trimester 3 on weekdays had fewer significant associations than did trimester 2 (</w:t>
      </w:r>
      <w:r w:rsidRPr="001F0CBF">
        <w:rPr>
          <w:b/>
          <w:bCs/>
        </w:rPr>
        <w:t>Table 3</w:t>
      </w:r>
      <w:r w:rsidRPr="00480727">
        <w:t xml:space="preserve">). Later sleeping midpoint was associated with higher self-reported stress levels, which was driven by first meal. There were also more associations with gestational factors, such as earlier timing of first meal and </w:t>
      </w:r>
      <w:r w:rsidR="00320B3D">
        <w:t xml:space="preserve">higher likelihood of </w:t>
      </w:r>
      <w:r w:rsidRPr="00480727">
        <w:t xml:space="preserve">vaginal delivery, and longer </w:t>
      </w:r>
      <w:r w:rsidRPr="00480727">
        <w:lastRenderedPageBreak/>
        <w:t xml:space="preserve">fasting duration occurring more in pregnancies that resulted in children assigned male sex at birth. </w:t>
      </w:r>
    </w:p>
    <w:p w14:paraId="41DEDA94" w14:textId="2CCDF31A" w:rsidR="001F0CBF" w:rsidRDefault="001F0CBF" w:rsidP="001F0CBF">
      <w:pPr>
        <w:ind w:firstLine="720"/>
      </w:pPr>
    </w:p>
    <w:p w14:paraId="73F403CF" w14:textId="6C31EC47" w:rsidR="001F0CBF" w:rsidRDefault="001F0CBF" w:rsidP="001F0CBF">
      <w:pPr>
        <w:ind w:firstLine="720"/>
      </w:pPr>
    </w:p>
    <w:p w14:paraId="524255F4" w14:textId="77777777" w:rsidR="001F0CBF" w:rsidRDefault="001F0CBF" w:rsidP="001F0CBF">
      <w:pPr>
        <w:ind w:firstLine="720"/>
      </w:pPr>
    </w:p>
    <w:p w14:paraId="169E2480" w14:textId="4F4A95A0" w:rsidR="00393D9A" w:rsidRDefault="00393D9A" w:rsidP="00393D9A">
      <w:pPr>
        <w:pStyle w:val="Caption"/>
        <w:keepNext/>
      </w:pPr>
      <w:bookmarkStart w:id="802" w:name="_Toc126851056"/>
      <w:r>
        <w:t xml:space="preserve">Table </w:t>
      </w:r>
      <w:fldSimple w:instr=" SEQ Table \* ARABIC ">
        <w:r w:rsidR="0065774C">
          <w:rPr>
            <w:noProof/>
          </w:rPr>
          <w:t>3</w:t>
        </w:r>
      </w:fldSimple>
      <w:r>
        <w:t xml:space="preserve">: </w:t>
      </w:r>
      <w:r>
        <w:rPr>
          <w:i w:val="0"/>
          <w:iCs w:val="0"/>
        </w:rPr>
        <w:t xml:space="preserve">Third trimester timing of eating on weekdays in relation to sociodemographic and lifestyle </w:t>
      </w:r>
      <w:proofErr w:type="gramStart"/>
      <w:r>
        <w:rPr>
          <w:i w:val="0"/>
          <w:iCs w:val="0"/>
        </w:rPr>
        <w:t>factors</w:t>
      </w:r>
      <w:bookmarkEnd w:id="802"/>
      <w:proofErr w:type="gramEnd"/>
    </w:p>
    <w:tbl>
      <w:tblPr>
        <w:tblW w:w="11474" w:type="dxa"/>
        <w:tblLayout w:type="fixed"/>
        <w:tblLook w:val="04A0" w:firstRow="1" w:lastRow="0" w:firstColumn="1" w:lastColumn="0" w:noHBand="0" w:noVBand="1"/>
      </w:tblPr>
      <w:tblGrid>
        <w:gridCol w:w="2155"/>
        <w:gridCol w:w="810"/>
        <w:gridCol w:w="1152"/>
        <w:gridCol w:w="1583"/>
        <w:gridCol w:w="1877"/>
        <w:gridCol w:w="1836"/>
        <w:gridCol w:w="2061"/>
      </w:tblGrid>
      <w:tr w:rsidR="00B7181C" w:rsidRPr="00A9161A" w14:paraId="2CE2BECD" w14:textId="77777777" w:rsidTr="00B7181C">
        <w:trPr>
          <w:trHeight w:val="520"/>
        </w:trPr>
        <w:tc>
          <w:tcPr>
            <w:tcW w:w="11474" w:type="dxa"/>
            <w:gridSpan w:val="7"/>
            <w:tcBorders>
              <w:top w:val="nil"/>
              <w:left w:val="single" w:sz="4" w:space="0" w:color="auto"/>
              <w:bottom w:val="single" w:sz="4" w:space="0" w:color="auto"/>
              <w:right w:val="nil"/>
            </w:tcBorders>
            <w:shd w:val="clear" w:color="auto" w:fill="auto"/>
            <w:vAlign w:val="bottom"/>
            <w:hideMark/>
          </w:tcPr>
          <w:p w14:paraId="4FCAA9D9" w14:textId="52E3E4DE" w:rsidR="00B7181C" w:rsidRPr="00A9161A" w:rsidRDefault="00B7181C" w:rsidP="00BE1BB6">
            <w:pPr>
              <w:rPr>
                <w:rFonts w:eastAsia="Times New Roman"/>
                <w:sz w:val="16"/>
                <w:szCs w:val="16"/>
              </w:rPr>
            </w:pPr>
          </w:p>
        </w:tc>
      </w:tr>
      <w:tr w:rsidR="00B7181C" w:rsidRPr="00A9161A" w14:paraId="55F16683" w14:textId="77777777" w:rsidTr="00B7181C">
        <w:trPr>
          <w:gridAfter w:val="1"/>
          <w:wAfter w:w="2061" w:type="dxa"/>
          <w:trHeight w:val="368"/>
        </w:trPr>
        <w:tc>
          <w:tcPr>
            <w:tcW w:w="2155" w:type="dxa"/>
            <w:tcBorders>
              <w:top w:val="nil"/>
              <w:left w:val="nil"/>
              <w:bottom w:val="nil"/>
              <w:right w:val="nil"/>
            </w:tcBorders>
            <w:shd w:val="clear" w:color="auto" w:fill="auto"/>
            <w:vAlign w:val="bottom"/>
            <w:hideMark/>
          </w:tcPr>
          <w:p w14:paraId="11BE9791" w14:textId="77777777" w:rsidR="00B7181C" w:rsidRPr="00A9161A" w:rsidRDefault="00B7181C" w:rsidP="00BE1BB6">
            <w:pPr>
              <w:rPr>
                <w:rFonts w:eastAsia="Times New Roman"/>
                <w:sz w:val="16"/>
                <w:szCs w:val="16"/>
              </w:rPr>
            </w:pPr>
            <w:r w:rsidRPr="00A9161A">
              <w:rPr>
                <w:rFonts w:eastAsia="Times New Roman"/>
                <w:sz w:val="16"/>
                <w:szCs w:val="16"/>
              </w:rPr>
              <w:t> </w:t>
            </w:r>
          </w:p>
        </w:tc>
        <w:tc>
          <w:tcPr>
            <w:tcW w:w="810" w:type="dxa"/>
            <w:tcBorders>
              <w:top w:val="nil"/>
              <w:left w:val="nil"/>
              <w:bottom w:val="nil"/>
              <w:right w:val="nil"/>
            </w:tcBorders>
            <w:shd w:val="clear" w:color="auto" w:fill="auto"/>
            <w:noWrap/>
            <w:vAlign w:val="center"/>
            <w:hideMark/>
          </w:tcPr>
          <w:p w14:paraId="57C9480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auto" w:fill="auto"/>
            <w:vAlign w:val="center"/>
            <w:hideMark/>
          </w:tcPr>
          <w:p w14:paraId="5FDD10C7" w14:textId="77777777" w:rsidR="00B7181C" w:rsidRPr="00A9161A" w:rsidRDefault="00B7181C" w:rsidP="00BE1BB6">
            <w:pPr>
              <w:jc w:val="center"/>
              <w:rPr>
                <w:rFonts w:eastAsia="Times New Roman"/>
                <w:sz w:val="16"/>
                <w:szCs w:val="16"/>
              </w:rPr>
            </w:pPr>
            <w:r w:rsidRPr="00A9161A">
              <w:rPr>
                <w:rFonts w:eastAsia="Times New Roman"/>
                <w:sz w:val="16"/>
                <w:szCs w:val="16"/>
              </w:rPr>
              <w:t>First Eat</w:t>
            </w:r>
          </w:p>
        </w:tc>
        <w:tc>
          <w:tcPr>
            <w:tcW w:w="1583" w:type="dxa"/>
            <w:tcBorders>
              <w:top w:val="nil"/>
              <w:left w:val="nil"/>
              <w:bottom w:val="nil"/>
              <w:right w:val="nil"/>
            </w:tcBorders>
            <w:shd w:val="clear" w:color="auto" w:fill="auto"/>
            <w:vAlign w:val="center"/>
            <w:hideMark/>
          </w:tcPr>
          <w:p w14:paraId="3ED99323" w14:textId="77777777" w:rsidR="00B7181C" w:rsidRPr="00A9161A" w:rsidRDefault="00B7181C" w:rsidP="00BE1BB6">
            <w:pPr>
              <w:jc w:val="center"/>
              <w:rPr>
                <w:rFonts w:eastAsia="Times New Roman"/>
                <w:sz w:val="16"/>
                <w:szCs w:val="16"/>
              </w:rPr>
            </w:pPr>
            <w:r w:rsidRPr="00A9161A">
              <w:rPr>
                <w:rFonts w:eastAsia="Times New Roman"/>
                <w:sz w:val="16"/>
                <w:szCs w:val="16"/>
              </w:rPr>
              <w:t>Last Eat</w:t>
            </w:r>
          </w:p>
        </w:tc>
        <w:tc>
          <w:tcPr>
            <w:tcW w:w="1877" w:type="dxa"/>
            <w:tcBorders>
              <w:top w:val="nil"/>
              <w:left w:val="nil"/>
              <w:bottom w:val="nil"/>
              <w:right w:val="nil"/>
            </w:tcBorders>
            <w:shd w:val="clear" w:color="auto" w:fill="auto"/>
            <w:vAlign w:val="center"/>
            <w:hideMark/>
          </w:tcPr>
          <w:p w14:paraId="3BEE6E52" w14:textId="77777777" w:rsidR="00B7181C" w:rsidRPr="00A9161A" w:rsidRDefault="00B7181C" w:rsidP="00BE1BB6">
            <w:pPr>
              <w:jc w:val="center"/>
              <w:rPr>
                <w:rFonts w:eastAsia="Times New Roman"/>
                <w:sz w:val="16"/>
                <w:szCs w:val="16"/>
              </w:rPr>
            </w:pPr>
            <w:r w:rsidRPr="00A9161A">
              <w:rPr>
                <w:rFonts w:eastAsia="Times New Roman"/>
                <w:sz w:val="16"/>
                <w:szCs w:val="16"/>
              </w:rPr>
              <w:t>Fasting Midpoint</w:t>
            </w:r>
          </w:p>
        </w:tc>
        <w:tc>
          <w:tcPr>
            <w:tcW w:w="1836" w:type="dxa"/>
            <w:tcBorders>
              <w:top w:val="nil"/>
              <w:left w:val="nil"/>
              <w:bottom w:val="nil"/>
              <w:right w:val="nil"/>
            </w:tcBorders>
            <w:shd w:val="clear" w:color="auto" w:fill="auto"/>
            <w:vAlign w:val="center"/>
            <w:hideMark/>
          </w:tcPr>
          <w:p w14:paraId="450B1A01" w14:textId="77777777" w:rsidR="00B7181C" w:rsidRPr="00A9161A" w:rsidRDefault="00B7181C" w:rsidP="00BE1BB6">
            <w:pPr>
              <w:jc w:val="center"/>
              <w:rPr>
                <w:rFonts w:eastAsia="Times New Roman"/>
                <w:sz w:val="16"/>
                <w:szCs w:val="16"/>
              </w:rPr>
            </w:pPr>
            <w:r w:rsidRPr="00A9161A">
              <w:rPr>
                <w:rFonts w:eastAsia="Times New Roman"/>
                <w:sz w:val="16"/>
                <w:szCs w:val="16"/>
              </w:rPr>
              <w:t>Fasting Duration</w:t>
            </w:r>
          </w:p>
        </w:tc>
      </w:tr>
      <w:tr w:rsidR="00B7181C" w:rsidRPr="00A9161A" w14:paraId="196F37BF" w14:textId="77777777" w:rsidTr="00B7181C">
        <w:trPr>
          <w:gridAfter w:val="1"/>
          <w:wAfter w:w="2061" w:type="dxa"/>
          <w:trHeight w:val="450"/>
        </w:trPr>
        <w:tc>
          <w:tcPr>
            <w:tcW w:w="2155" w:type="dxa"/>
            <w:tcBorders>
              <w:top w:val="nil"/>
              <w:left w:val="nil"/>
              <w:bottom w:val="single" w:sz="4" w:space="0" w:color="auto"/>
              <w:right w:val="nil"/>
            </w:tcBorders>
            <w:shd w:val="clear" w:color="auto" w:fill="auto"/>
            <w:vAlign w:val="center"/>
            <w:hideMark/>
          </w:tcPr>
          <w:p w14:paraId="28F69ABD" w14:textId="77777777" w:rsidR="00B7181C" w:rsidRPr="00A9161A" w:rsidRDefault="00B7181C" w:rsidP="00BE1BB6">
            <w:pPr>
              <w:rPr>
                <w:rFonts w:eastAsia="Times New Roman"/>
                <w:b/>
                <w:bCs/>
                <w:sz w:val="16"/>
                <w:szCs w:val="16"/>
              </w:rPr>
            </w:pPr>
            <w:r w:rsidRPr="00A9161A">
              <w:rPr>
                <w:rFonts w:eastAsia="Times New Roman"/>
                <w:b/>
                <w:bCs/>
                <w:sz w:val="16"/>
                <w:szCs w:val="16"/>
              </w:rPr>
              <w:t>Maternal Characteristics</w:t>
            </w:r>
          </w:p>
        </w:tc>
        <w:tc>
          <w:tcPr>
            <w:tcW w:w="810" w:type="dxa"/>
            <w:tcBorders>
              <w:top w:val="nil"/>
              <w:left w:val="nil"/>
              <w:bottom w:val="single" w:sz="4" w:space="0" w:color="auto"/>
              <w:right w:val="nil"/>
            </w:tcBorders>
            <w:shd w:val="clear" w:color="auto" w:fill="auto"/>
            <w:noWrap/>
            <w:vAlign w:val="center"/>
            <w:hideMark/>
          </w:tcPr>
          <w:p w14:paraId="179B14C3" w14:textId="77777777" w:rsidR="00B7181C" w:rsidRPr="00A9161A" w:rsidRDefault="00B7181C" w:rsidP="00BE1BB6">
            <w:pPr>
              <w:jc w:val="center"/>
              <w:rPr>
                <w:rFonts w:eastAsia="Times New Roman"/>
                <w:sz w:val="16"/>
                <w:szCs w:val="16"/>
              </w:rPr>
            </w:pPr>
            <w:r w:rsidRPr="00A9161A">
              <w:rPr>
                <w:rFonts w:eastAsia="Times New Roman"/>
                <w:sz w:val="16"/>
                <w:szCs w:val="16"/>
              </w:rPr>
              <w:t>n=63</w:t>
            </w:r>
          </w:p>
        </w:tc>
        <w:tc>
          <w:tcPr>
            <w:tcW w:w="1152" w:type="dxa"/>
            <w:tcBorders>
              <w:top w:val="nil"/>
              <w:left w:val="nil"/>
              <w:bottom w:val="single" w:sz="4" w:space="0" w:color="auto"/>
              <w:right w:val="nil"/>
            </w:tcBorders>
            <w:shd w:val="clear" w:color="auto" w:fill="auto"/>
            <w:noWrap/>
            <w:vAlign w:val="center"/>
            <w:hideMark/>
          </w:tcPr>
          <w:p w14:paraId="337836FC" w14:textId="77777777" w:rsidR="00B7181C" w:rsidRPr="00A9161A" w:rsidRDefault="00B7181C" w:rsidP="00BE1BB6">
            <w:pPr>
              <w:jc w:val="center"/>
              <w:rPr>
                <w:rFonts w:eastAsia="Times New Roman"/>
                <w:sz w:val="16"/>
                <w:szCs w:val="16"/>
              </w:rPr>
            </w:pPr>
            <w:r w:rsidRPr="00A9161A">
              <w:rPr>
                <w:rFonts w:eastAsia="Times New Roman"/>
                <w:sz w:val="16"/>
                <w:szCs w:val="16"/>
              </w:rPr>
              <w:t>Median (IQR)</w:t>
            </w:r>
          </w:p>
        </w:tc>
        <w:tc>
          <w:tcPr>
            <w:tcW w:w="1583" w:type="dxa"/>
            <w:tcBorders>
              <w:top w:val="nil"/>
              <w:left w:val="nil"/>
              <w:bottom w:val="single" w:sz="4" w:space="0" w:color="auto"/>
              <w:right w:val="nil"/>
            </w:tcBorders>
            <w:shd w:val="clear" w:color="auto" w:fill="auto"/>
            <w:noWrap/>
            <w:vAlign w:val="center"/>
            <w:hideMark/>
          </w:tcPr>
          <w:p w14:paraId="25E23997" w14:textId="77777777" w:rsidR="00B7181C" w:rsidRPr="00A9161A" w:rsidRDefault="00B7181C" w:rsidP="00BE1BB6">
            <w:pPr>
              <w:jc w:val="center"/>
              <w:rPr>
                <w:rFonts w:eastAsia="Times New Roman"/>
                <w:sz w:val="16"/>
                <w:szCs w:val="16"/>
              </w:rPr>
            </w:pPr>
            <w:r w:rsidRPr="00A9161A">
              <w:rPr>
                <w:rFonts w:eastAsia="Times New Roman"/>
                <w:sz w:val="16"/>
                <w:szCs w:val="16"/>
              </w:rPr>
              <w:t>Median (IQR)</w:t>
            </w:r>
          </w:p>
        </w:tc>
        <w:tc>
          <w:tcPr>
            <w:tcW w:w="1877" w:type="dxa"/>
            <w:tcBorders>
              <w:top w:val="nil"/>
              <w:left w:val="nil"/>
              <w:bottom w:val="single" w:sz="4" w:space="0" w:color="auto"/>
              <w:right w:val="nil"/>
            </w:tcBorders>
            <w:shd w:val="clear" w:color="auto" w:fill="auto"/>
            <w:noWrap/>
            <w:vAlign w:val="center"/>
            <w:hideMark/>
          </w:tcPr>
          <w:p w14:paraId="72C819BD" w14:textId="77777777" w:rsidR="00B7181C" w:rsidRPr="00A9161A" w:rsidRDefault="00B7181C" w:rsidP="00BE1BB6">
            <w:pPr>
              <w:jc w:val="center"/>
              <w:rPr>
                <w:rFonts w:eastAsia="Times New Roman"/>
                <w:sz w:val="16"/>
                <w:szCs w:val="16"/>
              </w:rPr>
            </w:pPr>
            <w:r w:rsidRPr="00A9161A">
              <w:rPr>
                <w:rFonts w:eastAsia="Times New Roman"/>
                <w:sz w:val="16"/>
                <w:szCs w:val="16"/>
              </w:rPr>
              <w:t>Median (IQR)</w:t>
            </w:r>
          </w:p>
        </w:tc>
        <w:tc>
          <w:tcPr>
            <w:tcW w:w="1836" w:type="dxa"/>
            <w:tcBorders>
              <w:top w:val="nil"/>
              <w:left w:val="nil"/>
              <w:bottom w:val="single" w:sz="4" w:space="0" w:color="auto"/>
              <w:right w:val="nil"/>
            </w:tcBorders>
            <w:shd w:val="clear" w:color="auto" w:fill="auto"/>
            <w:noWrap/>
            <w:vAlign w:val="center"/>
            <w:hideMark/>
          </w:tcPr>
          <w:p w14:paraId="0190573C" w14:textId="77777777" w:rsidR="00B7181C" w:rsidRPr="00A9161A" w:rsidRDefault="00B7181C" w:rsidP="00BE1BB6">
            <w:pPr>
              <w:jc w:val="center"/>
              <w:rPr>
                <w:rFonts w:eastAsia="Times New Roman"/>
                <w:sz w:val="16"/>
                <w:szCs w:val="16"/>
              </w:rPr>
            </w:pPr>
            <w:r w:rsidRPr="00A9161A">
              <w:rPr>
                <w:rFonts w:eastAsia="Times New Roman"/>
                <w:sz w:val="16"/>
                <w:szCs w:val="16"/>
              </w:rPr>
              <w:t>Median (IQR)</w:t>
            </w:r>
          </w:p>
        </w:tc>
      </w:tr>
      <w:tr w:rsidR="00B7181C" w:rsidRPr="00A9161A" w14:paraId="37757E0B"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5ABA4E89" w14:textId="77777777" w:rsidR="00B7181C" w:rsidRPr="00A9161A" w:rsidRDefault="00B7181C" w:rsidP="00BE1BB6">
            <w:pPr>
              <w:rPr>
                <w:rFonts w:eastAsia="Times New Roman"/>
                <w:sz w:val="16"/>
                <w:szCs w:val="16"/>
              </w:rPr>
            </w:pPr>
            <w:r w:rsidRPr="00A9161A">
              <w:rPr>
                <w:rFonts w:eastAsia="Times New Roman"/>
                <w:sz w:val="16"/>
                <w:szCs w:val="16"/>
              </w:rPr>
              <w:t>Maternal race/ethnicity</w:t>
            </w:r>
          </w:p>
        </w:tc>
        <w:tc>
          <w:tcPr>
            <w:tcW w:w="810" w:type="dxa"/>
            <w:tcBorders>
              <w:top w:val="nil"/>
              <w:left w:val="nil"/>
              <w:bottom w:val="nil"/>
              <w:right w:val="nil"/>
            </w:tcBorders>
            <w:shd w:val="clear" w:color="000000" w:fill="FCE4D6"/>
            <w:noWrap/>
            <w:vAlign w:val="center"/>
            <w:hideMark/>
          </w:tcPr>
          <w:p w14:paraId="3863D34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68ADCD98"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6EB528E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36EEA98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7CE9FC00"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266F8F84"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1713128"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White or Caucasian</w:t>
            </w:r>
          </w:p>
        </w:tc>
        <w:tc>
          <w:tcPr>
            <w:tcW w:w="810" w:type="dxa"/>
            <w:tcBorders>
              <w:top w:val="nil"/>
              <w:left w:val="nil"/>
              <w:bottom w:val="nil"/>
              <w:right w:val="nil"/>
            </w:tcBorders>
            <w:shd w:val="clear" w:color="auto" w:fill="auto"/>
            <w:noWrap/>
            <w:vAlign w:val="center"/>
            <w:hideMark/>
          </w:tcPr>
          <w:p w14:paraId="5E77981B" w14:textId="77777777" w:rsidR="00B7181C" w:rsidRPr="00A9161A" w:rsidRDefault="00B7181C" w:rsidP="00BE1BB6">
            <w:pPr>
              <w:jc w:val="center"/>
              <w:rPr>
                <w:rFonts w:eastAsia="Times New Roman"/>
                <w:sz w:val="16"/>
                <w:szCs w:val="16"/>
              </w:rPr>
            </w:pPr>
            <w:r w:rsidRPr="00A9161A">
              <w:rPr>
                <w:rFonts w:eastAsia="Times New Roman"/>
                <w:sz w:val="16"/>
                <w:szCs w:val="16"/>
              </w:rPr>
              <w:t>45</w:t>
            </w:r>
          </w:p>
        </w:tc>
        <w:tc>
          <w:tcPr>
            <w:tcW w:w="1152" w:type="dxa"/>
            <w:tcBorders>
              <w:top w:val="nil"/>
              <w:left w:val="nil"/>
              <w:bottom w:val="nil"/>
              <w:right w:val="nil"/>
            </w:tcBorders>
            <w:shd w:val="clear" w:color="auto" w:fill="auto"/>
            <w:noWrap/>
            <w:vAlign w:val="center"/>
            <w:hideMark/>
          </w:tcPr>
          <w:p w14:paraId="2D133613" w14:textId="77777777" w:rsidR="00B7181C" w:rsidRPr="00A9161A" w:rsidRDefault="00B7181C" w:rsidP="00BE1BB6">
            <w:pPr>
              <w:jc w:val="center"/>
              <w:rPr>
                <w:rFonts w:eastAsia="Times New Roman"/>
                <w:sz w:val="16"/>
                <w:szCs w:val="16"/>
              </w:rPr>
            </w:pPr>
            <w:r w:rsidRPr="00A9161A">
              <w:rPr>
                <w:sz w:val="16"/>
                <w:szCs w:val="16"/>
              </w:rPr>
              <w:t>8:00 (0:55)</w:t>
            </w:r>
          </w:p>
        </w:tc>
        <w:tc>
          <w:tcPr>
            <w:tcW w:w="1583" w:type="dxa"/>
            <w:tcBorders>
              <w:top w:val="nil"/>
              <w:left w:val="nil"/>
              <w:bottom w:val="nil"/>
              <w:right w:val="nil"/>
            </w:tcBorders>
            <w:shd w:val="clear" w:color="auto" w:fill="auto"/>
            <w:noWrap/>
            <w:vAlign w:val="center"/>
            <w:hideMark/>
          </w:tcPr>
          <w:p w14:paraId="550E50D1"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213F3A91" w14:textId="77777777" w:rsidR="00B7181C" w:rsidRPr="00A9161A" w:rsidRDefault="00B7181C" w:rsidP="00BE1BB6">
            <w:pPr>
              <w:jc w:val="center"/>
              <w:rPr>
                <w:rFonts w:eastAsia="Times New Roman"/>
                <w:sz w:val="16"/>
                <w:szCs w:val="16"/>
              </w:rPr>
            </w:pPr>
            <w:r w:rsidRPr="00A9161A">
              <w:rPr>
                <w:sz w:val="16"/>
                <w:szCs w:val="16"/>
              </w:rPr>
              <w:t>2:15 (0:50)</w:t>
            </w:r>
          </w:p>
        </w:tc>
        <w:tc>
          <w:tcPr>
            <w:tcW w:w="1836" w:type="dxa"/>
            <w:tcBorders>
              <w:top w:val="nil"/>
              <w:left w:val="nil"/>
              <w:bottom w:val="nil"/>
              <w:right w:val="nil"/>
            </w:tcBorders>
            <w:shd w:val="clear" w:color="auto" w:fill="auto"/>
            <w:noWrap/>
            <w:vAlign w:val="center"/>
            <w:hideMark/>
          </w:tcPr>
          <w:p w14:paraId="11B6A1F3" w14:textId="77777777" w:rsidR="00B7181C" w:rsidRPr="00A9161A" w:rsidRDefault="00B7181C" w:rsidP="00BE1BB6">
            <w:pPr>
              <w:jc w:val="center"/>
              <w:rPr>
                <w:rFonts w:eastAsia="Times New Roman"/>
                <w:sz w:val="16"/>
                <w:szCs w:val="16"/>
              </w:rPr>
            </w:pPr>
            <w:r w:rsidRPr="00A9161A">
              <w:rPr>
                <w:sz w:val="16"/>
                <w:szCs w:val="16"/>
              </w:rPr>
              <w:t>11.2 (2.00)</w:t>
            </w:r>
          </w:p>
        </w:tc>
      </w:tr>
      <w:tr w:rsidR="00B7181C" w:rsidRPr="00A9161A" w14:paraId="2E7085AA" w14:textId="77777777" w:rsidTr="00B7181C">
        <w:trPr>
          <w:gridAfter w:val="1"/>
          <w:wAfter w:w="2061" w:type="dxa"/>
          <w:trHeight w:val="324"/>
        </w:trPr>
        <w:tc>
          <w:tcPr>
            <w:tcW w:w="2155" w:type="dxa"/>
            <w:tcBorders>
              <w:top w:val="nil"/>
              <w:left w:val="nil"/>
              <w:bottom w:val="nil"/>
              <w:right w:val="nil"/>
            </w:tcBorders>
            <w:shd w:val="clear" w:color="auto" w:fill="auto"/>
            <w:vAlign w:val="bottom"/>
            <w:hideMark/>
          </w:tcPr>
          <w:p w14:paraId="20E18330"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Asian American or Asian</w:t>
            </w:r>
          </w:p>
        </w:tc>
        <w:tc>
          <w:tcPr>
            <w:tcW w:w="810" w:type="dxa"/>
            <w:tcBorders>
              <w:top w:val="nil"/>
              <w:left w:val="nil"/>
              <w:bottom w:val="nil"/>
              <w:right w:val="nil"/>
            </w:tcBorders>
            <w:shd w:val="clear" w:color="auto" w:fill="auto"/>
            <w:noWrap/>
            <w:vAlign w:val="center"/>
            <w:hideMark/>
          </w:tcPr>
          <w:p w14:paraId="06727FD0" w14:textId="77777777" w:rsidR="00B7181C" w:rsidRPr="00A9161A" w:rsidRDefault="00B7181C" w:rsidP="00BE1BB6">
            <w:pPr>
              <w:jc w:val="center"/>
              <w:rPr>
                <w:rFonts w:eastAsia="Times New Roman"/>
                <w:sz w:val="16"/>
                <w:szCs w:val="16"/>
              </w:rPr>
            </w:pPr>
            <w:r w:rsidRPr="00A9161A">
              <w:rPr>
                <w:rFonts w:eastAsia="Times New Roman"/>
                <w:sz w:val="16"/>
                <w:szCs w:val="16"/>
              </w:rPr>
              <w:t>7</w:t>
            </w:r>
          </w:p>
        </w:tc>
        <w:tc>
          <w:tcPr>
            <w:tcW w:w="1152" w:type="dxa"/>
            <w:tcBorders>
              <w:top w:val="nil"/>
              <w:left w:val="nil"/>
              <w:bottom w:val="nil"/>
              <w:right w:val="nil"/>
            </w:tcBorders>
            <w:shd w:val="clear" w:color="auto" w:fill="auto"/>
            <w:noWrap/>
            <w:vAlign w:val="center"/>
            <w:hideMark/>
          </w:tcPr>
          <w:p w14:paraId="719E0AF4" w14:textId="77777777" w:rsidR="00B7181C" w:rsidRPr="00A9161A" w:rsidRDefault="00B7181C" w:rsidP="00BE1BB6">
            <w:pPr>
              <w:jc w:val="center"/>
              <w:rPr>
                <w:rFonts w:eastAsia="Times New Roman"/>
                <w:sz w:val="16"/>
                <w:szCs w:val="16"/>
              </w:rPr>
            </w:pPr>
            <w:r w:rsidRPr="00A9161A">
              <w:rPr>
                <w:sz w:val="16"/>
                <w:szCs w:val="16"/>
              </w:rPr>
              <w:t>8:00 (0:45)</w:t>
            </w:r>
          </w:p>
        </w:tc>
        <w:tc>
          <w:tcPr>
            <w:tcW w:w="1583" w:type="dxa"/>
            <w:tcBorders>
              <w:top w:val="nil"/>
              <w:left w:val="nil"/>
              <w:bottom w:val="nil"/>
              <w:right w:val="nil"/>
            </w:tcBorders>
            <w:shd w:val="clear" w:color="auto" w:fill="auto"/>
            <w:noWrap/>
            <w:vAlign w:val="center"/>
            <w:hideMark/>
          </w:tcPr>
          <w:p w14:paraId="57171BEA" w14:textId="77777777" w:rsidR="00B7181C" w:rsidRPr="00A9161A" w:rsidRDefault="00B7181C" w:rsidP="00BE1BB6">
            <w:pPr>
              <w:jc w:val="center"/>
              <w:rPr>
                <w:rFonts w:eastAsia="Times New Roman"/>
                <w:sz w:val="16"/>
                <w:szCs w:val="16"/>
              </w:rPr>
            </w:pPr>
            <w:r w:rsidRPr="00A9161A">
              <w:rPr>
                <w:sz w:val="16"/>
                <w:szCs w:val="16"/>
              </w:rPr>
              <w:t>21:00 (1:14)</w:t>
            </w:r>
          </w:p>
        </w:tc>
        <w:tc>
          <w:tcPr>
            <w:tcW w:w="1877" w:type="dxa"/>
            <w:tcBorders>
              <w:top w:val="nil"/>
              <w:left w:val="nil"/>
              <w:bottom w:val="nil"/>
              <w:right w:val="nil"/>
            </w:tcBorders>
            <w:shd w:val="clear" w:color="auto" w:fill="auto"/>
            <w:noWrap/>
            <w:vAlign w:val="center"/>
            <w:hideMark/>
          </w:tcPr>
          <w:p w14:paraId="2C96C1CA" w14:textId="77777777" w:rsidR="00B7181C" w:rsidRPr="00A9161A" w:rsidRDefault="00B7181C" w:rsidP="00BE1BB6">
            <w:pPr>
              <w:jc w:val="center"/>
              <w:rPr>
                <w:rFonts w:eastAsia="Times New Roman"/>
                <w:sz w:val="16"/>
                <w:szCs w:val="16"/>
              </w:rPr>
            </w:pPr>
            <w:r w:rsidRPr="00A9161A">
              <w:rPr>
                <w:sz w:val="16"/>
                <w:szCs w:val="16"/>
              </w:rPr>
              <w:t>2:30 (0:30)</w:t>
            </w:r>
          </w:p>
        </w:tc>
        <w:tc>
          <w:tcPr>
            <w:tcW w:w="1836" w:type="dxa"/>
            <w:tcBorders>
              <w:top w:val="nil"/>
              <w:left w:val="nil"/>
              <w:bottom w:val="nil"/>
              <w:right w:val="nil"/>
            </w:tcBorders>
            <w:shd w:val="clear" w:color="auto" w:fill="auto"/>
            <w:noWrap/>
            <w:vAlign w:val="center"/>
            <w:hideMark/>
          </w:tcPr>
          <w:p w14:paraId="2E953DCC" w14:textId="77777777" w:rsidR="00B7181C" w:rsidRPr="00A9161A" w:rsidRDefault="00B7181C" w:rsidP="00BE1BB6">
            <w:pPr>
              <w:jc w:val="center"/>
              <w:rPr>
                <w:rFonts w:eastAsia="Times New Roman"/>
                <w:sz w:val="16"/>
                <w:szCs w:val="16"/>
              </w:rPr>
            </w:pPr>
            <w:r w:rsidRPr="00A9161A">
              <w:rPr>
                <w:sz w:val="16"/>
                <w:szCs w:val="16"/>
              </w:rPr>
              <w:t>11.6 (1.17)</w:t>
            </w:r>
          </w:p>
        </w:tc>
      </w:tr>
      <w:tr w:rsidR="00B7181C" w:rsidRPr="00A9161A" w14:paraId="7B2B55C4" w14:textId="77777777" w:rsidTr="00B7181C">
        <w:trPr>
          <w:gridAfter w:val="1"/>
          <w:wAfter w:w="2061" w:type="dxa"/>
          <w:trHeight w:val="351"/>
        </w:trPr>
        <w:tc>
          <w:tcPr>
            <w:tcW w:w="2155" w:type="dxa"/>
            <w:tcBorders>
              <w:top w:val="nil"/>
              <w:left w:val="nil"/>
              <w:bottom w:val="nil"/>
              <w:right w:val="nil"/>
            </w:tcBorders>
            <w:shd w:val="clear" w:color="auto" w:fill="auto"/>
            <w:vAlign w:val="bottom"/>
            <w:hideMark/>
          </w:tcPr>
          <w:p w14:paraId="2DC49A55"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Hispanic, Latinx, or Spanish Origin</w:t>
            </w:r>
          </w:p>
        </w:tc>
        <w:tc>
          <w:tcPr>
            <w:tcW w:w="810" w:type="dxa"/>
            <w:tcBorders>
              <w:top w:val="nil"/>
              <w:left w:val="nil"/>
              <w:bottom w:val="nil"/>
              <w:right w:val="nil"/>
            </w:tcBorders>
            <w:shd w:val="clear" w:color="auto" w:fill="auto"/>
            <w:noWrap/>
            <w:vAlign w:val="center"/>
            <w:hideMark/>
          </w:tcPr>
          <w:p w14:paraId="6A6184F8" w14:textId="77777777" w:rsidR="00B7181C" w:rsidRPr="00A9161A" w:rsidRDefault="00B7181C" w:rsidP="00BE1BB6">
            <w:pPr>
              <w:jc w:val="center"/>
              <w:rPr>
                <w:rFonts w:eastAsia="Times New Roman"/>
                <w:sz w:val="16"/>
                <w:szCs w:val="16"/>
              </w:rPr>
            </w:pPr>
            <w:r w:rsidRPr="00A9161A">
              <w:rPr>
                <w:rFonts w:eastAsia="Times New Roman"/>
                <w:sz w:val="16"/>
                <w:szCs w:val="16"/>
              </w:rPr>
              <w:t>5</w:t>
            </w:r>
          </w:p>
        </w:tc>
        <w:tc>
          <w:tcPr>
            <w:tcW w:w="1152" w:type="dxa"/>
            <w:tcBorders>
              <w:top w:val="nil"/>
              <w:left w:val="nil"/>
              <w:bottom w:val="nil"/>
              <w:right w:val="nil"/>
            </w:tcBorders>
            <w:shd w:val="clear" w:color="auto" w:fill="auto"/>
            <w:noWrap/>
            <w:vAlign w:val="center"/>
            <w:hideMark/>
          </w:tcPr>
          <w:p w14:paraId="3A3712FC" w14:textId="77777777" w:rsidR="00B7181C" w:rsidRPr="00A9161A" w:rsidRDefault="00B7181C" w:rsidP="00BE1BB6">
            <w:pPr>
              <w:jc w:val="center"/>
              <w:rPr>
                <w:rFonts w:eastAsia="Times New Roman"/>
                <w:sz w:val="16"/>
                <w:szCs w:val="16"/>
              </w:rPr>
            </w:pPr>
            <w:r w:rsidRPr="00A9161A">
              <w:rPr>
                <w:sz w:val="16"/>
                <w:szCs w:val="16"/>
              </w:rPr>
              <w:t>8:30 (1:15)</w:t>
            </w:r>
          </w:p>
        </w:tc>
        <w:tc>
          <w:tcPr>
            <w:tcW w:w="1583" w:type="dxa"/>
            <w:tcBorders>
              <w:top w:val="nil"/>
              <w:left w:val="nil"/>
              <w:bottom w:val="nil"/>
              <w:right w:val="nil"/>
            </w:tcBorders>
            <w:shd w:val="clear" w:color="auto" w:fill="auto"/>
            <w:noWrap/>
            <w:vAlign w:val="center"/>
            <w:hideMark/>
          </w:tcPr>
          <w:p w14:paraId="6DE00ECF" w14:textId="77777777" w:rsidR="00B7181C" w:rsidRPr="00A9161A" w:rsidRDefault="00B7181C" w:rsidP="00BE1BB6">
            <w:pPr>
              <w:jc w:val="center"/>
              <w:rPr>
                <w:rFonts w:eastAsia="Times New Roman"/>
                <w:sz w:val="16"/>
                <w:szCs w:val="16"/>
              </w:rPr>
            </w:pPr>
            <w:r w:rsidRPr="00A9161A">
              <w:rPr>
                <w:sz w:val="16"/>
                <w:szCs w:val="16"/>
              </w:rPr>
              <w:t>21:00 (3:30)</w:t>
            </w:r>
          </w:p>
        </w:tc>
        <w:tc>
          <w:tcPr>
            <w:tcW w:w="1877" w:type="dxa"/>
            <w:tcBorders>
              <w:top w:val="nil"/>
              <w:left w:val="nil"/>
              <w:bottom w:val="nil"/>
              <w:right w:val="nil"/>
            </w:tcBorders>
            <w:shd w:val="clear" w:color="auto" w:fill="auto"/>
            <w:noWrap/>
            <w:vAlign w:val="center"/>
            <w:hideMark/>
          </w:tcPr>
          <w:p w14:paraId="47A4FD0E" w14:textId="77777777" w:rsidR="00B7181C" w:rsidRPr="00A9161A" w:rsidRDefault="00B7181C" w:rsidP="00BE1BB6">
            <w:pPr>
              <w:jc w:val="center"/>
              <w:rPr>
                <w:rFonts w:eastAsia="Times New Roman"/>
                <w:sz w:val="16"/>
                <w:szCs w:val="16"/>
              </w:rPr>
            </w:pPr>
            <w:r w:rsidRPr="00A9161A">
              <w:rPr>
                <w:sz w:val="16"/>
                <w:szCs w:val="16"/>
              </w:rPr>
              <w:t>2:45 (1:07)</w:t>
            </w:r>
          </w:p>
        </w:tc>
        <w:tc>
          <w:tcPr>
            <w:tcW w:w="1836" w:type="dxa"/>
            <w:tcBorders>
              <w:top w:val="nil"/>
              <w:left w:val="nil"/>
              <w:bottom w:val="nil"/>
              <w:right w:val="nil"/>
            </w:tcBorders>
            <w:shd w:val="clear" w:color="auto" w:fill="auto"/>
            <w:noWrap/>
            <w:vAlign w:val="center"/>
            <w:hideMark/>
          </w:tcPr>
          <w:p w14:paraId="1F8CE49E" w14:textId="77777777" w:rsidR="00B7181C" w:rsidRPr="00A9161A" w:rsidRDefault="00B7181C" w:rsidP="00BE1BB6">
            <w:pPr>
              <w:jc w:val="center"/>
              <w:rPr>
                <w:rFonts w:eastAsia="Times New Roman"/>
                <w:sz w:val="16"/>
                <w:szCs w:val="16"/>
              </w:rPr>
            </w:pPr>
            <w:r w:rsidRPr="00A9161A">
              <w:rPr>
                <w:sz w:val="16"/>
                <w:szCs w:val="16"/>
              </w:rPr>
              <w:t>11.5 (1.25)</w:t>
            </w:r>
          </w:p>
        </w:tc>
      </w:tr>
      <w:tr w:rsidR="00B7181C" w:rsidRPr="00A9161A" w14:paraId="1A146FEF" w14:textId="77777777" w:rsidTr="00B7181C">
        <w:trPr>
          <w:gridAfter w:val="1"/>
          <w:wAfter w:w="2061" w:type="dxa"/>
          <w:trHeight w:val="351"/>
        </w:trPr>
        <w:tc>
          <w:tcPr>
            <w:tcW w:w="2155" w:type="dxa"/>
            <w:tcBorders>
              <w:top w:val="nil"/>
              <w:left w:val="nil"/>
              <w:bottom w:val="nil"/>
              <w:right w:val="nil"/>
            </w:tcBorders>
            <w:shd w:val="clear" w:color="auto" w:fill="auto"/>
            <w:vAlign w:val="bottom"/>
            <w:hideMark/>
          </w:tcPr>
          <w:p w14:paraId="48862E46"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Other</w:t>
            </w:r>
          </w:p>
        </w:tc>
        <w:tc>
          <w:tcPr>
            <w:tcW w:w="810" w:type="dxa"/>
            <w:tcBorders>
              <w:top w:val="nil"/>
              <w:left w:val="nil"/>
              <w:bottom w:val="nil"/>
              <w:right w:val="nil"/>
            </w:tcBorders>
            <w:shd w:val="clear" w:color="auto" w:fill="auto"/>
            <w:noWrap/>
            <w:vAlign w:val="center"/>
            <w:hideMark/>
          </w:tcPr>
          <w:p w14:paraId="5EAA06D3" w14:textId="77777777" w:rsidR="00B7181C" w:rsidRPr="00A9161A" w:rsidRDefault="00B7181C" w:rsidP="00BE1BB6">
            <w:pPr>
              <w:jc w:val="center"/>
              <w:rPr>
                <w:rFonts w:eastAsia="Times New Roman"/>
                <w:sz w:val="16"/>
                <w:szCs w:val="16"/>
              </w:rPr>
            </w:pPr>
            <w:r w:rsidRPr="00A9161A">
              <w:rPr>
                <w:rFonts w:eastAsia="Times New Roman"/>
                <w:sz w:val="16"/>
                <w:szCs w:val="16"/>
              </w:rPr>
              <w:t>6</w:t>
            </w:r>
          </w:p>
        </w:tc>
        <w:tc>
          <w:tcPr>
            <w:tcW w:w="1152" w:type="dxa"/>
            <w:tcBorders>
              <w:top w:val="nil"/>
              <w:left w:val="nil"/>
              <w:bottom w:val="nil"/>
              <w:right w:val="nil"/>
            </w:tcBorders>
            <w:shd w:val="clear" w:color="auto" w:fill="auto"/>
            <w:noWrap/>
            <w:vAlign w:val="center"/>
            <w:hideMark/>
          </w:tcPr>
          <w:p w14:paraId="3BD4ACDC" w14:textId="77777777" w:rsidR="00B7181C" w:rsidRPr="00A9161A" w:rsidRDefault="00B7181C" w:rsidP="00BE1BB6">
            <w:pPr>
              <w:jc w:val="center"/>
              <w:rPr>
                <w:rFonts w:eastAsia="Times New Roman"/>
                <w:sz w:val="16"/>
                <w:szCs w:val="16"/>
              </w:rPr>
            </w:pPr>
            <w:r w:rsidRPr="00A9161A">
              <w:rPr>
                <w:sz w:val="16"/>
                <w:szCs w:val="16"/>
              </w:rPr>
              <w:t>8:30 (2:18)</w:t>
            </w:r>
          </w:p>
        </w:tc>
        <w:tc>
          <w:tcPr>
            <w:tcW w:w="1583" w:type="dxa"/>
            <w:tcBorders>
              <w:top w:val="nil"/>
              <w:left w:val="nil"/>
              <w:bottom w:val="nil"/>
              <w:right w:val="nil"/>
            </w:tcBorders>
            <w:shd w:val="clear" w:color="auto" w:fill="auto"/>
            <w:noWrap/>
            <w:vAlign w:val="center"/>
            <w:hideMark/>
          </w:tcPr>
          <w:p w14:paraId="68F85673" w14:textId="77777777" w:rsidR="00B7181C" w:rsidRPr="00A9161A" w:rsidRDefault="00B7181C" w:rsidP="00BE1BB6">
            <w:pPr>
              <w:jc w:val="center"/>
              <w:rPr>
                <w:rFonts w:eastAsia="Times New Roman"/>
                <w:sz w:val="16"/>
                <w:szCs w:val="16"/>
              </w:rPr>
            </w:pPr>
            <w:r w:rsidRPr="00A9161A">
              <w:rPr>
                <w:sz w:val="16"/>
                <w:szCs w:val="16"/>
              </w:rPr>
              <w:t>20:30 (1:22)</w:t>
            </w:r>
          </w:p>
        </w:tc>
        <w:tc>
          <w:tcPr>
            <w:tcW w:w="1877" w:type="dxa"/>
            <w:tcBorders>
              <w:top w:val="nil"/>
              <w:left w:val="nil"/>
              <w:bottom w:val="nil"/>
              <w:right w:val="nil"/>
            </w:tcBorders>
            <w:shd w:val="clear" w:color="auto" w:fill="auto"/>
            <w:noWrap/>
            <w:vAlign w:val="center"/>
            <w:hideMark/>
          </w:tcPr>
          <w:p w14:paraId="1A197483" w14:textId="77777777" w:rsidR="00B7181C" w:rsidRPr="00A9161A" w:rsidRDefault="00B7181C" w:rsidP="00BE1BB6">
            <w:pPr>
              <w:jc w:val="center"/>
              <w:rPr>
                <w:rFonts w:eastAsia="Times New Roman"/>
                <w:sz w:val="16"/>
                <w:szCs w:val="16"/>
              </w:rPr>
            </w:pPr>
            <w:r w:rsidRPr="00A9161A">
              <w:rPr>
                <w:sz w:val="16"/>
                <w:szCs w:val="16"/>
              </w:rPr>
              <w:t>2:08 (1:47)</w:t>
            </w:r>
          </w:p>
        </w:tc>
        <w:tc>
          <w:tcPr>
            <w:tcW w:w="1836" w:type="dxa"/>
            <w:tcBorders>
              <w:top w:val="nil"/>
              <w:left w:val="nil"/>
              <w:bottom w:val="nil"/>
              <w:right w:val="nil"/>
            </w:tcBorders>
            <w:shd w:val="clear" w:color="auto" w:fill="auto"/>
            <w:noWrap/>
            <w:vAlign w:val="center"/>
            <w:hideMark/>
          </w:tcPr>
          <w:p w14:paraId="5D978D4B" w14:textId="77777777" w:rsidR="00B7181C" w:rsidRPr="00A9161A" w:rsidRDefault="00B7181C" w:rsidP="00BE1BB6">
            <w:pPr>
              <w:jc w:val="center"/>
              <w:rPr>
                <w:rFonts w:eastAsia="Times New Roman"/>
                <w:sz w:val="16"/>
                <w:szCs w:val="16"/>
              </w:rPr>
            </w:pPr>
            <w:r w:rsidRPr="00A9161A">
              <w:rPr>
                <w:sz w:val="16"/>
                <w:szCs w:val="16"/>
              </w:rPr>
              <w:t>12.2 (1.25)</w:t>
            </w:r>
          </w:p>
        </w:tc>
      </w:tr>
      <w:tr w:rsidR="00B7181C" w:rsidRPr="00A9161A" w14:paraId="70579D87"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1D16D6B4"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103777AF"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3AF72235" w14:textId="77777777" w:rsidR="00B7181C" w:rsidRPr="00A9161A" w:rsidRDefault="00B7181C" w:rsidP="00BE1BB6">
            <w:pPr>
              <w:jc w:val="center"/>
              <w:rPr>
                <w:rFonts w:eastAsia="Times New Roman"/>
                <w:b/>
                <w:bCs/>
                <w:color w:val="FF0000"/>
                <w:sz w:val="16"/>
                <w:szCs w:val="16"/>
              </w:rPr>
            </w:pPr>
            <w:r w:rsidRPr="00A9161A">
              <w:rPr>
                <w:sz w:val="16"/>
                <w:szCs w:val="16"/>
              </w:rPr>
              <w:t>0.31</w:t>
            </w:r>
          </w:p>
        </w:tc>
        <w:tc>
          <w:tcPr>
            <w:tcW w:w="1583" w:type="dxa"/>
            <w:tcBorders>
              <w:top w:val="nil"/>
              <w:left w:val="nil"/>
              <w:bottom w:val="nil"/>
              <w:right w:val="nil"/>
            </w:tcBorders>
            <w:shd w:val="clear" w:color="auto" w:fill="auto"/>
            <w:noWrap/>
            <w:vAlign w:val="center"/>
            <w:hideMark/>
          </w:tcPr>
          <w:p w14:paraId="35E8167C" w14:textId="77777777" w:rsidR="00B7181C" w:rsidRPr="00A9161A" w:rsidRDefault="00B7181C" w:rsidP="00BE1BB6">
            <w:pPr>
              <w:jc w:val="center"/>
              <w:rPr>
                <w:rFonts w:eastAsia="Times New Roman"/>
                <w:sz w:val="16"/>
                <w:szCs w:val="16"/>
              </w:rPr>
            </w:pPr>
            <w:r w:rsidRPr="00A9161A">
              <w:rPr>
                <w:sz w:val="16"/>
                <w:szCs w:val="16"/>
              </w:rPr>
              <w:t>0.80</w:t>
            </w:r>
          </w:p>
        </w:tc>
        <w:tc>
          <w:tcPr>
            <w:tcW w:w="1877" w:type="dxa"/>
            <w:tcBorders>
              <w:top w:val="nil"/>
              <w:left w:val="nil"/>
              <w:bottom w:val="nil"/>
              <w:right w:val="nil"/>
            </w:tcBorders>
            <w:shd w:val="clear" w:color="auto" w:fill="auto"/>
            <w:noWrap/>
            <w:vAlign w:val="center"/>
            <w:hideMark/>
          </w:tcPr>
          <w:p w14:paraId="23B3549C" w14:textId="77777777" w:rsidR="00B7181C" w:rsidRPr="00A9161A" w:rsidRDefault="00B7181C" w:rsidP="00BE1BB6">
            <w:pPr>
              <w:jc w:val="center"/>
              <w:rPr>
                <w:rFonts w:eastAsia="Times New Roman"/>
                <w:sz w:val="16"/>
                <w:szCs w:val="16"/>
              </w:rPr>
            </w:pPr>
            <w:r w:rsidRPr="00A9161A">
              <w:rPr>
                <w:sz w:val="16"/>
                <w:szCs w:val="16"/>
              </w:rPr>
              <w:t>0.65</w:t>
            </w:r>
          </w:p>
        </w:tc>
        <w:tc>
          <w:tcPr>
            <w:tcW w:w="1836" w:type="dxa"/>
            <w:tcBorders>
              <w:top w:val="nil"/>
              <w:left w:val="nil"/>
              <w:bottom w:val="nil"/>
              <w:right w:val="nil"/>
            </w:tcBorders>
            <w:shd w:val="clear" w:color="auto" w:fill="auto"/>
            <w:noWrap/>
            <w:vAlign w:val="center"/>
            <w:hideMark/>
          </w:tcPr>
          <w:p w14:paraId="31C1BC0A" w14:textId="77777777" w:rsidR="00B7181C" w:rsidRPr="00A9161A" w:rsidRDefault="00B7181C" w:rsidP="00BE1BB6">
            <w:pPr>
              <w:jc w:val="center"/>
              <w:rPr>
                <w:rFonts w:eastAsia="Times New Roman"/>
                <w:sz w:val="16"/>
                <w:szCs w:val="16"/>
              </w:rPr>
            </w:pPr>
            <w:r w:rsidRPr="00A9161A">
              <w:rPr>
                <w:sz w:val="16"/>
                <w:szCs w:val="16"/>
              </w:rPr>
              <w:t>0.65</w:t>
            </w:r>
          </w:p>
        </w:tc>
      </w:tr>
      <w:tr w:rsidR="00B7181C" w:rsidRPr="00A9161A" w14:paraId="2CD454DA"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6C433256" w14:textId="77777777" w:rsidR="00B7181C" w:rsidRPr="00A9161A" w:rsidRDefault="00B7181C" w:rsidP="00BE1BB6">
            <w:pPr>
              <w:rPr>
                <w:rFonts w:eastAsia="Times New Roman"/>
                <w:sz w:val="16"/>
                <w:szCs w:val="16"/>
              </w:rPr>
            </w:pPr>
            <w:r w:rsidRPr="00A9161A">
              <w:rPr>
                <w:rFonts w:eastAsia="Times New Roman"/>
                <w:sz w:val="16"/>
                <w:szCs w:val="16"/>
              </w:rPr>
              <w:t>Race (Dichotomized)</w:t>
            </w:r>
          </w:p>
        </w:tc>
        <w:tc>
          <w:tcPr>
            <w:tcW w:w="810" w:type="dxa"/>
            <w:tcBorders>
              <w:top w:val="nil"/>
              <w:left w:val="nil"/>
              <w:bottom w:val="nil"/>
              <w:right w:val="nil"/>
            </w:tcBorders>
            <w:shd w:val="clear" w:color="000000" w:fill="FCE4D6"/>
            <w:noWrap/>
            <w:vAlign w:val="center"/>
            <w:hideMark/>
          </w:tcPr>
          <w:p w14:paraId="68EEF57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324BC98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207FC83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6131B7D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4B6640E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048AE5DE"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68C809DB"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White or Caucasian</w:t>
            </w:r>
          </w:p>
        </w:tc>
        <w:tc>
          <w:tcPr>
            <w:tcW w:w="810" w:type="dxa"/>
            <w:tcBorders>
              <w:top w:val="nil"/>
              <w:left w:val="nil"/>
              <w:bottom w:val="nil"/>
              <w:right w:val="nil"/>
            </w:tcBorders>
            <w:shd w:val="clear" w:color="auto" w:fill="auto"/>
            <w:noWrap/>
            <w:vAlign w:val="center"/>
            <w:hideMark/>
          </w:tcPr>
          <w:p w14:paraId="5D2F0E84" w14:textId="77777777" w:rsidR="00B7181C" w:rsidRPr="00A9161A" w:rsidRDefault="00B7181C" w:rsidP="00BE1BB6">
            <w:pPr>
              <w:jc w:val="center"/>
              <w:rPr>
                <w:rFonts w:eastAsia="Times New Roman"/>
                <w:sz w:val="16"/>
                <w:szCs w:val="16"/>
              </w:rPr>
            </w:pPr>
            <w:r w:rsidRPr="00A9161A">
              <w:rPr>
                <w:rFonts w:eastAsia="Times New Roman"/>
                <w:sz w:val="16"/>
                <w:szCs w:val="16"/>
              </w:rPr>
              <w:t>45</w:t>
            </w:r>
          </w:p>
        </w:tc>
        <w:tc>
          <w:tcPr>
            <w:tcW w:w="1152" w:type="dxa"/>
            <w:tcBorders>
              <w:top w:val="nil"/>
              <w:left w:val="nil"/>
              <w:bottom w:val="nil"/>
              <w:right w:val="nil"/>
            </w:tcBorders>
            <w:shd w:val="clear" w:color="auto" w:fill="auto"/>
            <w:noWrap/>
            <w:vAlign w:val="center"/>
            <w:hideMark/>
          </w:tcPr>
          <w:p w14:paraId="714CD6BC" w14:textId="77777777" w:rsidR="00B7181C" w:rsidRPr="00A9161A" w:rsidRDefault="00B7181C" w:rsidP="00BE1BB6">
            <w:pPr>
              <w:jc w:val="center"/>
              <w:rPr>
                <w:rFonts w:eastAsia="Times New Roman"/>
                <w:sz w:val="16"/>
                <w:szCs w:val="16"/>
              </w:rPr>
            </w:pPr>
            <w:r w:rsidRPr="00A9161A">
              <w:rPr>
                <w:sz w:val="16"/>
                <w:szCs w:val="16"/>
              </w:rPr>
              <w:t>8:00 (0:55)</w:t>
            </w:r>
          </w:p>
        </w:tc>
        <w:tc>
          <w:tcPr>
            <w:tcW w:w="1583" w:type="dxa"/>
            <w:tcBorders>
              <w:top w:val="nil"/>
              <w:left w:val="nil"/>
              <w:bottom w:val="nil"/>
              <w:right w:val="nil"/>
            </w:tcBorders>
            <w:shd w:val="clear" w:color="auto" w:fill="auto"/>
            <w:noWrap/>
            <w:vAlign w:val="center"/>
            <w:hideMark/>
          </w:tcPr>
          <w:p w14:paraId="2BD6E302" w14:textId="77777777" w:rsidR="00B7181C" w:rsidRPr="00A9161A" w:rsidRDefault="00B7181C" w:rsidP="00BE1BB6">
            <w:pPr>
              <w:jc w:val="center"/>
              <w:rPr>
                <w:rFonts w:eastAsia="Times New Roman"/>
                <w:sz w:val="16"/>
                <w:szCs w:val="16"/>
              </w:rPr>
            </w:pPr>
            <w:r w:rsidRPr="00A9161A">
              <w:rPr>
                <w:sz w:val="16"/>
                <w:szCs w:val="16"/>
              </w:rPr>
              <w:t>21:00 (1:51)</w:t>
            </w:r>
          </w:p>
        </w:tc>
        <w:tc>
          <w:tcPr>
            <w:tcW w:w="1877" w:type="dxa"/>
            <w:tcBorders>
              <w:top w:val="nil"/>
              <w:left w:val="nil"/>
              <w:bottom w:val="nil"/>
              <w:right w:val="nil"/>
            </w:tcBorders>
            <w:shd w:val="clear" w:color="auto" w:fill="auto"/>
            <w:noWrap/>
            <w:vAlign w:val="center"/>
            <w:hideMark/>
          </w:tcPr>
          <w:p w14:paraId="6DCF8F2D" w14:textId="77777777" w:rsidR="00B7181C" w:rsidRPr="00A9161A" w:rsidRDefault="00B7181C" w:rsidP="00BE1BB6">
            <w:pPr>
              <w:jc w:val="center"/>
              <w:rPr>
                <w:rFonts w:eastAsia="Times New Roman"/>
                <w:sz w:val="16"/>
                <w:szCs w:val="16"/>
              </w:rPr>
            </w:pPr>
            <w:r w:rsidRPr="00A9161A">
              <w:rPr>
                <w:sz w:val="16"/>
                <w:szCs w:val="16"/>
              </w:rPr>
              <w:t>2:15 (0:50)</w:t>
            </w:r>
          </w:p>
        </w:tc>
        <w:tc>
          <w:tcPr>
            <w:tcW w:w="1836" w:type="dxa"/>
            <w:tcBorders>
              <w:top w:val="nil"/>
              <w:left w:val="nil"/>
              <w:bottom w:val="nil"/>
              <w:right w:val="nil"/>
            </w:tcBorders>
            <w:shd w:val="clear" w:color="auto" w:fill="auto"/>
            <w:noWrap/>
            <w:vAlign w:val="center"/>
            <w:hideMark/>
          </w:tcPr>
          <w:p w14:paraId="4EB4AE2D" w14:textId="77777777" w:rsidR="00B7181C" w:rsidRPr="00A9161A" w:rsidRDefault="00B7181C" w:rsidP="00BE1BB6">
            <w:pPr>
              <w:jc w:val="center"/>
              <w:rPr>
                <w:rFonts w:eastAsia="Times New Roman"/>
                <w:sz w:val="16"/>
                <w:szCs w:val="16"/>
              </w:rPr>
            </w:pPr>
            <w:r w:rsidRPr="00A9161A">
              <w:rPr>
                <w:sz w:val="16"/>
                <w:szCs w:val="16"/>
              </w:rPr>
              <w:t>11.2 (2.00)</w:t>
            </w:r>
          </w:p>
        </w:tc>
      </w:tr>
      <w:tr w:rsidR="00B7181C" w:rsidRPr="00A9161A" w14:paraId="7E4D5B0A" w14:textId="77777777" w:rsidTr="00B7181C">
        <w:trPr>
          <w:gridAfter w:val="1"/>
          <w:wAfter w:w="2061" w:type="dxa"/>
          <w:trHeight w:val="360"/>
        </w:trPr>
        <w:tc>
          <w:tcPr>
            <w:tcW w:w="2155" w:type="dxa"/>
            <w:tcBorders>
              <w:top w:val="nil"/>
              <w:left w:val="nil"/>
              <w:bottom w:val="nil"/>
              <w:right w:val="nil"/>
            </w:tcBorders>
            <w:shd w:val="clear" w:color="auto" w:fill="auto"/>
            <w:vAlign w:val="bottom"/>
            <w:hideMark/>
          </w:tcPr>
          <w:p w14:paraId="5FA1303E"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Not White or Caucasian</w:t>
            </w:r>
          </w:p>
        </w:tc>
        <w:tc>
          <w:tcPr>
            <w:tcW w:w="810" w:type="dxa"/>
            <w:tcBorders>
              <w:top w:val="nil"/>
              <w:left w:val="nil"/>
              <w:bottom w:val="nil"/>
              <w:right w:val="nil"/>
            </w:tcBorders>
            <w:shd w:val="clear" w:color="auto" w:fill="auto"/>
            <w:noWrap/>
            <w:vAlign w:val="center"/>
            <w:hideMark/>
          </w:tcPr>
          <w:p w14:paraId="45C49603" w14:textId="77777777" w:rsidR="00B7181C" w:rsidRPr="00A9161A" w:rsidRDefault="00B7181C" w:rsidP="00BE1BB6">
            <w:pPr>
              <w:jc w:val="center"/>
              <w:rPr>
                <w:rFonts w:eastAsia="Times New Roman"/>
                <w:sz w:val="16"/>
                <w:szCs w:val="16"/>
              </w:rPr>
            </w:pPr>
            <w:r w:rsidRPr="00A9161A">
              <w:rPr>
                <w:rFonts w:eastAsia="Times New Roman"/>
                <w:sz w:val="16"/>
                <w:szCs w:val="16"/>
              </w:rPr>
              <w:t>18</w:t>
            </w:r>
          </w:p>
        </w:tc>
        <w:tc>
          <w:tcPr>
            <w:tcW w:w="1152" w:type="dxa"/>
            <w:tcBorders>
              <w:top w:val="nil"/>
              <w:left w:val="nil"/>
              <w:bottom w:val="nil"/>
              <w:right w:val="nil"/>
            </w:tcBorders>
            <w:shd w:val="clear" w:color="auto" w:fill="auto"/>
            <w:noWrap/>
            <w:vAlign w:val="center"/>
            <w:hideMark/>
          </w:tcPr>
          <w:p w14:paraId="21BBC29D" w14:textId="77777777" w:rsidR="00B7181C" w:rsidRPr="00A9161A" w:rsidRDefault="00B7181C" w:rsidP="00BE1BB6">
            <w:pPr>
              <w:jc w:val="center"/>
              <w:rPr>
                <w:rFonts w:eastAsia="Times New Roman"/>
                <w:sz w:val="16"/>
                <w:szCs w:val="16"/>
              </w:rPr>
            </w:pPr>
            <w:r w:rsidRPr="00A9161A">
              <w:rPr>
                <w:sz w:val="16"/>
                <w:szCs w:val="16"/>
              </w:rPr>
              <w:t>8:00 (1:26)</w:t>
            </w:r>
          </w:p>
        </w:tc>
        <w:tc>
          <w:tcPr>
            <w:tcW w:w="1583" w:type="dxa"/>
            <w:tcBorders>
              <w:top w:val="nil"/>
              <w:left w:val="nil"/>
              <w:bottom w:val="nil"/>
              <w:right w:val="nil"/>
            </w:tcBorders>
            <w:shd w:val="clear" w:color="auto" w:fill="auto"/>
            <w:noWrap/>
            <w:vAlign w:val="center"/>
            <w:hideMark/>
          </w:tcPr>
          <w:p w14:paraId="3B25CC7D"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3422ADE1" w14:textId="77777777" w:rsidR="00B7181C" w:rsidRPr="00A9161A" w:rsidRDefault="00B7181C" w:rsidP="00BE1BB6">
            <w:pPr>
              <w:jc w:val="center"/>
              <w:rPr>
                <w:rFonts w:eastAsia="Times New Roman"/>
                <w:sz w:val="16"/>
                <w:szCs w:val="16"/>
              </w:rPr>
            </w:pPr>
            <w:r w:rsidRPr="00A9161A">
              <w:rPr>
                <w:sz w:val="16"/>
                <w:szCs w:val="16"/>
              </w:rPr>
              <w:t>2:30 (1:12)</w:t>
            </w:r>
          </w:p>
        </w:tc>
        <w:tc>
          <w:tcPr>
            <w:tcW w:w="1836" w:type="dxa"/>
            <w:tcBorders>
              <w:top w:val="nil"/>
              <w:left w:val="nil"/>
              <w:bottom w:val="nil"/>
              <w:right w:val="nil"/>
            </w:tcBorders>
            <w:shd w:val="clear" w:color="auto" w:fill="auto"/>
            <w:noWrap/>
            <w:vAlign w:val="center"/>
            <w:hideMark/>
          </w:tcPr>
          <w:p w14:paraId="31755BBE" w14:textId="77777777" w:rsidR="00B7181C" w:rsidRPr="00A9161A" w:rsidRDefault="00B7181C" w:rsidP="00BE1BB6">
            <w:pPr>
              <w:jc w:val="center"/>
              <w:rPr>
                <w:rFonts w:eastAsia="Times New Roman"/>
                <w:sz w:val="16"/>
                <w:szCs w:val="16"/>
              </w:rPr>
            </w:pPr>
            <w:r w:rsidRPr="00A9161A">
              <w:rPr>
                <w:sz w:val="16"/>
                <w:szCs w:val="16"/>
              </w:rPr>
              <w:t>11.7 (1.31)</w:t>
            </w:r>
          </w:p>
        </w:tc>
      </w:tr>
      <w:tr w:rsidR="00B7181C" w:rsidRPr="00A9161A" w14:paraId="0B7109D0"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78AA98B9"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bottom"/>
            <w:hideMark/>
          </w:tcPr>
          <w:p w14:paraId="43B1E86B"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1B2E2A6A" w14:textId="77777777" w:rsidR="00B7181C" w:rsidRPr="00A9161A" w:rsidRDefault="00B7181C" w:rsidP="00BE1BB6">
            <w:pPr>
              <w:jc w:val="center"/>
              <w:rPr>
                <w:rFonts w:eastAsia="Times New Roman"/>
                <w:b/>
                <w:bCs/>
                <w:color w:val="FF0000"/>
                <w:sz w:val="16"/>
                <w:szCs w:val="16"/>
              </w:rPr>
            </w:pPr>
            <w:r w:rsidRPr="00A9161A">
              <w:rPr>
                <w:sz w:val="16"/>
                <w:szCs w:val="16"/>
              </w:rPr>
              <w:t>0.11</w:t>
            </w:r>
          </w:p>
        </w:tc>
        <w:tc>
          <w:tcPr>
            <w:tcW w:w="1583" w:type="dxa"/>
            <w:tcBorders>
              <w:top w:val="nil"/>
              <w:left w:val="nil"/>
              <w:bottom w:val="nil"/>
              <w:right w:val="nil"/>
            </w:tcBorders>
            <w:shd w:val="clear" w:color="auto" w:fill="auto"/>
            <w:noWrap/>
            <w:vAlign w:val="center"/>
            <w:hideMark/>
          </w:tcPr>
          <w:p w14:paraId="551DDA4E" w14:textId="77777777" w:rsidR="00B7181C" w:rsidRPr="00A9161A" w:rsidRDefault="00B7181C" w:rsidP="00BE1BB6">
            <w:pPr>
              <w:jc w:val="center"/>
              <w:rPr>
                <w:rFonts w:eastAsia="Times New Roman"/>
                <w:sz w:val="16"/>
                <w:szCs w:val="16"/>
              </w:rPr>
            </w:pPr>
            <w:r w:rsidRPr="00A9161A">
              <w:rPr>
                <w:sz w:val="16"/>
                <w:szCs w:val="16"/>
              </w:rPr>
              <w:t>0.33</w:t>
            </w:r>
          </w:p>
        </w:tc>
        <w:tc>
          <w:tcPr>
            <w:tcW w:w="1877" w:type="dxa"/>
            <w:tcBorders>
              <w:top w:val="nil"/>
              <w:left w:val="nil"/>
              <w:bottom w:val="nil"/>
              <w:right w:val="nil"/>
            </w:tcBorders>
            <w:shd w:val="clear" w:color="auto" w:fill="auto"/>
            <w:noWrap/>
            <w:vAlign w:val="center"/>
            <w:hideMark/>
          </w:tcPr>
          <w:p w14:paraId="754CCC35" w14:textId="77777777" w:rsidR="00B7181C" w:rsidRPr="00A9161A" w:rsidRDefault="00B7181C" w:rsidP="00BE1BB6">
            <w:pPr>
              <w:jc w:val="center"/>
              <w:rPr>
                <w:rFonts w:eastAsia="Times New Roman"/>
                <w:b/>
                <w:bCs/>
                <w:color w:val="FF0000"/>
                <w:sz w:val="16"/>
                <w:szCs w:val="16"/>
              </w:rPr>
            </w:pPr>
            <w:r w:rsidRPr="00A9161A">
              <w:rPr>
                <w:sz w:val="16"/>
                <w:szCs w:val="16"/>
              </w:rPr>
              <w:t>0.23</w:t>
            </w:r>
          </w:p>
        </w:tc>
        <w:tc>
          <w:tcPr>
            <w:tcW w:w="1836" w:type="dxa"/>
            <w:tcBorders>
              <w:top w:val="nil"/>
              <w:left w:val="nil"/>
              <w:bottom w:val="nil"/>
              <w:right w:val="nil"/>
            </w:tcBorders>
            <w:shd w:val="clear" w:color="auto" w:fill="auto"/>
            <w:noWrap/>
            <w:vAlign w:val="center"/>
            <w:hideMark/>
          </w:tcPr>
          <w:p w14:paraId="1E430059" w14:textId="77777777" w:rsidR="00B7181C" w:rsidRPr="00A9161A" w:rsidRDefault="00B7181C" w:rsidP="00BE1BB6">
            <w:pPr>
              <w:jc w:val="center"/>
              <w:rPr>
                <w:rFonts w:eastAsia="Times New Roman"/>
                <w:sz w:val="16"/>
                <w:szCs w:val="16"/>
              </w:rPr>
            </w:pPr>
            <w:r w:rsidRPr="00A9161A">
              <w:rPr>
                <w:sz w:val="16"/>
                <w:szCs w:val="16"/>
              </w:rPr>
              <w:t>0.50</w:t>
            </w:r>
          </w:p>
        </w:tc>
      </w:tr>
      <w:tr w:rsidR="00B7181C" w:rsidRPr="00A9161A" w14:paraId="3AC29C21"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0A921BE0" w14:textId="77777777" w:rsidR="00B7181C" w:rsidRPr="00A9161A" w:rsidRDefault="00B7181C" w:rsidP="00BE1BB6">
            <w:pPr>
              <w:rPr>
                <w:rFonts w:eastAsia="Times New Roman"/>
                <w:sz w:val="16"/>
                <w:szCs w:val="16"/>
              </w:rPr>
            </w:pPr>
            <w:r w:rsidRPr="00A9161A">
              <w:rPr>
                <w:rFonts w:eastAsia="Times New Roman"/>
                <w:sz w:val="16"/>
                <w:szCs w:val="16"/>
              </w:rPr>
              <w:t>Maternal Age</w:t>
            </w:r>
          </w:p>
        </w:tc>
        <w:tc>
          <w:tcPr>
            <w:tcW w:w="810" w:type="dxa"/>
            <w:tcBorders>
              <w:top w:val="nil"/>
              <w:left w:val="nil"/>
              <w:bottom w:val="nil"/>
              <w:right w:val="nil"/>
            </w:tcBorders>
            <w:shd w:val="clear" w:color="000000" w:fill="FCE4D6"/>
            <w:noWrap/>
            <w:vAlign w:val="center"/>
            <w:hideMark/>
          </w:tcPr>
          <w:p w14:paraId="2244136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28A924A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7BEF99B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31E80DA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2E602D9D"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2BF6624F"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56EC6B63"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&lt;35yo</w:t>
            </w:r>
          </w:p>
        </w:tc>
        <w:tc>
          <w:tcPr>
            <w:tcW w:w="810" w:type="dxa"/>
            <w:tcBorders>
              <w:top w:val="nil"/>
              <w:left w:val="nil"/>
              <w:bottom w:val="nil"/>
              <w:right w:val="nil"/>
            </w:tcBorders>
            <w:shd w:val="clear" w:color="auto" w:fill="auto"/>
            <w:noWrap/>
            <w:vAlign w:val="center"/>
            <w:hideMark/>
          </w:tcPr>
          <w:p w14:paraId="46E0A728" w14:textId="77777777" w:rsidR="00B7181C" w:rsidRPr="00A9161A" w:rsidRDefault="00B7181C" w:rsidP="00BE1BB6">
            <w:pPr>
              <w:jc w:val="center"/>
              <w:rPr>
                <w:rFonts w:eastAsia="Times New Roman"/>
                <w:sz w:val="16"/>
                <w:szCs w:val="16"/>
              </w:rPr>
            </w:pPr>
            <w:r w:rsidRPr="00A9161A">
              <w:rPr>
                <w:rFonts w:eastAsia="Times New Roman"/>
                <w:sz w:val="16"/>
                <w:szCs w:val="16"/>
              </w:rPr>
              <w:t>43</w:t>
            </w:r>
          </w:p>
        </w:tc>
        <w:tc>
          <w:tcPr>
            <w:tcW w:w="1152" w:type="dxa"/>
            <w:tcBorders>
              <w:top w:val="nil"/>
              <w:left w:val="nil"/>
              <w:bottom w:val="nil"/>
              <w:right w:val="nil"/>
            </w:tcBorders>
            <w:shd w:val="clear" w:color="auto" w:fill="auto"/>
            <w:noWrap/>
            <w:vAlign w:val="center"/>
            <w:hideMark/>
          </w:tcPr>
          <w:p w14:paraId="33797C7A"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56A93115" w14:textId="77777777" w:rsidR="00B7181C" w:rsidRPr="00A9161A" w:rsidRDefault="00B7181C" w:rsidP="00BE1BB6">
            <w:pPr>
              <w:jc w:val="center"/>
              <w:rPr>
                <w:rFonts w:eastAsia="Times New Roman"/>
                <w:sz w:val="16"/>
                <w:szCs w:val="16"/>
              </w:rPr>
            </w:pPr>
            <w:r w:rsidRPr="00A9161A">
              <w:rPr>
                <w:sz w:val="16"/>
                <w:szCs w:val="16"/>
              </w:rPr>
              <w:t>21:00 (1:22)</w:t>
            </w:r>
          </w:p>
        </w:tc>
        <w:tc>
          <w:tcPr>
            <w:tcW w:w="1877" w:type="dxa"/>
            <w:tcBorders>
              <w:top w:val="nil"/>
              <w:left w:val="nil"/>
              <w:bottom w:val="nil"/>
              <w:right w:val="nil"/>
            </w:tcBorders>
            <w:shd w:val="clear" w:color="auto" w:fill="auto"/>
            <w:noWrap/>
            <w:vAlign w:val="center"/>
            <w:hideMark/>
          </w:tcPr>
          <w:p w14:paraId="33CCC786" w14:textId="77777777" w:rsidR="00B7181C" w:rsidRPr="00A9161A" w:rsidRDefault="00B7181C" w:rsidP="00BE1BB6">
            <w:pPr>
              <w:jc w:val="center"/>
              <w:rPr>
                <w:rFonts w:eastAsia="Times New Roman"/>
                <w:sz w:val="16"/>
                <w:szCs w:val="16"/>
              </w:rPr>
            </w:pPr>
            <w:r w:rsidRPr="00A9161A">
              <w:rPr>
                <w:sz w:val="16"/>
                <w:szCs w:val="16"/>
              </w:rPr>
              <w:t>2:17 (0:56)</w:t>
            </w:r>
          </w:p>
        </w:tc>
        <w:tc>
          <w:tcPr>
            <w:tcW w:w="1836" w:type="dxa"/>
            <w:tcBorders>
              <w:top w:val="nil"/>
              <w:left w:val="nil"/>
              <w:bottom w:val="nil"/>
              <w:right w:val="nil"/>
            </w:tcBorders>
            <w:shd w:val="clear" w:color="auto" w:fill="auto"/>
            <w:noWrap/>
            <w:vAlign w:val="center"/>
            <w:hideMark/>
          </w:tcPr>
          <w:p w14:paraId="520F31CD" w14:textId="77777777" w:rsidR="00B7181C" w:rsidRPr="00A9161A" w:rsidRDefault="00B7181C" w:rsidP="00BE1BB6">
            <w:pPr>
              <w:jc w:val="center"/>
              <w:rPr>
                <w:rFonts w:eastAsia="Times New Roman"/>
                <w:sz w:val="16"/>
                <w:szCs w:val="16"/>
              </w:rPr>
            </w:pPr>
            <w:r w:rsidRPr="00A9161A">
              <w:rPr>
                <w:sz w:val="16"/>
                <w:szCs w:val="16"/>
              </w:rPr>
              <w:t>11.2 (1.50)</w:t>
            </w:r>
          </w:p>
        </w:tc>
      </w:tr>
      <w:tr w:rsidR="00B7181C" w:rsidRPr="00A9161A" w14:paraId="1D491DC9"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26264C90"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more than 35 years</w:t>
            </w:r>
          </w:p>
        </w:tc>
        <w:tc>
          <w:tcPr>
            <w:tcW w:w="810" w:type="dxa"/>
            <w:tcBorders>
              <w:top w:val="nil"/>
              <w:left w:val="nil"/>
              <w:bottom w:val="nil"/>
              <w:right w:val="nil"/>
            </w:tcBorders>
            <w:shd w:val="clear" w:color="auto" w:fill="auto"/>
            <w:noWrap/>
            <w:vAlign w:val="center"/>
            <w:hideMark/>
          </w:tcPr>
          <w:p w14:paraId="2653FE51" w14:textId="77777777" w:rsidR="00B7181C" w:rsidRPr="00A9161A" w:rsidRDefault="00B7181C" w:rsidP="00BE1BB6">
            <w:pPr>
              <w:jc w:val="center"/>
              <w:rPr>
                <w:rFonts w:eastAsia="Times New Roman"/>
                <w:sz w:val="16"/>
                <w:szCs w:val="16"/>
              </w:rPr>
            </w:pPr>
            <w:r w:rsidRPr="00A9161A">
              <w:rPr>
                <w:rFonts w:eastAsia="Times New Roman"/>
                <w:sz w:val="16"/>
                <w:szCs w:val="16"/>
              </w:rPr>
              <w:t>18</w:t>
            </w:r>
          </w:p>
        </w:tc>
        <w:tc>
          <w:tcPr>
            <w:tcW w:w="1152" w:type="dxa"/>
            <w:tcBorders>
              <w:top w:val="nil"/>
              <w:left w:val="nil"/>
              <w:bottom w:val="nil"/>
              <w:right w:val="nil"/>
            </w:tcBorders>
            <w:shd w:val="clear" w:color="auto" w:fill="auto"/>
            <w:noWrap/>
            <w:vAlign w:val="center"/>
            <w:hideMark/>
          </w:tcPr>
          <w:p w14:paraId="7F502045" w14:textId="77777777" w:rsidR="00B7181C" w:rsidRPr="00A9161A" w:rsidRDefault="00B7181C" w:rsidP="00BE1BB6">
            <w:pPr>
              <w:jc w:val="center"/>
              <w:rPr>
                <w:rFonts w:eastAsia="Times New Roman"/>
                <w:sz w:val="16"/>
                <w:szCs w:val="16"/>
              </w:rPr>
            </w:pPr>
            <w:r w:rsidRPr="00A9161A">
              <w:rPr>
                <w:sz w:val="16"/>
                <w:szCs w:val="16"/>
              </w:rPr>
              <w:t>7:34 (0:57)</w:t>
            </w:r>
          </w:p>
        </w:tc>
        <w:tc>
          <w:tcPr>
            <w:tcW w:w="1583" w:type="dxa"/>
            <w:tcBorders>
              <w:top w:val="nil"/>
              <w:left w:val="nil"/>
              <w:bottom w:val="nil"/>
              <w:right w:val="nil"/>
            </w:tcBorders>
            <w:shd w:val="clear" w:color="auto" w:fill="auto"/>
            <w:noWrap/>
            <w:vAlign w:val="center"/>
            <w:hideMark/>
          </w:tcPr>
          <w:p w14:paraId="3FF2F5C5" w14:textId="77777777" w:rsidR="00B7181C" w:rsidRPr="00A9161A" w:rsidRDefault="00B7181C" w:rsidP="00BE1BB6">
            <w:pPr>
              <w:jc w:val="center"/>
              <w:rPr>
                <w:rFonts w:eastAsia="Times New Roman"/>
                <w:sz w:val="16"/>
                <w:szCs w:val="16"/>
              </w:rPr>
            </w:pPr>
            <w:r w:rsidRPr="00A9161A">
              <w:rPr>
                <w:sz w:val="16"/>
                <w:szCs w:val="16"/>
              </w:rPr>
              <w:t>20:00 (1:45)</w:t>
            </w:r>
          </w:p>
        </w:tc>
        <w:tc>
          <w:tcPr>
            <w:tcW w:w="1877" w:type="dxa"/>
            <w:tcBorders>
              <w:top w:val="nil"/>
              <w:left w:val="nil"/>
              <w:bottom w:val="nil"/>
              <w:right w:val="nil"/>
            </w:tcBorders>
            <w:shd w:val="clear" w:color="auto" w:fill="auto"/>
            <w:noWrap/>
            <w:vAlign w:val="center"/>
            <w:hideMark/>
          </w:tcPr>
          <w:p w14:paraId="66CB6666" w14:textId="77777777" w:rsidR="00B7181C" w:rsidRPr="00A9161A" w:rsidRDefault="00B7181C" w:rsidP="00BE1BB6">
            <w:pPr>
              <w:jc w:val="center"/>
              <w:rPr>
                <w:rFonts w:eastAsia="Times New Roman"/>
                <w:sz w:val="16"/>
                <w:szCs w:val="16"/>
              </w:rPr>
            </w:pPr>
            <w:r w:rsidRPr="00A9161A">
              <w:rPr>
                <w:sz w:val="16"/>
                <w:szCs w:val="16"/>
              </w:rPr>
              <w:t>2:15 (0:48)</w:t>
            </w:r>
          </w:p>
        </w:tc>
        <w:tc>
          <w:tcPr>
            <w:tcW w:w="1836" w:type="dxa"/>
            <w:tcBorders>
              <w:top w:val="nil"/>
              <w:left w:val="nil"/>
              <w:bottom w:val="nil"/>
              <w:right w:val="nil"/>
            </w:tcBorders>
            <w:shd w:val="clear" w:color="auto" w:fill="auto"/>
            <w:noWrap/>
            <w:vAlign w:val="center"/>
            <w:hideMark/>
          </w:tcPr>
          <w:p w14:paraId="24243D1C" w14:textId="77777777" w:rsidR="00B7181C" w:rsidRPr="00A9161A" w:rsidRDefault="00B7181C" w:rsidP="00BE1BB6">
            <w:pPr>
              <w:jc w:val="center"/>
              <w:rPr>
                <w:rFonts w:eastAsia="Times New Roman"/>
                <w:sz w:val="16"/>
                <w:szCs w:val="16"/>
              </w:rPr>
            </w:pPr>
            <w:r w:rsidRPr="00A9161A">
              <w:rPr>
                <w:sz w:val="16"/>
                <w:szCs w:val="16"/>
              </w:rPr>
              <w:t>11.8 (2.01)</w:t>
            </w:r>
          </w:p>
        </w:tc>
      </w:tr>
      <w:tr w:rsidR="00B7181C" w:rsidRPr="00A9161A" w14:paraId="64B117C9"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19086DDB"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736B291F"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71157DCC" w14:textId="77777777" w:rsidR="00B7181C" w:rsidRPr="00A9161A" w:rsidRDefault="00B7181C" w:rsidP="00BE1BB6">
            <w:pPr>
              <w:jc w:val="center"/>
              <w:rPr>
                <w:rFonts w:eastAsia="Times New Roman"/>
                <w:sz w:val="16"/>
                <w:szCs w:val="16"/>
              </w:rPr>
            </w:pPr>
            <w:r w:rsidRPr="00A9161A">
              <w:rPr>
                <w:sz w:val="16"/>
                <w:szCs w:val="16"/>
              </w:rPr>
              <w:t>0.92</w:t>
            </w:r>
          </w:p>
        </w:tc>
        <w:tc>
          <w:tcPr>
            <w:tcW w:w="1583" w:type="dxa"/>
            <w:tcBorders>
              <w:top w:val="nil"/>
              <w:left w:val="nil"/>
              <w:bottom w:val="nil"/>
              <w:right w:val="nil"/>
            </w:tcBorders>
            <w:shd w:val="clear" w:color="auto" w:fill="auto"/>
            <w:noWrap/>
            <w:vAlign w:val="center"/>
            <w:hideMark/>
          </w:tcPr>
          <w:p w14:paraId="6087FEE8" w14:textId="77777777" w:rsidR="00B7181C" w:rsidRPr="00A9161A" w:rsidRDefault="00B7181C" w:rsidP="00BE1BB6">
            <w:pPr>
              <w:jc w:val="center"/>
              <w:rPr>
                <w:rFonts w:eastAsia="Times New Roman"/>
                <w:sz w:val="16"/>
                <w:szCs w:val="16"/>
              </w:rPr>
            </w:pPr>
            <w:r w:rsidRPr="00A9161A">
              <w:rPr>
                <w:sz w:val="16"/>
                <w:szCs w:val="16"/>
              </w:rPr>
              <w:t>0.48</w:t>
            </w:r>
          </w:p>
        </w:tc>
        <w:tc>
          <w:tcPr>
            <w:tcW w:w="1877" w:type="dxa"/>
            <w:tcBorders>
              <w:top w:val="nil"/>
              <w:left w:val="nil"/>
              <w:bottom w:val="nil"/>
              <w:right w:val="nil"/>
            </w:tcBorders>
            <w:shd w:val="clear" w:color="auto" w:fill="auto"/>
            <w:noWrap/>
            <w:vAlign w:val="center"/>
            <w:hideMark/>
          </w:tcPr>
          <w:p w14:paraId="5C4AF79A" w14:textId="77777777" w:rsidR="00B7181C" w:rsidRPr="00A9161A" w:rsidRDefault="00B7181C" w:rsidP="00BE1BB6">
            <w:pPr>
              <w:jc w:val="center"/>
              <w:rPr>
                <w:rFonts w:eastAsia="Times New Roman"/>
                <w:sz w:val="16"/>
                <w:szCs w:val="16"/>
              </w:rPr>
            </w:pPr>
            <w:r w:rsidRPr="00A9161A">
              <w:rPr>
                <w:sz w:val="16"/>
                <w:szCs w:val="16"/>
              </w:rPr>
              <w:t>0.45</w:t>
            </w:r>
          </w:p>
        </w:tc>
        <w:tc>
          <w:tcPr>
            <w:tcW w:w="1836" w:type="dxa"/>
            <w:tcBorders>
              <w:top w:val="nil"/>
              <w:left w:val="nil"/>
              <w:bottom w:val="nil"/>
              <w:right w:val="nil"/>
            </w:tcBorders>
            <w:shd w:val="clear" w:color="auto" w:fill="auto"/>
            <w:noWrap/>
            <w:vAlign w:val="center"/>
            <w:hideMark/>
          </w:tcPr>
          <w:p w14:paraId="4309A94F" w14:textId="77777777" w:rsidR="00B7181C" w:rsidRPr="00A9161A" w:rsidRDefault="00B7181C" w:rsidP="00BE1BB6">
            <w:pPr>
              <w:jc w:val="center"/>
              <w:rPr>
                <w:rFonts w:eastAsia="Times New Roman"/>
                <w:sz w:val="16"/>
                <w:szCs w:val="16"/>
              </w:rPr>
            </w:pPr>
            <w:r w:rsidRPr="00A9161A">
              <w:rPr>
                <w:sz w:val="16"/>
                <w:szCs w:val="16"/>
              </w:rPr>
              <w:t>0.55</w:t>
            </w:r>
          </w:p>
        </w:tc>
      </w:tr>
      <w:tr w:rsidR="00B7181C" w:rsidRPr="00A9161A" w14:paraId="7393A2C9"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78EA5CEC" w14:textId="77777777" w:rsidR="00B7181C" w:rsidRPr="00A9161A" w:rsidRDefault="00B7181C" w:rsidP="00BE1BB6">
            <w:pPr>
              <w:rPr>
                <w:rFonts w:eastAsia="Times New Roman"/>
                <w:sz w:val="16"/>
                <w:szCs w:val="16"/>
              </w:rPr>
            </w:pPr>
            <w:r w:rsidRPr="00A9161A">
              <w:rPr>
                <w:rFonts w:eastAsia="Times New Roman"/>
                <w:sz w:val="16"/>
                <w:szCs w:val="16"/>
              </w:rPr>
              <w:t>Parity</w:t>
            </w:r>
          </w:p>
        </w:tc>
        <w:tc>
          <w:tcPr>
            <w:tcW w:w="810" w:type="dxa"/>
            <w:tcBorders>
              <w:top w:val="nil"/>
              <w:left w:val="nil"/>
              <w:bottom w:val="nil"/>
              <w:right w:val="nil"/>
            </w:tcBorders>
            <w:shd w:val="clear" w:color="000000" w:fill="FCE4D6"/>
            <w:noWrap/>
            <w:vAlign w:val="center"/>
            <w:hideMark/>
          </w:tcPr>
          <w:p w14:paraId="51FBC0F2" w14:textId="77777777" w:rsidR="00B7181C" w:rsidRPr="00A9161A" w:rsidRDefault="00B7181C" w:rsidP="00BE1BB6">
            <w:pPr>
              <w:jc w:val="center"/>
              <w:rPr>
                <w:rFonts w:eastAsia="Times New Roman"/>
                <w:b/>
                <w:bCs/>
                <w:sz w:val="16"/>
                <w:szCs w:val="16"/>
              </w:rPr>
            </w:pPr>
            <w:r w:rsidRPr="00A9161A">
              <w:rPr>
                <w:rFonts w:eastAsia="Times New Roman"/>
                <w:b/>
                <w:bCs/>
                <w:sz w:val="16"/>
                <w:szCs w:val="16"/>
              </w:rPr>
              <w:t> </w:t>
            </w:r>
          </w:p>
        </w:tc>
        <w:tc>
          <w:tcPr>
            <w:tcW w:w="1152" w:type="dxa"/>
            <w:tcBorders>
              <w:top w:val="nil"/>
              <w:left w:val="nil"/>
              <w:bottom w:val="nil"/>
              <w:right w:val="nil"/>
            </w:tcBorders>
            <w:shd w:val="clear" w:color="000000" w:fill="FCE4D6"/>
            <w:noWrap/>
            <w:vAlign w:val="bottom"/>
            <w:hideMark/>
          </w:tcPr>
          <w:p w14:paraId="4225DD7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41AD874D"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392C7ED9"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7B0B178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6206A9C7" w14:textId="77777777" w:rsidTr="00B7181C">
        <w:trPr>
          <w:gridAfter w:val="1"/>
          <w:wAfter w:w="2061" w:type="dxa"/>
          <w:trHeight w:val="320"/>
        </w:trPr>
        <w:tc>
          <w:tcPr>
            <w:tcW w:w="2155" w:type="dxa"/>
            <w:tcBorders>
              <w:top w:val="nil"/>
              <w:left w:val="nil"/>
              <w:bottom w:val="nil"/>
              <w:right w:val="nil"/>
            </w:tcBorders>
            <w:shd w:val="clear" w:color="auto" w:fill="auto"/>
            <w:vAlign w:val="bottom"/>
            <w:hideMark/>
          </w:tcPr>
          <w:p w14:paraId="01D8F122"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0</w:t>
            </w:r>
          </w:p>
        </w:tc>
        <w:tc>
          <w:tcPr>
            <w:tcW w:w="810" w:type="dxa"/>
            <w:tcBorders>
              <w:top w:val="nil"/>
              <w:left w:val="nil"/>
              <w:bottom w:val="nil"/>
              <w:right w:val="nil"/>
            </w:tcBorders>
            <w:shd w:val="clear" w:color="auto" w:fill="auto"/>
            <w:noWrap/>
            <w:vAlign w:val="center"/>
            <w:hideMark/>
          </w:tcPr>
          <w:p w14:paraId="7AA75F6B" w14:textId="77777777" w:rsidR="00B7181C" w:rsidRPr="00A9161A" w:rsidRDefault="00B7181C" w:rsidP="00BE1BB6">
            <w:pPr>
              <w:jc w:val="center"/>
              <w:rPr>
                <w:rFonts w:eastAsia="Times New Roman"/>
                <w:sz w:val="16"/>
                <w:szCs w:val="16"/>
              </w:rPr>
            </w:pPr>
            <w:r w:rsidRPr="00A9161A">
              <w:rPr>
                <w:rFonts w:eastAsia="Times New Roman"/>
                <w:sz w:val="16"/>
                <w:szCs w:val="16"/>
              </w:rPr>
              <w:t>26</w:t>
            </w:r>
          </w:p>
        </w:tc>
        <w:tc>
          <w:tcPr>
            <w:tcW w:w="1152" w:type="dxa"/>
            <w:tcBorders>
              <w:top w:val="nil"/>
              <w:left w:val="nil"/>
              <w:bottom w:val="nil"/>
              <w:right w:val="nil"/>
            </w:tcBorders>
            <w:shd w:val="clear" w:color="auto" w:fill="auto"/>
            <w:noWrap/>
            <w:vAlign w:val="center"/>
            <w:hideMark/>
          </w:tcPr>
          <w:p w14:paraId="02048350" w14:textId="77777777" w:rsidR="00B7181C" w:rsidRPr="00A9161A" w:rsidRDefault="00B7181C" w:rsidP="00BE1BB6">
            <w:pPr>
              <w:jc w:val="center"/>
              <w:rPr>
                <w:rFonts w:eastAsia="Times New Roman"/>
                <w:sz w:val="16"/>
                <w:szCs w:val="16"/>
              </w:rPr>
            </w:pPr>
            <w:r w:rsidRPr="00A9161A">
              <w:rPr>
                <w:sz w:val="16"/>
                <w:szCs w:val="16"/>
              </w:rPr>
              <w:t>8:00 (0:53)</w:t>
            </w:r>
          </w:p>
        </w:tc>
        <w:tc>
          <w:tcPr>
            <w:tcW w:w="1583" w:type="dxa"/>
            <w:tcBorders>
              <w:top w:val="nil"/>
              <w:left w:val="nil"/>
              <w:bottom w:val="nil"/>
              <w:right w:val="nil"/>
            </w:tcBorders>
            <w:shd w:val="clear" w:color="auto" w:fill="auto"/>
            <w:noWrap/>
            <w:vAlign w:val="center"/>
            <w:hideMark/>
          </w:tcPr>
          <w:p w14:paraId="022E4CCA" w14:textId="77777777" w:rsidR="00B7181C" w:rsidRPr="00A9161A" w:rsidRDefault="00B7181C" w:rsidP="00BE1BB6">
            <w:pPr>
              <w:jc w:val="center"/>
              <w:rPr>
                <w:rFonts w:eastAsia="Times New Roman"/>
                <w:sz w:val="16"/>
                <w:szCs w:val="16"/>
              </w:rPr>
            </w:pPr>
            <w:r w:rsidRPr="00A9161A">
              <w:rPr>
                <w:sz w:val="16"/>
                <w:szCs w:val="16"/>
              </w:rPr>
              <w:t>20:47 (0:52)</w:t>
            </w:r>
          </w:p>
        </w:tc>
        <w:tc>
          <w:tcPr>
            <w:tcW w:w="1877" w:type="dxa"/>
            <w:tcBorders>
              <w:top w:val="nil"/>
              <w:left w:val="nil"/>
              <w:bottom w:val="nil"/>
              <w:right w:val="nil"/>
            </w:tcBorders>
            <w:shd w:val="clear" w:color="auto" w:fill="auto"/>
            <w:noWrap/>
            <w:vAlign w:val="center"/>
            <w:hideMark/>
          </w:tcPr>
          <w:p w14:paraId="454481C1" w14:textId="77777777" w:rsidR="00B7181C" w:rsidRPr="00A9161A" w:rsidRDefault="00B7181C" w:rsidP="00BE1BB6">
            <w:pPr>
              <w:jc w:val="center"/>
              <w:rPr>
                <w:rFonts w:eastAsia="Times New Roman"/>
                <w:sz w:val="16"/>
                <w:szCs w:val="16"/>
              </w:rPr>
            </w:pPr>
            <w:r w:rsidRPr="00A9161A">
              <w:rPr>
                <w:sz w:val="16"/>
                <w:szCs w:val="16"/>
              </w:rPr>
              <w:t>2:18 (0:47)</w:t>
            </w:r>
          </w:p>
        </w:tc>
        <w:tc>
          <w:tcPr>
            <w:tcW w:w="1836" w:type="dxa"/>
            <w:tcBorders>
              <w:top w:val="nil"/>
              <w:left w:val="nil"/>
              <w:bottom w:val="nil"/>
              <w:right w:val="nil"/>
            </w:tcBorders>
            <w:shd w:val="clear" w:color="auto" w:fill="auto"/>
            <w:noWrap/>
            <w:vAlign w:val="center"/>
            <w:hideMark/>
          </w:tcPr>
          <w:p w14:paraId="7032A591" w14:textId="77777777" w:rsidR="00B7181C" w:rsidRPr="00A9161A" w:rsidRDefault="00B7181C" w:rsidP="00BE1BB6">
            <w:pPr>
              <w:jc w:val="center"/>
              <w:rPr>
                <w:rFonts w:eastAsia="Times New Roman"/>
                <w:sz w:val="16"/>
                <w:szCs w:val="16"/>
              </w:rPr>
            </w:pPr>
            <w:r w:rsidRPr="00A9161A">
              <w:rPr>
                <w:sz w:val="16"/>
                <w:szCs w:val="16"/>
              </w:rPr>
              <w:t>11.3 (1.01)</w:t>
            </w:r>
          </w:p>
        </w:tc>
      </w:tr>
      <w:tr w:rsidR="00B7181C" w:rsidRPr="00A9161A" w14:paraId="32648C2C"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4AC2C1B"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1+</w:t>
            </w:r>
          </w:p>
        </w:tc>
        <w:tc>
          <w:tcPr>
            <w:tcW w:w="810" w:type="dxa"/>
            <w:tcBorders>
              <w:top w:val="nil"/>
              <w:left w:val="nil"/>
              <w:bottom w:val="nil"/>
              <w:right w:val="nil"/>
            </w:tcBorders>
            <w:shd w:val="clear" w:color="auto" w:fill="auto"/>
            <w:noWrap/>
            <w:vAlign w:val="center"/>
            <w:hideMark/>
          </w:tcPr>
          <w:p w14:paraId="4C24E877" w14:textId="77777777" w:rsidR="00B7181C" w:rsidRPr="00A9161A" w:rsidRDefault="00B7181C" w:rsidP="00BE1BB6">
            <w:pPr>
              <w:jc w:val="center"/>
              <w:rPr>
                <w:rFonts w:eastAsia="Times New Roman"/>
                <w:sz w:val="16"/>
                <w:szCs w:val="16"/>
              </w:rPr>
            </w:pPr>
            <w:r w:rsidRPr="00A9161A">
              <w:rPr>
                <w:rFonts w:eastAsia="Times New Roman"/>
                <w:sz w:val="16"/>
                <w:szCs w:val="16"/>
              </w:rPr>
              <w:t>36</w:t>
            </w:r>
          </w:p>
        </w:tc>
        <w:tc>
          <w:tcPr>
            <w:tcW w:w="1152" w:type="dxa"/>
            <w:tcBorders>
              <w:top w:val="nil"/>
              <w:left w:val="nil"/>
              <w:bottom w:val="nil"/>
              <w:right w:val="nil"/>
            </w:tcBorders>
            <w:shd w:val="clear" w:color="auto" w:fill="auto"/>
            <w:noWrap/>
            <w:vAlign w:val="center"/>
            <w:hideMark/>
          </w:tcPr>
          <w:p w14:paraId="3EF70335" w14:textId="77777777" w:rsidR="00B7181C" w:rsidRPr="00A9161A" w:rsidRDefault="00B7181C" w:rsidP="00BE1BB6">
            <w:pPr>
              <w:jc w:val="center"/>
              <w:rPr>
                <w:rFonts w:eastAsia="Times New Roman"/>
                <w:sz w:val="16"/>
                <w:szCs w:val="16"/>
              </w:rPr>
            </w:pPr>
            <w:r w:rsidRPr="00A9161A">
              <w:rPr>
                <w:sz w:val="16"/>
                <w:szCs w:val="16"/>
              </w:rPr>
              <w:t>7:45 (1:02)</w:t>
            </w:r>
          </w:p>
        </w:tc>
        <w:tc>
          <w:tcPr>
            <w:tcW w:w="1583" w:type="dxa"/>
            <w:tcBorders>
              <w:top w:val="nil"/>
              <w:left w:val="nil"/>
              <w:bottom w:val="nil"/>
              <w:right w:val="nil"/>
            </w:tcBorders>
            <w:shd w:val="clear" w:color="auto" w:fill="auto"/>
            <w:noWrap/>
            <w:vAlign w:val="center"/>
            <w:hideMark/>
          </w:tcPr>
          <w:p w14:paraId="2542EA43" w14:textId="77777777" w:rsidR="00B7181C" w:rsidRPr="00A9161A" w:rsidRDefault="00B7181C" w:rsidP="00BE1BB6">
            <w:pPr>
              <w:jc w:val="center"/>
              <w:rPr>
                <w:rFonts w:eastAsia="Times New Roman"/>
                <w:sz w:val="16"/>
                <w:szCs w:val="16"/>
              </w:rPr>
            </w:pPr>
            <w:r w:rsidRPr="00A9161A">
              <w:rPr>
                <w:sz w:val="16"/>
                <w:szCs w:val="16"/>
              </w:rPr>
              <w:t>20:15 (1:30)</w:t>
            </w:r>
          </w:p>
        </w:tc>
        <w:tc>
          <w:tcPr>
            <w:tcW w:w="1877" w:type="dxa"/>
            <w:tcBorders>
              <w:top w:val="nil"/>
              <w:left w:val="nil"/>
              <w:bottom w:val="nil"/>
              <w:right w:val="nil"/>
            </w:tcBorders>
            <w:shd w:val="clear" w:color="auto" w:fill="auto"/>
            <w:noWrap/>
            <w:vAlign w:val="center"/>
            <w:hideMark/>
          </w:tcPr>
          <w:p w14:paraId="1321D64C" w14:textId="77777777" w:rsidR="00B7181C" w:rsidRPr="00A9161A" w:rsidRDefault="00B7181C" w:rsidP="00BE1BB6">
            <w:pPr>
              <w:jc w:val="center"/>
              <w:rPr>
                <w:rFonts w:eastAsia="Times New Roman"/>
                <w:sz w:val="16"/>
                <w:szCs w:val="16"/>
              </w:rPr>
            </w:pPr>
            <w:r w:rsidRPr="00A9161A">
              <w:rPr>
                <w:sz w:val="16"/>
                <w:szCs w:val="16"/>
              </w:rPr>
              <w:t>2:15 (1:15)</w:t>
            </w:r>
          </w:p>
        </w:tc>
        <w:tc>
          <w:tcPr>
            <w:tcW w:w="1836" w:type="dxa"/>
            <w:tcBorders>
              <w:top w:val="nil"/>
              <w:left w:val="nil"/>
              <w:bottom w:val="nil"/>
              <w:right w:val="nil"/>
            </w:tcBorders>
            <w:shd w:val="clear" w:color="auto" w:fill="auto"/>
            <w:noWrap/>
            <w:vAlign w:val="center"/>
            <w:hideMark/>
          </w:tcPr>
          <w:p w14:paraId="1426DFCE" w14:textId="77777777" w:rsidR="00B7181C" w:rsidRPr="00A9161A" w:rsidRDefault="00B7181C" w:rsidP="00BE1BB6">
            <w:pPr>
              <w:jc w:val="center"/>
              <w:rPr>
                <w:rFonts w:eastAsia="Times New Roman"/>
                <w:sz w:val="16"/>
                <w:szCs w:val="16"/>
              </w:rPr>
            </w:pPr>
            <w:r w:rsidRPr="00A9161A">
              <w:rPr>
                <w:sz w:val="16"/>
                <w:szCs w:val="16"/>
              </w:rPr>
              <w:t>11.5 (2.00)</w:t>
            </w:r>
          </w:p>
        </w:tc>
      </w:tr>
      <w:tr w:rsidR="00B7181C" w:rsidRPr="00A9161A" w14:paraId="38CBB45A"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56623F83"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122B6207"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255C6D6D" w14:textId="77777777" w:rsidR="00B7181C" w:rsidRPr="00A9161A" w:rsidRDefault="00B7181C" w:rsidP="00BE1BB6">
            <w:pPr>
              <w:jc w:val="center"/>
              <w:rPr>
                <w:rFonts w:eastAsia="Times New Roman"/>
                <w:sz w:val="16"/>
                <w:szCs w:val="16"/>
              </w:rPr>
            </w:pPr>
            <w:r w:rsidRPr="00A9161A">
              <w:rPr>
                <w:sz w:val="16"/>
                <w:szCs w:val="16"/>
              </w:rPr>
              <w:t>0.46</w:t>
            </w:r>
          </w:p>
        </w:tc>
        <w:tc>
          <w:tcPr>
            <w:tcW w:w="1583" w:type="dxa"/>
            <w:tcBorders>
              <w:top w:val="nil"/>
              <w:left w:val="nil"/>
              <w:bottom w:val="nil"/>
              <w:right w:val="nil"/>
            </w:tcBorders>
            <w:shd w:val="clear" w:color="auto" w:fill="auto"/>
            <w:noWrap/>
            <w:vAlign w:val="center"/>
            <w:hideMark/>
          </w:tcPr>
          <w:p w14:paraId="65DEC1FE" w14:textId="77777777" w:rsidR="00B7181C" w:rsidRPr="00A9161A" w:rsidRDefault="00B7181C" w:rsidP="00BE1BB6">
            <w:pPr>
              <w:jc w:val="center"/>
              <w:rPr>
                <w:rFonts w:eastAsia="Times New Roman"/>
                <w:sz w:val="16"/>
                <w:szCs w:val="16"/>
              </w:rPr>
            </w:pPr>
            <w:r w:rsidRPr="00A9161A">
              <w:rPr>
                <w:sz w:val="16"/>
                <w:szCs w:val="16"/>
              </w:rPr>
              <w:t>0.28</w:t>
            </w:r>
          </w:p>
        </w:tc>
        <w:tc>
          <w:tcPr>
            <w:tcW w:w="1877" w:type="dxa"/>
            <w:tcBorders>
              <w:top w:val="nil"/>
              <w:left w:val="nil"/>
              <w:bottom w:val="nil"/>
              <w:right w:val="nil"/>
            </w:tcBorders>
            <w:shd w:val="clear" w:color="auto" w:fill="auto"/>
            <w:noWrap/>
            <w:vAlign w:val="center"/>
            <w:hideMark/>
          </w:tcPr>
          <w:p w14:paraId="2DC50D7C" w14:textId="77777777" w:rsidR="00B7181C" w:rsidRPr="00A9161A" w:rsidRDefault="00B7181C" w:rsidP="00BE1BB6">
            <w:pPr>
              <w:jc w:val="center"/>
              <w:rPr>
                <w:rFonts w:eastAsia="Times New Roman"/>
                <w:sz w:val="16"/>
                <w:szCs w:val="16"/>
              </w:rPr>
            </w:pPr>
            <w:r w:rsidRPr="00A9161A">
              <w:rPr>
                <w:sz w:val="16"/>
                <w:szCs w:val="16"/>
              </w:rPr>
              <w:t>0.51</w:t>
            </w:r>
          </w:p>
        </w:tc>
        <w:tc>
          <w:tcPr>
            <w:tcW w:w="1836" w:type="dxa"/>
            <w:tcBorders>
              <w:top w:val="nil"/>
              <w:left w:val="nil"/>
              <w:bottom w:val="nil"/>
              <w:right w:val="nil"/>
            </w:tcBorders>
            <w:shd w:val="clear" w:color="auto" w:fill="auto"/>
            <w:noWrap/>
            <w:vAlign w:val="center"/>
            <w:hideMark/>
          </w:tcPr>
          <w:p w14:paraId="7BA30A36" w14:textId="77777777" w:rsidR="00B7181C" w:rsidRPr="00A9161A" w:rsidRDefault="00B7181C" w:rsidP="00BE1BB6">
            <w:pPr>
              <w:jc w:val="center"/>
              <w:rPr>
                <w:rFonts w:eastAsia="Times New Roman"/>
                <w:sz w:val="16"/>
                <w:szCs w:val="16"/>
              </w:rPr>
            </w:pPr>
            <w:r w:rsidRPr="00A9161A">
              <w:rPr>
                <w:sz w:val="16"/>
                <w:szCs w:val="16"/>
              </w:rPr>
              <w:t>0.41</w:t>
            </w:r>
          </w:p>
        </w:tc>
      </w:tr>
      <w:tr w:rsidR="00B7181C" w:rsidRPr="00A9161A" w14:paraId="07F3F93E"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79D2A88C" w14:textId="77777777" w:rsidR="00B7181C" w:rsidRPr="00A9161A" w:rsidRDefault="00B7181C" w:rsidP="00BE1BB6">
            <w:pPr>
              <w:rPr>
                <w:rFonts w:eastAsia="Times New Roman"/>
                <w:sz w:val="16"/>
                <w:szCs w:val="16"/>
              </w:rPr>
            </w:pPr>
            <w:r w:rsidRPr="00A9161A">
              <w:rPr>
                <w:rFonts w:eastAsia="Times New Roman"/>
                <w:sz w:val="16"/>
                <w:szCs w:val="16"/>
              </w:rPr>
              <w:t>Maternal education</w:t>
            </w:r>
          </w:p>
        </w:tc>
        <w:tc>
          <w:tcPr>
            <w:tcW w:w="810" w:type="dxa"/>
            <w:tcBorders>
              <w:top w:val="nil"/>
              <w:left w:val="nil"/>
              <w:bottom w:val="nil"/>
              <w:right w:val="nil"/>
            </w:tcBorders>
            <w:shd w:val="clear" w:color="000000" w:fill="FCE4D6"/>
            <w:noWrap/>
            <w:vAlign w:val="center"/>
            <w:hideMark/>
          </w:tcPr>
          <w:p w14:paraId="21990A7B"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0733E1D6"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6C6B775A"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71CEA2C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1F4728C6"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69EE04A2"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5AD73AD"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 Bachelor's Degree</w:t>
            </w:r>
          </w:p>
        </w:tc>
        <w:tc>
          <w:tcPr>
            <w:tcW w:w="810" w:type="dxa"/>
            <w:tcBorders>
              <w:top w:val="nil"/>
              <w:left w:val="nil"/>
              <w:bottom w:val="nil"/>
              <w:right w:val="nil"/>
            </w:tcBorders>
            <w:shd w:val="clear" w:color="auto" w:fill="auto"/>
            <w:noWrap/>
            <w:vAlign w:val="center"/>
            <w:hideMark/>
          </w:tcPr>
          <w:p w14:paraId="5A3B7782" w14:textId="77777777" w:rsidR="00B7181C" w:rsidRPr="00A9161A" w:rsidRDefault="00B7181C" w:rsidP="00BE1BB6">
            <w:pPr>
              <w:jc w:val="center"/>
              <w:rPr>
                <w:rFonts w:eastAsia="Times New Roman"/>
                <w:sz w:val="16"/>
                <w:szCs w:val="16"/>
              </w:rPr>
            </w:pPr>
            <w:r w:rsidRPr="00A9161A">
              <w:rPr>
                <w:rFonts w:eastAsia="Times New Roman"/>
                <w:sz w:val="16"/>
                <w:szCs w:val="16"/>
              </w:rPr>
              <w:t>4</w:t>
            </w:r>
          </w:p>
        </w:tc>
        <w:tc>
          <w:tcPr>
            <w:tcW w:w="1152" w:type="dxa"/>
            <w:tcBorders>
              <w:top w:val="nil"/>
              <w:left w:val="nil"/>
              <w:bottom w:val="nil"/>
              <w:right w:val="nil"/>
            </w:tcBorders>
            <w:shd w:val="clear" w:color="auto" w:fill="auto"/>
            <w:noWrap/>
            <w:vAlign w:val="center"/>
            <w:hideMark/>
          </w:tcPr>
          <w:p w14:paraId="366490E4" w14:textId="77777777" w:rsidR="00B7181C" w:rsidRPr="00A9161A" w:rsidRDefault="00B7181C" w:rsidP="00BE1BB6">
            <w:pPr>
              <w:jc w:val="center"/>
              <w:rPr>
                <w:rFonts w:eastAsia="Times New Roman"/>
                <w:sz w:val="16"/>
                <w:szCs w:val="16"/>
              </w:rPr>
            </w:pPr>
            <w:r w:rsidRPr="00A9161A">
              <w:rPr>
                <w:sz w:val="16"/>
                <w:szCs w:val="16"/>
              </w:rPr>
              <w:t>8:30 (1:26)</w:t>
            </w:r>
          </w:p>
        </w:tc>
        <w:tc>
          <w:tcPr>
            <w:tcW w:w="1583" w:type="dxa"/>
            <w:tcBorders>
              <w:top w:val="nil"/>
              <w:left w:val="nil"/>
              <w:bottom w:val="nil"/>
              <w:right w:val="nil"/>
            </w:tcBorders>
            <w:shd w:val="clear" w:color="auto" w:fill="auto"/>
            <w:noWrap/>
            <w:vAlign w:val="center"/>
            <w:hideMark/>
          </w:tcPr>
          <w:p w14:paraId="4B174C6D" w14:textId="77777777" w:rsidR="00B7181C" w:rsidRPr="00A9161A" w:rsidRDefault="00B7181C" w:rsidP="00BE1BB6">
            <w:pPr>
              <w:jc w:val="center"/>
              <w:rPr>
                <w:rFonts w:eastAsia="Times New Roman"/>
                <w:sz w:val="16"/>
                <w:szCs w:val="16"/>
              </w:rPr>
            </w:pPr>
            <w:r w:rsidRPr="00A9161A">
              <w:rPr>
                <w:sz w:val="16"/>
                <w:szCs w:val="16"/>
              </w:rPr>
              <w:t>20:30 (1:45)</w:t>
            </w:r>
          </w:p>
        </w:tc>
        <w:tc>
          <w:tcPr>
            <w:tcW w:w="1877" w:type="dxa"/>
            <w:tcBorders>
              <w:top w:val="nil"/>
              <w:left w:val="nil"/>
              <w:bottom w:val="nil"/>
              <w:right w:val="nil"/>
            </w:tcBorders>
            <w:shd w:val="clear" w:color="auto" w:fill="auto"/>
            <w:noWrap/>
            <w:vAlign w:val="center"/>
            <w:hideMark/>
          </w:tcPr>
          <w:p w14:paraId="57DBC405" w14:textId="77777777" w:rsidR="00B7181C" w:rsidRPr="00A9161A" w:rsidRDefault="00B7181C" w:rsidP="00BE1BB6">
            <w:pPr>
              <w:jc w:val="center"/>
              <w:rPr>
                <w:rFonts w:eastAsia="Times New Roman"/>
                <w:sz w:val="16"/>
                <w:szCs w:val="16"/>
              </w:rPr>
            </w:pPr>
            <w:r w:rsidRPr="00A9161A">
              <w:rPr>
                <w:sz w:val="16"/>
                <w:szCs w:val="16"/>
              </w:rPr>
              <w:t>2:15 (1:50)</w:t>
            </w:r>
          </w:p>
        </w:tc>
        <w:tc>
          <w:tcPr>
            <w:tcW w:w="1836" w:type="dxa"/>
            <w:tcBorders>
              <w:top w:val="nil"/>
              <w:left w:val="nil"/>
              <w:bottom w:val="nil"/>
              <w:right w:val="nil"/>
            </w:tcBorders>
            <w:shd w:val="clear" w:color="auto" w:fill="auto"/>
            <w:noWrap/>
            <w:vAlign w:val="center"/>
            <w:hideMark/>
          </w:tcPr>
          <w:p w14:paraId="24FBC62A" w14:textId="77777777" w:rsidR="00B7181C" w:rsidRPr="00A9161A" w:rsidRDefault="00B7181C" w:rsidP="00BE1BB6">
            <w:pPr>
              <w:jc w:val="center"/>
              <w:rPr>
                <w:rFonts w:eastAsia="Times New Roman"/>
                <w:sz w:val="16"/>
                <w:szCs w:val="16"/>
              </w:rPr>
            </w:pPr>
            <w:r w:rsidRPr="00A9161A">
              <w:rPr>
                <w:sz w:val="16"/>
                <w:szCs w:val="16"/>
              </w:rPr>
              <w:t>11.4 (1.56)</w:t>
            </w:r>
          </w:p>
        </w:tc>
      </w:tr>
      <w:tr w:rsidR="00B7181C" w:rsidRPr="00A9161A" w14:paraId="790B174B"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6B34B0B6"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Bachelor's Degree</w:t>
            </w:r>
          </w:p>
        </w:tc>
        <w:tc>
          <w:tcPr>
            <w:tcW w:w="810" w:type="dxa"/>
            <w:tcBorders>
              <w:top w:val="nil"/>
              <w:left w:val="nil"/>
              <w:bottom w:val="nil"/>
              <w:right w:val="nil"/>
            </w:tcBorders>
            <w:shd w:val="clear" w:color="auto" w:fill="auto"/>
            <w:noWrap/>
            <w:vAlign w:val="center"/>
            <w:hideMark/>
          </w:tcPr>
          <w:p w14:paraId="5F6C2B9A" w14:textId="77777777" w:rsidR="00B7181C" w:rsidRPr="00A9161A" w:rsidRDefault="00B7181C" w:rsidP="00BE1BB6">
            <w:pPr>
              <w:jc w:val="center"/>
              <w:rPr>
                <w:rFonts w:eastAsia="Times New Roman"/>
                <w:sz w:val="16"/>
                <w:szCs w:val="16"/>
              </w:rPr>
            </w:pPr>
            <w:r w:rsidRPr="00A9161A">
              <w:rPr>
                <w:rFonts w:eastAsia="Times New Roman"/>
                <w:sz w:val="16"/>
                <w:szCs w:val="16"/>
              </w:rPr>
              <w:t>18</w:t>
            </w:r>
          </w:p>
        </w:tc>
        <w:tc>
          <w:tcPr>
            <w:tcW w:w="1152" w:type="dxa"/>
            <w:tcBorders>
              <w:top w:val="nil"/>
              <w:left w:val="nil"/>
              <w:bottom w:val="nil"/>
              <w:right w:val="nil"/>
            </w:tcBorders>
            <w:shd w:val="clear" w:color="auto" w:fill="auto"/>
            <w:noWrap/>
            <w:vAlign w:val="center"/>
            <w:hideMark/>
          </w:tcPr>
          <w:p w14:paraId="53D1ABF4" w14:textId="77777777" w:rsidR="00B7181C" w:rsidRPr="00A9161A" w:rsidRDefault="00B7181C" w:rsidP="00BE1BB6">
            <w:pPr>
              <w:jc w:val="center"/>
              <w:rPr>
                <w:rFonts w:eastAsia="Times New Roman"/>
                <w:sz w:val="16"/>
                <w:szCs w:val="16"/>
              </w:rPr>
            </w:pPr>
            <w:r w:rsidRPr="00A9161A">
              <w:rPr>
                <w:sz w:val="16"/>
                <w:szCs w:val="16"/>
              </w:rPr>
              <w:t>8:00 (0:58)</w:t>
            </w:r>
          </w:p>
        </w:tc>
        <w:tc>
          <w:tcPr>
            <w:tcW w:w="1583" w:type="dxa"/>
            <w:tcBorders>
              <w:top w:val="nil"/>
              <w:left w:val="nil"/>
              <w:bottom w:val="nil"/>
              <w:right w:val="nil"/>
            </w:tcBorders>
            <w:shd w:val="clear" w:color="auto" w:fill="auto"/>
            <w:noWrap/>
            <w:vAlign w:val="center"/>
            <w:hideMark/>
          </w:tcPr>
          <w:p w14:paraId="2DBE96E5" w14:textId="77777777" w:rsidR="00B7181C" w:rsidRPr="00A9161A" w:rsidRDefault="00B7181C" w:rsidP="00BE1BB6">
            <w:pPr>
              <w:jc w:val="center"/>
              <w:rPr>
                <w:rFonts w:eastAsia="Times New Roman"/>
                <w:sz w:val="16"/>
                <w:szCs w:val="16"/>
              </w:rPr>
            </w:pPr>
            <w:r w:rsidRPr="00A9161A">
              <w:rPr>
                <w:sz w:val="16"/>
                <w:szCs w:val="16"/>
              </w:rPr>
              <w:t>20:45 (1:00)</w:t>
            </w:r>
          </w:p>
        </w:tc>
        <w:tc>
          <w:tcPr>
            <w:tcW w:w="1877" w:type="dxa"/>
            <w:tcBorders>
              <w:top w:val="nil"/>
              <w:left w:val="nil"/>
              <w:bottom w:val="nil"/>
              <w:right w:val="nil"/>
            </w:tcBorders>
            <w:shd w:val="clear" w:color="auto" w:fill="auto"/>
            <w:noWrap/>
            <w:vAlign w:val="center"/>
            <w:hideMark/>
          </w:tcPr>
          <w:p w14:paraId="03AF8E36" w14:textId="77777777" w:rsidR="00B7181C" w:rsidRPr="00A9161A" w:rsidRDefault="00B7181C" w:rsidP="00BE1BB6">
            <w:pPr>
              <w:jc w:val="center"/>
              <w:rPr>
                <w:rFonts w:eastAsia="Times New Roman"/>
                <w:sz w:val="16"/>
                <w:szCs w:val="16"/>
              </w:rPr>
            </w:pPr>
            <w:r w:rsidRPr="00A9161A">
              <w:rPr>
                <w:sz w:val="16"/>
                <w:szCs w:val="16"/>
              </w:rPr>
              <w:t>2:16 (1:01)</w:t>
            </w:r>
          </w:p>
        </w:tc>
        <w:tc>
          <w:tcPr>
            <w:tcW w:w="1836" w:type="dxa"/>
            <w:tcBorders>
              <w:top w:val="nil"/>
              <w:left w:val="nil"/>
              <w:bottom w:val="nil"/>
              <w:right w:val="nil"/>
            </w:tcBorders>
            <w:shd w:val="clear" w:color="auto" w:fill="auto"/>
            <w:noWrap/>
            <w:vAlign w:val="center"/>
            <w:hideMark/>
          </w:tcPr>
          <w:p w14:paraId="00EF57E2" w14:textId="77777777" w:rsidR="00B7181C" w:rsidRPr="00A9161A" w:rsidRDefault="00B7181C" w:rsidP="00BE1BB6">
            <w:pPr>
              <w:jc w:val="center"/>
              <w:rPr>
                <w:rFonts w:eastAsia="Times New Roman"/>
                <w:sz w:val="16"/>
                <w:szCs w:val="16"/>
              </w:rPr>
            </w:pPr>
            <w:r w:rsidRPr="00A9161A">
              <w:rPr>
                <w:sz w:val="16"/>
                <w:szCs w:val="16"/>
              </w:rPr>
              <w:t>11.5 (1.00)</w:t>
            </w:r>
          </w:p>
        </w:tc>
      </w:tr>
      <w:tr w:rsidR="00B7181C" w:rsidRPr="00A9161A" w14:paraId="759BF545"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989A02B"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lastRenderedPageBreak/>
              <w:t>Master's Degree</w:t>
            </w:r>
          </w:p>
        </w:tc>
        <w:tc>
          <w:tcPr>
            <w:tcW w:w="810" w:type="dxa"/>
            <w:tcBorders>
              <w:top w:val="nil"/>
              <w:left w:val="nil"/>
              <w:bottom w:val="nil"/>
              <w:right w:val="nil"/>
            </w:tcBorders>
            <w:shd w:val="clear" w:color="auto" w:fill="auto"/>
            <w:noWrap/>
            <w:vAlign w:val="center"/>
            <w:hideMark/>
          </w:tcPr>
          <w:p w14:paraId="6FD263AA" w14:textId="77777777" w:rsidR="00B7181C" w:rsidRPr="00A9161A" w:rsidRDefault="00B7181C" w:rsidP="00BE1BB6">
            <w:pPr>
              <w:jc w:val="center"/>
              <w:rPr>
                <w:rFonts w:eastAsia="Times New Roman"/>
                <w:sz w:val="16"/>
                <w:szCs w:val="16"/>
              </w:rPr>
            </w:pPr>
            <w:r w:rsidRPr="00A9161A">
              <w:rPr>
                <w:rFonts w:eastAsia="Times New Roman"/>
                <w:sz w:val="16"/>
                <w:szCs w:val="16"/>
              </w:rPr>
              <w:t>25</w:t>
            </w:r>
          </w:p>
        </w:tc>
        <w:tc>
          <w:tcPr>
            <w:tcW w:w="1152" w:type="dxa"/>
            <w:tcBorders>
              <w:top w:val="nil"/>
              <w:left w:val="nil"/>
              <w:bottom w:val="nil"/>
              <w:right w:val="nil"/>
            </w:tcBorders>
            <w:shd w:val="clear" w:color="auto" w:fill="auto"/>
            <w:noWrap/>
            <w:vAlign w:val="center"/>
            <w:hideMark/>
          </w:tcPr>
          <w:p w14:paraId="75466CFC"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29D0060B" w14:textId="77777777" w:rsidR="00B7181C" w:rsidRPr="00A9161A" w:rsidRDefault="00B7181C" w:rsidP="00BE1BB6">
            <w:pPr>
              <w:jc w:val="center"/>
              <w:rPr>
                <w:rFonts w:eastAsia="Times New Roman"/>
                <w:sz w:val="16"/>
                <w:szCs w:val="16"/>
              </w:rPr>
            </w:pPr>
            <w:r w:rsidRPr="00A9161A">
              <w:rPr>
                <w:sz w:val="16"/>
                <w:szCs w:val="16"/>
              </w:rPr>
              <w:t>20:30 (2:00)</w:t>
            </w:r>
          </w:p>
        </w:tc>
        <w:tc>
          <w:tcPr>
            <w:tcW w:w="1877" w:type="dxa"/>
            <w:tcBorders>
              <w:top w:val="nil"/>
              <w:left w:val="nil"/>
              <w:bottom w:val="nil"/>
              <w:right w:val="nil"/>
            </w:tcBorders>
            <w:shd w:val="clear" w:color="auto" w:fill="auto"/>
            <w:noWrap/>
            <w:vAlign w:val="center"/>
            <w:hideMark/>
          </w:tcPr>
          <w:p w14:paraId="2C84AFA3" w14:textId="77777777" w:rsidR="00B7181C" w:rsidRPr="00A9161A" w:rsidRDefault="00B7181C" w:rsidP="00BE1BB6">
            <w:pPr>
              <w:jc w:val="center"/>
              <w:rPr>
                <w:rFonts w:eastAsia="Times New Roman"/>
                <w:sz w:val="16"/>
                <w:szCs w:val="16"/>
              </w:rPr>
            </w:pPr>
            <w:r w:rsidRPr="00A9161A">
              <w:rPr>
                <w:sz w:val="16"/>
                <w:szCs w:val="16"/>
              </w:rPr>
              <w:t>2:15 (0:43)</w:t>
            </w:r>
          </w:p>
        </w:tc>
        <w:tc>
          <w:tcPr>
            <w:tcW w:w="1836" w:type="dxa"/>
            <w:tcBorders>
              <w:top w:val="nil"/>
              <w:left w:val="nil"/>
              <w:bottom w:val="nil"/>
              <w:right w:val="nil"/>
            </w:tcBorders>
            <w:shd w:val="clear" w:color="auto" w:fill="auto"/>
            <w:noWrap/>
            <w:vAlign w:val="center"/>
            <w:hideMark/>
          </w:tcPr>
          <w:p w14:paraId="7952B94F" w14:textId="77777777" w:rsidR="00B7181C" w:rsidRPr="00A9161A" w:rsidRDefault="00B7181C" w:rsidP="00BE1BB6">
            <w:pPr>
              <w:jc w:val="center"/>
              <w:rPr>
                <w:rFonts w:eastAsia="Times New Roman"/>
                <w:sz w:val="16"/>
                <w:szCs w:val="16"/>
              </w:rPr>
            </w:pPr>
            <w:r w:rsidRPr="00A9161A">
              <w:rPr>
                <w:sz w:val="16"/>
                <w:szCs w:val="16"/>
              </w:rPr>
              <w:t>11.6 (2.25)</w:t>
            </w:r>
          </w:p>
        </w:tc>
      </w:tr>
      <w:tr w:rsidR="00B7181C" w:rsidRPr="00A9161A" w14:paraId="57874C02" w14:textId="77777777" w:rsidTr="00B7181C">
        <w:trPr>
          <w:gridAfter w:val="1"/>
          <w:wAfter w:w="2061" w:type="dxa"/>
          <w:trHeight w:val="396"/>
        </w:trPr>
        <w:tc>
          <w:tcPr>
            <w:tcW w:w="2155" w:type="dxa"/>
            <w:tcBorders>
              <w:top w:val="nil"/>
              <w:left w:val="nil"/>
              <w:bottom w:val="nil"/>
              <w:right w:val="nil"/>
            </w:tcBorders>
            <w:shd w:val="clear" w:color="auto" w:fill="auto"/>
            <w:vAlign w:val="bottom"/>
            <w:hideMark/>
          </w:tcPr>
          <w:p w14:paraId="7B1D55B8"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Doctorate or Professional Degree</w:t>
            </w:r>
          </w:p>
        </w:tc>
        <w:tc>
          <w:tcPr>
            <w:tcW w:w="810" w:type="dxa"/>
            <w:tcBorders>
              <w:top w:val="nil"/>
              <w:left w:val="nil"/>
              <w:bottom w:val="nil"/>
              <w:right w:val="nil"/>
            </w:tcBorders>
            <w:shd w:val="clear" w:color="auto" w:fill="auto"/>
            <w:noWrap/>
            <w:vAlign w:val="center"/>
            <w:hideMark/>
          </w:tcPr>
          <w:p w14:paraId="2F6E6536" w14:textId="77777777" w:rsidR="00B7181C" w:rsidRPr="00A9161A" w:rsidRDefault="00B7181C" w:rsidP="00BE1BB6">
            <w:pPr>
              <w:jc w:val="center"/>
              <w:rPr>
                <w:rFonts w:eastAsia="Times New Roman"/>
                <w:sz w:val="16"/>
                <w:szCs w:val="16"/>
              </w:rPr>
            </w:pPr>
            <w:r w:rsidRPr="00A9161A">
              <w:rPr>
                <w:rFonts w:eastAsia="Times New Roman"/>
                <w:sz w:val="16"/>
                <w:szCs w:val="16"/>
              </w:rPr>
              <w:t>11</w:t>
            </w:r>
          </w:p>
        </w:tc>
        <w:tc>
          <w:tcPr>
            <w:tcW w:w="1152" w:type="dxa"/>
            <w:tcBorders>
              <w:top w:val="nil"/>
              <w:left w:val="nil"/>
              <w:bottom w:val="nil"/>
              <w:right w:val="nil"/>
            </w:tcBorders>
            <w:shd w:val="clear" w:color="auto" w:fill="auto"/>
            <w:noWrap/>
            <w:vAlign w:val="center"/>
            <w:hideMark/>
          </w:tcPr>
          <w:p w14:paraId="392D9BB7" w14:textId="77777777" w:rsidR="00B7181C" w:rsidRPr="00A9161A" w:rsidRDefault="00B7181C" w:rsidP="00BE1BB6">
            <w:pPr>
              <w:jc w:val="center"/>
              <w:rPr>
                <w:rFonts w:eastAsia="Times New Roman"/>
                <w:sz w:val="16"/>
                <w:szCs w:val="16"/>
              </w:rPr>
            </w:pPr>
            <w:r w:rsidRPr="00A9161A">
              <w:rPr>
                <w:sz w:val="16"/>
                <w:szCs w:val="16"/>
              </w:rPr>
              <w:t>7:34 (0:45)</w:t>
            </w:r>
          </w:p>
        </w:tc>
        <w:tc>
          <w:tcPr>
            <w:tcW w:w="1583" w:type="dxa"/>
            <w:tcBorders>
              <w:top w:val="nil"/>
              <w:left w:val="nil"/>
              <w:bottom w:val="nil"/>
              <w:right w:val="nil"/>
            </w:tcBorders>
            <w:shd w:val="clear" w:color="auto" w:fill="auto"/>
            <w:noWrap/>
            <w:vAlign w:val="center"/>
            <w:hideMark/>
          </w:tcPr>
          <w:p w14:paraId="25BB7FD1" w14:textId="77777777" w:rsidR="00B7181C" w:rsidRPr="00A9161A" w:rsidRDefault="00B7181C" w:rsidP="00BE1BB6">
            <w:pPr>
              <w:jc w:val="center"/>
              <w:rPr>
                <w:rFonts w:eastAsia="Times New Roman"/>
                <w:sz w:val="16"/>
                <w:szCs w:val="16"/>
              </w:rPr>
            </w:pPr>
            <w:r w:rsidRPr="00A9161A">
              <w:rPr>
                <w:sz w:val="16"/>
                <w:szCs w:val="16"/>
              </w:rPr>
              <w:t>21:00 (1:30)</w:t>
            </w:r>
          </w:p>
        </w:tc>
        <w:tc>
          <w:tcPr>
            <w:tcW w:w="1877" w:type="dxa"/>
            <w:tcBorders>
              <w:top w:val="nil"/>
              <w:left w:val="nil"/>
              <w:bottom w:val="nil"/>
              <w:right w:val="nil"/>
            </w:tcBorders>
            <w:shd w:val="clear" w:color="auto" w:fill="auto"/>
            <w:noWrap/>
            <w:vAlign w:val="center"/>
            <w:hideMark/>
          </w:tcPr>
          <w:p w14:paraId="25234194" w14:textId="77777777" w:rsidR="00B7181C" w:rsidRPr="00A9161A" w:rsidRDefault="00B7181C" w:rsidP="00BE1BB6">
            <w:pPr>
              <w:jc w:val="center"/>
              <w:rPr>
                <w:rFonts w:eastAsia="Times New Roman"/>
                <w:sz w:val="16"/>
                <w:szCs w:val="16"/>
              </w:rPr>
            </w:pPr>
            <w:r w:rsidRPr="00A9161A">
              <w:rPr>
                <w:sz w:val="16"/>
                <w:szCs w:val="16"/>
              </w:rPr>
              <w:t>2:30 (0:39)</w:t>
            </w:r>
          </w:p>
        </w:tc>
        <w:tc>
          <w:tcPr>
            <w:tcW w:w="1836" w:type="dxa"/>
            <w:tcBorders>
              <w:top w:val="nil"/>
              <w:left w:val="nil"/>
              <w:bottom w:val="nil"/>
              <w:right w:val="nil"/>
            </w:tcBorders>
            <w:shd w:val="clear" w:color="auto" w:fill="auto"/>
            <w:noWrap/>
            <w:vAlign w:val="center"/>
            <w:hideMark/>
          </w:tcPr>
          <w:p w14:paraId="54979DA3" w14:textId="77777777" w:rsidR="00B7181C" w:rsidRPr="00A9161A" w:rsidRDefault="00B7181C" w:rsidP="00BE1BB6">
            <w:pPr>
              <w:jc w:val="center"/>
              <w:rPr>
                <w:rFonts w:eastAsia="Times New Roman"/>
                <w:sz w:val="16"/>
                <w:szCs w:val="16"/>
              </w:rPr>
            </w:pPr>
            <w:r w:rsidRPr="00A9161A">
              <w:rPr>
                <w:sz w:val="16"/>
                <w:szCs w:val="16"/>
              </w:rPr>
              <w:t>11.0 (1.88)</w:t>
            </w:r>
          </w:p>
        </w:tc>
      </w:tr>
      <w:tr w:rsidR="00B7181C" w:rsidRPr="00A9161A" w14:paraId="40134DF2"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7C7BC1BD"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bottom"/>
            <w:hideMark/>
          </w:tcPr>
          <w:p w14:paraId="32C467C5"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33CDD100" w14:textId="77777777" w:rsidR="00B7181C" w:rsidRPr="00A9161A" w:rsidRDefault="00B7181C" w:rsidP="00BE1BB6">
            <w:pPr>
              <w:jc w:val="center"/>
              <w:rPr>
                <w:rFonts w:eastAsia="Times New Roman"/>
                <w:b/>
                <w:bCs/>
                <w:color w:val="FF0000"/>
                <w:sz w:val="16"/>
                <w:szCs w:val="16"/>
              </w:rPr>
            </w:pPr>
            <w:r w:rsidRPr="00A9161A">
              <w:rPr>
                <w:sz w:val="16"/>
                <w:szCs w:val="16"/>
              </w:rPr>
              <w:t>0.72</w:t>
            </w:r>
          </w:p>
        </w:tc>
        <w:tc>
          <w:tcPr>
            <w:tcW w:w="1583" w:type="dxa"/>
            <w:tcBorders>
              <w:top w:val="nil"/>
              <w:left w:val="nil"/>
              <w:bottom w:val="nil"/>
              <w:right w:val="nil"/>
            </w:tcBorders>
            <w:shd w:val="clear" w:color="auto" w:fill="auto"/>
            <w:noWrap/>
            <w:vAlign w:val="center"/>
            <w:hideMark/>
          </w:tcPr>
          <w:p w14:paraId="79D7BE12" w14:textId="77777777" w:rsidR="00B7181C" w:rsidRPr="00A9161A" w:rsidRDefault="00B7181C" w:rsidP="00BE1BB6">
            <w:pPr>
              <w:jc w:val="center"/>
              <w:rPr>
                <w:rFonts w:eastAsia="Times New Roman"/>
                <w:sz w:val="16"/>
                <w:szCs w:val="16"/>
              </w:rPr>
            </w:pPr>
            <w:r w:rsidRPr="00A9161A">
              <w:rPr>
                <w:sz w:val="16"/>
                <w:szCs w:val="16"/>
              </w:rPr>
              <w:t>0.82</w:t>
            </w:r>
          </w:p>
        </w:tc>
        <w:tc>
          <w:tcPr>
            <w:tcW w:w="1877" w:type="dxa"/>
            <w:tcBorders>
              <w:top w:val="nil"/>
              <w:left w:val="nil"/>
              <w:bottom w:val="nil"/>
              <w:right w:val="nil"/>
            </w:tcBorders>
            <w:shd w:val="clear" w:color="auto" w:fill="auto"/>
            <w:noWrap/>
            <w:vAlign w:val="center"/>
            <w:hideMark/>
          </w:tcPr>
          <w:p w14:paraId="64A3A6E8" w14:textId="77777777" w:rsidR="00B7181C" w:rsidRPr="00A9161A" w:rsidRDefault="00B7181C" w:rsidP="00BE1BB6">
            <w:pPr>
              <w:jc w:val="center"/>
              <w:rPr>
                <w:rFonts w:eastAsia="Times New Roman"/>
                <w:sz w:val="16"/>
                <w:szCs w:val="16"/>
              </w:rPr>
            </w:pPr>
            <w:r w:rsidRPr="00A9161A">
              <w:rPr>
                <w:sz w:val="16"/>
                <w:szCs w:val="16"/>
              </w:rPr>
              <w:t>0.76</w:t>
            </w:r>
          </w:p>
        </w:tc>
        <w:tc>
          <w:tcPr>
            <w:tcW w:w="1836" w:type="dxa"/>
            <w:tcBorders>
              <w:top w:val="nil"/>
              <w:left w:val="nil"/>
              <w:bottom w:val="nil"/>
              <w:right w:val="nil"/>
            </w:tcBorders>
            <w:shd w:val="clear" w:color="auto" w:fill="auto"/>
            <w:noWrap/>
            <w:vAlign w:val="center"/>
            <w:hideMark/>
          </w:tcPr>
          <w:p w14:paraId="7547018C" w14:textId="77777777" w:rsidR="00B7181C" w:rsidRPr="00A9161A" w:rsidRDefault="00B7181C" w:rsidP="00BE1BB6">
            <w:pPr>
              <w:jc w:val="center"/>
              <w:rPr>
                <w:rFonts w:eastAsia="Times New Roman"/>
                <w:b/>
                <w:bCs/>
                <w:color w:val="FF0000"/>
                <w:sz w:val="16"/>
                <w:szCs w:val="16"/>
              </w:rPr>
            </w:pPr>
            <w:r w:rsidRPr="00A9161A">
              <w:rPr>
                <w:sz w:val="16"/>
                <w:szCs w:val="16"/>
              </w:rPr>
              <w:t>0.55</w:t>
            </w:r>
          </w:p>
        </w:tc>
      </w:tr>
      <w:tr w:rsidR="00B7181C" w:rsidRPr="00A9161A" w14:paraId="166F261A" w14:textId="77777777" w:rsidTr="00B7181C">
        <w:trPr>
          <w:gridAfter w:val="1"/>
          <w:wAfter w:w="2061" w:type="dxa"/>
          <w:trHeight w:val="387"/>
        </w:trPr>
        <w:tc>
          <w:tcPr>
            <w:tcW w:w="2155" w:type="dxa"/>
            <w:tcBorders>
              <w:top w:val="nil"/>
              <w:left w:val="nil"/>
              <w:bottom w:val="nil"/>
              <w:right w:val="nil"/>
            </w:tcBorders>
            <w:shd w:val="clear" w:color="000000" w:fill="FCE4D6"/>
            <w:vAlign w:val="bottom"/>
            <w:hideMark/>
          </w:tcPr>
          <w:p w14:paraId="3FA220F2" w14:textId="77777777" w:rsidR="00B7181C" w:rsidRPr="00A9161A" w:rsidRDefault="00B7181C" w:rsidP="00BE1BB6">
            <w:pPr>
              <w:rPr>
                <w:rFonts w:eastAsia="Times New Roman"/>
                <w:sz w:val="16"/>
                <w:szCs w:val="16"/>
              </w:rPr>
            </w:pPr>
            <w:r w:rsidRPr="00A9161A">
              <w:rPr>
                <w:rFonts w:eastAsia="Times New Roman"/>
                <w:sz w:val="16"/>
                <w:szCs w:val="16"/>
              </w:rPr>
              <w:t>Household Annual Income</w:t>
            </w:r>
          </w:p>
        </w:tc>
        <w:tc>
          <w:tcPr>
            <w:tcW w:w="810" w:type="dxa"/>
            <w:tcBorders>
              <w:top w:val="nil"/>
              <w:left w:val="nil"/>
              <w:bottom w:val="nil"/>
              <w:right w:val="nil"/>
            </w:tcBorders>
            <w:shd w:val="clear" w:color="000000" w:fill="FCE4D6"/>
            <w:noWrap/>
            <w:vAlign w:val="bottom"/>
            <w:hideMark/>
          </w:tcPr>
          <w:p w14:paraId="49D6AA32" w14:textId="77777777" w:rsidR="00B7181C" w:rsidRPr="00A9161A" w:rsidRDefault="00B7181C" w:rsidP="00BE1BB6">
            <w:pPr>
              <w:jc w:val="center"/>
              <w:rPr>
                <w:rFonts w:eastAsia="Times New Roman"/>
                <w:b/>
                <w:bCs/>
                <w:sz w:val="16"/>
                <w:szCs w:val="16"/>
              </w:rPr>
            </w:pPr>
            <w:r w:rsidRPr="00A9161A">
              <w:rPr>
                <w:rFonts w:eastAsia="Times New Roman"/>
                <w:b/>
                <w:bCs/>
                <w:sz w:val="16"/>
                <w:szCs w:val="16"/>
              </w:rPr>
              <w:t> </w:t>
            </w:r>
          </w:p>
        </w:tc>
        <w:tc>
          <w:tcPr>
            <w:tcW w:w="1152" w:type="dxa"/>
            <w:tcBorders>
              <w:top w:val="nil"/>
              <w:left w:val="nil"/>
              <w:bottom w:val="nil"/>
              <w:right w:val="nil"/>
            </w:tcBorders>
            <w:shd w:val="clear" w:color="000000" w:fill="FCE4D6"/>
            <w:noWrap/>
            <w:vAlign w:val="bottom"/>
            <w:hideMark/>
          </w:tcPr>
          <w:p w14:paraId="4B4C288A"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43BC10F2"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20E2F373"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3DA24CF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26FB5874"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411577C8"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&lt;$100,000</w:t>
            </w:r>
          </w:p>
        </w:tc>
        <w:tc>
          <w:tcPr>
            <w:tcW w:w="810" w:type="dxa"/>
            <w:tcBorders>
              <w:top w:val="nil"/>
              <w:left w:val="nil"/>
              <w:bottom w:val="nil"/>
              <w:right w:val="nil"/>
            </w:tcBorders>
            <w:shd w:val="clear" w:color="auto" w:fill="auto"/>
            <w:noWrap/>
            <w:vAlign w:val="bottom"/>
            <w:hideMark/>
          </w:tcPr>
          <w:p w14:paraId="6FA1004E" w14:textId="77777777" w:rsidR="00B7181C" w:rsidRPr="00A9161A" w:rsidRDefault="00B7181C" w:rsidP="00BE1BB6">
            <w:pPr>
              <w:jc w:val="center"/>
              <w:rPr>
                <w:rFonts w:eastAsia="Times New Roman"/>
                <w:sz w:val="16"/>
                <w:szCs w:val="16"/>
              </w:rPr>
            </w:pPr>
            <w:r w:rsidRPr="00A9161A">
              <w:rPr>
                <w:rFonts w:eastAsia="Times New Roman"/>
                <w:sz w:val="16"/>
                <w:szCs w:val="16"/>
              </w:rPr>
              <w:t>17</w:t>
            </w:r>
          </w:p>
        </w:tc>
        <w:tc>
          <w:tcPr>
            <w:tcW w:w="1152" w:type="dxa"/>
            <w:tcBorders>
              <w:top w:val="nil"/>
              <w:left w:val="nil"/>
              <w:bottom w:val="nil"/>
              <w:right w:val="nil"/>
            </w:tcBorders>
            <w:shd w:val="clear" w:color="auto" w:fill="auto"/>
            <w:noWrap/>
            <w:vAlign w:val="center"/>
            <w:hideMark/>
          </w:tcPr>
          <w:p w14:paraId="0E95A993"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1E971BFC" w14:textId="77777777" w:rsidR="00B7181C" w:rsidRPr="00A9161A" w:rsidRDefault="00B7181C" w:rsidP="00BE1BB6">
            <w:pPr>
              <w:jc w:val="center"/>
              <w:rPr>
                <w:rFonts w:eastAsia="Times New Roman"/>
                <w:sz w:val="16"/>
                <w:szCs w:val="16"/>
              </w:rPr>
            </w:pPr>
            <w:r w:rsidRPr="00A9161A">
              <w:rPr>
                <w:sz w:val="16"/>
                <w:szCs w:val="16"/>
              </w:rPr>
              <w:t>21:00 (1:49)</w:t>
            </w:r>
          </w:p>
        </w:tc>
        <w:tc>
          <w:tcPr>
            <w:tcW w:w="1877" w:type="dxa"/>
            <w:tcBorders>
              <w:top w:val="nil"/>
              <w:left w:val="nil"/>
              <w:bottom w:val="nil"/>
              <w:right w:val="nil"/>
            </w:tcBorders>
            <w:shd w:val="clear" w:color="auto" w:fill="auto"/>
            <w:noWrap/>
            <w:vAlign w:val="center"/>
            <w:hideMark/>
          </w:tcPr>
          <w:p w14:paraId="26195323" w14:textId="77777777" w:rsidR="00B7181C" w:rsidRPr="00A9161A" w:rsidRDefault="00B7181C" w:rsidP="00BE1BB6">
            <w:pPr>
              <w:jc w:val="center"/>
              <w:rPr>
                <w:rFonts w:eastAsia="Times New Roman"/>
                <w:sz w:val="16"/>
                <w:szCs w:val="16"/>
              </w:rPr>
            </w:pPr>
            <w:r w:rsidRPr="00A9161A">
              <w:rPr>
                <w:sz w:val="16"/>
                <w:szCs w:val="16"/>
              </w:rPr>
              <w:t>2:15 (1:00)</w:t>
            </w:r>
          </w:p>
        </w:tc>
        <w:tc>
          <w:tcPr>
            <w:tcW w:w="1836" w:type="dxa"/>
            <w:tcBorders>
              <w:top w:val="nil"/>
              <w:left w:val="nil"/>
              <w:bottom w:val="nil"/>
              <w:right w:val="nil"/>
            </w:tcBorders>
            <w:shd w:val="clear" w:color="auto" w:fill="auto"/>
            <w:noWrap/>
            <w:vAlign w:val="center"/>
            <w:hideMark/>
          </w:tcPr>
          <w:p w14:paraId="34972F38" w14:textId="77777777" w:rsidR="00B7181C" w:rsidRPr="00A9161A" w:rsidRDefault="00B7181C" w:rsidP="00BE1BB6">
            <w:pPr>
              <w:jc w:val="center"/>
              <w:rPr>
                <w:rFonts w:eastAsia="Times New Roman"/>
                <w:sz w:val="16"/>
                <w:szCs w:val="16"/>
              </w:rPr>
            </w:pPr>
            <w:r w:rsidRPr="00A9161A">
              <w:rPr>
                <w:sz w:val="16"/>
                <w:szCs w:val="16"/>
              </w:rPr>
              <w:t>11.5 (1.50)</w:t>
            </w:r>
          </w:p>
        </w:tc>
      </w:tr>
      <w:tr w:rsidR="00B7181C" w:rsidRPr="00A9161A" w14:paraId="2A0BDCCE"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137D1D34"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$100,000 - 149,999</w:t>
            </w:r>
          </w:p>
        </w:tc>
        <w:tc>
          <w:tcPr>
            <w:tcW w:w="810" w:type="dxa"/>
            <w:tcBorders>
              <w:top w:val="nil"/>
              <w:left w:val="nil"/>
              <w:bottom w:val="nil"/>
              <w:right w:val="nil"/>
            </w:tcBorders>
            <w:shd w:val="clear" w:color="auto" w:fill="auto"/>
            <w:noWrap/>
            <w:vAlign w:val="bottom"/>
            <w:hideMark/>
          </w:tcPr>
          <w:p w14:paraId="41D61D2C" w14:textId="77777777" w:rsidR="00B7181C" w:rsidRPr="00A9161A" w:rsidRDefault="00B7181C" w:rsidP="00BE1BB6">
            <w:pPr>
              <w:jc w:val="center"/>
              <w:rPr>
                <w:rFonts w:eastAsia="Times New Roman"/>
                <w:sz w:val="16"/>
                <w:szCs w:val="16"/>
              </w:rPr>
            </w:pPr>
            <w:r w:rsidRPr="00A9161A">
              <w:rPr>
                <w:rFonts w:eastAsia="Times New Roman"/>
                <w:sz w:val="16"/>
                <w:szCs w:val="16"/>
              </w:rPr>
              <w:t>17</w:t>
            </w:r>
          </w:p>
        </w:tc>
        <w:tc>
          <w:tcPr>
            <w:tcW w:w="1152" w:type="dxa"/>
            <w:tcBorders>
              <w:top w:val="nil"/>
              <w:left w:val="nil"/>
              <w:bottom w:val="nil"/>
              <w:right w:val="nil"/>
            </w:tcBorders>
            <w:shd w:val="clear" w:color="auto" w:fill="auto"/>
            <w:noWrap/>
            <w:vAlign w:val="center"/>
            <w:hideMark/>
          </w:tcPr>
          <w:p w14:paraId="4E29ED30" w14:textId="77777777" w:rsidR="00B7181C" w:rsidRPr="00A9161A" w:rsidRDefault="00B7181C" w:rsidP="00BE1BB6">
            <w:pPr>
              <w:jc w:val="center"/>
              <w:rPr>
                <w:rFonts w:eastAsia="Times New Roman"/>
                <w:sz w:val="16"/>
                <w:szCs w:val="16"/>
              </w:rPr>
            </w:pPr>
            <w:r w:rsidRPr="00A9161A">
              <w:rPr>
                <w:sz w:val="16"/>
                <w:szCs w:val="16"/>
              </w:rPr>
              <w:t>7:45 (0:55)</w:t>
            </w:r>
          </w:p>
        </w:tc>
        <w:tc>
          <w:tcPr>
            <w:tcW w:w="1583" w:type="dxa"/>
            <w:tcBorders>
              <w:top w:val="nil"/>
              <w:left w:val="nil"/>
              <w:bottom w:val="nil"/>
              <w:right w:val="nil"/>
            </w:tcBorders>
            <w:shd w:val="clear" w:color="auto" w:fill="auto"/>
            <w:noWrap/>
            <w:vAlign w:val="center"/>
            <w:hideMark/>
          </w:tcPr>
          <w:p w14:paraId="397D19DD" w14:textId="77777777" w:rsidR="00B7181C" w:rsidRPr="00A9161A" w:rsidRDefault="00B7181C" w:rsidP="00BE1BB6">
            <w:pPr>
              <w:jc w:val="center"/>
              <w:rPr>
                <w:rFonts w:eastAsia="Times New Roman"/>
                <w:sz w:val="16"/>
                <w:szCs w:val="16"/>
              </w:rPr>
            </w:pPr>
            <w:r w:rsidRPr="00A9161A">
              <w:rPr>
                <w:sz w:val="16"/>
                <w:szCs w:val="16"/>
              </w:rPr>
              <w:t>21:00 (1:00)</w:t>
            </w:r>
          </w:p>
        </w:tc>
        <w:tc>
          <w:tcPr>
            <w:tcW w:w="1877" w:type="dxa"/>
            <w:tcBorders>
              <w:top w:val="nil"/>
              <w:left w:val="nil"/>
              <w:bottom w:val="nil"/>
              <w:right w:val="nil"/>
            </w:tcBorders>
            <w:shd w:val="clear" w:color="auto" w:fill="auto"/>
            <w:noWrap/>
            <w:vAlign w:val="center"/>
            <w:hideMark/>
          </w:tcPr>
          <w:p w14:paraId="0F55FB72" w14:textId="77777777" w:rsidR="00B7181C" w:rsidRPr="00A9161A" w:rsidRDefault="00B7181C" w:rsidP="00BE1BB6">
            <w:pPr>
              <w:jc w:val="center"/>
              <w:rPr>
                <w:rFonts w:eastAsia="Times New Roman"/>
                <w:sz w:val="16"/>
                <w:szCs w:val="16"/>
              </w:rPr>
            </w:pPr>
            <w:r w:rsidRPr="00A9161A">
              <w:rPr>
                <w:sz w:val="16"/>
                <w:szCs w:val="16"/>
              </w:rPr>
              <w:t>2:30 (1:00)</w:t>
            </w:r>
          </w:p>
        </w:tc>
        <w:tc>
          <w:tcPr>
            <w:tcW w:w="1836" w:type="dxa"/>
            <w:tcBorders>
              <w:top w:val="nil"/>
              <w:left w:val="nil"/>
              <w:bottom w:val="nil"/>
              <w:right w:val="nil"/>
            </w:tcBorders>
            <w:shd w:val="clear" w:color="auto" w:fill="auto"/>
            <w:noWrap/>
            <w:vAlign w:val="center"/>
            <w:hideMark/>
          </w:tcPr>
          <w:p w14:paraId="709BF4D1" w14:textId="77777777" w:rsidR="00B7181C" w:rsidRPr="00A9161A" w:rsidRDefault="00B7181C" w:rsidP="00BE1BB6">
            <w:pPr>
              <w:jc w:val="center"/>
              <w:rPr>
                <w:rFonts w:eastAsia="Times New Roman"/>
                <w:sz w:val="16"/>
                <w:szCs w:val="16"/>
              </w:rPr>
            </w:pPr>
            <w:r w:rsidRPr="00A9161A">
              <w:rPr>
                <w:sz w:val="16"/>
                <w:szCs w:val="16"/>
              </w:rPr>
              <w:t>11.0 (1.08)</w:t>
            </w:r>
          </w:p>
        </w:tc>
      </w:tr>
      <w:tr w:rsidR="00B7181C" w:rsidRPr="00A9161A" w14:paraId="1451B0EA"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24228D73"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$150,000 or more</w:t>
            </w:r>
          </w:p>
        </w:tc>
        <w:tc>
          <w:tcPr>
            <w:tcW w:w="810" w:type="dxa"/>
            <w:tcBorders>
              <w:top w:val="nil"/>
              <w:left w:val="nil"/>
              <w:bottom w:val="nil"/>
              <w:right w:val="nil"/>
            </w:tcBorders>
            <w:shd w:val="clear" w:color="auto" w:fill="auto"/>
            <w:noWrap/>
            <w:vAlign w:val="center"/>
            <w:hideMark/>
          </w:tcPr>
          <w:p w14:paraId="5C993A9C" w14:textId="77777777" w:rsidR="00B7181C" w:rsidRPr="00A9161A" w:rsidRDefault="00B7181C" w:rsidP="00BE1BB6">
            <w:pPr>
              <w:jc w:val="center"/>
              <w:rPr>
                <w:rFonts w:eastAsia="Times New Roman"/>
                <w:sz w:val="16"/>
                <w:szCs w:val="16"/>
              </w:rPr>
            </w:pPr>
            <w:r w:rsidRPr="00A9161A">
              <w:rPr>
                <w:rFonts w:eastAsia="Times New Roman"/>
                <w:sz w:val="16"/>
                <w:szCs w:val="16"/>
              </w:rPr>
              <w:t>23</w:t>
            </w:r>
          </w:p>
        </w:tc>
        <w:tc>
          <w:tcPr>
            <w:tcW w:w="1152" w:type="dxa"/>
            <w:tcBorders>
              <w:top w:val="nil"/>
              <w:left w:val="nil"/>
              <w:bottom w:val="nil"/>
              <w:right w:val="nil"/>
            </w:tcBorders>
            <w:shd w:val="clear" w:color="auto" w:fill="auto"/>
            <w:noWrap/>
            <w:vAlign w:val="center"/>
            <w:hideMark/>
          </w:tcPr>
          <w:p w14:paraId="7D6A5799"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73AF7C1E"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2E398EB3" w14:textId="77777777" w:rsidR="00B7181C" w:rsidRPr="00A9161A" w:rsidRDefault="00B7181C" w:rsidP="00BE1BB6">
            <w:pPr>
              <w:jc w:val="center"/>
              <w:rPr>
                <w:rFonts w:eastAsia="Times New Roman"/>
                <w:sz w:val="16"/>
                <w:szCs w:val="16"/>
              </w:rPr>
            </w:pPr>
            <w:r w:rsidRPr="00A9161A">
              <w:rPr>
                <w:sz w:val="16"/>
                <w:szCs w:val="16"/>
              </w:rPr>
              <w:t>2:15 (0:55)</w:t>
            </w:r>
          </w:p>
        </w:tc>
        <w:tc>
          <w:tcPr>
            <w:tcW w:w="1836" w:type="dxa"/>
            <w:tcBorders>
              <w:top w:val="nil"/>
              <w:left w:val="nil"/>
              <w:bottom w:val="nil"/>
              <w:right w:val="nil"/>
            </w:tcBorders>
            <w:shd w:val="clear" w:color="auto" w:fill="auto"/>
            <w:noWrap/>
            <w:vAlign w:val="center"/>
            <w:hideMark/>
          </w:tcPr>
          <w:p w14:paraId="71242FFB" w14:textId="77777777" w:rsidR="00B7181C" w:rsidRPr="00A9161A" w:rsidRDefault="00B7181C" w:rsidP="00BE1BB6">
            <w:pPr>
              <w:jc w:val="center"/>
              <w:rPr>
                <w:rFonts w:eastAsia="Times New Roman"/>
                <w:sz w:val="16"/>
                <w:szCs w:val="16"/>
              </w:rPr>
            </w:pPr>
            <w:r w:rsidRPr="00A9161A">
              <w:rPr>
                <w:sz w:val="16"/>
                <w:szCs w:val="16"/>
              </w:rPr>
              <w:t>11.5 (2.12)</w:t>
            </w:r>
          </w:p>
        </w:tc>
      </w:tr>
      <w:tr w:rsidR="00B7181C" w:rsidRPr="00A9161A" w14:paraId="4A296D4C"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1CFCB6E2"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2600C695"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06CF0ABD" w14:textId="77777777" w:rsidR="00B7181C" w:rsidRPr="00A9161A" w:rsidRDefault="00B7181C" w:rsidP="00BE1BB6">
            <w:pPr>
              <w:jc w:val="center"/>
              <w:rPr>
                <w:rFonts w:eastAsia="Times New Roman"/>
                <w:sz w:val="16"/>
                <w:szCs w:val="16"/>
              </w:rPr>
            </w:pPr>
            <w:r w:rsidRPr="00A9161A">
              <w:rPr>
                <w:sz w:val="16"/>
                <w:szCs w:val="16"/>
              </w:rPr>
              <w:t>0.72</w:t>
            </w:r>
          </w:p>
        </w:tc>
        <w:tc>
          <w:tcPr>
            <w:tcW w:w="1583" w:type="dxa"/>
            <w:tcBorders>
              <w:top w:val="nil"/>
              <w:left w:val="nil"/>
              <w:bottom w:val="nil"/>
              <w:right w:val="nil"/>
            </w:tcBorders>
            <w:shd w:val="clear" w:color="auto" w:fill="auto"/>
            <w:noWrap/>
            <w:vAlign w:val="center"/>
            <w:hideMark/>
          </w:tcPr>
          <w:p w14:paraId="4FDBA883" w14:textId="77777777" w:rsidR="00B7181C" w:rsidRPr="00A9161A" w:rsidRDefault="00B7181C" w:rsidP="00BE1BB6">
            <w:pPr>
              <w:jc w:val="center"/>
              <w:rPr>
                <w:rFonts w:eastAsia="Times New Roman"/>
                <w:sz w:val="16"/>
                <w:szCs w:val="16"/>
              </w:rPr>
            </w:pPr>
            <w:r w:rsidRPr="00A9161A">
              <w:rPr>
                <w:sz w:val="16"/>
                <w:szCs w:val="16"/>
              </w:rPr>
              <w:t>0.48</w:t>
            </w:r>
          </w:p>
        </w:tc>
        <w:tc>
          <w:tcPr>
            <w:tcW w:w="1877" w:type="dxa"/>
            <w:tcBorders>
              <w:top w:val="nil"/>
              <w:left w:val="nil"/>
              <w:bottom w:val="nil"/>
              <w:right w:val="nil"/>
            </w:tcBorders>
            <w:shd w:val="clear" w:color="auto" w:fill="auto"/>
            <w:noWrap/>
            <w:vAlign w:val="center"/>
            <w:hideMark/>
          </w:tcPr>
          <w:p w14:paraId="38DC77BE" w14:textId="77777777" w:rsidR="00B7181C" w:rsidRPr="00A9161A" w:rsidRDefault="00B7181C" w:rsidP="00BE1BB6">
            <w:pPr>
              <w:jc w:val="center"/>
              <w:rPr>
                <w:rFonts w:eastAsia="Times New Roman"/>
                <w:sz w:val="16"/>
                <w:szCs w:val="16"/>
              </w:rPr>
            </w:pPr>
            <w:r w:rsidRPr="00A9161A">
              <w:rPr>
                <w:sz w:val="16"/>
                <w:szCs w:val="16"/>
              </w:rPr>
              <w:t>0.80</w:t>
            </w:r>
          </w:p>
        </w:tc>
        <w:tc>
          <w:tcPr>
            <w:tcW w:w="1836" w:type="dxa"/>
            <w:tcBorders>
              <w:top w:val="nil"/>
              <w:left w:val="nil"/>
              <w:bottom w:val="nil"/>
              <w:right w:val="nil"/>
            </w:tcBorders>
            <w:shd w:val="clear" w:color="auto" w:fill="auto"/>
            <w:noWrap/>
            <w:vAlign w:val="center"/>
            <w:hideMark/>
          </w:tcPr>
          <w:p w14:paraId="7CEA78CE" w14:textId="77777777" w:rsidR="00B7181C" w:rsidRPr="00A9161A" w:rsidRDefault="00B7181C" w:rsidP="00BE1BB6">
            <w:pPr>
              <w:jc w:val="center"/>
              <w:rPr>
                <w:rFonts w:eastAsia="Times New Roman"/>
                <w:sz w:val="16"/>
                <w:szCs w:val="16"/>
              </w:rPr>
            </w:pPr>
            <w:r w:rsidRPr="00A9161A">
              <w:rPr>
                <w:sz w:val="16"/>
                <w:szCs w:val="16"/>
              </w:rPr>
              <w:t>0.35</w:t>
            </w:r>
          </w:p>
        </w:tc>
      </w:tr>
      <w:tr w:rsidR="00B7181C" w:rsidRPr="00A9161A" w14:paraId="3731F761" w14:textId="77777777" w:rsidTr="00B7181C">
        <w:trPr>
          <w:gridAfter w:val="1"/>
          <w:wAfter w:w="2061" w:type="dxa"/>
          <w:trHeight w:val="360"/>
        </w:trPr>
        <w:tc>
          <w:tcPr>
            <w:tcW w:w="2155" w:type="dxa"/>
            <w:tcBorders>
              <w:top w:val="nil"/>
              <w:left w:val="nil"/>
              <w:bottom w:val="nil"/>
              <w:right w:val="nil"/>
            </w:tcBorders>
            <w:shd w:val="clear" w:color="000000" w:fill="FCE4D6"/>
            <w:vAlign w:val="bottom"/>
            <w:hideMark/>
          </w:tcPr>
          <w:p w14:paraId="3252DD31" w14:textId="77777777" w:rsidR="00B7181C" w:rsidRPr="00A9161A" w:rsidRDefault="00B7181C" w:rsidP="00BE1BB6">
            <w:pPr>
              <w:rPr>
                <w:rFonts w:eastAsia="Times New Roman"/>
                <w:sz w:val="16"/>
                <w:szCs w:val="16"/>
              </w:rPr>
            </w:pPr>
            <w:r w:rsidRPr="00A9161A">
              <w:rPr>
                <w:rFonts w:eastAsia="Times New Roman"/>
                <w:sz w:val="16"/>
                <w:szCs w:val="16"/>
              </w:rPr>
              <w:t>Number of persons in household</w:t>
            </w:r>
          </w:p>
        </w:tc>
        <w:tc>
          <w:tcPr>
            <w:tcW w:w="810" w:type="dxa"/>
            <w:tcBorders>
              <w:top w:val="nil"/>
              <w:left w:val="nil"/>
              <w:bottom w:val="nil"/>
              <w:right w:val="nil"/>
            </w:tcBorders>
            <w:shd w:val="clear" w:color="000000" w:fill="FCE4D6"/>
            <w:noWrap/>
            <w:vAlign w:val="center"/>
            <w:hideMark/>
          </w:tcPr>
          <w:p w14:paraId="2FFC7FD0"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04C00E5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56F27618"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2EA95EC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32A6770D"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542C1492"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12EC0CEC"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2 or fewer</w:t>
            </w:r>
          </w:p>
        </w:tc>
        <w:tc>
          <w:tcPr>
            <w:tcW w:w="810" w:type="dxa"/>
            <w:tcBorders>
              <w:top w:val="nil"/>
              <w:left w:val="nil"/>
              <w:bottom w:val="nil"/>
              <w:right w:val="nil"/>
            </w:tcBorders>
            <w:shd w:val="clear" w:color="auto" w:fill="auto"/>
            <w:noWrap/>
            <w:vAlign w:val="center"/>
            <w:hideMark/>
          </w:tcPr>
          <w:p w14:paraId="04B8748F" w14:textId="77777777" w:rsidR="00B7181C" w:rsidRPr="00A9161A" w:rsidRDefault="00B7181C" w:rsidP="00BE1BB6">
            <w:pPr>
              <w:jc w:val="center"/>
              <w:rPr>
                <w:rFonts w:eastAsia="Times New Roman"/>
                <w:sz w:val="16"/>
                <w:szCs w:val="16"/>
              </w:rPr>
            </w:pPr>
            <w:r w:rsidRPr="00A9161A">
              <w:rPr>
                <w:rFonts w:eastAsia="Times New Roman"/>
                <w:sz w:val="16"/>
                <w:szCs w:val="16"/>
              </w:rPr>
              <w:t>24</w:t>
            </w:r>
          </w:p>
        </w:tc>
        <w:tc>
          <w:tcPr>
            <w:tcW w:w="1152" w:type="dxa"/>
            <w:tcBorders>
              <w:top w:val="nil"/>
              <w:left w:val="nil"/>
              <w:bottom w:val="nil"/>
              <w:right w:val="nil"/>
            </w:tcBorders>
            <w:shd w:val="clear" w:color="auto" w:fill="auto"/>
            <w:noWrap/>
            <w:vAlign w:val="center"/>
            <w:hideMark/>
          </w:tcPr>
          <w:p w14:paraId="335C359E"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7381B38E"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51D24186" w14:textId="77777777" w:rsidR="00B7181C" w:rsidRPr="00A9161A" w:rsidRDefault="00B7181C" w:rsidP="00BE1BB6">
            <w:pPr>
              <w:jc w:val="center"/>
              <w:rPr>
                <w:rFonts w:eastAsia="Times New Roman"/>
                <w:sz w:val="16"/>
                <w:szCs w:val="16"/>
              </w:rPr>
            </w:pPr>
            <w:r w:rsidRPr="00A9161A">
              <w:rPr>
                <w:sz w:val="16"/>
                <w:szCs w:val="16"/>
              </w:rPr>
              <w:t>2:30 (0:54)</w:t>
            </w:r>
          </w:p>
        </w:tc>
        <w:tc>
          <w:tcPr>
            <w:tcW w:w="1836" w:type="dxa"/>
            <w:tcBorders>
              <w:top w:val="nil"/>
              <w:left w:val="nil"/>
              <w:bottom w:val="nil"/>
              <w:right w:val="nil"/>
            </w:tcBorders>
            <w:shd w:val="clear" w:color="auto" w:fill="auto"/>
            <w:noWrap/>
            <w:vAlign w:val="center"/>
            <w:hideMark/>
          </w:tcPr>
          <w:p w14:paraId="0A28A419" w14:textId="77777777" w:rsidR="00B7181C" w:rsidRPr="00A9161A" w:rsidRDefault="00B7181C" w:rsidP="00BE1BB6">
            <w:pPr>
              <w:jc w:val="center"/>
              <w:rPr>
                <w:rFonts w:eastAsia="Times New Roman"/>
                <w:sz w:val="16"/>
                <w:szCs w:val="16"/>
              </w:rPr>
            </w:pPr>
            <w:r w:rsidRPr="00A9161A">
              <w:rPr>
                <w:sz w:val="16"/>
                <w:szCs w:val="16"/>
              </w:rPr>
              <w:t>11.3 (1.19)</w:t>
            </w:r>
          </w:p>
        </w:tc>
      </w:tr>
      <w:tr w:rsidR="00B7181C" w:rsidRPr="00A9161A" w14:paraId="5A8628C1"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A1DF570"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3+</w:t>
            </w:r>
          </w:p>
        </w:tc>
        <w:tc>
          <w:tcPr>
            <w:tcW w:w="810" w:type="dxa"/>
            <w:tcBorders>
              <w:top w:val="nil"/>
              <w:left w:val="nil"/>
              <w:bottom w:val="nil"/>
              <w:right w:val="nil"/>
            </w:tcBorders>
            <w:shd w:val="clear" w:color="auto" w:fill="auto"/>
            <w:noWrap/>
            <w:vAlign w:val="center"/>
            <w:hideMark/>
          </w:tcPr>
          <w:p w14:paraId="2A5D9FB5" w14:textId="77777777" w:rsidR="00B7181C" w:rsidRPr="00A9161A" w:rsidRDefault="00B7181C" w:rsidP="00BE1BB6">
            <w:pPr>
              <w:jc w:val="center"/>
              <w:rPr>
                <w:rFonts w:eastAsia="Times New Roman"/>
                <w:sz w:val="16"/>
                <w:szCs w:val="16"/>
              </w:rPr>
            </w:pPr>
            <w:r w:rsidRPr="00A9161A">
              <w:rPr>
                <w:rFonts w:eastAsia="Times New Roman"/>
                <w:sz w:val="16"/>
                <w:szCs w:val="16"/>
              </w:rPr>
              <w:t>34</w:t>
            </w:r>
          </w:p>
        </w:tc>
        <w:tc>
          <w:tcPr>
            <w:tcW w:w="1152" w:type="dxa"/>
            <w:tcBorders>
              <w:top w:val="nil"/>
              <w:left w:val="nil"/>
              <w:bottom w:val="nil"/>
              <w:right w:val="nil"/>
            </w:tcBorders>
            <w:shd w:val="clear" w:color="auto" w:fill="auto"/>
            <w:noWrap/>
            <w:vAlign w:val="center"/>
            <w:hideMark/>
          </w:tcPr>
          <w:p w14:paraId="64C4AA4F" w14:textId="77777777" w:rsidR="00B7181C" w:rsidRPr="00A9161A" w:rsidRDefault="00B7181C" w:rsidP="00BE1BB6">
            <w:pPr>
              <w:jc w:val="center"/>
              <w:rPr>
                <w:rFonts w:eastAsia="Times New Roman"/>
                <w:sz w:val="16"/>
                <w:szCs w:val="16"/>
              </w:rPr>
            </w:pPr>
            <w:r w:rsidRPr="00A9161A">
              <w:rPr>
                <w:sz w:val="16"/>
                <w:szCs w:val="16"/>
              </w:rPr>
              <w:t>7:47 (0:58)</w:t>
            </w:r>
          </w:p>
        </w:tc>
        <w:tc>
          <w:tcPr>
            <w:tcW w:w="1583" w:type="dxa"/>
            <w:tcBorders>
              <w:top w:val="nil"/>
              <w:left w:val="nil"/>
              <w:bottom w:val="nil"/>
              <w:right w:val="nil"/>
            </w:tcBorders>
            <w:shd w:val="clear" w:color="auto" w:fill="auto"/>
            <w:noWrap/>
            <w:vAlign w:val="center"/>
            <w:hideMark/>
          </w:tcPr>
          <w:p w14:paraId="67C68472" w14:textId="77777777" w:rsidR="00B7181C" w:rsidRPr="00A9161A" w:rsidRDefault="00B7181C" w:rsidP="00BE1BB6">
            <w:pPr>
              <w:jc w:val="center"/>
              <w:rPr>
                <w:rFonts w:eastAsia="Times New Roman"/>
                <w:sz w:val="16"/>
                <w:szCs w:val="16"/>
              </w:rPr>
            </w:pPr>
            <w:r w:rsidRPr="00A9161A">
              <w:rPr>
                <w:sz w:val="16"/>
                <w:szCs w:val="16"/>
              </w:rPr>
              <w:t>21:00 (1:33)</w:t>
            </w:r>
          </w:p>
        </w:tc>
        <w:tc>
          <w:tcPr>
            <w:tcW w:w="1877" w:type="dxa"/>
            <w:tcBorders>
              <w:top w:val="nil"/>
              <w:left w:val="nil"/>
              <w:bottom w:val="nil"/>
              <w:right w:val="nil"/>
            </w:tcBorders>
            <w:shd w:val="clear" w:color="auto" w:fill="auto"/>
            <w:noWrap/>
            <w:vAlign w:val="center"/>
            <w:hideMark/>
          </w:tcPr>
          <w:p w14:paraId="45D3EAE5" w14:textId="77777777" w:rsidR="00B7181C" w:rsidRPr="00A9161A" w:rsidRDefault="00B7181C" w:rsidP="00BE1BB6">
            <w:pPr>
              <w:jc w:val="center"/>
              <w:rPr>
                <w:rFonts w:eastAsia="Times New Roman"/>
                <w:sz w:val="16"/>
                <w:szCs w:val="16"/>
              </w:rPr>
            </w:pPr>
            <w:r w:rsidRPr="00A9161A">
              <w:rPr>
                <w:sz w:val="16"/>
                <w:szCs w:val="16"/>
              </w:rPr>
              <w:t>2:15 (1:14)</w:t>
            </w:r>
          </w:p>
        </w:tc>
        <w:tc>
          <w:tcPr>
            <w:tcW w:w="1836" w:type="dxa"/>
            <w:tcBorders>
              <w:top w:val="nil"/>
              <w:left w:val="nil"/>
              <w:bottom w:val="nil"/>
              <w:right w:val="nil"/>
            </w:tcBorders>
            <w:shd w:val="clear" w:color="auto" w:fill="auto"/>
            <w:noWrap/>
            <w:vAlign w:val="center"/>
            <w:hideMark/>
          </w:tcPr>
          <w:p w14:paraId="6DE73917" w14:textId="77777777" w:rsidR="00B7181C" w:rsidRPr="00A9161A" w:rsidRDefault="00B7181C" w:rsidP="00BE1BB6">
            <w:pPr>
              <w:jc w:val="center"/>
              <w:rPr>
                <w:rFonts w:eastAsia="Times New Roman"/>
                <w:sz w:val="16"/>
                <w:szCs w:val="16"/>
              </w:rPr>
            </w:pPr>
            <w:r w:rsidRPr="00A9161A">
              <w:rPr>
                <w:sz w:val="16"/>
                <w:szCs w:val="16"/>
              </w:rPr>
              <w:t>11.5 (1.88)</w:t>
            </w:r>
          </w:p>
        </w:tc>
      </w:tr>
      <w:tr w:rsidR="00B7181C" w:rsidRPr="00A9161A" w14:paraId="07B61C37"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67D668A0"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bottom"/>
            <w:hideMark/>
          </w:tcPr>
          <w:p w14:paraId="2778AD46"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5B9C2687" w14:textId="77777777" w:rsidR="00B7181C" w:rsidRPr="00A9161A" w:rsidRDefault="00B7181C" w:rsidP="00BE1BB6">
            <w:pPr>
              <w:jc w:val="center"/>
              <w:rPr>
                <w:rFonts w:eastAsia="Times New Roman"/>
                <w:sz w:val="16"/>
                <w:szCs w:val="16"/>
              </w:rPr>
            </w:pPr>
            <w:r w:rsidRPr="00A9161A">
              <w:rPr>
                <w:sz w:val="16"/>
                <w:szCs w:val="16"/>
              </w:rPr>
              <w:t>0.46</w:t>
            </w:r>
          </w:p>
        </w:tc>
        <w:tc>
          <w:tcPr>
            <w:tcW w:w="1583" w:type="dxa"/>
            <w:tcBorders>
              <w:top w:val="nil"/>
              <w:left w:val="nil"/>
              <w:bottom w:val="nil"/>
              <w:right w:val="nil"/>
            </w:tcBorders>
            <w:shd w:val="clear" w:color="000000" w:fill="FFFFFF"/>
            <w:noWrap/>
            <w:vAlign w:val="center"/>
            <w:hideMark/>
          </w:tcPr>
          <w:p w14:paraId="107EE98E" w14:textId="77777777" w:rsidR="00B7181C" w:rsidRPr="00A9161A" w:rsidRDefault="00B7181C" w:rsidP="00BE1BB6">
            <w:pPr>
              <w:jc w:val="center"/>
              <w:rPr>
                <w:rFonts w:eastAsia="Times New Roman"/>
                <w:sz w:val="16"/>
                <w:szCs w:val="16"/>
              </w:rPr>
            </w:pPr>
            <w:r w:rsidRPr="00A9161A">
              <w:rPr>
                <w:sz w:val="16"/>
                <w:szCs w:val="16"/>
              </w:rPr>
              <w:t>0.97</w:t>
            </w:r>
          </w:p>
        </w:tc>
        <w:tc>
          <w:tcPr>
            <w:tcW w:w="1877" w:type="dxa"/>
            <w:tcBorders>
              <w:top w:val="nil"/>
              <w:left w:val="nil"/>
              <w:bottom w:val="nil"/>
              <w:right w:val="nil"/>
            </w:tcBorders>
            <w:shd w:val="clear" w:color="auto" w:fill="auto"/>
            <w:noWrap/>
            <w:vAlign w:val="center"/>
            <w:hideMark/>
          </w:tcPr>
          <w:p w14:paraId="6FD29E43" w14:textId="77777777" w:rsidR="00B7181C" w:rsidRPr="00A9161A" w:rsidRDefault="00B7181C" w:rsidP="00BE1BB6">
            <w:pPr>
              <w:jc w:val="center"/>
              <w:rPr>
                <w:rFonts w:eastAsia="Times New Roman"/>
                <w:sz w:val="16"/>
                <w:szCs w:val="16"/>
              </w:rPr>
            </w:pPr>
            <w:r w:rsidRPr="00A9161A">
              <w:rPr>
                <w:sz w:val="16"/>
                <w:szCs w:val="16"/>
              </w:rPr>
              <w:t>0.20</w:t>
            </w:r>
          </w:p>
        </w:tc>
        <w:tc>
          <w:tcPr>
            <w:tcW w:w="1836" w:type="dxa"/>
            <w:tcBorders>
              <w:top w:val="nil"/>
              <w:left w:val="nil"/>
              <w:bottom w:val="nil"/>
              <w:right w:val="nil"/>
            </w:tcBorders>
            <w:shd w:val="clear" w:color="auto" w:fill="auto"/>
            <w:noWrap/>
            <w:vAlign w:val="center"/>
            <w:hideMark/>
          </w:tcPr>
          <w:p w14:paraId="7E0E5A96" w14:textId="77777777" w:rsidR="00B7181C" w:rsidRPr="00A9161A" w:rsidRDefault="00B7181C" w:rsidP="00BE1BB6">
            <w:pPr>
              <w:jc w:val="center"/>
              <w:rPr>
                <w:rFonts w:eastAsia="Times New Roman"/>
                <w:sz w:val="16"/>
                <w:szCs w:val="16"/>
              </w:rPr>
            </w:pPr>
            <w:r w:rsidRPr="00A9161A">
              <w:rPr>
                <w:sz w:val="16"/>
                <w:szCs w:val="16"/>
              </w:rPr>
              <w:t>0.79</w:t>
            </w:r>
          </w:p>
        </w:tc>
      </w:tr>
      <w:tr w:rsidR="00B7181C" w:rsidRPr="00A9161A" w14:paraId="18D6EA06"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706516DC" w14:textId="77777777" w:rsidR="00B7181C" w:rsidRPr="00A9161A" w:rsidRDefault="00B7181C" w:rsidP="00BE1BB6">
            <w:pPr>
              <w:rPr>
                <w:rFonts w:eastAsia="Times New Roman"/>
                <w:sz w:val="16"/>
                <w:szCs w:val="16"/>
              </w:rPr>
            </w:pPr>
            <w:r w:rsidRPr="00A9161A">
              <w:rPr>
                <w:rFonts w:eastAsia="Times New Roman"/>
                <w:sz w:val="16"/>
                <w:szCs w:val="16"/>
              </w:rPr>
              <w:t>Sleep Duration</w:t>
            </w:r>
          </w:p>
        </w:tc>
        <w:tc>
          <w:tcPr>
            <w:tcW w:w="810" w:type="dxa"/>
            <w:tcBorders>
              <w:top w:val="nil"/>
              <w:left w:val="nil"/>
              <w:bottom w:val="nil"/>
              <w:right w:val="nil"/>
            </w:tcBorders>
            <w:shd w:val="clear" w:color="000000" w:fill="FCE4D6"/>
            <w:noWrap/>
            <w:vAlign w:val="center"/>
            <w:hideMark/>
          </w:tcPr>
          <w:p w14:paraId="712AEE8E" w14:textId="77777777" w:rsidR="00B7181C" w:rsidRPr="00A9161A" w:rsidRDefault="00B7181C" w:rsidP="00BE1BB6">
            <w:pPr>
              <w:jc w:val="center"/>
              <w:rPr>
                <w:rFonts w:eastAsia="Times New Roman"/>
                <w:i/>
                <w:iCs/>
                <w:sz w:val="16"/>
                <w:szCs w:val="16"/>
              </w:rPr>
            </w:pPr>
            <w:r w:rsidRPr="00A9161A">
              <w:rPr>
                <w:rFonts w:eastAsia="Times New Roman"/>
                <w:i/>
                <w:iCs/>
                <w:sz w:val="16"/>
                <w:szCs w:val="16"/>
              </w:rPr>
              <w:t> </w:t>
            </w:r>
          </w:p>
        </w:tc>
        <w:tc>
          <w:tcPr>
            <w:tcW w:w="1152" w:type="dxa"/>
            <w:tcBorders>
              <w:top w:val="nil"/>
              <w:left w:val="nil"/>
              <w:bottom w:val="nil"/>
              <w:right w:val="nil"/>
            </w:tcBorders>
            <w:shd w:val="clear" w:color="000000" w:fill="FCE4D6"/>
            <w:noWrap/>
            <w:vAlign w:val="bottom"/>
            <w:hideMark/>
          </w:tcPr>
          <w:p w14:paraId="170EA883"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286364D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0821196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78D830D9"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14AFC29A"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07DC9EF5"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&lt;8 hours</w:t>
            </w:r>
          </w:p>
        </w:tc>
        <w:tc>
          <w:tcPr>
            <w:tcW w:w="810" w:type="dxa"/>
            <w:tcBorders>
              <w:top w:val="nil"/>
              <w:left w:val="nil"/>
              <w:bottom w:val="nil"/>
              <w:right w:val="nil"/>
            </w:tcBorders>
            <w:shd w:val="clear" w:color="auto" w:fill="auto"/>
            <w:noWrap/>
            <w:vAlign w:val="bottom"/>
            <w:hideMark/>
          </w:tcPr>
          <w:p w14:paraId="35CAC804" w14:textId="77777777" w:rsidR="00B7181C" w:rsidRPr="00A9161A" w:rsidRDefault="00B7181C" w:rsidP="00BE1BB6">
            <w:pPr>
              <w:jc w:val="center"/>
              <w:rPr>
                <w:rFonts w:eastAsia="Times New Roman"/>
                <w:sz w:val="16"/>
                <w:szCs w:val="16"/>
              </w:rPr>
            </w:pPr>
            <w:r w:rsidRPr="00A9161A">
              <w:rPr>
                <w:rFonts w:eastAsia="Times New Roman"/>
                <w:sz w:val="16"/>
                <w:szCs w:val="16"/>
              </w:rPr>
              <w:t>10</w:t>
            </w:r>
          </w:p>
        </w:tc>
        <w:tc>
          <w:tcPr>
            <w:tcW w:w="1152" w:type="dxa"/>
            <w:tcBorders>
              <w:top w:val="nil"/>
              <w:left w:val="nil"/>
              <w:bottom w:val="nil"/>
              <w:right w:val="nil"/>
            </w:tcBorders>
            <w:shd w:val="clear" w:color="auto" w:fill="auto"/>
            <w:noWrap/>
            <w:vAlign w:val="center"/>
            <w:hideMark/>
          </w:tcPr>
          <w:p w14:paraId="3F67FEF8" w14:textId="77777777" w:rsidR="00B7181C" w:rsidRPr="00A9161A" w:rsidRDefault="00B7181C" w:rsidP="00BE1BB6">
            <w:pPr>
              <w:jc w:val="center"/>
              <w:rPr>
                <w:rFonts w:eastAsia="Times New Roman"/>
                <w:sz w:val="16"/>
                <w:szCs w:val="16"/>
              </w:rPr>
            </w:pPr>
            <w:r w:rsidRPr="00A9161A">
              <w:rPr>
                <w:sz w:val="16"/>
                <w:szCs w:val="16"/>
              </w:rPr>
              <w:t>7:22 (0:52)</w:t>
            </w:r>
          </w:p>
        </w:tc>
        <w:tc>
          <w:tcPr>
            <w:tcW w:w="1583" w:type="dxa"/>
            <w:tcBorders>
              <w:top w:val="nil"/>
              <w:left w:val="nil"/>
              <w:bottom w:val="nil"/>
              <w:right w:val="nil"/>
            </w:tcBorders>
            <w:shd w:val="clear" w:color="auto" w:fill="auto"/>
            <w:noWrap/>
            <w:vAlign w:val="center"/>
            <w:hideMark/>
          </w:tcPr>
          <w:p w14:paraId="13AD4ECE" w14:textId="77777777" w:rsidR="00B7181C" w:rsidRPr="00A9161A" w:rsidRDefault="00B7181C" w:rsidP="00BE1BB6">
            <w:pPr>
              <w:jc w:val="center"/>
              <w:rPr>
                <w:rFonts w:eastAsia="Times New Roman"/>
                <w:sz w:val="16"/>
                <w:szCs w:val="16"/>
              </w:rPr>
            </w:pPr>
            <w:r w:rsidRPr="00A9161A">
              <w:rPr>
                <w:sz w:val="16"/>
                <w:szCs w:val="16"/>
              </w:rPr>
              <w:t>20:45 (1:15)</w:t>
            </w:r>
          </w:p>
        </w:tc>
        <w:tc>
          <w:tcPr>
            <w:tcW w:w="1877" w:type="dxa"/>
            <w:tcBorders>
              <w:top w:val="nil"/>
              <w:left w:val="nil"/>
              <w:bottom w:val="nil"/>
              <w:right w:val="nil"/>
            </w:tcBorders>
            <w:shd w:val="clear" w:color="auto" w:fill="auto"/>
            <w:noWrap/>
            <w:vAlign w:val="center"/>
            <w:hideMark/>
          </w:tcPr>
          <w:p w14:paraId="7AB4FF16" w14:textId="77777777" w:rsidR="00B7181C" w:rsidRPr="00A9161A" w:rsidRDefault="00B7181C" w:rsidP="00BE1BB6">
            <w:pPr>
              <w:jc w:val="center"/>
              <w:rPr>
                <w:rFonts w:eastAsia="Times New Roman"/>
                <w:sz w:val="16"/>
                <w:szCs w:val="16"/>
              </w:rPr>
            </w:pPr>
            <w:r w:rsidRPr="00A9161A">
              <w:rPr>
                <w:sz w:val="16"/>
                <w:szCs w:val="16"/>
              </w:rPr>
              <w:t>2:15 (0:52)</w:t>
            </w:r>
          </w:p>
        </w:tc>
        <w:tc>
          <w:tcPr>
            <w:tcW w:w="1836" w:type="dxa"/>
            <w:tcBorders>
              <w:top w:val="nil"/>
              <w:left w:val="nil"/>
              <w:bottom w:val="nil"/>
              <w:right w:val="nil"/>
            </w:tcBorders>
            <w:shd w:val="clear" w:color="auto" w:fill="auto"/>
            <w:noWrap/>
            <w:vAlign w:val="center"/>
            <w:hideMark/>
          </w:tcPr>
          <w:p w14:paraId="0CAAEF6C" w14:textId="77777777" w:rsidR="00B7181C" w:rsidRPr="00A9161A" w:rsidRDefault="00B7181C" w:rsidP="00BE1BB6">
            <w:pPr>
              <w:jc w:val="center"/>
              <w:rPr>
                <w:rFonts w:eastAsia="Times New Roman"/>
                <w:sz w:val="16"/>
                <w:szCs w:val="16"/>
              </w:rPr>
            </w:pPr>
            <w:r w:rsidRPr="00A9161A">
              <w:rPr>
                <w:sz w:val="16"/>
                <w:szCs w:val="16"/>
              </w:rPr>
              <w:t>10.6 (2.00)</w:t>
            </w:r>
          </w:p>
        </w:tc>
      </w:tr>
      <w:tr w:rsidR="00B7181C" w:rsidRPr="00A9161A" w14:paraId="34F56E1C"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5C9428C"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8 + hours</w:t>
            </w:r>
          </w:p>
        </w:tc>
        <w:tc>
          <w:tcPr>
            <w:tcW w:w="810" w:type="dxa"/>
            <w:tcBorders>
              <w:top w:val="nil"/>
              <w:left w:val="nil"/>
              <w:bottom w:val="nil"/>
              <w:right w:val="nil"/>
            </w:tcBorders>
            <w:shd w:val="clear" w:color="auto" w:fill="auto"/>
            <w:noWrap/>
            <w:vAlign w:val="bottom"/>
            <w:hideMark/>
          </w:tcPr>
          <w:p w14:paraId="050ABBF8" w14:textId="77777777" w:rsidR="00B7181C" w:rsidRPr="00A9161A" w:rsidRDefault="00B7181C" w:rsidP="00BE1BB6">
            <w:pPr>
              <w:jc w:val="center"/>
              <w:rPr>
                <w:rFonts w:eastAsia="Times New Roman"/>
                <w:sz w:val="16"/>
                <w:szCs w:val="16"/>
              </w:rPr>
            </w:pPr>
            <w:r w:rsidRPr="00A9161A">
              <w:rPr>
                <w:rFonts w:eastAsia="Times New Roman"/>
                <w:sz w:val="16"/>
                <w:szCs w:val="16"/>
              </w:rPr>
              <w:t>53</w:t>
            </w:r>
          </w:p>
        </w:tc>
        <w:tc>
          <w:tcPr>
            <w:tcW w:w="1152" w:type="dxa"/>
            <w:tcBorders>
              <w:top w:val="nil"/>
              <w:left w:val="nil"/>
              <w:bottom w:val="nil"/>
              <w:right w:val="nil"/>
            </w:tcBorders>
            <w:shd w:val="clear" w:color="auto" w:fill="auto"/>
            <w:noWrap/>
            <w:vAlign w:val="center"/>
            <w:hideMark/>
          </w:tcPr>
          <w:p w14:paraId="07D9DB09"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4BB495C0"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69E1CA67" w14:textId="77777777" w:rsidR="00B7181C" w:rsidRPr="00A9161A" w:rsidRDefault="00B7181C" w:rsidP="00BE1BB6">
            <w:pPr>
              <w:jc w:val="center"/>
              <w:rPr>
                <w:rFonts w:eastAsia="Times New Roman"/>
                <w:sz w:val="16"/>
                <w:szCs w:val="16"/>
              </w:rPr>
            </w:pPr>
            <w:r w:rsidRPr="00A9161A">
              <w:rPr>
                <w:sz w:val="16"/>
                <w:szCs w:val="16"/>
              </w:rPr>
              <w:t>2:15 (1:00)</w:t>
            </w:r>
          </w:p>
        </w:tc>
        <w:tc>
          <w:tcPr>
            <w:tcW w:w="1836" w:type="dxa"/>
            <w:tcBorders>
              <w:top w:val="nil"/>
              <w:left w:val="nil"/>
              <w:bottom w:val="nil"/>
              <w:right w:val="nil"/>
            </w:tcBorders>
            <w:shd w:val="clear" w:color="auto" w:fill="auto"/>
            <w:noWrap/>
            <w:vAlign w:val="center"/>
            <w:hideMark/>
          </w:tcPr>
          <w:p w14:paraId="161EC197" w14:textId="77777777" w:rsidR="00B7181C" w:rsidRPr="00A9161A" w:rsidRDefault="00B7181C" w:rsidP="00BE1BB6">
            <w:pPr>
              <w:jc w:val="center"/>
              <w:rPr>
                <w:rFonts w:eastAsia="Times New Roman"/>
                <w:sz w:val="16"/>
                <w:szCs w:val="16"/>
              </w:rPr>
            </w:pPr>
            <w:r w:rsidRPr="00A9161A">
              <w:rPr>
                <w:sz w:val="16"/>
                <w:szCs w:val="16"/>
              </w:rPr>
              <w:t>11.5 (1.52)</w:t>
            </w:r>
          </w:p>
        </w:tc>
      </w:tr>
      <w:tr w:rsidR="00B7181C" w:rsidRPr="00A9161A" w14:paraId="1BE9A8B0"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468E011D"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50CD8050"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76C0618A" w14:textId="77777777" w:rsidR="00B7181C" w:rsidRPr="00A9161A" w:rsidRDefault="00B7181C" w:rsidP="00BE1BB6">
            <w:pPr>
              <w:jc w:val="center"/>
              <w:rPr>
                <w:rFonts w:eastAsia="Times New Roman"/>
                <w:sz w:val="16"/>
                <w:szCs w:val="16"/>
              </w:rPr>
            </w:pPr>
            <w:r w:rsidRPr="00A9161A">
              <w:rPr>
                <w:b/>
                <w:bCs/>
                <w:color w:val="FF0000"/>
                <w:sz w:val="16"/>
                <w:szCs w:val="16"/>
              </w:rPr>
              <w:t>0.018</w:t>
            </w:r>
          </w:p>
        </w:tc>
        <w:tc>
          <w:tcPr>
            <w:tcW w:w="1583" w:type="dxa"/>
            <w:tcBorders>
              <w:top w:val="nil"/>
              <w:left w:val="nil"/>
              <w:bottom w:val="nil"/>
              <w:right w:val="nil"/>
            </w:tcBorders>
            <w:shd w:val="clear" w:color="auto" w:fill="auto"/>
            <w:noWrap/>
            <w:vAlign w:val="center"/>
            <w:hideMark/>
          </w:tcPr>
          <w:p w14:paraId="4D6ADB3A" w14:textId="77777777" w:rsidR="00B7181C" w:rsidRPr="00A9161A" w:rsidRDefault="00B7181C" w:rsidP="00BE1BB6">
            <w:pPr>
              <w:jc w:val="center"/>
              <w:rPr>
                <w:rFonts w:eastAsia="Times New Roman"/>
                <w:sz w:val="16"/>
                <w:szCs w:val="16"/>
              </w:rPr>
            </w:pPr>
            <w:r w:rsidRPr="00A9161A">
              <w:rPr>
                <w:sz w:val="16"/>
                <w:szCs w:val="16"/>
              </w:rPr>
              <w:t>0.530</w:t>
            </w:r>
          </w:p>
        </w:tc>
        <w:tc>
          <w:tcPr>
            <w:tcW w:w="1877" w:type="dxa"/>
            <w:tcBorders>
              <w:top w:val="nil"/>
              <w:left w:val="nil"/>
              <w:bottom w:val="nil"/>
              <w:right w:val="nil"/>
            </w:tcBorders>
            <w:shd w:val="clear" w:color="auto" w:fill="auto"/>
            <w:noWrap/>
            <w:vAlign w:val="center"/>
            <w:hideMark/>
          </w:tcPr>
          <w:p w14:paraId="17690FB9" w14:textId="77777777" w:rsidR="00B7181C" w:rsidRPr="00A9161A" w:rsidRDefault="00B7181C" w:rsidP="00BE1BB6">
            <w:pPr>
              <w:jc w:val="center"/>
              <w:rPr>
                <w:rFonts w:eastAsia="Times New Roman"/>
                <w:sz w:val="16"/>
                <w:szCs w:val="16"/>
              </w:rPr>
            </w:pPr>
            <w:r w:rsidRPr="00A9161A">
              <w:rPr>
                <w:sz w:val="16"/>
                <w:szCs w:val="16"/>
              </w:rPr>
              <w:t>0.97</w:t>
            </w:r>
          </w:p>
        </w:tc>
        <w:tc>
          <w:tcPr>
            <w:tcW w:w="1836" w:type="dxa"/>
            <w:tcBorders>
              <w:top w:val="nil"/>
              <w:left w:val="nil"/>
              <w:bottom w:val="nil"/>
              <w:right w:val="nil"/>
            </w:tcBorders>
            <w:shd w:val="clear" w:color="auto" w:fill="auto"/>
            <w:noWrap/>
            <w:vAlign w:val="center"/>
            <w:hideMark/>
          </w:tcPr>
          <w:p w14:paraId="348CE2E8" w14:textId="77777777" w:rsidR="00B7181C" w:rsidRPr="00A9161A" w:rsidRDefault="00B7181C" w:rsidP="00BE1BB6">
            <w:pPr>
              <w:jc w:val="center"/>
              <w:rPr>
                <w:rFonts w:eastAsia="Times New Roman"/>
                <w:sz w:val="16"/>
                <w:szCs w:val="16"/>
              </w:rPr>
            </w:pPr>
            <w:r w:rsidRPr="00A9161A">
              <w:rPr>
                <w:sz w:val="16"/>
                <w:szCs w:val="16"/>
              </w:rPr>
              <w:t>0.10</w:t>
            </w:r>
          </w:p>
        </w:tc>
      </w:tr>
      <w:tr w:rsidR="00B7181C" w:rsidRPr="00A9161A" w14:paraId="6A718A28"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6DF92992" w14:textId="77777777" w:rsidR="00B7181C" w:rsidRPr="00A9161A" w:rsidRDefault="00B7181C" w:rsidP="00BE1BB6">
            <w:pPr>
              <w:rPr>
                <w:rFonts w:eastAsia="Times New Roman"/>
                <w:sz w:val="16"/>
                <w:szCs w:val="16"/>
              </w:rPr>
            </w:pPr>
            <w:r w:rsidRPr="00A9161A">
              <w:rPr>
                <w:rFonts w:eastAsia="Times New Roman"/>
                <w:sz w:val="16"/>
                <w:szCs w:val="16"/>
              </w:rPr>
              <w:t>Physical Activity</w:t>
            </w:r>
          </w:p>
        </w:tc>
        <w:tc>
          <w:tcPr>
            <w:tcW w:w="810" w:type="dxa"/>
            <w:tcBorders>
              <w:top w:val="nil"/>
              <w:left w:val="nil"/>
              <w:bottom w:val="nil"/>
              <w:right w:val="nil"/>
            </w:tcBorders>
            <w:shd w:val="clear" w:color="000000" w:fill="FCE4D6"/>
            <w:noWrap/>
            <w:vAlign w:val="center"/>
            <w:hideMark/>
          </w:tcPr>
          <w:p w14:paraId="0ABCCAB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07BA828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192DAAD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0800C0DF"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1FF3E3A9"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57A23017"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20CE107A"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0-2 times per week</w:t>
            </w:r>
          </w:p>
        </w:tc>
        <w:tc>
          <w:tcPr>
            <w:tcW w:w="810" w:type="dxa"/>
            <w:tcBorders>
              <w:top w:val="nil"/>
              <w:left w:val="nil"/>
              <w:bottom w:val="nil"/>
              <w:right w:val="nil"/>
            </w:tcBorders>
            <w:shd w:val="clear" w:color="auto" w:fill="auto"/>
            <w:noWrap/>
            <w:vAlign w:val="center"/>
            <w:hideMark/>
          </w:tcPr>
          <w:p w14:paraId="1C5ADA09" w14:textId="77777777" w:rsidR="00B7181C" w:rsidRPr="00A9161A" w:rsidRDefault="00B7181C" w:rsidP="00BE1BB6">
            <w:pPr>
              <w:jc w:val="center"/>
              <w:rPr>
                <w:rFonts w:eastAsia="Times New Roman"/>
                <w:sz w:val="16"/>
                <w:szCs w:val="16"/>
              </w:rPr>
            </w:pPr>
            <w:r w:rsidRPr="00A9161A">
              <w:rPr>
                <w:rFonts w:eastAsia="Times New Roman"/>
                <w:sz w:val="16"/>
                <w:szCs w:val="16"/>
              </w:rPr>
              <w:t>25</w:t>
            </w:r>
          </w:p>
        </w:tc>
        <w:tc>
          <w:tcPr>
            <w:tcW w:w="1152" w:type="dxa"/>
            <w:tcBorders>
              <w:top w:val="nil"/>
              <w:left w:val="nil"/>
              <w:bottom w:val="nil"/>
              <w:right w:val="nil"/>
            </w:tcBorders>
            <w:shd w:val="clear" w:color="auto" w:fill="auto"/>
            <w:noWrap/>
            <w:vAlign w:val="center"/>
            <w:hideMark/>
          </w:tcPr>
          <w:p w14:paraId="646B4A35"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030AC347" w14:textId="77777777" w:rsidR="00B7181C" w:rsidRPr="00A9161A" w:rsidRDefault="00B7181C" w:rsidP="00BE1BB6">
            <w:pPr>
              <w:jc w:val="center"/>
              <w:rPr>
                <w:rFonts w:eastAsia="Times New Roman"/>
                <w:sz w:val="16"/>
                <w:szCs w:val="16"/>
              </w:rPr>
            </w:pPr>
            <w:r w:rsidRPr="00A9161A">
              <w:rPr>
                <w:sz w:val="16"/>
                <w:szCs w:val="16"/>
              </w:rPr>
              <w:t>20:30 (1:49)</w:t>
            </w:r>
          </w:p>
        </w:tc>
        <w:tc>
          <w:tcPr>
            <w:tcW w:w="1877" w:type="dxa"/>
            <w:tcBorders>
              <w:top w:val="nil"/>
              <w:left w:val="nil"/>
              <w:bottom w:val="nil"/>
              <w:right w:val="nil"/>
            </w:tcBorders>
            <w:shd w:val="clear" w:color="auto" w:fill="auto"/>
            <w:noWrap/>
            <w:vAlign w:val="center"/>
            <w:hideMark/>
          </w:tcPr>
          <w:p w14:paraId="4EF21D1C" w14:textId="77777777" w:rsidR="00B7181C" w:rsidRPr="00A9161A" w:rsidRDefault="00B7181C" w:rsidP="00BE1BB6">
            <w:pPr>
              <w:jc w:val="center"/>
              <w:rPr>
                <w:rFonts w:eastAsia="Times New Roman"/>
                <w:sz w:val="16"/>
                <w:szCs w:val="16"/>
              </w:rPr>
            </w:pPr>
            <w:r w:rsidRPr="00A9161A">
              <w:rPr>
                <w:sz w:val="16"/>
                <w:szCs w:val="16"/>
              </w:rPr>
              <w:t>2:15 (1:15)</w:t>
            </w:r>
          </w:p>
        </w:tc>
        <w:tc>
          <w:tcPr>
            <w:tcW w:w="1836" w:type="dxa"/>
            <w:tcBorders>
              <w:top w:val="nil"/>
              <w:left w:val="nil"/>
              <w:bottom w:val="nil"/>
              <w:right w:val="nil"/>
            </w:tcBorders>
            <w:shd w:val="clear" w:color="auto" w:fill="auto"/>
            <w:noWrap/>
            <w:vAlign w:val="center"/>
            <w:hideMark/>
          </w:tcPr>
          <w:p w14:paraId="39539C5B" w14:textId="77777777" w:rsidR="00B7181C" w:rsidRPr="00A9161A" w:rsidRDefault="00B7181C" w:rsidP="00BE1BB6">
            <w:pPr>
              <w:jc w:val="center"/>
              <w:rPr>
                <w:rFonts w:eastAsia="Times New Roman"/>
                <w:sz w:val="16"/>
                <w:szCs w:val="16"/>
              </w:rPr>
            </w:pPr>
            <w:r w:rsidRPr="00A9161A">
              <w:rPr>
                <w:sz w:val="16"/>
                <w:szCs w:val="16"/>
              </w:rPr>
              <w:t>11.8 (1.50)</w:t>
            </w:r>
          </w:p>
        </w:tc>
      </w:tr>
      <w:tr w:rsidR="00B7181C" w:rsidRPr="00A9161A" w14:paraId="7203C4EE"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041BC4D1"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3-4 times per week</w:t>
            </w:r>
          </w:p>
        </w:tc>
        <w:tc>
          <w:tcPr>
            <w:tcW w:w="810" w:type="dxa"/>
            <w:tcBorders>
              <w:top w:val="nil"/>
              <w:left w:val="nil"/>
              <w:bottom w:val="nil"/>
              <w:right w:val="nil"/>
            </w:tcBorders>
            <w:shd w:val="clear" w:color="auto" w:fill="auto"/>
            <w:noWrap/>
            <w:vAlign w:val="center"/>
            <w:hideMark/>
          </w:tcPr>
          <w:p w14:paraId="385A2CF7" w14:textId="77777777" w:rsidR="00B7181C" w:rsidRPr="00A9161A" w:rsidRDefault="00B7181C" w:rsidP="00BE1BB6">
            <w:pPr>
              <w:jc w:val="center"/>
              <w:rPr>
                <w:rFonts w:eastAsia="Times New Roman"/>
                <w:sz w:val="16"/>
                <w:szCs w:val="16"/>
              </w:rPr>
            </w:pPr>
            <w:r w:rsidRPr="00A9161A">
              <w:rPr>
                <w:rFonts w:eastAsia="Times New Roman"/>
                <w:sz w:val="16"/>
                <w:szCs w:val="16"/>
              </w:rPr>
              <w:t>26</w:t>
            </w:r>
          </w:p>
        </w:tc>
        <w:tc>
          <w:tcPr>
            <w:tcW w:w="1152" w:type="dxa"/>
            <w:tcBorders>
              <w:top w:val="nil"/>
              <w:left w:val="nil"/>
              <w:bottom w:val="nil"/>
              <w:right w:val="nil"/>
            </w:tcBorders>
            <w:shd w:val="clear" w:color="auto" w:fill="auto"/>
            <w:noWrap/>
            <w:vAlign w:val="center"/>
            <w:hideMark/>
          </w:tcPr>
          <w:p w14:paraId="767BCB8E" w14:textId="77777777" w:rsidR="00B7181C" w:rsidRPr="00A9161A" w:rsidRDefault="00B7181C" w:rsidP="00BE1BB6">
            <w:pPr>
              <w:jc w:val="center"/>
              <w:rPr>
                <w:rFonts w:eastAsia="Times New Roman"/>
                <w:sz w:val="16"/>
                <w:szCs w:val="16"/>
              </w:rPr>
            </w:pPr>
            <w:r w:rsidRPr="00A9161A">
              <w:rPr>
                <w:sz w:val="16"/>
                <w:szCs w:val="16"/>
              </w:rPr>
              <w:t>8:00 (1:22)</w:t>
            </w:r>
          </w:p>
        </w:tc>
        <w:tc>
          <w:tcPr>
            <w:tcW w:w="1583" w:type="dxa"/>
            <w:tcBorders>
              <w:top w:val="nil"/>
              <w:left w:val="nil"/>
              <w:bottom w:val="nil"/>
              <w:right w:val="nil"/>
            </w:tcBorders>
            <w:shd w:val="clear" w:color="auto" w:fill="auto"/>
            <w:noWrap/>
            <w:vAlign w:val="center"/>
            <w:hideMark/>
          </w:tcPr>
          <w:p w14:paraId="063CFFE6" w14:textId="77777777" w:rsidR="00B7181C" w:rsidRPr="00A9161A" w:rsidRDefault="00B7181C" w:rsidP="00BE1BB6">
            <w:pPr>
              <w:jc w:val="center"/>
              <w:rPr>
                <w:rFonts w:eastAsia="Times New Roman"/>
                <w:sz w:val="16"/>
                <w:szCs w:val="16"/>
              </w:rPr>
            </w:pPr>
            <w:r w:rsidRPr="00A9161A">
              <w:rPr>
                <w:sz w:val="16"/>
                <w:szCs w:val="16"/>
              </w:rPr>
              <w:t>20:47 (1:00)</w:t>
            </w:r>
          </w:p>
        </w:tc>
        <w:tc>
          <w:tcPr>
            <w:tcW w:w="1877" w:type="dxa"/>
            <w:tcBorders>
              <w:top w:val="nil"/>
              <w:left w:val="nil"/>
              <w:bottom w:val="nil"/>
              <w:right w:val="nil"/>
            </w:tcBorders>
            <w:shd w:val="clear" w:color="auto" w:fill="auto"/>
            <w:noWrap/>
            <w:vAlign w:val="center"/>
            <w:hideMark/>
          </w:tcPr>
          <w:p w14:paraId="6D31D106" w14:textId="77777777" w:rsidR="00B7181C" w:rsidRPr="00A9161A" w:rsidRDefault="00B7181C" w:rsidP="00BE1BB6">
            <w:pPr>
              <w:jc w:val="center"/>
              <w:rPr>
                <w:rFonts w:eastAsia="Times New Roman"/>
                <w:sz w:val="16"/>
                <w:szCs w:val="16"/>
              </w:rPr>
            </w:pPr>
            <w:r w:rsidRPr="00A9161A">
              <w:rPr>
                <w:sz w:val="16"/>
                <w:szCs w:val="16"/>
              </w:rPr>
              <w:t>2:23 (0:30)</w:t>
            </w:r>
          </w:p>
        </w:tc>
        <w:tc>
          <w:tcPr>
            <w:tcW w:w="1836" w:type="dxa"/>
            <w:tcBorders>
              <w:top w:val="nil"/>
              <w:left w:val="nil"/>
              <w:bottom w:val="nil"/>
              <w:right w:val="nil"/>
            </w:tcBorders>
            <w:shd w:val="clear" w:color="auto" w:fill="auto"/>
            <w:noWrap/>
            <w:vAlign w:val="center"/>
            <w:hideMark/>
          </w:tcPr>
          <w:p w14:paraId="2B2CD568" w14:textId="77777777" w:rsidR="00B7181C" w:rsidRPr="00A9161A" w:rsidRDefault="00B7181C" w:rsidP="00BE1BB6">
            <w:pPr>
              <w:jc w:val="center"/>
              <w:rPr>
                <w:rFonts w:eastAsia="Times New Roman"/>
                <w:sz w:val="16"/>
                <w:szCs w:val="16"/>
              </w:rPr>
            </w:pPr>
            <w:r w:rsidRPr="00A9161A">
              <w:rPr>
                <w:sz w:val="16"/>
                <w:szCs w:val="16"/>
              </w:rPr>
              <w:t>11.2 (1.50)</w:t>
            </w:r>
          </w:p>
        </w:tc>
      </w:tr>
      <w:tr w:rsidR="00B7181C" w:rsidRPr="00A9161A" w14:paraId="69A6EB25"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15A6C99C"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5-7 times per week</w:t>
            </w:r>
          </w:p>
        </w:tc>
        <w:tc>
          <w:tcPr>
            <w:tcW w:w="810" w:type="dxa"/>
            <w:tcBorders>
              <w:top w:val="nil"/>
              <w:left w:val="nil"/>
              <w:bottom w:val="nil"/>
              <w:right w:val="nil"/>
            </w:tcBorders>
            <w:shd w:val="clear" w:color="auto" w:fill="auto"/>
            <w:noWrap/>
            <w:vAlign w:val="center"/>
            <w:hideMark/>
          </w:tcPr>
          <w:p w14:paraId="3A9135EC" w14:textId="77777777" w:rsidR="00B7181C" w:rsidRPr="00A9161A" w:rsidRDefault="00B7181C" w:rsidP="00BE1BB6">
            <w:pPr>
              <w:jc w:val="center"/>
              <w:rPr>
                <w:rFonts w:eastAsia="Times New Roman"/>
                <w:sz w:val="16"/>
                <w:szCs w:val="16"/>
              </w:rPr>
            </w:pPr>
            <w:r w:rsidRPr="00A9161A">
              <w:rPr>
                <w:rFonts w:eastAsia="Times New Roman"/>
                <w:sz w:val="16"/>
                <w:szCs w:val="16"/>
              </w:rPr>
              <w:t>11</w:t>
            </w:r>
          </w:p>
        </w:tc>
        <w:tc>
          <w:tcPr>
            <w:tcW w:w="1152" w:type="dxa"/>
            <w:tcBorders>
              <w:top w:val="nil"/>
              <w:left w:val="nil"/>
              <w:bottom w:val="nil"/>
              <w:right w:val="nil"/>
            </w:tcBorders>
            <w:shd w:val="clear" w:color="auto" w:fill="auto"/>
            <w:noWrap/>
            <w:vAlign w:val="center"/>
            <w:hideMark/>
          </w:tcPr>
          <w:p w14:paraId="6FCE66D0" w14:textId="77777777" w:rsidR="00B7181C" w:rsidRPr="00A9161A" w:rsidRDefault="00B7181C" w:rsidP="00BE1BB6">
            <w:pPr>
              <w:jc w:val="center"/>
              <w:rPr>
                <w:rFonts w:eastAsia="Times New Roman"/>
                <w:sz w:val="16"/>
                <w:szCs w:val="16"/>
              </w:rPr>
            </w:pPr>
            <w:r w:rsidRPr="00A9161A">
              <w:rPr>
                <w:sz w:val="16"/>
                <w:szCs w:val="16"/>
              </w:rPr>
              <w:t>7:30 (0:45)</w:t>
            </w:r>
          </w:p>
        </w:tc>
        <w:tc>
          <w:tcPr>
            <w:tcW w:w="1583" w:type="dxa"/>
            <w:tcBorders>
              <w:top w:val="nil"/>
              <w:left w:val="nil"/>
              <w:bottom w:val="nil"/>
              <w:right w:val="nil"/>
            </w:tcBorders>
            <w:shd w:val="clear" w:color="auto" w:fill="auto"/>
            <w:noWrap/>
            <w:vAlign w:val="center"/>
            <w:hideMark/>
          </w:tcPr>
          <w:p w14:paraId="5C4B2FB9" w14:textId="77777777" w:rsidR="00B7181C" w:rsidRPr="00A9161A" w:rsidRDefault="00B7181C" w:rsidP="00BE1BB6">
            <w:pPr>
              <w:jc w:val="center"/>
              <w:rPr>
                <w:rFonts w:eastAsia="Times New Roman"/>
                <w:sz w:val="16"/>
                <w:szCs w:val="16"/>
              </w:rPr>
            </w:pPr>
            <w:r w:rsidRPr="00A9161A">
              <w:rPr>
                <w:sz w:val="16"/>
                <w:szCs w:val="16"/>
              </w:rPr>
              <w:t>21:00 (2:30)</w:t>
            </w:r>
          </w:p>
        </w:tc>
        <w:tc>
          <w:tcPr>
            <w:tcW w:w="1877" w:type="dxa"/>
            <w:tcBorders>
              <w:top w:val="nil"/>
              <w:left w:val="nil"/>
              <w:bottom w:val="nil"/>
              <w:right w:val="nil"/>
            </w:tcBorders>
            <w:shd w:val="clear" w:color="auto" w:fill="auto"/>
            <w:noWrap/>
            <w:vAlign w:val="center"/>
            <w:hideMark/>
          </w:tcPr>
          <w:p w14:paraId="4B72B747" w14:textId="77777777" w:rsidR="00B7181C" w:rsidRPr="00A9161A" w:rsidRDefault="00B7181C" w:rsidP="00BE1BB6">
            <w:pPr>
              <w:jc w:val="center"/>
              <w:rPr>
                <w:rFonts w:eastAsia="Times New Roman"/>
                <w:sz w:val="16"/>
                <w:szCs w:val="16"/>
              </w:rPr>
            </w:pPr>
            <w:r w:rsidRPr="00A9161A">
              <w:rPr>
                <w:sz w:val="16"/>
                <w:szCs w:val="16"/>
              </w:rPr>
              <w:t>2:30 (1:15)</w:t>
            </w:r>
          </w:p>
        </w:tc>
        <w:tc>
          <w:tcPr>
            <w:tcW w:w="1836" w:type="dxa"/>
            <w:tcBorders>
              <w:top w:val="nil"/>
              <w:left w:val="nil"/>
              <w:bottom w:val="nil"/>
              <w:right w:val="nil"/>
            </w:tcBorders>
            <w:shd w:val="clear" w:color="auto" w:fill="auto"/>
            <w:noWrap/>
            <w:vAlign w:val="center"/>
            <w:hideMark/>
          </w:tcPr>
          <w:p w14:paraId="0AEE0E4A" w14:textId="77777777" w:rsidR="00B7181C" w:rsidRPr="00A9161A" w:rsidRDefault="00B7181C" w:rsidP="00BE1BB6">
            <w:pPr>
              <w:jc w:val="center"/>
              <w:rPr>
                <w:rFonts w:eastAsia="Times New Roman"/>
                <w:sz w:val="16"/>
                <w:szCs w:val="16"/>
              </w:rPr>
            </w:pPr>
            <w:r w:rsidRPr="00A9161A">
              <w:rPr>
                <w:sz w:val="16"/>
                <w:szCs w:val="16"/>
              </w:rPr>
              <w:t>11.2 (2.75)</w:t>
            </w:r>
          </w:p>
        </w:tc>
      </w:tr>
      <w:tr w:rsidR="00B7181C" w:rsidRPr="00A9161A" w14:paraId="26AE3DE2"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4397E879"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35BE315D"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5C789A98" w14:textId="77777777" w:rsidR="00B7181C" w:rsidRPr="00A9161A" w:rsidRDefault="00B7181C" w:rsidP="00BE1BB6">
            <w:pPr>
              <w:jc w:val="center"/>
              <w:rPr>
                <w:rFonts w:eastAsia="Times New Roman"/>
                <w:sz w:val="16"/>
                <w:szCs w:val="16"/>
              </w:rPr>
            </w:pPr>
            <w:r w:rsidRPr="00A9161A">
              <w:rPr>
                <w:sz w:val="16"/>
                <w:szCs w:val="16"/>
              </w:rPr>
              <w:t>0.48</w:t>
            </w:r>
          </w:p>
        </w:tc>
        <w:tc>
          <w:tcPr>
            <w:tcW w:w="1583" w:type="dxa"/>
            <w:tcBorders>
              <w:top w:val="nil"/>
              <w:left w:val="nil"/>
              <w:bottom w:val="nil"/>
              <w:right w:val="nil"/>
            </w:tcBorders>
            <w:shd w:val="clear" w:color="auto" w:fill="auto"/>
            <w:noWrap/>
            <w:vAlign w:val="center"/>
            <w:hideMark/>
          </w:tcPr>
          <w:p w14:paraId="19CFA2F2" w14:textId="77777777" w:rsidR="00B7181C" w:rsidRPr="00A9161A" w:rsidRDefault="00B7181C" w:rsidP="00BE1BB6">
            <w:pPr>
              <w:jc w:val="center"/>
              <w:rPr>
                <w:rFonts w:eastAsia="Times New Roman"/>
                <w:sz w:val="16"/>
                <w:szCs w:val="16"/>
              </w:rPr>
            </w:pPr>
            <w:r w:rsidRPr="00A9161A">
              <w:rPr>
                <w:sz w:val="16"/>
                <w:szCs w:val="16"/>
              </w:rPr>
              <w:t>0.37</w:t>
            </w:r>
          </w:p>
        </w:tc>
        <w:tc>
          <w:tcPr>
            <w:tcW w:w="1877" w:type="dxa"/>
            <w:tcBorders>
              <w:top w:val="nil"/>
              <w:left w:val="nil"/>
              <w:bottom w:val="nil"/>
              <w:right w:val="nil"/>
            </w:tcBorders>
            <w:shd w:val="clear" w:color="auto" w:fill="auto"/>
            <w:noWrap/>
            <w:vAlign w:val="center"/>
            <w:hideMark/>
          </w:tcPr>
          <w:p w14:paraId="4DAADCB4" w14:textId="77777777" w:rsidR="00B7181C" w:rsidRPr="00A9161A" w:rsidRDefault="00B7181C" w:rsidP="00BE1BB6">
            <w:pPr>
              <w:jc w:val="center"/>
              <w:rPr>
                <w:rFonts w:eastAsia="Times New Roman"/>
                <w:sz w:val="16"/>
                <w:szCs w:val="16"/>
              </w:rPr>
            </w:pPr>
            <w:r w:rsidRPr="00A9161A">
              <w:rPr>
                <w:sz w:val="16"/>
                <w:szCs w:val="16"/>
              </w:rPr>
              <w:t>0.46</w:t>
            </w:r>
          </w:p>
        </w:tc>
        <w:tc>
          <w:tcPr>
            <w:tcW w:w="1836" w:type="dxa"/>
            <w:tcBorders>
              <w:top w:val="nil"/>
              <w:left w:val="nil"/>
              <w:bottom w:val="nil"/>
              <w:right w:val="nil"/>
            </w:tcBorders>
            <w:shd w:val="clear" w:color="auto" w:fill="auto"/>
            <w:noWrap/>
            <w:vAlign w:val="center"/>
            <w:hideMark/>
          </w:tcPr>
          <w:p w14:paraId="2EE1C779" w14:textId="77777777" w:rsidR="00B7181C" w:rsidRPr="00A9161A" w:rsidRDefault="00B7181C" w:rsidP="00BE1BB6">
            <w:pPr>
              <w:jc w:val="center"/>
              <w:rPr>
                <w:rFonts w:eastAsia="Times New Roman"/>
                <w:sz w:val="16"/>
                <w:szCs w:val="16"/>
              </w:rPr>
            </w:pPr>
            <w:r w:rsidRPr="00A9161A">
              <w:rPr>
                <w:sz w:val="16"/>
                <w:szCs w:val="16"/>
              </w:rPr>
              <w:t>0.33</w:t>
            </w:r>
          </w:p>
        </w:tc>
      </w:tr>
      <w:tr w:rsidR="00B7181C" w:rsidRPr="00A9161A" w14:paraId="7BCB8E70"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0588C12D" w14:textId="77777777" w:rsidR="00B7181C" w:rsidRPr="00A9161A" w:rsidRDefault="00B7181C" w:rsidP="00BE1BB6">
            <w:pPr>
              <w:rPr>
                <w:rFonts w:eastAsia="Times New Roman"/>
                <w:sz w:val="16"/>
                <w:szCs w:val="16"/>
              </w:rPr>
            </w:pPr>
            <w:r w:rsidRPr="00A9161A">
              <w:rPr>
                <w:rFonts w:eastAsia="Times New Roman"/>
                <w:sz w:val="16"/>
                <w:szCs w:val="16"/>
              </w:rPr>
              <w:t>PSS score</w:t>
            </w:r>
          </w:p>
        </w:tc>
        <w:tc>
          <w:tcPr>
            <w:tcW w:w="810" w:type="dxa"/>
            <w:tcBorders>
              <w:top w:val="nil"/>
              <w:left w:val="nil"/>
              <w:bottom w:val="nil"/>
              <w:right w:val="nil"/>
            </w:tcBorders>
            <w:shd w:val="clear" w:color="000000" w:fill="FCE4D6"/>
            <w:noWrap/>
            <w:vAlign w:val="center"/>
            <w:hideMark/>
          </w:tcPr>
          <w:p w14:paraId="6A67860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208EB57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1DD41256"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6BD035FF"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2DB45FCA"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3ED64532"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4B245885"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&lt;12</w:t>
            </w:r>
          </w:p>
        </w:tc>
        <w:tc>
          <w:tcPr>
            <w:tcW w:w="810" w:type="dxa"/>
            <w:tcBorders>
              <w:top w:val="nil"/>
              <w:left w:val="nil"/>
              <w:bottom w:val="nil"/>
              <w:right w:val="nil"/>
            </w:tcBorders>
            <w:shd w:val="clear" w:color="auto" w:fill="auto"/>
            <w:noWrap/>
            <w:vAlign w:val="center"/>
            <w:hideMark/>
          </w:tcPr>
          <w:p w14:paraId="4C64CDA4" w14:textId="77777777" w:rsidR="00B7181C" w:rsidRPr="00A9161A" w:rsidRDefault="00B7181C" w:rsidP="00BE1BB6">
            <w:pPr>
              <w:jc w:val="center"/>
              <w:rPr>
                <w:rFonts w:eastAsia="Times New Roman"/>
                <w:sz w:val="16"/>
                <w:szCs w:val="16"/>
              </w:rPr>
            </w:pPr>
            <w:r w:rsidRPr="00A9161A">
              <w:rPr>
                <w:rFonts w:eastAsia="Times New Roman"/>
                <w:sz w:val="16"/>
                <w:szCs w:val="16"/>
              </w:rPr>
              <w:t>18</w:t>
            </w:r>
          </w:p>
        </w:tc>
        <w:tc>
          <w:tcPr>
            <w:tcW w:w="1152" w:type="dxa"/>
            <w:tcBorders>
              <w:top w:val="nil"/>
              <w:left w:val="nil"/>
              <w:bottom w:val="nil"/>
              <w:right w:val="nil"/>
            </w:tcBorders>
            <w:shd w:val="clear" w:color="auto" w:fill="auto"/>
            <w:noWrap/>
            <w:vAlign w:val="center"/>
            <w:hideMark/>
          </w:tcPr>
          <w:p w14:paraId="5231F8EC" w14:textId="77777777" w:rsidR="00B7181C" w:rsidRPr="00A9161A" w:rsidRDefault="00B7181C" w:rsidP="00BE1BB6">
            <w:pPr>
              <w:jc w:val="center"/>
              <w:rPr>
                <w:rFonts w:eastAsia="Times New Roman"/>
                <w:sz w:val="16"/>
                <w:szCs w:val="16"/>
              </w:rPr>
            </w:pPr>
            <w:r w:rsidRPr="00A9161A">
              <w:rPr>
                <w:sz w:val="16"/>
                <w:szCs w:val="16"/>
              </w:rPr>
              <w:t>7:30 (0:41)</w:t>
            </w:r>
          </w:p>
        </w:tc>
        <w:tc>
          <w:tcPr>
            <w:tcW w:w="1583" w:type="dxa"/>
            <w:tcBorders>
              <w:top w:val="nil"/>
              <w:left w:val="nil"/>
              <w:bottom w:val="nil"/>
              <w:right w:val="nil"/>
            </w:tcBorders>
            <w:shd w:val="clear" w:color="auto" w:fill="auto"/>
            <w:noWrap/>
            <w:vAlign w:val="center"/>
            <w:hideMark/>
          </w:tcPr>
          <w:p w14:paraId="62276899" w14:textId="77777777" w:rsidR="00B7181C" w:rsidRPr="00A9161A" w:rsidRDefault="00B7181C" w:rsidP="00BE1BB6">
            <w:pPr>
              <w:jc w:val="center"/>
              <w:rPr>
                <w:rFonts w:eastAsia="Times New Roman"/>
                <w:sz w:val="16"/>
                <w:szCs w:val="16"/>
              </w:rPr>
            </w:pPr>
            <w:r w:rsidRPr="00A9161A">
              <w:rPr>
                <w:sz w:val="16"/>
                <w:szCs w:val="16"/>
              </w:rPr>
              <w:t>20:30 (1:52)</w:t>
            </w:r>
          </w:p>
        </w:tc>
        <w:tc>
          <w:tcPr>
            <w:tcW w:w="1877" w:type="dxa"/>
            <w:tcBorders>
              <w:top w:val="nil"/>
              <w:left w:val="nil"/>
              <w:bottom w:val="nil"/>
              <w:right w:val="nil"/>
            </w:tcBorders>
            <w:shd w:val="clear" w:color="auto" w:fill="auto"/>
            <w:noWrap/>
            <w:vAlign w:val="center"/>
            <w:hideMark/>
          </w:tcPr>
          <w:p w14:paraId="1CE4A0E2" w14:textId="77777777" w:rsidR="00B7181C" w:rsidRPr="00A9161A" w:rsidRDefault="00B7181C" w:rsidP="00BE1BB6">
            <w:pPr>
              <w:jc w:val="center"/>
              <w:rPr>
                <w:rFonts w:eastAsia="Times New Roman"/>
                <w:sz w:val="16"/>
                <w:szCs w:val="16"/>
              </w:rPr>
            </w:pPr>
            <w:r w:rsidRPr="00A9161A">
              <w:rPr>
                <w:sz w:val="16"/>
                <w:szCs w:val="16"/>
              </w:rPr>
              <w:t>1:49 (0:45)</w:t>
            </w:r>
          </w:p>
        </w:tc>
        <w:tc>
          <w:tcPr>
            <w:tcW w:w="1836" w:type="dxa"/>
            <w:tcBorders>
              <w:top w:val="nil"/>
              <w:left w:val="nil"/>
              <w:bottom w:val="nil"/>
              <w:right w:val="nil"/>
            </w:tcBorders>
            <w:shd w:val="clear" w:color="auto" w:fill="auto"/>
            <w:noWrap/>
            <w:vAlign w:val="center"/>
            <w:hideMark/>
          </w:tcPr>
          <w:p w14:paraId="09FCB5C7" w14:textId="77777777" w:rsidR="00B7181C" w:rsidRPr="00A9161A" w:rsidRDefault="00B7181C" w:rsidP="00BE1BB6">
            <w:pPr>
              <w:jc w:val="center"/>
              <w:rPr>
                <w:rFonts w:eastAsia="Times New Roman"/>
                <w:sz w:val="16"/>
                <w:szCs w:val="16"/>
              </w:rPr>
            </w:pPr>
            <w:r w:rsidRPr="00A9161A">
              <w:rPr>
                <w:sz w:val="16"/>
                <w:szCs w:val="16"/>
              </w:rPr>
              <w:t>11.1 (1.44)</w:t>
            </w:r>
          </w:p>
        </w:tc>
      </w:tr>
      <w:tr w:rsidR="00B7181C" w:rsidRPr="00A9161A" w14:paraId="6BDDE762"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D2967F4"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12 +</w:t>
            </w:r>
          </w:p>
        </w:tc>
        <w:tc>
          <w:tcPr>
            <w:tcW w:w="810" w:type="dxa"/>
            <w:tcBorders>
              <w:top w:val="nil"/>
              <w:left w:val="nil"/>
              <w:bottom w:val="nil"/>
              <w:right w:val="nil"/>
            </w:tcBorders>
            <w:shd w:val="clear" w:color="auto" w:fill="auto"/>
            <w:noWrap/>
            <w:vAlign w:val="center"/>
            <w:hideMark/>
          </w:tcPr>
          <w:p w14:paraId="7885DED8" w14:textId="77777777" w:rsidR="00B7181C" w:rsidRPr="00A9161A" w:rsidRDefault="00B7181C" w:rsidP="00BE1BB6">
            <w:pPr>
              <w:jc w:val="center"/>
              <w:rPr>
                <w:rFonts w:eastAsia="Times New Roman"/>
                <w:sz w:val="16"/>
                <w:szCs w:val="16"/>
              </w:rPr>
            </w:pPr>
            <w:r w:rsidRPr="00A9161A">
              <w:rPr>
                <w:rFonts w:eastAsia="Times New Roman"/>
                <w:sz w:val="16"/>
                <w:szCs w:val="16"/>
              </w:rPr>
              <w:t>44</w:t>
            </w:r>
          </w:p>
        </w:tc>
        <w:tc>
          <w:tcPr>
            <w:tcW w:w="1152" w:type="dxa"/>
            <w:tcBorders>
              <w:top w:val="nil"/>
              <w:left w:val="nil"/>
              <w:bottom w:val="nil"/>
              <w:right w:val="nil"/>
            </w:tcBorders>
            <w:shd w:val="clear" w:color="auto" w:fill="auto"/>
            <w:noWrap/>
            <w:vAlign w:val="center"/>
            <w:hideMark/>
          </w:tcPr>
          <w:p w14:paraId="42C2F131" w14:textId="77777777" w:rsidR="00B7181C" w:rsidRPr="00A9161A" w:rsidRDefault="00B7181C" w:rsidP="00BE1BB6">
            <w:pPr>
              <w:jc w:val="center"/>
              <w:rPr>
                <w:rFonts w:eastAsia="Times New Roman"/>
                <w:sz w:val="16"/>
                <w:szCs w:val="16"/>
              </w:rPr>
            </w:pPr>
            <w:r w:rsidRPr="00A9161A">
              <w:rPr>
                <w:sz w:val="16"/>
                <w:szCs w:val="16"/>
              </w:rPr>
              <w:t>8:00 (1:07)</w:t>
            </w:r>
          </w:p>
        </w:tc>
        <w:tc>
          <w:tcPr>
            <w:tcW w:w="1583" w:type="dxa"/>
            <w:tcBorders>
              <w:top w:val="nil"/>
              <w:left w:val="nil"/>
              <w:bottom w:val="nil"/>
              <w:right w:val="nil"/>
            </w:tcBorders>
            <w:shd w:val="clear" w:color="auto" w:fill="auto"/>
            <w:noWrap/>
            <w:vAlign w:val="center"/>
            <w:hideMark/>
          </w:tcPr>
          <w:p w14:paraId="4BABADDB" w14:textId="77777777" w:rsidR="00B7181C" w:rsidRPr="00A9161A" w:rsidRDefault="00B7181C" w:rsidP="00BE1BB6">
            <w:pPr>
              <w:jc w:val="center"/>
              <w:rPr>
                <w:rFonts w:eastAsia="Times New Roman"/>
                <w:sz w:val="16"/>
                <w:szCs w:val="16"/>
              </w:rPr>
            </w:pPr>
            <w:r w:rsidRPr="00A9161A">
              <w:rPr>
                <w:sz w:val="16"/>
                <w:szCs w:val="16"/>
              </w:rPr>
              <w:t>20:47 (1:18)</w:t>
            </w:r>
          </w:p>
        </w:tc>
        <w:tc>
          <w:tcPr>
            <w:tcW w:w="1877" w:type="dxa"/>
            <w:tcBorders>
              <w:top w:val="nil"/>
              <w:left w:val="nil"/>
              <w:bottom w:val="nil"/>
              <w:right w:val="nil"/>
            </w:tcBorders>
            <w:shd w:val="clear" w:color="auto" w:fill="auto"/>
            <w:noWrap/>
            <w:vAlign w:val="center"/>
            <w:hideMark/>
          </w:tcPr>
          <w:p w14:paraId="14398839" w14:textId="77777777" w:rsidR="00B7181C" w:rsidRPr="00A9161A" w:rsidRDefault="00B7181C" w:rsidP="00BE1BB6">
            <w:pPr>
              <w:jc w:val="center"/>
              <w:rPr>
                <w:rFonts w:eastAsia="Times New Roman"/>
                <w:sz w:val="16"/>
                <w:szCs w:val="16"/>
              </w:rPr>
            </w:pPr>
            <w:r w:rsidRPr="00A9161A">
              <w:rPr>
                <w:sz w:val="16"/>
                <w:szCs w:val="16"/>
              </w:rPr>
              <w:t>2:30 (0:43)</w:t>
            </w:r>
          </w:p>
        </w:tc>
        <w:tc>
          <w:tcPr>
            <w:tcW w:w="1836" w:type="dxa"/>
            <w:tcBorders>
              <w:top w:val="nil"/>
              <w:left w:val="nil"/>
              <w:bottom w:val="nil"/>
              <w:right w:val="nil"/>
            </w:tcBorders>
            <w:shd w:val="clear" w:color="auto" w:fill="auto"/>
            <w:noWrap/>
            <w:vAlign w:val="center"/>
            <w:hideMark/>
          </w:tcPr>
          <w:p w14:paraId="7E2BA821" w14:textId="77777777" w:rsidR="00B7181C" w:rsidRPr="00A9161A" w:rsidRDefault="00B7181C" w:rsidP="00BE1BB6">
            <w:pPr>
              <w:jc w:val="center"/>
              <w:rPr>
                <w:rFonts w:eastAsia="Times New Roman"/>
                <w:sz w:val="16"/>
                <w:szCs w:val="16"/>
              </w:rPr>
            </w:pPr>
            <w:r w:rsidRPr="00A9161A">
              <w:rPr>
                <w:sz w:val="16"/>
                <w:szCs w:val="16"/>
              </w:rPr>
              <w:t>11.5 (2.00)</w:t>
            </w:r>
          </w:p>
        </w:tc>
      </w:tr>
      <w:tr w:rsidR="00B7181C" w:rsidRPr="00A9161A" w14:paraId="54E289A2"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B027BEF"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695957DD"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238CA389" w14:textId="77777777" w:rsidR="00B7181C" w:rsidRPr="00A9161A" w:rsidRDefault="00B7181C" w:rsidP="00BE1BB6">
            <w:pPr>
              <w:jc w:val="center"/>
              <w:rPr>
                <w:rFonts w:eastAsia="Times New Roman"/>
                <w:sz w:val="16"/>
                <w:szCs w:val="16"/>
              </w:rPr>
            </w:pPr>
            <w:r w:rsidRPr="00A9161A">
              <w:rPr>
                <w:sz w:val="16"/>
                <w:szCs w:val="16"/>
              </w:rPr>
              <w:t>0.063</w:t>
            </w:r>
          </w:p>
        </w:tc>
        <w:tc>
          <w:tcPr>
            <w:tcW w:w="1583" w:type="dxa"/>
            <w:tcBorders>
              <w:top w:val="nil"/>
              <w:left w:val="nil"/>
              <w:bottom w:val="nil"/>
              <w:right w:val="nil"/>
            </w:tcBorders>
            <w:shd w:val="clear" w:color="auto" w:fill="auto"/>
            <w:noWrap/>
            <w:vAlign w:val="center"/>
            <w:hideMark/>
          </w:tcPr>
          <w:p w14:paraId="656A87F9" w14:textId="77777777" w:rsidR="00B7181C" w:rsidRPr="00A9161A" w:rsidRDefault="00B7181C" w:rsidP="00BE1BB6">
            <w:pPr>
              <w:jc w:val="center"/>
              <w:rPr>
                <w:rFonts w:eastAsia="Times New Roman"/>
                <w:sz w:val="16"/>
                <w:szCs w:val="16"/>
              </w:rPr>
            </w:pPr>
            <w:r w:rsidRPr="00A9161A">
              <w:rPr>
                <w:sz w:val="16"/>
                <w:szCs w:val="16"/>
              </w:rPr>
              <w:t>0.37</w:t>
            </w:r>
          </w:p>
        </w:tc>
        <w:tc>
          <w:tcPr>
            <w:tcW w:w="1877" w:type="dxa"/>
            <w:tcBorders>
              <w:top w:val="nil"/>
              <w:left w:val="nil"/>
              <w:bottom w:val="nil"/>
              <w:right w:val="nil"/>
            </w:tcBorders>
            <w:shd w:val="clear" w:color="auto" w:fill="auto"/>
            <w:noWrap/>
            <w:vAlign w:val="center"/>
            <w:hideMark/>
          </w:tcPr>
          <w:p w14:paraId="42EF470E" w14:textId="77777777" w:rsidR="00B7181C" w:rsidRPr="00A9161A" w:rsidRDefault="00B7181C" w:rsidP="00BE1BB6">
            <w:pPr>
              <w:jc w:val="center"/>
              <w:rPr>
                <w:rFonts w:eastAsia="Times New Roman"/>
                <w:sz w:val="16"/>
                <w:szCs w:val="16"/>
              </w:rPr>
            </w:pPr>
            <w:r w:rsidRPr="00A9161A">
              <w:rPr>
                <w:b/>
                <w:bCs/>
                <w:color w:val="FF0000"/>
                <w:sz w:val="16"/>
                <w:szCs w:val="16"/>
              </w:rPr>
              <w:t>0.035</w:t>
            </w:r>
          </w:p>
        </w:tc>
        <w:tc>
          <w:tcPr>
            <w:tcW w:w="1836" w:type="dxa"/>
            <w:tcBorders>
              <w:top w:val="nil"/>
              <w:left w:val="nil"/>
              <w:bottom w:val="nil"/>
              <w:right w:val="nil"/>
            </w:tcBorders>
            <w:shd w:val="clear" w:color="auto" w:fill="auto"/>
            <w:noWrap/>
            <w:vAlign w:val="center"/>
            <w:hideMark/>
          </w:tcPr>
          <w:p w14:paraId="7085B7A1" w14:textId="77777777" w:rsidR="00B7181C" w:rsidRPr="00A9161A" w:rsidRDefault="00B7181C" w:rsidP="00BE1BB6">
            <w:pPr>
              <w:jc w:val="center"/>
              <w:rPr>
                <w:rFonts w:eastAsia="Times New Roman"/>
                <w:sz w:val="16"/>
                <w:szCs w:val="16"/>
              </w:rPr>
            </w:pPr>
            <w:r w:rsidRPr="00A9161A">
              <w:rPr>
                <w:sz w:val="16"/>
                <w:szCs w:val="16"/>
              </w:rPr>
              <w:t>0.42</w:t>
            </w:r>
          </w:p>
        </w:tc>
      </w:tr>
      <w:tr w:rsidR="00B7181C" w:rsidRPr="00A9161A" w14:paraId="3C7A47C4"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11C6E64B" w14:textId="77777777" w:rsidR="00B7181C" w:rsidRPr="00A9161A" w:rsidRDefault="00B7181C" w:rsidP="00BE1BB6">
            <w:pPr>
              <w:rPr>
                <w:rFonts w:eastAsia="Times New Roman"/>
                <w:sz w:val="16"/>
                <w:szCs w:val="16"/>
              </w:rPr>
            </w:pPr>
            <w:r w:rsidRPr="00A9161A">
              <w:rPr>
                <w:rFonts w:eastAsia="Times New Roman"/>
                <w:sz w:val="16"/>
                <w:szCs w:val="16"/>
              </w:rPr>
              <w:t>Maternal BMI</w:t>
            </w:r>
          </w:p>
        </w:tc>
        <w:tc>
          <w:tcPr>
            <w:tcW w:w="810" w:type="dxa"/>
            <w:tcBorders>
              <w:top w:val="nil"/>
              <w:left w:val="nil"/>
              <w:bottom w:val="nil"/>
              <w:right w:val="nil"/>
            </w:tcBorders>
            <w:shd w:val="clear" w:color="000000" w:fill="FCE4D6"/>
            <w:noWrap/>
            <w:vAlign w:val="center"/>
            <w:hideMark/>
          </w:tcPr>
          <w:p w14:paraId="167D87F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68D4E0F8"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49C781A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05C6C628"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35ACAD1F"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6368CCB5"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A200B50"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Normal weight</w:t>
            </w:r>
          </w:p>
        </w:tc>
        <w:tc>
          <w:tcPr>
            <w:tcW w:w="810" w:type="dxa"/>
            <w:tcBorders>
              <w:top w:val="nil"/>
              <w:left w:val="nil"/>
              <w:bottom w:val="nil"/>
              <w:right w:val="nil"/>
            </w:tcBorders>
            <w:shd w:val="clear" w:color="auto" w:fill="auto"/>
            <w:noWrap/>
            <w:vAlign w:val="center"/>
            <w:hideMark/>
          </w:tcPr>
          <w:p w14:paraId="7A5EBF1F" w14:textId="77777777" w:rsidR="00B7181C" w:rsidRPr="00A9161A" w:rsidRDefault="00B7181C" w:rsidP="00BE1BB6">
            <w:pPr>
              <w:jc w:val="center"/>
              <w:rPr>
                <w:rFonts w:eastAsia="Times New Roman"/>
                <w:sz w:val="16"/>
                <w:szCs w:val="16"/>
              </w:rPr>
            </w:pPr>
            <w:r w:rsidRPr="00A9161A">
              <w:rPr>
                <w:rFonts w:eastAsia="Times New Roman"/>
                <w:sz w:val="16"/>
                <w:szCs w:val="16"/>
              </w:rPr>
              <w:t>27</w:t>
            </w:r>
          </w:p>
        </w:tc>
        <w:tc>
          <w:tcPr>
            <w:tcW w:w="1152" w:type="dxa"/>
            <w:tcBorders>
              <w:top w:val="nil"/>
              <w:left w:val="nil"/>
              <w:bottom w:val="nil"/>
              <w:right w:val="nil"/>
            </w:tcBorders>
            <w:shd w:val="clear" w:color="auto" w:fill="auto"/>
            <w:noWrap/>
            <w:vAlign w:val="center"/>
            <w:hideMark/>
          </w:tcPr>
          <w:p w14:paraId="1FD6F7E8" w14:textId="77777777" w:rsidR="00B7181C" w:rsidRPr="00A9161A" w:rsidRDefault="00B7181C" w:rsidP="00BE1BB6">
            <w:pPr>
              <w:jc w:val="center"/>
              <w:rPr>
                <w:rFonts w:eastAsia="Times New Roman"/>
                <w:sz w:val="16"/>
                <w:szCs w:val="16"/>
              </w:rPr>
            </w:pPr>
            <w:r w:rsidRPr="00A9161A">
              <w:rPr>
                <w:sz w:val="16"/>
                <w:szCs w:val="16"/>
              </w:rPr>
              <w:t>7:30 (0:37)</w:t>
            </w:r>
          </w:p>
        </w:tc>
        <w:tc>
          <w:tcPr>
            <w:tcW w:w="1583" w:type="dxa"/>
            <w:tcBorders>
              <w:top w:val="nil"/>
              <w:left w:val="nil"/>
              <w:bottom w:val="nil"/>
              <w:right w:val="nil"/>
            </w:tcBorders>
            <w:shd w:val="clear" w:color="auto" w:fill="auto"/>
            <w:noWrap/>
            <w:vAlign w:val="center"/>
            <w:hideMark/>
          </w:tcPr>
          <w:p w14:paraId="14F14BA3" w14:textId="77777777" w:rsidR="00B7181C" w:rsidRPr="00A9161A" w:rsidRDefault="00B7181C" w:rsidP="00BE1BB6">
            <w:pPr>
              <w:jc w:val="center"/>
              <w:rPr>
                <w:rFonts w:eastAsia="Times New Roman"/>
                <w:sz w:val="16"/>
                <w:szCs w:val="16"/>
              </w:rPr>
            </w:pPr>
            <w:r w:rsidRPr="00A9161A">
              <w:rPr>
                <w:sz w:val="16"/>
                <w:szCs w:val="16"/>
              </w:rPr>
              <w:t>21:00 (1:00)</w:t>
            </w:r>
          </w:p>
        </w:tc>
        <w:tc>
          <w:tcPr>
            <w:tcW w:w="1877" w:type="dxa"/>
            <w:tcBorders>
              <w:top w:val="nil"/>
              <w:left w:val="nil"/>
              <w:bottom w:val="nil"/>
              <w:right w:val="nil"/>
            </w:tcBorders>
            <w:shd w:val="clear" w:color="auto" w:fill="auto"/>
            <w:noWrap/>
            <w:vAlign w:val="center"/>
            <w:hideMark/>
          </w:tcPr>
          <w:p w14:paraId="07EF6337" w14:textId="77777777" w:rsidR="00B7181C" w:rsidRPr="00A9161A" w:rsidRDefault="00B7181C" w:rsidP="00BE1BB6">
            <w:pPr>
              <w:jc w:val="center"/>
              <w:rPr>
                <w:rFonts w:eastAsia="Times New Roman"/>
                <w:sz w:val="16"/>
                <w:szCs w:val="16"/>
              </w:rPr>
            </w:pPr>
            <w:r w:rsidRPr="00A9161A">
              <w:rPr>
                <w:sz w:val="16"/>
                <w:szCs w:val="16"/>
              </w:rPr>
              <w:t>2:15 (0:52)</w:t>
            </w:r>
          </w:p>
        </w:tc>
        <w:tc>
          <w:tcPr>
            <w:tcW w:w="1836" w:type="dxa"/>
            <w:tcBorders>
              <w:top w:val="nil"/>
              <w:left w:val="nil"/>
              <w:bottom w:val="nil"/>
              <w:right w:val="nil"/>
            </w:tcBorders>
            <w:shd w:val="clear" w:color="auto" w:fill="auto"/>
            <w:noWrap/>
            <w:vAlign w:val="center"/>
            <w:hideMark/>
          </w:tcPr>
          <w:p w14:paraId="05BDF4E6" w14:textId="77777777" w:rsidR="00B7181C" w:rsidRPr="00A9161A" w:rsidRDefault="00B7181C" w:rsidP="00BE1BB6">
            <w:pPr>
              <w:jc w:val="center"/>
              <w:rPr>
                <w:rFonts w:eastAsia="Times New Roman"/>
                <w:sz w:val="16"/>
                <w:szCs w:val="16"/>
              </w:rPr>
            </w:pPr>
            <w:r w:rsidRPr="00A9161A">
              <w:rPr>
                <w:sz w:val="16"/>
                <w:szCs w:val="16"/>
              </w:rPr>
              <w:t>10.8 (2.12)</w:t>
            </w:r>
          </w:p>
        </w:tc>
      </w:tr>
      <w:tr w:rsidR="00B7181C" w:rsidRPr="00A9161A" w14:paraId="0E86B073"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46821B96"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Overweight</w:t>
            </w:r>
          </w:p>
        </w:tc>
        <w:tc>
          <w:tcPr>
            <w:tcW w:w="810" w:type="dxa"/>
            <w:tcBorders>
              <w:top w:val="nil"/>
              <w:left w:val="nil"/>
              <w:bottom w:val="nil"/>
              <w:right w:val="nil"/>
            </w:tcBorders>
            <w:shd w:val="clear" w:color="auto" w:fill="auto"/>
            <w:noWrap/>
            <w:vAlign w:val="center"/>
            <w:hideMark/>
          </w:tcPr>
          <w:p w14:paraId="08692F8C" w14:textId="77777777" w:rsidR="00B7181C" w:rsidRPr="00A9161A" w:rsidRDefault="00B7181C" w:rsidP="00BE1BB6">
            <w:pPr>
              <w:jc w:val="center"/>
              <w:rPr>
                <w:rFonts w:eastAsia="Times New Roman"/>
                <w:sz w:val="16"/>
                <w:szCs w:val="16"/>
              </w:rPr>
            </w:pPr>
            <w:r w:rsidRPr="00A9161A">
              <w:rPr>
                <w:rFonts w:eastAsia="Times New Roman"/>
                <w:sz w:val="16"/>
                <w:szCs w:val="16"/>
              </w:rPr>
              <w:t>14</w:t>
            </w:r>
          </w:p>
        </w:tc>
        <w:tc>
          <w:tcPr>
            <w:tcW w:w="1152" w:type="dxa"/>
            <w:tcBorders>
              <w:top w:val="nil"/>
              <w:left w:val="nil"/>
              <w:bottom w:val="nil"/>
              <w:right w:val="nil"/>
            </w:tcBorders>
            <w:shd w:val="clear" w:color="auto" w:fill="auto"/>
            <w:noWrap/>
            <w:vAlign w:val="center"/>
            <w:hideMark/>
          </w:tcPr>
          <w:p w14:paraId="4651D078" w14:textId="77777777" w:rsidR="00B7181C" w:rsidRPr="00A9161A" w:rsidRDefault="00B7181C" w:rsidP="00BE1BB6">
            <w:pPr>
              <w:jc w:val="center"/>
              <w:rPr>
                <w:rFonts w:eastAsia="Times New Roman"/>
                <w:sz w:val="16"/>
                <w:szCs w:val="16"/>
              </w:rPr>
            </w:pPr>
            <w:r w:rsidRPr="00A9161A">
              <w:rPr>
                <w:sz w:val="16"/>
                <w:szCs w:val="16"/>
              </w:rPr>
              <w:t>8:30 (1:03)</w:t>
            </w:r>
          </w:p>
        </w:tc>
        <w:tc>
          <w:tcPr>
            <w:tcW w:w="1583" w:type="dxa"/>
            <w:tcBorders>
              <w:top w:val="nil"/>
              <w:left w:val="nil"/>
              <w:bottom w:val="nil"/>
              <w:right w:val="nil"/>
            </w:tcBorders>
            <w:shd w:val="clear" w:color="auto" w:fill="auto"/>
            <w:noWrap/>
            <w:vAlign w:val="center"/>
            <w:hideMark/>
          </w:tcPr>
          <w:p w14:paraId="4BB777CA" w14:textId="77777777" w:rsidR="00B7181C" w:rsidRPr="00A9161A" w:rsidRDefault="00B7181C" w:rsidP="00BE1BB6">
            <w:pPr>
              <w:jc w:val="center"/>
              <w:rPr>
                <w:rFonts w:eastAsia="Times New Roman"/>
                <w:sz w:val="16"/>
                <w:szCs w:val="16"/>
              </w:rPr>
            </w:pPr>
            <w:r w:rsidRPr="00A9161A">
              <w:rPr>
                <w:sz w:val="16"/>
                <w:szCs w:val="16"/>
              </w:rPr>
              <w:t>20:00 (1:15)</w:t>
            </w:r>
          </w:p>
        </w:tc>
        <w:tc>
          <w:tcPr>
            <w:tcW w:w="1877" w:type="dxa"/>
            <w:tcBorders>
              <w:top w:val="nil"/>
              <w:left w:val="nil"/>
              <w:bottom w:val="nil"/>
              <w:right w:val="nil"/>
            </w:tcBorders>
            <w:shd w:val="clear" w:color="auto" w:fill="auto"/>
            <w:noWrap/>
            <w:vAlign w:val="center"/>
            <w:hideMark/>
          </w:tcPr>
          <w:p w14:paraId="587B654F" w14:textId="77777777" w:rsidR="00B7181C" w:rsidRPr="00A9161A" w:rsidRDefault="00B7181C" w:rsidP="00BE1BB6">
            <w:pPr>
              <w:jc w:val="center"/>
              <w:rPr>
                <w:rFonts w:eastAsia="Times New Roman"/>
                <w:sz w:val="16"/>
                <w:szCs w:val="16"/>
              </w:rPr>
            </w:pPr>
            <w:r w:rsidRPr="00A9161A">
              <w:rPr>
                <w:sz w:val="16"/>
                <w:szCs w:val="16"/>
              </w:rPr>
              <w:t>2:15 (0:52)</w:t>
            </w:r>
          </w:p>
        </w:tc>
        <w:tc>
          <w:tcPr>
            <w:tcW w:w="1836" w:type="dxa"/>
            <w:tcBorders>
              <w:top w:val="nil"/>
              <w:left w:val="nil"/>
              <w:bottom w:val="nil"/>
              <w:right w:val="nil"/>
            </w:tcBorders>
            <w:shd w:val="clear" w:color="auto" w:fill="auto"/>
            <w:noWrap/>
            <w:vAlign w:val="center"/>
            <w:hideMark/>
          </w:tcPr>
          <w:p w14:paraId="10EA7B3E" w14:textId="77777777" w:rsidR="00B7181C" w:rsidRPr="00A9161A" w:rsidRDefault="00B7181C" w:rsidP="00BE1BB6">
            <w:pPr>
              <w:jc w:val="center"/>
              <w:rPr>
                <w:rFonts w:eastAsia="Times New Roman"/>
                <w:sz w:val="16"/>
                <w:szCs w:val="16"/>
              </w:rPr>
            </w:pPr>
            <w:r w:rsidRPr="00A9161A">
              <w:rPr>
                <w:sz w:val="16"/>
                <w:szCs w:val="16"/>
              </w:rPr>
              <w:t>12.0 (1.44)</w:t>
            </w:r>
          </w:p>
        </w:tc>
      </w:tr>
      <w:tr w:rsidR="00B7181C" w:rsidRPr="00A9161A" w14:paraId="173070DF"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602BE4B9"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Obesity Class 1</w:t>
            </w:r>
          </w:p>
        </w:tc>
        <w:tc>
          <w:tcPr>
            <w:tcW w:w="810" w:type="dxa"/>
            <w:tcBorders>
              <w:top w:val="nil"/>
              <w:left w:val="nil"/>
              <w:bottom w:val="nil"/>
              <w:right w:val="nil"/>
            </w:tcBorders>
            <w:shd w:val="clear" w:color="auto" w:fill="auto"/>
            <w:noWrap/>
            <w:vAlign w:val="center"/>
            <w:hideMark/>
          </w:tcPr>
          <w:p w14:paraId="0EF268D9" w14:textId="77777777" w:rsidR="00B7181C" w:rsidRPr="00A9161A" w:rsidRDefault="00B7181C" w:rsidP="00BE1BB6">
            <w:pPr>
              <w:jc w:val="center"/>
              <w:rPr>
                <w:rFonts w:eastAsia="Times New Roman"/>
                <w:sz w:val="16"/>
                <w:szCs w:val="16"/>
              </w:rPr>
            </w:pPr>
            <w:r w:rsidRPr="00A9161A">
              <w:rPr>
                <w:rFonts w:eastAsia="Times New Roman"/>
                <w:sz w:val="16"/>
                <w:szCs w:val="16"/>
              </w:rPr>
              <w:t>8</w:t>
            </w:r>
          </w:p>
        </w:tc>
        <w:tc>
          <w:tcPr>
            <w:tcW w:w="1152" w:type="dxa"/>
            <w:tcBorders>
              <w:top w:val="nil"/>
              <w:left w:val="nil"/>
              <w:bottom w:val="nil"/>
              <w:right w:val="nil"/>
            </w:tcBorders>
            <w:shd w:val="clear" w:color="auto" w:fill="auto"/>
            <w:noWrap/>
            <w:vAlign w:val="center"/>
            <w:hideMark/>
          </w:tcPr>
          <w:p w14:paraId="04AD05EE" w14:textId="77777777" w:rsidR="00B7181C" w:rsidRPr="00A9161A" w:rsidRDefault="00B7181C" w:rsidP="00BE1BB6">
            <w:pPr>
              <w:jc w:val="center"/>
              <w:rPr>
                <w:rFonts w:eastAsia="Times New Roman"/>
                <w:sz w:val="16"/>
                <w:szCs w:val="16"/>
              </w:rPr>
            </w:pPr>
            <w:r w:rsidRPr="00A9161A">
              <w:rPr>
                <w:sz w:val="16"/>
                <w:szCs w:val="16"/>
              </w:rPr>
              <w:t>80 (0:27)</w:t>
            </w:r>
          </w:p>
        </w:tc>
        <w:tc>
          <w:tcPr>
            <w:tcW w:w="1583" w:type="dxa"/>
            <w:tcBorders>
              <w:top w:val="nil"/>
              <w:left w:val="nil"/>
              <w:bottom w:val="nil"/>
              <w:right w:val="nil"/>
            </w:tcBorders>
            <w:shd w:val="clear" w:color="auto" w:fill="auto"/>
            <w:noWrap/>
            <w:vAlign w:val="center"/>
            <w:hideMark/>
          </w:tcPr>
          <w:p w14:paraId="7CC93EAB" w14:textId="77777777" w:rsidR="00B7181C" w:rsidRPr="00A9161A" w:rsidRDefault="00B7181C" w:rsidP="00BE1BB6">
            <w:pPr>
              <w:jc w:val="center"/>
              <w:rPr>
                <w:rFonts w:eastAsia="Times New Roman"/>
                <w:sz w:val="16"/>
                <w:szCs w:val="16"/>
              </w:rPr>
            </w:pPr>
            <w:r w:rsidRPr="00A9161A">
              <w:rPr>
                <w:sz w:val="16"/>
                <w:szCs w:val="16"/>
              </w:rPr>
              <w:t>20:17 (2:00)</w:t>
            </w:r>
          </w:p>
        </w:tc>
        <w:tc>
          <w:tcPr>
            <w:tcW w:w="1877" w:type="dxa"/>
            <w:tcBorders>
              <w:top w:val="nil"/>
              <w:left w:val="nil"/>
              <w:bottom w:val="nil"/>
              <w:right w:val="nil"/>
            </w:tcBorders>
            <w:shd w:val="clear" w:color="auto" w:fill="auto"/>
            <w:noWrap/>
            <w:vAlign w:val="center"/>
            <w:hideMark/>
          </w:tcPr>
          <w:p w14:paraId="4F7623B3" w14:textId="77777777" w:rsidR="00B7181C" w:rsidRPr="00A9161A" w:rsidRDefault="00B7181C" w:rsidP="00BE1BB6">
            <w:pPr>
              <w:jc w:val="center"/>
              <w:rPr>
                <w:rFonts w:eastAsia="Times New Roman"/>
                <w:sz w:val="16"/>
                <w:szCs w:val="16"/>
              </w:rPr>
            </w:pPr>
            <w:r w:rsidRPr="00A9161A">
              <w:rPr>
                <w:sz w:val="16"/>
                <w:szCs w:val="16"/>
              </w:rPr>
              <w:t>2:02 (1:03)</w:t>
            </w:r>
          </w:p>
        </w:tc>
        <w:tc>
          <w:tcPr>
            <w:tcW w:w="1836" w:type="dxa"/>
            <w:tcBorders>
              <w:top w:val="nil"/>
              <w:left w:val="nil"/>
              <w:bottom w:val="nil"/>
              <w:right w:val="nil"/>
            </w:tcBorders>
            <w:shd w:val="clear" w:color="auto" w:fill="auto"/>
            <w:noWrap/>
            <w:vAlign w:val="center"/>
            <w:hideMark/>
          </w:tcPr>
          <w:p w14:paraId="0244745B" w14:textId="77777777" w:rsidR="00B7181C" w:rsidRPr="00A9161A" w:rsidRDefault="00B7181C" w:rsidP="00BE1BB6">
            <w:pPr>
              <w:jc w:val="center"/>
              <w:rPr>
                <w:rFonts w:eastAsia="Times New Roman"/>
                <w:sz w:val="16"/>
                <w:szCs w:val="16"/>
              </w:rPr>
            </w:pPr>
            <w:r w:rsidRPr="00A9161A">
              <w:rPr>
                <w:sz w:val="16"/>
                <w:szCs w:val="16"/>
              </w:rPr>
              <w:t>11.5 (1.13)</w:t>
            </w:r>
          </w:p>
        </w:tc>
      </w:tr>
      <w:tr w:rsidR="00B7181C" w:rsidRPr="00A9161A" w14:paraId="5A3D04BB"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866DC21"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Obesity Class 2</w:t>
            </w:r>
          </w:p>
        </w:tc>
        <w:tc>
          <w:tcPr>
            <w:tcW w:w="810" w:type="dxa"/>
            <w:tcBorders>
              <w:top w:val="nil"/>
              <w:left w:val="nil"/>
              <w:bottom w:val="nil"/>
              <w:right w:val="nil"/>
            </w:tcBorders>
            <w:shd w:val="clear" w:color="auto" w:fill="auto"/>
            <w:noWrap/>
            <w:vAlign w:val="bottom"/>
            <w:hideMark/>
          </w:tcPr>
          <w:p w14:paraId="5D17A28C" w14:textId="77777777" w:rsidR="00B7181C" w:rsidRPr="00A9161A" w:rsidRDefault="00B7181C" w:rsidP="00BE1BB6">
            <w:pPr>
              <w:jc w:val="center"/>
              <w:rPr>
                <w:rFonts w:eastAsia="Times New Roman"/>
                <w:sz w:val="16"/>
                <w:szCs w:val="16"/>
              </w:rPr>
            </w:pPr>
            <w:r w:rsidRPr="00A9161A">
              <w:rPr>
                <w:rFonts w:eastAsia="Times New Roman"/>
                <w:sz w:val="16"/>
                <w:szCs w:val="16"/>
              </w:rPr>
              <w:t>4</w:t>
            </w:r>
          </w:p>
        </w:tc>
        <w:tc>
          <w:tcPr>
            <w:tcW w:w="1152" w:type="dxa"/>
            <w:tcBorders>
              <w:top w:val="nil"/>
              <w:left w:val="nil"/>
              <w:bottom w:val="nil"/>
              <w:right w:val="nil"/>
            </w:tcBorders>
            <w:shd w:val="clear" w:color="auto" w:fill="auto"/>
            <w:noWrap/>
            <w:vAlign w:val="center"/>
            <w:hideMark/>
          </w:tcPr>
          <w:p w14:paraId="6EC3B66A" w14:textId="77777777" w:rsidR="00B7181C" w:rsidRPr="00A9161A" w:rsidRDefault="00B7181C" w:rsidP="00BE1BB6">
            <w:pPr>
              <w:jc w:val="center"/>
              <w:rPr>
                <w:rFonts w:eastAsia="Times New Roman"/>
                <w:sz w:val="16"/>
                <w:szCs w:val="16"/>
              </w:rPr>
            </w:pPr>
            <w:r w:rsidRPr="00A9161A">
              <w:rPr>
                <w:sz w:val="16"/>
                <w:szCs w:val="16"/>
              </w:rPr>
              <w:t>8:30 (1:17)</w:t>
            </w:r>
          </w:p>
        </w:tc>
        <w:tc>
          <w:tcPr>
            <w:tcW w:w="1583" w:type="dxa"/>
            <w:tcBorders>
              <w:top w:val="nil"/>
              <w:left w:val="nil"/>
              <w:bottom w:val="nil"/>
              <w:right w:val="nil"/>
            </w:tcBorders>
            <w:shd w:val="clear" w:color="auto" w:fill="auto"/>
            <w:noWrap/>
            <w:vAlign w:val="center"/>
            <w:hideMark/>
          </w:tcPr>
          <w:p w14:paraId="6539ED60" w14:textId="77777777" w:rsidR="00B7181C" w:rsidRPr="00A9161A" w:rsidRDefault="00B7181C" w:rsidP="00BE1BB6">
            <w:pPr>
              <w:jc w:val="center"/>
              <w:rPr>
                <w:rFonts w:eastAsia="Times New Roman"/>
                <w:sz w:val="16"/>
                <w:szCs w:val="16"/>
              </w:rPr>
            </w:pPr>
            <w:r w:rsidRPr="00A9161A">
              <w:rPr>
                <w:sz w:val="16"/>
                <w:szCs w:val="16"/>
              </w:rPr>
              <w:t>20:07 (2:48)</w:t>
            </w:r>
          </w:p>
        </w:tc>
        <w:tc>
          <w:tcPr>
            <w:tcW w:w="1877" w:type="dxa"/>
            <w:tcBorders>
              <w:top w:val="nil"/>
              <w:left w:val="nil"/>
              <w:bottom w:val="nil"/>
              <w:right w:val="nil"/>
            </w:tcBorders>
            <w:shd w:val="clear" w:color="auto" w:fill="auto"/>
            <w:noWrap/>
            <w:vAlign w:val="center"/>
            <w:hideMark/>
          </w:tcPr>
          <w:p w14:paraId="7A54793A" w14:textId="77777777" w:rsidR="00B7181C" w:rsidRPr="00A9161A" w:rsidRDefault="00B7181C" w:rsidP="00BE1BB6">
            <w:pPr>
              <w:jc w:val="center"/>
              <w:rPr>
                <w:rFonts w:eastAsia="Times New Roman"/>
                <w:sz w:val="16"/>
                <w:szCs w:val="16"/>
              </w:rPr>
            </w:pPr>
            <w:r w:rsidRPr="00A9161A">
              <w:rPr>
                <w:sz w:val="16"/>
                <w:szCs w:val="16"/>
              </w:rPr>
              <w:t>2:08 (0:57)</w:t>
            </w:r>
          </w:p>
        </w:tc>
        <w:tc>
          <w:tcPr>
            <w:tcW w:w="1836" w:type="dxa"/>
            <w:tcBorders>
              <w:top w:val="nil"/>
              <w:left w:val="nil"/>
              <w:bottom w:val="nil"/>
              <w:right w:val="nil"/>
            </w:tcBorders>
            <w:shd w:val="clear" w:color="auto" w:fill="auto"/>
            <w:noWrap/>
            <w:vAlign w:val="center"/>
            <w:hideMark/>
          </w:tcPr>
          <w:p w14:paraId="15BBA1DB" w14:textId="77777777" w:rsidR="00B7181C" w:rsidRPr="00A9161A" w:rsidRDefault="00B7181C" w:rsidP="00BE1BB6">
            <w:pPr>
              <w:jc w:val="center"/>
              <w:rPr>
                <w:rFonts w:eastAsia="Times New Roman"/>
                <w:sz w:val="16"/>
                <w:szCs w:val="16"/>
              </w:rPr>
            </w:pPr>
            <w:r w:rsidRPr="00A9161A">
              <w:rPr>
                <w:sz w:val="16"/>
                <w:szCs w:val="16"/>
              </w:rPr>
              <w:t>12.0 (3.23)</w:t>
            </w:r>
          </w:p>
        </w:tc>
      </w:tr>
      <w:tr w:rsidR="00B7181C" w:rsidRPr="00A9161A" w14:paraId="22339806"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71EB6048"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Obesity Class 3</w:t>
            </w:r>
          </w:p>
        </w:tc>
        <w:tc>
          <w:tcPr>
            <w:tcW w:w="810" w:type="dxa"/>
            <w:tcBorders>
              <w:top w:val="nil"/>
              <w:left w:val="nil"/>
              <w:bottom w:val="nil"/>
              <w:right w:val="nil"/>
            </w:tcBorders>
            <w:shd w:val="clear" w:color="auto" w:fill="auto"/>
            <w:noWrap/>
            <w:vAlign w:val="center"/>
            <w:hideMark/>
          </w:tcPr>
          <w:p w14:paraId="6DD9AF00" w14:textId="77777777" w:rsidR="00B7181C" w:rsidRPr="00A9161A" w:rsidRDefault="00B7181C" w:rsidP="00BE1BB6">
            <w:pPr>
              <w:jc w:val="center"/>
              <w:rPr>
                <w:rFonts w:eastAsia="Times New Roman"/>
                <w:sz w:val="16"/>
                <w:szCs w:val="16"/>
              </w:rPr>
            </w:pPr>
            <w:r w:rsidRPr="00A9161A">
              <w:rPr>
                <w:rFonts w:eastAsia="Times New Roman"/>
                <w:sz w:val="16"/>
                <w:szCs w:val="16"/>
              </w:rPr>
              <w:t>2</w:t>
            </w:r>
          </w:p>
        </w:tc>
        <w:tc>
          <w:tcPr>
            <w:tcW w:w="1152" w:type="dxa"/>
            <w:tcBorders>
              <w:top w:val="nil"/>
              <w:left w:val="nil"/>
              <w:bottom w:val="nil"/>
              <w:right w:val="nil"/>
            </w:tcBorders>
            <w:shd w:val="clear" w:color="auto" w:fill="auto"/>
            <w:noWrap/>
            <w:vAlign w:val="center"/>
            <w:hideMark/>
          </w:tcPr>
          <w:p w14:paraId="531B9526" w14:textId="77777777" w:rsidR="00B7181C" w:rsidRPr="00A9161A" w:rsidRDefault="00B7181C" w:rsidP="00BE1BB6">
            <w:pPr>
              <w:jc w:val="center"/>
              <w:rPr>
                <w:rFonts w:eastAsia="Times New Roman"/>
                <w:sz w:val="16"/>
                <w:szCs w:val="16"/>
              </w:rPr>
            </w:pPr>
            <w:r w:rsidRPr="00A9161A">
              <w:rPr>
                <w:sz w:val="16"/>
                <w:szCs w:val="16"/>
              </w:rPr>
              <w:t>9:12 (0:47)</w:t>
            </w:r>
          </w:p>
        </w:tc>
        <w:tc>
          <w:tcPr>
            <w:tcW w:w="1583" w:type="dxa"/>
            <w:tcBorders>
              <w:top w:val="nil"/>
              <w:left w:val="nil"/>
              <w:bottom w:val="nil"/>
              <w:right w:val="nil"/>
            </w:tcBorders>
            <w:shd w:val="clear" w:color="auto" w:fill="auto"/>
            <w:noWrap/>
            <w:vAlign w:val="center"/>
            <w:hideMark/>
          </w:tcPr>
          <w:p w14:paraId="6435C046" w14:textId="77777777" w:rsidR="00B7181C" w:rsidRPr="00A9161A" w:rsidRDefault="00B7181C" w:rsidP="00BE1BB6">
            <w:pPr>
              <w:jc w:val="center"/>
              <w:rPr>
                <w:rFonts w:eastAsia="Times New Roman"/>
                <w:sz w:val="16"/>
                <w:szCs w:val="16"/>
              </w:rPr>
            </w:pPr>
            <w:r w:rsidRPr="00A9161A">
              <w:rPr>
                <w:sz w:val="16"/>
                <w:szCs w:val="16"/>
              </w:rPr>
              <w:t>21:45 (0:45)</w:t>
            </w:r>
          </w:p>
        </w:tc>
        <w:tc>
          <w:tcPr>
            <w:tcW w:w="1877" w:type="dxa"/>
            <w:tcBorders>
              <w:top w:val="nil"/>
              <w:left w:val="nil"/>
              <w:bottom w:val="nil"/>
              <w:right w:val="nil"/>
            </w:tcBorders>
            <w:shd w:val="clear" w:color="auto" w:fill="auto"/>
            <w:noWrap/>
            <w:vAlign w:val="center"/>
            <w:hideMark/>
          </w:tcPr>
          <w:p w14:paraId="7D1E25BA" w14:textId="77777777" w:rsidR="00B7181C" w:rsidRPr="00A9161A" w:rsidRDefault="00B7181C" w:rsidP="00BE1BB6">
            <w:pPr>
              <w:jc w:val="center"/>
              <w:rPr>
                <w:rFonts w:eastAsia="Times New Roman"/>
                <w:sz w:val="16"/>
                <w:szCs w:val="16"/>
              </w:rPr>
            </w:pPr>
            <w:r w:rsidRPr="00A9161A">
              <w:rPr>
                <w:sz w:val="16"/>
                <w:szCs w:val="16"/>
              </w:rPr>
              <w:t>3:28 (0:46)</w:t>
            </w:r>
          </w:p>
        </w:tc>
        <w:tc>
          <w:tcPr>
            <w:tcW w:w="1836" w:type="dxa"/>
            <w:tcBorders>
              <w:top w:val="nil"/>
              <w:left w:val="nil"/>
              <w:bottom w:val="nil"/>
              <w:right w:val="nil"/>
            </w:tcBorders>
            <w:shd w:val="clear" w:color="auto" w:fill="auto"/>
            <w:noWrap/>
            <w:vAlign w:val="center"/>
            <w:hideMark/>
          </w:tcPr>
          <w:p w14:paraId="089A4AC8" w14:textId="77777777" w:rsidR="00B7181C" w:rsidRPr="00A9161A" w:rsidRDefault="00B7181C" w:rsidP="00BE1BB6">
            <w:pPr>
              <w:jc w:val="center"/>
              <w:rPr>
                <w:rFonts w:eastAsia="Times New Roman"/>
                <w:sz w:val="16"/>
                <w:szCs w:val="16"/>
              </w:rPr>
            </w:pPr>
            <w:r w:rsidRPr="00A9161A">
              <w:rPr>
                <w:sz w:val="16"/>
                <w:szCs w:val="16"/>
              </w:rPr>
              <w:t>11.5 (0.04)</w:t>
            </w:r>
          </w:p>
        </w:tc>
      </w:tr>
      <w:tr w:rsidR="00B7181C" w:rsidRPr="00A9161A" w14:paraId="481C7E1F"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05BEEF4"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51EAD923"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3998ED08" w14:textId="77777777" w:rsidR="00B7181C" w:rsidRPr="00A9161A" w:rsidRDefault="00B7181C" w:rsidP="00BE1BB6">
            <w:pPr>
              <w:jc w:val="center"/>
              <w:rPr>
                <w:rFonts w:eastAsia="Times New Roman"/>
                <w:sz w:val="16"/>
                <w:szCs w:val="16"/>
              </w:rPr>
            </w:pPr>
            <w:r w:rsidRPr="00A9161A">
              <w:rPr>
                <w:sz w:val="16"/>
                <w:szCs w:val="16"/>
              </w:rPr>
              <w:t>0.058</w:t>
            </w:r>
          </w:p>
        </w:tc>
        <w:tc>
          <w:tcPr>
            <w:tcW w:w="1583" w:type="dxa"/>
            <w:tcBorders>
              <w:top w:val="nil"/>
              <w:left w:val="nil"/>
              <w:bottom w:val="nil"/>
              <w:right w:val="nil"/>
            </w:tcBorders>
            <w:shd w:val="clear" w:color="auto" w:fill="auto"/>
            <w:noWrap/>
            <w:vAlign w:val="center"/>
            <w:hideMark/>
          </w:tcPr>
          <w:p w14:paraId="3ACA132A" w14:textId="77777777" w:rsidR="00B7181C" w:rsidRPr="00A9161A" w:rsidRDefault="00B7181C" w:rsidP="00BE1BB6">
            <w:pPr>
              <w:jc w:val="center"/>
              <w:rPr>
                <w:rFonts w:eastAsia="Times New Roman"/>
                <w:sz w:val="16"/>
                <w:szCs w:val="16"/>
              </w:rPr>
            </w:pPr>
            <w:r w:rsidRPr="00A9161A">
              <w:rPr>
                <w:sz w:val="16"/>
                <w:szCs w:val="16"/>
              </w:rPr>
              <w:t>0.13</w:t>
            </w:r>
          </w:p>
        </w:tc>
        <w:tc>
          <w:tcPr>
            <w:tcW w:w="1877" w:type="dxa"/>
            <w:tcBorders>
              <w:top w:val="nil"/>
              <w:left w:val="nil"/>
              <w:bottom w:val="nil"/>
              <w:right w:val="nil"/>
            </w:tcBorders>
            <w:shd w:val="clear" w:color="auto" w:fill="auto"/>
            <w:noWrap/>
            <w:vAlign w:val="center"/>
            <w:hideMark/>
          </w:tcPr>
          <w:p w14:paraId="754E0221" w14:textId="77777777" w:rsidR="00B7181C" w:rsidRPr="00A9161A" w:rsidRDefault="00B7181C" w:rsidP="00BE1BB6">
            <w:pPr>
              <w:jc w:val="center"/>
              <w:rPr>
                <w:rFonts w:eastAsia="Times New Roman"/>
                <w:sz w:val="16"/>
                <w:szCs w:val="16"/>
              </w:rPr>
            </w:pPr>
            <w:r w:rsidRPr="00A9161A">
              <w:rPr>
                <w:sz w:val="16"/>
                <w:szCs w:val="16"/>
              </w:rPr>
              <w:t>0.31</w:t>
            </w:r>
          </w:p>
        </w:tc>
        <w:tc>
          <w:tcPr>
            <w:tcW w:w="1836" w:type="dxa"/>
            <w:tcBorders>
              <w:top w:val="nil"/>
              <w:left w:val="nil"/>
              <w:bottom w:val="nil"/>
              <w:right w:val="nil"/>
            </w:tcBorders>
            <w:shd w:val="clear" w:color="auto" w:fill="auto"/>
            <w:noWrap/>
            <w:vAlign w:val="center"/>
            <w:hideMark/>
          </w:tcPr>
          <w:p w14:paraId="4CB49DF4" w14:textId="77777777" w:rsidR="00B7181C" w:rsidRPr="00A9161A" w:rsidRDefault="00B7181C" w:rsidP="00BE1BB6">
            <w:pPr>
              <w:jc w:val="center"/>
              <w:rPr>
                <w:rFonts w:eastAsia="Times New Roman"/>
                <w:sz w:val="16"/>
                <w:szCs w:val="16"/>
              </w:rPr>
            </w:pPr>
            <w:r w:rsidRPr="00A9161A">
              <w:rPr>
                <w:sz w:val="16"/>
                <w:szCs w:val="16"/>
              </w:rPr>
              <w:t>0.09</w:t>
            </w:r>
          </w:p>
        </w:tc>
      </w:tr>
      <w:tr w:rsidR="00B7181C" w:rsidRPr="00A9161A" w14:paraId="1F1A8694"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081F34FF" w14:textId="77777777" w:rsidR="00B7181C" w:rsidRPr="00A9161A" w:rsidRDefault="00B7181C" w:rsidP="00BE1BB6">
            <w:pPr>
              <w:rPr>
                <w:rFonts w:eastAsia="Times New Roman"/>
                <w:sz w:val="16"/>
                <w:szCs w:val="16"/>
              </w:rPr>
            </w:pPr>
            <w:r w:rsidRPr="00A9161A">
              <w:rPr>
                <w:rFonts w:eastAsia="Times New Roman"/>
                <w:sz w:val="16"/>
                <w:szCs w:val="16"/>
              </w:rPr>
              <w:t>Marital Status</w:t>
            </w:r>
          </w:p>
        </w:tc>
        <w:tc>
          <w:tcPr>
            <w:tcW w:w="810" w:type="dxa"/>
            <w:tcBorders>
              <w:top w:val="nil"/>
              <w:left w:val="nil"/>
              <w:bottom w:val="nil"/>
              <w:right w:val="nil"/>
            </w:tcBorders>
            <w:shd w:val="clear" w:color="000000" w:fill="FCE4D6"/>
            <w:noWrap/>
            <w:vAlign w:val="center"/>
            <w:hideMark/>
          </w:tcPr>
          <w:p w14:paraId="3040C3E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3FA911C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541C8983"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65D44E9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1CD7D53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7B83103C" w14:textId="77777777" w:rsidTr="00B7181C">
        <w:trPr>
          <w:gridAfter w:val="1"/>
          <w:wAfter w:w="2061" w:type="dxa"/>
          <w:trHeight w:val="351"/>
        </w:trPr>
        <w:tc>
          <w:tcPr>
            <w:tcW w:w="2155" w:type="dxa"/>
            <w:tcBorders>
              <w:top w:val="nil"/>
              <w:left w:val="nil"/>
              <w:bottom w:val="nil"/>
              <w:right w:val="nil"/>
            </w:tcBorders>
            <w:shd w:val="clear" w:color="000000" w:fill="FFFFFF"/>
            <w:vAlign w:val="center"/>
            <w:hideMark/>
          </w:tcPr>
          <w:p w14:paraId="57A9A412"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lastRenderedPageBreak/>
              <w:t>Married or Long-term Partnership</w:t>
            </w:r>
          </w:p>
        </w:tc>
        <w:tc>
          <w:tcPr>
            <w:tcW w:w="810" w:type="dxa"/>
            <w:tcBorders>
              <w:top w:val="nil"/>
              <w:left w:val="nil"/>
              <w:bottom w:val="nil"/>
              <w:right w:val="nil"/>
            </w:tcBorders>
            <w:shd w:val="clear" w:color="auto" w:fill="auto"/>
            <w:noWrap/>
            <w:vAlign w:val="center"/>
            <w:hideMark/>
          </w:tcPr>
          <w:p w14:paraId="22082B3F" w14:textId="77777777" w:rsidR="00B7181C" w:rsidRPr="00A9161A" w:rsidRDefault="00B7181C" w:rsidP="00BE1BB6">
            <w:pPr>
              <w:jc w:val="center"/>
              <w:rPr>
                <w:rFonts w:eastAsia="Times New Roman"/>
                <w:sz w:val="16"/>
                <w:szCs w:val="16"/>
              </w:rPr>
            </w:pPr>
            <w:r w:rsidRPr="00A9161A">
              <w:rPr>
                <w:rFonts w:eastAsia="Times New Roman"/>
                <w:sz w:val="16"/>
                <w:szCs w:val="16"/>
              </w:rPr>
              <w:t>57</w:t>
            </w:r>
          </w:p>
        </w:tc>
        <w:tc>
          <w:tcPr>
            <w:tcW w:w="1152" w:type="dxa"/>
            <w:tcBorders>
              <w:top w:val="nil"/>
              <w:left w:val="nil"/>
              <w:bottom w:val="nil"/>
              <w:right w:val="nil"/>
            </w:tcBorders>
            <w:shd w:val="clear" w:color="auto" w:fill="auto"/>
            <w:noWrap/>
            <w:vAlign w:val="center"/>
            <w:hideMark/>
          </w:tcPr>
          <w:p w14:paraId="2E6FC829"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115E902F"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73CE12E5" w14:textId="77777777" w:rsidR="00B7181C" w:rsidRPr="00A9161A" w:rsidRDefault="00B7181C" w:rsidP="00BE1BB6">
            <w:pPr>
              <w:jc w:val="center"/>
              <w:rPr>
                <w:rFonts w:eastAsia="Times New Roman"/>
                <w:sz w:val="16"/>
                <w:szCs w:val="16"/>
              </w:rPr>
            </w:pPr>
            <w:r w:rsidRPr="00A9161A">
              <w:rPr>
                <w:sz w:val="16"/>
                <w:szCs w:val="16"/>
              </w:rPr>
              <w:t>2:15 (1:00)</w:t>
            </w:r>
          </w:p>
        </w:tc>
        <w:tc>
          <w:tcPr>
            <w:tcW w:w="1836" w:type="dxa"/>
            <w:tcBorders>
              <w:top w:val="nil"/>
              <w:left w:val="nil"/>
              <w:bottom w:val="nil"/>
              <w:right w:val="nil"/>
            </w:tcBorders>
            <w:shd w:val="clear" w:color="auto" w:fill="auto"/>
            <w:noWrap/>
            <w:vAlign w:val="center"/>
            <w:hideMark/>
          </w:tcPr>
          <w:p w14:paraId="43B7C165" w14:textId="77777777" w:rsidR="00B7181C" w:rsidRPr="00A9161A" w:rsidRDefault="00B7181C" w:rsidP="00BE1BB6">
            <w:pPr>
              <w:jc w:val="center"/>
              <w:rPr>
                <w:rFonts w:eastAsia="Times New Roman"/>
                <w:sz w:val="16"/>
                <w:szCs w:val="16"/>
              </w:rPr>
            </w:pPr>
            <w:r w:rsidRPr="00A9161A">
              <w:rPr>
                <w:sz w:val="16"/>
                <w:szCs w:val="16"/>
              </w:rPr>
              <w:t>11.5 (2.0)</w:t>
            </w:r>
          </w:p>
        </w:tc>
      </w:tr>
      <w:tr w:rsidR="00B7181C" w:rsidRPr="00A9161A" w14:paraId="14F4AC10" w14:textId="77777777" w:rsidTr="00B7181C">
        <w:trPr>
          <w:gridAfter w:val="1"/>
          <w:wAfter w:w="2061" w:type="dxa"/>
          <w:trHeight w:val="324"/>
        </w:trPr>
        <w:tc>
          <w:tcPr>
            <w:tcW w:w="2155" w:type="dxa"/>
            <w:tcBorders>
              <w:top w:val="nil"/>
              <w:left w:val="nil"/>
              <w:bottom w:val="nil"/>
              <w:right w:val="nil"/>
            </w:tcBorders>
            <w:shd w:val="clear" w:color="000000" w:fill="FFFFFF"/>
            <w:vAlign w:val="center"/>
            <w:hideMark/>
          </w:tcPr>
          <w:p w14:paraId="6E12D81D"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Not Married or Partnered</w:t>
            </w:r>
          </w:p>
        </w:tc>
        <w:tc>
          <w:tcPr>
            <w:tcW w:w="810" w:type="dxa"/>
            <w:tcBorders>
              <w:top w:val="nil"/>
              <w:left w:val="nil"/>
              <w:bottom w:val="nil"/>
              <w:right w:val="nil"/>
            </w:tcBorders>
            <w:shd w:val="clear" w:color="auto" w:fill="auto"/>
            <w:noWrap/>
            <w:vAlign w:val="center"/>
            <w:hideMark/>
          </w:tcPr>
          <w:p w14:paraId="63F9B65C" w14:textId="77777777" w:rsidR="00B7181C" w:rsidRPr="00A9161A" w:rsidRDefault="00B7181C" w:rsidP="00BE1BB6">
            <w:pPr>
              <w:jc w:val="center"/>
              <w:rPr>
                <w:rFonts w:eastAsia="Times New Roman"/>
                <w:sz w:val="16"/>
                <w:szCs w:val="16"/>
              </w:rPr>
            </w:pPr>
            <w:r w:rsidRPr="00A9161A">
              <w:rPr>
                <w:rFonts w:eastAsia="Times New Roman"/>
                <w:sz w:val="16"/>
                <w:szCs w:val="16"/>
              </w:rPr>
              <w:t>1</w:t>
            </w:r>
          </w:p>
        </w:tc>
        <w:tc>
          <w:tcPr>
            <w:tcW w:w="1152" w:type="dxa"/>
            <w:tcBorders>
              <w:top w:val="nil"/>
              <w:left w:val="nil"/>
              <w:bottom w:val="nil"/>
              <w:right w:val="nil"/>
            </w:tcBorders>
            <w:shd w:val="clear" w:color="auto" w:fill="auto"/>
            <w:noWrap/>
            <w:vAlign w:val="center"/>
            <w:hideMark/>
          </w:tcPr>
          <w:p w14:paraId="7DD5E1ED" w14:textId="77777777" w:rsidR="00B7181C" w:rsidRPr="00A9161A" w:rsidRDefault="00B7181C" w:rsidP="00BE1BB6">
            <w:pPr>
              <w:jc w:val="center"/>
              <w:rPr>
                <w:rFonts w:eastAsia="Times New Roman"/>
                <w:sz w:val="16"/>
                <w:szCs w:val="16"/>
              </w:rPr>
            </w:pPr>
            <w:r w:rsidRPr="00A9161A">
              <w:rPr>
                <w:sz w:val="16"/>
                <w:szCs w:val="16"/>
              </w:rPr>
              <w:t>9:30 (-)</w:t>
            </w:r>
          </w:p>
        </w:tc>
        <w:tc>
          <w:tcPr>
            <w:tcW w:w="1583" w:type="dxa"/>
            <w:tcBorders>
              <w:top w:val="nil"/>
              <w:left w:val="nil"/>
              <w:bottom w:val="nil"/>
              <w:right w:val="nil"/>
            </w:tcBorders>
            <w:shd w:val="clear" w:color="auto" w:fill="auto"/>
            <w:noWrap/>
            <w:vAlign w:val="center"/>
            <w:hideMark/>
          </w:tcPr>
          <w:p w14:paraId="114940A1" w14:textId="77777777" w:rsidR="00B7181C" w:rsidRPr="00A9161A" w:rsidRDefault="00B7181C" w:rsidP="00BE1BB6">
            <w:pPr>
              <w:jc w:val="center"/>
              <w:rPr>
                <w:rFonts w:eastAsia="Times New Roman"/>
                <w:sz w:val="16"/>
                <w:szCs w:val="16"/>
              </w:rPr>
            </w:pPr>
            <w:r w:rsidRPr="00A9161A">
              <w:rPr>
                <w:sz w:val="16"/>
                <w:szCs w:val="16"/>
              </w:rPr>
              <w:t>23:00 (-)</w:t>
            </w:r>
          </w:p>
        </w:tc>
        <w:tc>
          <w:tcPr>
            <w:tcW w:w="1877" w:type="dxa"/>
            <w:tcBorders>
              <w:top w:val="nil"/>
              <w:left w:val="nil"/>
              <w:bottom w:val="nil"/>
              <w:right w:val="nil"/>
            </w:tcBorders>
            <w:shd w:val="clear" w:color="auto" w:fill="auto"/>
            <w:noWrap/>
            <w:vAlign w:val="center"/>
            <w:hideMark/>
          </w:tcPr>
          <w:p w14:paraId="424119F5" w14:textId="77777777" w:rsidR="00B7181C" w:rsidRPr="00A9161A" w:rsidRDefault="00B7181C" w:rsidP="00BE1BB6">
            <w:pPr>
              <w:jc w:val="center"/>
              <w:rPr>
                <w:rFonts w:eastAsia="Times New Roman"/>
                <w:sz w:val="16"/>
                <w:szCs w:val="16"/>
              </w:rPr>
            </w:pPr>
            <w:r w:rsidRPr="00A9161A">
              <w:rPr>
                <w:sz w:val="16"/>
                <w:szCs w:val="16"/>
              </w:rPr>
              <w:t>4:15 (-)</w:t>
            </w:r>
          </w:p>
        </w:tc>
        <w:tc>
          <w:tcPr>
            <w:tcW w:w="1836" w:type="dxa"/>
            <w:tcBorders>
              <w:top w:val="nil"/>
              <w:left w:val="nil"/>
              <w:bottom w:val="nil"/>
              <w:right w:val="nil"/>
            </w:tcBorders>
            <w:shd w:val="clear" w:color="auto" w:fill="auto"/>
            <w:noWrap/>
            <w:vAlign w:val="center"/>
            <w:hideMark/>
          </w:tcPr>
          <w:p w14:paraId="568DB20E" w14:textId="77777777" w:rsidR="00B7181C" w:rsidRPr="00A9161A" w:rsidRDefault="00B7181C" w:rsidP="00BE1BB6">
            <w:pPr>
              <w:jc w:val="center"/>
              <w:rPr>
                <w:rFonts w:eastAsia="Times New Roman"/>
                <w:sz w:val="16"/>
                <w:szCs w:val="16"/>
              </w:rPr>
            </w:pPr>
            <w:r w:rsidRPr="00A9161A">
              <w:rPr>
                <w:sz w:val="16"/>
                <w:szCs w:val="16"/>
              </w:rPr>
              <w:t>10.5(-)</w:t>
            </w:r>
          </w:p>
        </w:tc>
      </w:tr>
      <w:tr w:rsidR="00B7181C" w:rsidRPr="00A9161A" w14:paraId="344CA251" w14:textId="77777777" w:rsidTr="00B7181C">
        <w:trPr>
          <w:gridAfter w:val="1"/>
          <w:wAfter w:w="2061" w:type="dxa"/>
          <w:trHeight w:val="270"/>
        </w:trPr>
        <w:tc>
          <w:tcPr>
            <w:tcW w:w="2155" w:type="dxa"/>
            <w:tcBorders>
              <w:top w:val="nil"/>
              <w:left w:val="nil"/>
              <w:bottom w:val="nil"/>
              <w:right w:val="nil"/>
            </w:tcBorders>
            <w:shd w:val="clear" w:color="000000" w:fill="FFFFFF"/>
            <w:vAlign w:val="bottom"/>
            <w:hideMark/>
          </w:tcPr>
          <w:p w14:paraId="0979A7A6"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1B2149DF"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671BBD30" w14:textId="77777777" w:rsidR="00B7181C" w:rsidRPr="00A9161A" w:rsidRDefault="00B7181C" w:rsidP="00BE1BB6">
            <w:pPr>
              <w:jc w:val="center"/>
              <w:rPr>
                <w:rFonts w:eastAsia="Times New Roman"/>
                <w:b/>
                <w:bCs/>
                <w:color w:val="FF0000"/>
                <w:sz w:val="16"/>
                <w:szCs w:val="16"/>
              </w:rPr>
            </w:pPr>
            <w:r w:rsidRPr="00A9161A">
              <w:rPr>
                <w:sz w:val="16"/>
                <w:szCs w:val="16"/>
              </w:rPr>
              <w:t>0.33</w:t>
            </w:r>
          </w:p>
        </w:tc>
        <w:tc>
          <w:tcPr>
            <w:tcW w:w="1583" w:type="dxa"/>
            <w:tcBorders>
              <w:top w:val="nil"/>
              <w:left w:val="nil"/>
              <w:bottom w:val="nil"/>
              <w:right w:val="nil"/>
            </w:tcBorders>
            <w:shd w:val="clear" w:color="auto" w:fill="auto"/>
            <w:noWrap/>
            <w:vAlign w:val="center"/>
            <w:hideMark/>
          </w:tcPr>
          <w:p w14:paraId="2E35B7BA" w14:textId="77777777" w:rsidR="00B7181C" w:rsidRPr="00A9161A" w:rsidRDefault="00B7181C" w:rsidP="00BE1BB6">
            <w:pPr>
              <w:jc w:val="center"/>
              <w:rPr>
                <w:rFonts w:eastAsia="Times New Roman"/>
                <w:sz w:val="16"/>
                <w:szCs w:val="16"/>
              </w:rPr>
            </w:pPr>
            <w:r w:rsidRPr="00A9161A">
              <w:rPr>
                <w:sz w:val="16"/>
                <w:szCs w:val="16"/>
              </w:rPr>
              <w:t>0.23</w:t>
            </w:r>
          </w:p>
        </w:tc>
        <w:tc>
          <w:tcPr>
            <w:tcW w:w="1877" w:type="dxa"/>
            <w:tcBorders>
              <w:top w:val="nil"/>
              <w:left w:val="nil"/>
              <w:bottom w:val="nil"/>
              <w:right w:val="nil"/>
            </w:tcBorders>
            <w:shd w:val="clear" w:color="auto" w:fill="auto"/>
            <w:noWrap/>
            <w:vAlign w:val="center"/>
            <w:hideMark/>
          </w:tcPr>
          <w:p w14:paraId="5DD61384" w14:textId="77777777" w:rsidR="00B7181C" w:rsidRPr="00A9161A" w:rsidRDefault="00B7181C" w:rsidP="00BE1BB6">
            <w:pPr>
              <w:jc w:val="center"/>
              <w:rPr>
                <w:rFonts w:eastAsia="Times New Roman"/>
                <w:b/>
                <w:bCs/>
                <w:color w:val="FF0000"/>
                <w:sz w:val="16"/>
                <w:szCs w:val="16"/>
              </w:rPr>
            </w:pPr>
            <w:r w:rsidRPr="00A9161A">
              <w:rPr>
                <w:sz w:val="16"/>
                <w:szCs w:val="16"/>
              </w:rPr>
              <w:t>0.28</w:t>
            </w:r>
          </w:p>
        </w:tc>
        <w:tc>
          <w:tcPr>
            <w:tcW w:w="1836" w:type="dxa"/>
            <w:tcBorders>
              <w:top w:val="nil"/>
              <w:left w:val="nil"/>
              <w:bottom w:val="nil"/>
              <w:right w:val="nil"/>
            </w:tcBorders>
            <w:shd w:val="clear" w:color="auto" w:fill="auto"/>
            <w:noWrap/>
            <w:vAlign w:val="center"/>
            <w:hideMark/>
          </w:tcPr>
          <w:p w14:paraId="78B78A96" w14:textId="77777777" w:rsidR="00B7181C" w:rsidRPr="00A9161A" w:rsidRDefault="00B7181C" w:rsidP="00BE1BB6">
            <w:pPr>
              <w:jc w:val="center"/>
              <w:rPr>
                <w:rFonts w:eastAsia="Times New Roman"/>
                <w:sz w:val="16"/>
                <w:szCs w:val="16"/>
              </w:rPr>
            </w:pPr>
            <w:r w:rsidRPr="00A9161A">
              <w:rPr>
                <w:sz w:val="16"/>
                <w:szCs w:val="16"/>
              </w:rPr>
              <w:t>0.52</w:t>
            </w:r>
          </w:p>
        </w:tc>
      </w:tr>
      <w:tr w:rsidR="00B7181C" w:rsidRPr="00A9161A" w14:paraId="2496CE4A"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7AFBC0C8" w14:textId="77777777" w:rsidR="00B7181C" w:rsidRPr="00A9161A" w:rsidRDefault="00B7181C" w:rsidP="00BE1BB6">
            <w:pPr>
              <w:rPr>
                <w:rFonts w:eastAsia="Times New Roman"/>
                <w:b/>
                <w:bCs/>
                <w:sz w:val="16"/>
                <w:szCs w:val="16"/>
              </w:rPr>
            </w:pPr>
            <w:r w:rsidRPr="00A9161A">
              <w:rPr>
                <w:rFonts w:eastAsia="Times New Roman"/>
                <w:b/>
                <w:bCs/>
                <w:sz w:val="16"/>
                <w:szCs w:val="16"/>
              </w:rPr>
              <w:t>Child Characteristics</w:t>
            </w:r>
          </w:p>
        </w:tc>
        <w:tc>
          <w:tcPr>
            <w:tcW w:w="810" w:type="dxa"/>
            <w:tcBorders>
              <w:top w:val="nil"/>
              <w:left w:val="nil"/>
              <w:bottom w:val="nil"/>
              <w:right w:val="nil"/>
            </w:tcBorders>
            <w:shd w:val="clear" w:color="auto" w:fill="auto"/>
            <w:noWrap/>
            <w:vAlign w:val="center"/>
            <w:hideMark/>
          </w:tcPr>
          <w:p w14:paraId="271FC42D" w14:textId="77777777" w:rsidR="00B7181C" w:rsidRPr="00A9161A" w:rsidRDefault="00B7181C" w:rsidP="00BE1BB6">
            <w:pPr>
              <w:rPr>
                <w:rFonts w:eastAsia="Times New Roman"/>
                <w:b/>
                <w:bCs/>
                <w:sz w:val="16"/>
                <w:szCs w:val="16"/>
              </w:rPr>
            </w:pPr>
          </w:p>
        </w:tc>
        <w:tc>
          <w:tcPr>
            <w:tcW w:w="1152" w:type="dxa"/>
            <w:tcBorders>
              <w:top w:val="nil"/>
              <w:left w:val="nil"/>
              <w:bottom w:val="nil"/>
              <w:right w:val="nil"/>
            </w:tcBorders>
            <w:shd w:val="clear" w:color="auto" w:fill="auto"/>
            <w:noWrap/>
            <w:vAlign w:val="bottom"/>
            <w:hideMark/>
          </w:tcPr>
          <w:p w14:paraId="08B5AE38" w14:textId="77777777" w:rsidR="00B7181C" w:rsidRPr="00A9161A" w:rsidRDefault="00B7181C" w:rsidP="00BE1BB6">
            <w:pPr>
              <w:jc w:val="center"/>
              <w:rPr>
                <w:rFonts w:eastAsia="Times New Roman"/>
                <w:sz w:val="16"/>
                <w:szCs w:val="16"/>
              </w:rPr>
            </w:pPr>
          </w:p>
        </w:tc>
        <w:tc>
          <w:tcPr>
            <w:tcW w:w="1583" w:type="dxa"/>
            <w:tcBorders>
              <w:top w:val="nil"/>
              <w:left w:val="nil"/>
              <w:bottom w:val="nil"/>
              <w:right w:val="nil"/>
            </w:tcBorders>
            <w:shd w:val="clear" w:color="auto" w:fill="auto"/>
            <w:noWrap/>
            <w:vAlign w:val="bottom"/>
            <w:hideMark/>
          </w:tcPr>
          <w:p w14:paraId="3CE952D7" w14:textId="77777777" w:rsidR="00B7181C" w:rsidRPr="00A9161A" w:rsidRDefault="00B7181C" w:rsidP="00BE1BB6">
            <w:pPr>
              <w:jc w:val="center"/>
              <w:rPr>
                <w:rFonts w:eastAsia="Times New Roman"/>
                <w:sz w:val="16"/>
                <w:szCs w:val="16"/>
              </w:rPr>
            </w:pPr>
          </w:p>
        </w:tc>
        <w:tc>
          <w:tcPr>
            <w:tcW w:w="1877" w:type="dxa"/>
            <w:tcBorders>
              <w:top w:val="nil"/>
              <w:left w:val="nil"/>
              <w:bottom w:val="nil"/>
              <w:right w:val="nil"/>
            </w:tcBorders>
            <w:shd w:val="clear" w:color="auto" w:fill="auto"/>
            <w:noWrap/>
            <w:vAlign w:val="bottom"/>
            <w:hideMark/>
          </w:tcPr>
          <w:p w14:paraId="5E1BDA4B" w14:textId="77777777" w:rsidR="00B7181C" w:rsidRPr="00A9161A" w:rsidRDefault="00B7181C" w:rsidP="00BE1BB6">
            <w:pPr>
              <w:jc w:val="center"/>
              <w:rPr>
                <w:rFonts w:eastAsia="Times New Roman"/>
                <w:sz w:val="16"/>
                <w:szCs w:val="16"/>
              </w:rPr>
            </w:pPr>
          </w:p>
        </w:tc>
        <w:tc>
          <w:tcPr>
            <w:tcW w:w="1836" w:type="dxa"/>
            <w:tcBorders>
              <w:top w:val="nil"/>
              <w:left w:val="nil"/>
              <w:bottom w:val="nil"/>
              <w:right w:val="nil"/>
            </w:tcBorders>
            <w:shd w:val="clear" w:color="auto" w:fill="auto"/>
            <w:noWrap/>
            <w:vAlign w:val="bottom"/>
            <w:hideMark/>
          </w:tcPr>
          <w:p w14:paraId="6D92676E" w14:textId="77777777" w:rsidR="00B7181C" w:rsidRPr="00A9161A" w:rsidRDefault="00B7181C" w:rsidP="00BE1BB6">
            <w:pPr>
              <w:jc w:val="center"/>
              <w:rPr>
                <w:rFonts w:eastAsia="Times New Roman"/>
                <w:sz w:val="16"/>
                <w:szCs w:val="16"/>
              </w:rPr>
            </w:pPr>
          </w:p>
        </w:tc>
      </w:tr>
      <w:tr w:rsidR="00B7181C" w:rsidRPr="00A9161A" w14:paraId="5D6797AF"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4874B2F1" w14:textId="77777777" w:rsidR="00B7181C" w:rsidRPr="00A9161A" w:rsidRDefault="00B7181C" w:rsidP="00BE1BB6">
            <w:pPr>
              <w:rPr>
                <w:rFonts w:eastAsia="Times New Roman"/>
                <w:sz w:val="16"/>
                <w:szCs w:val="16"/>
              </w:rPr>
            </w:pPr>
            <w:r w:rsidRPr="00A9161A">
              <w:rPr>
                <w:rFonts w:eastAsia="Times New Roman"/>
                <w:sz w:val="16"/>
                <w:szCs w:val="16"/>
              </w:rPr>
              <w:t>Delivery type</w:t>
            </w:r>
          </w:p>
        </w:tc>
        <w:tc>
          <w:tcPr>
            <w:tcW w:w="810" w:type="dxa"/>
            <w:tcBorders>
              <w:top w:val="nil"/>
              <w:left w:val="nil"/>
              <w:bottom w:val="nil"/>
              <w:right w:val="nil"/>
            </w:tcBorders>
            <w:shd w:val="clear" w:color="000000" w:fill="FCE4D6"/>
            <w:noWrap/>
            <w:vAlign w:val="center"/>
            <w:hideMark/>
          </w:tcPr>
          <w:p w14:paraId="40019B0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18A4F5FF"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0B7DEFB0"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7960E15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14B0CAFA"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5B08CFF3"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6A32FD9F"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Vaginal</w:t>
            </w:r>
          </w:p>
        </w:tc>
        <w:tc>
          <w:tcPr>
            <w:tcW w:w="810" w:type="dxa"/>
            <w:tcBorders>
              <w:top w:val="nil"/>
              <w:left w:val="nil"/>
              <w:bottom w:val="nil"/>
              <w:right w:val="nil"/>
            </w:tcBorders>
            <w:shd w:val="clear" w:color="auto" w:fill="auto"/>
            <w:noWrap/>
            <w:vAlign w:val="center"/>
            <w:hideMark/>
          </w:tcPr>
          <w:p w14:paraId="4138AFED" w14:textId="77777777" w:rsidR="00B7181C" w:rsidRPr="00A9161A" w:rsidRDefault="00B7181C" w:rsidP="00BE1BB6">
            <w:pPr>
              <w:jc w:val="center"/>
              <w:rPr>
                <w:rFonts w:eastAsia="Times New Roman"/>
                <w:sz w:val="16"/>
                <w:szCs w:val="16"/>
              </w:rPr>
            </w:pPr>
            <w:r w:rsidRPr="00A9161A">
              <w:rPr>
                <w:rFonts w:eastAsia="Times New Roman"/>
                <w:sz w:val="16"/>
                <w:szCs w:val="16"/>
              </w:rPr>
              <w:t>39</w:t>
            </w:r>
          </w:p>
        </w:tc>
        <w:tc>
          <w:tcPr>
            <w:tcW w:w="1152" w:type="dxa"/>
            <w:tcBorders>
              <w:top w:val="nil"/>
              <w:left w:val="nil"/>
              <w:bottom w:val="nil"/>
              <w:right w:val="nil"/>
            </w:tcBorders>
            <w:shd w:val="clear" w:color="auto" w:fill="auto"/>
            <w:noWrap/>
            <w:vAlign w:val="center"/>
            <w:hideMark/>
          </w:tcPr>
          <w:p w14:paraId="36C1F7E8" w14:textId="77777777" w:rsidR="00B7181C" w:rsidRPr="00A9161A" w:rsidRDefault="00B7181C" w:rsidP="00BE1BB6">
            <w:pPr>
              <w:jc w:val="center"/>
              <w:rPr>
                <w:rFonts w:eastAsia="Times New Roman"/>
                <w:sz w:val="16"/>
                <w:szCs w:val="16"/>
              </w:rPr>
            </w:pPr>
            <w:r w:rsidRPr="00A9161A">
              <w:rPr>
                <w:sz w:val="16"/>
                <w:szCs w:val="16"/>
              </w:rPr>
              <w:t>7:45 (0:40)</w:t>
            </w:r>
          </w:p>
        </w:tc>
        <w:tc>
          <w:tcPr>
            <w:tcW w:w="1583" w:type="dxa"/>
            <w:tcBorders>
              <w:top w:val="nil"/>
              <w:left w:val="nil"/>
              <w:bottom w:val="nil"/>
              <w:right w:val="nil"/>
            </w:tcBorders>
            <w:shd w:val="clear" w:color="auto" w:fill="auto"/>
            <w:noWrap/>
            <w:vAlign w:val="center"/>
            <w:hideMark/>
          </w:tcPr>
          <w:p w14:paraId="4A504CD5" w14:textId="77777777" w:rsidR="00B7181C" w:rsidRPr="00A9161A" w:rsidRDefault="00B7181C" w:rsidP="00BE1BB6">
            <w:pPr>
              <w:jc w:val="center"/>
              <w:rPr>
                <w:rFonts w:eastAsia="Times New Roman"/>
                <w:sz w:val="16"/>
                <w:szCs w:val="16"/>
              </w:rPr>
            </w:pPr>
            <w:r w:rsidRPr="00A9161A">
              <w:rPr>
                <w:sz w:val="16"/>
                <w:szCs w:val="16"/>
              </w:rPr>
              <w:t>21:00 (1:00)</w:t>
            </w:r>
          </w:p>
        </w:tc>
        <w:tc>
          <w:tcPr>
            <w:tcW w:w="1877" w:type="dxa"/>
            <w:tcBorders>
              <w:top w:val="nil"/>
              <w:left w:val="nil"/>
              <w:bottom w:val="nil"/>
              <w:right w:val="nil"/>
            </w:tcBorders>
            <w:shd w:val="clear" w:color="auto" w:fill="auto"/>
            <w:noWrap/>
            <w:vAlign w:val="center"/>
            <w:hideMark/>
          </w:tcPr>
          <w:p w14:paraId="05A06126" w14:textId="77777777" w:rsidR="00B7181C" w:rsidRPr="00A9161A" w:rsidRDefault="00B7181C" w:rsidP="00BE1BB6">
            <w:pPr>
              <w:jc w:val="center"/>
              <w:rPr>
                <w:rFonts w:eastAsia="Times New Roman"/>
                <w:sz w:val="16"/>
                <w:szCs w:val="16"/>
              </w:rPr>
            </w:pPr>
            <w:r w:rsidRPr="00A9161A">
              <w:rPr>
                <w:sz w:val="16"/>
                <w:szCs w:val="16"/>
              </w:rPr>
              <w:t>2:15 (1:05)</w:t>
            </w:r>
          </w:p>
        </w:tc>
        <w:tc>
          <w:tcPr>
            <w:tcW w:w="1836" w:type="dxa"/>
            <w:tcBorders>
              <w:top w:val="nil"/>
              <w:left w:val="nil"/>
              <w:bottom w:val="nil"/>
              <w:right w:val="nil"/>
            </w:tcBorders>
            <w:shd w:val="clear" w:color="auto" w:fill="auto"/>
            <w:noWrap/>
            <w:vAlign w:val="center"/>
            <w:hideMark/>
          </w:tcPr>
          <w:p w14:paraId="74BB9324" w14:textId="77777777" w:rsidR="00B7181C" w:rsidRPr="00A9161A" w:rsidRDefault="00B7181C" w:rsidP="00BE1BB6">
            <w:pPr>
              <w:jc w:val="center"/>
              <w:rPr>
                <w:rFonts w:eastAsia="Times New Roman"/>
                <w:sz w:val="16"/>
                <w:szCs w:val="16"/>
              </w:rPr>
            </w:pPr>
            <w:r w:rsidRPr="00A9161A">
              <w:rPr>
                <w:sz w:val="16"/>
                <w:szCs w:val="16"/>
              </w:rPr>
              <w:t>11.3 (1.50)</w:t>
            </w:r>
          </w:p>
        </w:tc>
      </w:tr>
      <w:tr w:rsidR="00B7181C" w:rsidRPr="00A9161A" w14:paraId="1FF4EF49"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7C1E917D"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Cesarean Section</w:t>
            </w:r>
          </w:p>
        </w:tc>
        <w:tc>
          <w:tcPr>
            <w:tcW w:w="810" w:type="dxa"/>
            <w:tcBorders>
              <w:top w:val="nil"/>
              <w:left w:val="nil"/>
              <w:bottom w:val="nil"/>
              <w:right w:val="nil"/>
            </w:tcBorders>
            <w:shd w:val="clear" w:color="auto" w:fill="auto"/>
            <w:noWrap/>
            <w:vAlign w:val="center"/>
            <w:hideMark/>
          </w:tcPr>
          <w:p w14:paraId="3BC05E0C" w14:textId="77777777" w:rsidR="00B7181C" w:rsidRPr="00A9161A" w:rsidRDefault="00B7181C" w:rsidP="00BE1BB6">
            <w:pPr>
              <w:jc w:val="center"/>
              <w:rPr>
                <w:rFonts w:eastAsia="Times New Roman"/>
                <w:sz w:val="16"/>
                <w:szCs w:val="16"/>
              </w:rPr>
            </w:pPr>
            <w:r w:rsidRPr="00A9161A">
              <w:rPr>
                <w:rFonts w:eastAsia="Times New Roman"/>
                <w:sz w:val="16"/>
                <w:szCs w:val="16"/>
              </w:rPr>
              <w:t>23</w:t>
            </w:r>
          </w:p>
        </w:tc>
        <w:tc>
          <w:tcPr>
            <w:tcW w:w="1152" w:type="dxa"/>
            <w:tcBorders>
              <w:top w:val="nil"/>
              <w:left w:val="nil"/>
              <w:bottom w:val="nil"/>
              <w:right w:val="nil"/>
            </w:tcBorders>
            <w:shd w:val="clear" w:color="auto" w:fill="auto"/>
            <w:noWrap/>
            <w:vAlign w:val="center"/>
            <w:hideMark/>
          </w:tcPr>
          <w:p w14:paraId="5DE4D317" w14:textId="77777777" w:rsidR="00B7181C" w:rsidRPr="00A9161A" w:rsidRDefault="00B7181C" w:rsidP="00BE1BB6">
            <w:pPr>
              <w:jc w:val="center"/>
              <w:rPr>
                <w:rFonts w:eastAsia="Times New Roman"/>
                <w:sz w:val="16"/>
                <w:szCs w:val="16"/>
              </w:rPr>
            </w:pPr>
            <w:r w:rsidRPr="00A9161A">
              <w:rPr>
                <w:sz w:val="16"/>
                <w:szCs w:val="16"/>
              </w:rPr>
              <w:t>8:00 (1:20)</w:t>
            </w:r>
          </w:p>
        </w:tc>
        <w:tc>
          <w:tcPr>
            <w:tcW w:w="1583" w:type="dxa"/>
            <w:tcBorders>
              <w:top w:val="nil"/>
              <w:left w:val="nil"/>
              <w:bottom w:val="nil"/>
              <w:right w:val="nil"/>
            </w:tcBorders>
            <w:shd w:val="clear" w:color="auto" w:fill="auto"/>
            <w:noWrap/>
            <w:vAlign w:val="center"/>
            <w:hideMark/>
          </w:tcPr>
          <w:p w14:paraId="2E83064D" w14:textId="77777777" w:rsidR="00B7181C" w:rsidRPr="00A9161A" w:rsidRDefault="00B7181C" w:rsidP="00BE1BB6">
            <w:pPr>
              <w:jc w:val="center"/>
              <w:rPr>
                <w:rFonts w:eastAsia="Times New Roman"/>
                <w:sz w:val="16"/>
                <w:szCs w:val="16"/>
              </w:rPr>
            </w:pPr>
            <w:r w:rsidRPr="00A9161A">
              <w:rPr>
                <w:sz w:val="16"/>
                <w:szCs w:val="16"/>
              </w:rPr>
              <w:t>20:30 (1:15)</w:t>
            </w:r>
          </w:p>
        </w:tc>
        <w:tc>
          <w:tcPr>
            <w:tcW w:w="1877" w:type="dxa"/>
            <w:tcBorders>
              <w:top w:val="nil"/>
              <w:left w:val="nil"/>
              <w:bottom w:val="nil"/>
              <w:right w:val="nil"/>
            </w:tcBorders>
            <w:shd w:val="clear" w:color="auto" w:fill="auto"/>
            <w:noWrap/>
            <w:vAlign w:val="center"/>
            <w:hideMark/>
          </w:tcPr>
          <w:p w14:paraId="739595DB" w14:textId="77777777" w:rsidR="00B7181C" w:rsidRPr="00A9161A" w:rsidRDefault="00B7181C" w:rsidP="00BE1BB6">
            <w:pPr>
              <w:jc w:val="center"/>
              <w:rPr>
                <w:rFonts w:eastAsia="Times New Roman"/>
                <w:sz w:val="16"/>
                <w:szCs w:val="16"/>
              </w:rPr>
            </w:pPr>
            <w:r w:rsidRPr="00A9161A">
              <w:rPr>
                <w:sz w:val="16"/>
                <w:szCs w:val="16"/>
              </w:rPr>
              <w:t>2:04 (1:04)</w:t>
            </w:r>
          </w:p>
        </w:tc>
        <w:tc>
          <w:tcPr>
            <w:tcW w:w="1836" w:type="dxa"/>
            <w:tcBorders>
              <w:top w:val="nil"/>
              <w:left w:val="nil"/>
              <w:bottom w:val="nil"/>
              <w:right w:val="nil"/>
            </w:tcBorders>
            <w:shd w:val="clear" w:color="auto" w:fill="auto"/>
            <w:noWrap/>
            <w:vAlign w:val="center"/>
            <w:hideMark/>
          </w:tcPr>
          <w:p w14:paraId="4CA2E340" w14:textId="77777777" w:rsidR="00B7181C" w:rsidRPr="00A9161A" w:rsidRDefault="00B7181C" w:rsidP="00BE1BB6">
            <w:pPr>
              <w:jc w:val="center"/>
              <w:rPr>
                <w:rFonts w:eastAsia="Times New Roman"/>
                <w:sz w:val="16"/>
                <w:szCs w:val="16"/>
              </w:rPr>
            </w:pPr>
            <w:r w:rsidRPr="00A9161A">
              <w:rPr>
                <w:sz w:val="16"/>
                <w:szCs w:val="16"/>
              </w:rPr>
              <w:t>12.0 (1.75)</w:t>
            </w:r>
          </w:p>
        </w:tc>
      </w:tr>
      <w:tr w:rsidR="00B7181C" w:rsidRPr="00A9161A" w14:paraId="6D0CE8A6"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128C7F9D"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33087770"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66DACF83" w14:textId="77777777" w:rsidR="00B7181C" w:rsidRPr="00A9161A" w:rsidRDefault="00B7181C" w:rsidP="00BE1BB6">
            <w:pPr>
              <w:jc w:val="center"/>
              <w:rPr>
                <w:rFonts w:eastAsia="Times New Roman"/>
                <w:sz w:val="16"/>
                <w:szCs w:val="16"/>
              </w:rPr>
            </w:pPr>
            <w:r w:rsidRPr="00A9161A">
              <w:rPr>
                <w:b/>
                <w:bCs/>
                <w:color w:val="FF0000"/>
                <w:sz w:val="16"/>
                <w:szCs w:val="16"/>
              </w:rPr>
              <w:t>0.025</w:t>
            </w:r>
          </w:p>
        </w:tc>
        <w:tc>
          <w:tcPr>
            <w:tcW w:w="1583" w:type="dxa"/>
            <w:tcBorders>
              <w:top w:val="nil"/>
              <w:left w:val="nil"/>
              <w:bottom w:val="nil"/>
              <w:right w:val="nil"/>
            </w:tcBorders>
            <w:shd w:val="clear" w:color="auto" w:fill="auto"/>
            <w:noWrap/>
            <w:vAlign w:val="center"/>
            <w:hideMark/>
          </w:tcPr>
          <w:p w14:paraId="7357CDE5" w14:textId="77777777" w:rsidR="00B7181C" w:rsidRPr="00A9161A" w:rsidRDefault="00B7181C" w:rsidP="00BE1BB6">
            <w:pPr>
              <w:jc w:val="center"/>
              <w:rPr>
                <w:rFonts w:eastAsia="Times New Roman"/>
                <w:sz w:val="16"/>
                <w:szCs w:val="16"/>
              </w:rPr>
            </w:pPr>
            <w:r w:rsidRPr="00A9161A">
              <w:rPr>
                <w:sz w:val="16"/>
                <w:szCs w:val="16"/>
              </w:rPr>
              <w:t>0.33</w:t>
            </w:r>
          </w:p>
        </w:tc>
        <w:tc>
          <w:tcPr>
            <w:tcW w:w="1877" w:type="dxa"/>
            <w:tcBorders>
              <w:top w:val="nil"/>
              <w:left w:val="nil"/>
              <w:bottom w:val="nil"/>
              <w:right w:val="nil"/>
            </w:tcBorders>
            <w:shd w:val="clear" w:color="auto" w:fill="auto"/>
            <w:noWrap/>
            <w:vAlign w:val="center"/>
            <w:hideMark/>
          </w:tcPr>
          <w:p w14:paraId="0A82CD52" w14:textId="77777777" w:rsidR="00B7181C" w:rsidRPr="00A9161A" w:rsidRDefault="00B7181C" w:rsidP="00BE1BB6">
            <w:pPr>
              <w:jc w:val="center"/>
              <w:rPr>
                <w:rFonts w:eastAsia="Times New Roman"/>
                <w:sz w:val="16"/>
                <w:szCs w:val="16"/>
              </w:rPr>
            </w:pPr>
            <w:r w:rsidRPr="00A9161A">
              <w:rPr>
                <w:sz w:val="16"/>
                <w:szCs w:val="16"/>
              </w:rPr>
              <w:t>0.93</w:t>
            </w:r>
          </w:p>
        </w:tc>
        <w:tc>
          <w:tcPr>
            <w:tcW w:w="1836" w:type="dxa"/>
            <w:tcBorders>
              <w:top w:val="nil"/>
              <w:left w:val="nil"/>
              <w:bottom w:val="nil"/>
              <w:right w:val="nil"/>
            </w:tcBorders>
            <w:shd w:val="clear" w:color="auto" w:fill="auto"/>
            <w:noWrap/>
            <w:vAlign w:val="center"/>
            <w:hideMark/>
          </w:tcPr>
          <w:p w14:paraId="570B7178" w14:textId="77777777" w:rsidR="00B7181C" w:rsidRPr="00A9161A" w:rsidRDefault="00B7181C" w:rsidP="00BE1BB6">
            <w:pPr>
              <w:jc w:val="center"/>
              <w:rPr>
                <w:rFonts w:eastAsia="Times New Roman"/>
                <w:sz w:val="16"/>
                <w:szCs w:val="16"/>
              </w:rPr>
            </w:pPr>
            <w:r w:rsidRPr="00A9161A">
              <w:rPr>
                <w:sz w:val="16"/>
                <w:szCs w:val="16"/>
              </w:rPr>
              <w:t>0.06</w:t>
            </w:r>
          </w:p>
        </w:tc>
      </w:tr>
      <w:tr w:rsidR="00B7181C" w:rsidRPr="00A9161A" w14:paraId="5120BEED" w14:textId="77777777" w:rsidTr="00B7181C">
        <w:trPr>
          <w:gridAfter w:val="1"/>
          <w:wAfter w:w="2061" w:type="dxa"/>
          <w:trHeight w:val="360"/>
        </w:trPr>
        <w:tc>
          <w:tcPr>
            <w:tcW w:w="2155" w:type="dxa"/>
            <w:tcBorders>
              <w:top w:val="nil"/>
              <w:left w:val="nil"/>
              <w:bottom w:val="nil"/>
              <w:right w:val="nil"/>
            </w:tcBorders>
            <w:shd w:val="clear" w:color="000000" w:fill="FCE4D6"/>
            <w:vAlign w:val="bottom"/>
            <w:hideMark/>
          </w:tcPr>
          <w:p w14:paraId="23462344" w14:textId="77777777" w:rsidR="00B7181C" w:rsidRPr="00A9161A" w:rsidRDefault="00B7181C" w:rsidP="00BE1BB6">
            <w:pPr>
              <w:rPr>
                <w:rFonts w:eastAsia="Times New Roman"/>
                <w:sz w:val="16"/>
                <w:szCs w:val="16"/>
              </w:rPr>
            </w:pPr>
            <w:r w:rsidRPr="00A9161A">
              <w:rPr>
                <w:rFonts w:eastAsia="Times New Roman"/>
                <w:sz w:val="16"/>
                <w:szCs w:val="16"/>
              </w:rPr>
              <w:t>Gestational Age at Delivery</w:t>
            </w:r>
          </w:p>
        </w:tc>
        <w:tc>
          <w:tcPr>
            <w:tcW w:w="810" w:type="dxa"/>
            <w:tcBorders>
              <w:top w:val="nil"/>
              <w:left w:val="nil"/>
              <w:bottom w:val="nil"/>
              <w:right w:val="nil"/>
            </w:tcBorders>
            <w:shd w:val="clear" w:color="000000" w:fill="FCE4D6"/>
            <w:noWrap/>
            <w:vAlign w:val="center"/>
            <w:hideMark/>
          </w:tcPr>
          <w:p w14:paraId="54C39E06" w14:textId="77777777" w:rsidR="00B7181C" w:rsidRPr="00A9161A" w:rsidRDefault="00B7181C" w:rsidP="00BE1BB6">
            <w:pPr>
              <w:jc w:val="center"/>
              <w:rPr>
                <w:rFonts w:eastAsia="Times New Roman"/>
                <w:i/>
                <w:iCs/>
                <w:sz w:val="16"/>
                <w:szCs w:val="16"/>
              </w:rPr>
            </w:pPr>
            <w:r w:rsidRPr="00A9161A">
              <w:rPr>
                <w:rFonts w:eastAsia="Times New Roman"/>
                <w:i/>
                <w:iCs/>
                <w:sz w:val="16"/>
                <w:szCs w:val="16"/>
              </w:rPr>
              <w:t> </w:t>
            </w:r>
          </w:p>
        </w:tc>
        <w:tc>
          <w:tcPr>
            <w:tcW w:w="1152" w:type="dxa"/>
            <w:tcBorders>
              <w:top w:val="nil"/>
              <w:left w:val="nil"/>
              <w:bottom w:val="nil"/>
              <w:right w:val="nil"/>
            </w:tcBorders>
            <w:shd w:val="clear" w:color="000000" w:fill="FCE4D6"/>
            <w:noWrap/>
            <w:vAlign w:val="bottom"/>
            <w:hideMark/>
          </w:tcPr>
          <w:p w14:paraId="6F92407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58C011D6"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5B791B4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5018592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7B8865E9"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704965CF"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&lt;37 weeks</w:t>
            </w:r>
          </w:p>
        </w:tc>
        <w:tc>
          <w:tcPr>
            <w:tcW w:w="810" w:type="dxa"/>
            <w:tcBorders>
              <w:top w:val="nil"/>
              <w:left w:val="nil"/>
              <w:bottom w:val="nil"/>
              <w:right w:val="nil"/>
            </w:tcBorders>
            <w:shd w:val="clear" w:color="auto" w:fill="auto"/>
            <w:noWrap/>
            <w:vAlign w:val="bottom"/>
            <w:hideMark/>
          </w:tcPr>
          <w:p w14:paraId="4AD39CA0" w14:textId="77777777" w:rsidR="00B7181C" w:rsidRPr="00A9161A" w:rsidRDefault="00B7181C" w:rsidP="00BE1BB6">
            <w:pPr>
              <w:jc w:val="center"/>
              <w:rPr>
                <w:rFonts w:eastAsia="Times New Roman"/>
                <w:sz w:val="16"/>
                <w:szCs w:val="16"/>
              </w:rPr>
            </w:pPr>
            <w:r w:rsidRPr="00A9161A">
              <w:rPr>
                <w:rFonts w:eastAsia="Times New Roman"/>
                <w:sz w:val="16"/>
                <w:szCs w:val="16"/>
              </w:rPr>
              <w:t>2</w:t>
            </w:r>
          </w:p>
        </w:tc>
        <w:tc>
          <w:tcPr>
            <w:tcW w:w="1152" w:type="dxa"/>
            <w:tcBorders>
              <w:top w:val="nil"/>
              <w:left w:val="nil"/>
              <w:bottom w:val="nil"/>
              <w:right w:val="nil"/>
            </w:tcBorders>
            <w:shd w:val="clear" w:color="auto" w:fill="auto"/>
            <w:noWrap/>
            <w:vAlign w:val="center"/>
            <w:hideMark/>
          </w:tcPr>
          <w:p w14:paraId="332C8BA7" w14:textId="77777777" w:rsidR="00B7181C" w:rsidRPr="00A9161A" w:rsidRDefault="00B7181C" w:rsidP="00BE1BB6">
            <w:pPr>
              <w:jc w:val="center"/>
              <w:rPr>
                <w:rFonts w:eastAsia="Times New Roman"/>
                <w:sz w:val="16"/>
                <w:szCs w:val="16"/>
              </w:rPr>
            </w:pPr>
            <w:r w:rsidRPr="00A9161A">
              <w:rPr>
                <w:sz w:val="16"/>
                <w:szCs w:val="16"/>
              </w:rPr>
              <w:t>8:30 (1:30)</w:t>
            </w:r>
          </w:p>
        </w:tc>
        <w:tc>
          <w:tcPr>
            <w:tcW w:w="1583" w:type="dxa"/>
            <w:tcBorders>
              <w:top w:val="nil"/>
              <w:left w:val="nil"/>
              <w:bottom w:val="nil"/>
              <w:right w:val="nil"/>
            </w:tcBorders>
            <w:shd w:val="clear" w:color="auto" w:fill="auto"/>
            <w:noWrap/>
            <w:vAlign w:val="center"/>
            <w:hideMark/>
          </w:tcPr>
          <w:p w14:paraId="4EF6643A" w14:textId="77777777" w:rsidR="00B7181C" w:rsidRPr="00A9161A" w:rsidRDefault="00B7181C" w:rsidP="00BE1BB6">
            <w:pPr>
              <w:jc w:val="center"/>
              <w:rPr>
                <w:rFonts w:eastAsia="Times New Roman"/>
                <w:sz w:val="16"/>
                <w:szCs w:val="16"/>
              </w:rPr>
            </w:pPr>
            <w:r w:rsidRPr="00A9161A">
              <w:rPr>
                <w:sz w:val="16"/>
                <w:szCs w:val="16"/>
              </w:rPr>
              <w:t>15:45 (6:45)</w:t>
            </w:r>
          </w:p>
        </w:tc>
        <w:tc>
          <w:tcPr>
            <w:tcW w:w="1877" w:type="dxa"/>
            <w:tcBorders>
              <w:top w:val="nil"/>
              <w:left w:val="nil"/>
              <w:bottom w:val="nil"/>
              <w:right w:val="nil"/>
            </w:tcBorders>
            <w:shd w:val="clear" w:color="auto" w:fill="auto"/>
            <w:noWrap/>
            <w:vAlign w:val="center"/>
            <w:hideMark/>
          </w:tcPr>
          <w:p w14:paraId="5D6FE7C0" w14:textId="77777777" w:rsidR="00B7181C" w:rsidRPr="00A9161A" w:rsidRDefault="00B7181C" w:rsidP="00BE1BB6">
            <w:pPr>
              <w:jc w:val="center"/>
              <w:rPr>
                <w:rFonts w:eastAsia="Times New Roman"/>
                <w:sz w:val="16"/>
                <w:szCs w:val="16"/>
              </w:rPr>
            </w:pPr>
            <w:r w:rsidRPr="00A9161A">
              <w:rPr>
                <w:sz w:val="16"/>
                <w:szCs w:val="16"/>
              </w:rPr>
              <w:t>12:07 (7:52)</w:t>
            </w:r>
          </w:p>
        </w:tc>
        <w:tc>
          <w:tcPr>
            <w:tcW w:w="1836" w:type="dxa"/>
            <w:tcBorders>
              <w:top w:val="nil"/>
              <w:left w:val="nil"/>
              <w:bottom w:val="nil"/>
              <w:right w:val="nil"/>
            </w:tcBorders>
            <w:shd w:val="clear" w:color="auto" w:fill="auto"/>
            <w:noWrap/>
            <w:vAlign w:val="center"/>
            <w:hideMark/>
          </w:tcPr>
          <w:p w14:paraId="291A930F" w14:textId="77777777" w:rsidR="00B7181C" w:rsidRPr="00A9161A" w:rsidRDefault="00B7181C" w:rsidP="00BE1BB6">
            <w:pPr>
              <w:jc w:val="center"/>
              <w:rPr>
                <w:rFonts w:eastAsia="Times New Roman"/>
                <w:sz w:val="16"/>
                <w:szCs w:val="16"/>
              </w:rPr>
            </w:pPr>
            <w:r w:rsidRPr="00A9161A">
              <w:rPr>
                <w:sz w:val="16"/>
                <w:szCs w:val="16"/>
              </w:rPr>
              <w:t>16.8 (5.25)</w:t>
            </w:r>
          </w:p>
        </w:tc>
      </w:tr>
      <w:tr w:rsidR="00B7181C" w:rsidRPr="00A9161A" w14:paraId="75F84A6E"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ABA9614"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37+ weeks</w:t>
            </w:r>
          </w:p>
        </w:tc>
        <w:tc>
          <w:tcPr>
            <w:tcW w:w="810" w:type="dxa"/>
            <w:tcBorders>
              <w:top w:val="nil"/>
              <w:left w:val="nil"/>
              <w:bottom w:val="nil"/>
              <w:right w:val="nil"/>
            </w:tcBorders>
            <w:shd w:val="clear" w:color="auto" w:fill="auto"/>
            <w:noWrap/>
            <w:vAlign w:val="bottom"/>
            <w:hideMark/>
          </w:tcPr>
          <w:p w14:paraId="231C4F9D" w14:textId="77777777" w:rsidR="00B7181C" w:rsidRPr="00A9161A" w:rsidRDefault="00B7181C" w:rsidP="00BE1BB6">
            <w:pPr>
              <w:jc w:val="center"/>
              <w:rPr>
                <w:rFonts w:eastAsia="Times New Roman"/>
                <w:sz w:val="16"/>
                <w:szCs w:val="16"/>
              </w:rPr>
            </w:pPr>
            <w:r w:rsidRPr="00A9161A">
              <w:rPr>
                <w:rFonts w:eastAsia="Times New Roman"/>
                <w:sz w:val="16"/>
                <w:szCs w:val="16"/>
              </w:rPr>
              <w:t>61</w:t>
            </w:r>
          </w:p>
        </w:tc>
        <w:tc>
          <w:tcPr>
            <w:tcW w:w="1152" w:type="dxa"/>
            <w:tcBorders>
              <w:top w:val="nil"/>
              <w:left w:val="nil"/>
              <w:bottom w:val="nil"/>
              <w:right w:val="nil"/>
            </w:tcBorders>
            <w:shd w:val="clear" w:color="auto" w:fill="auto"/>
            <w:noWrap/>
            <w:vAlign w:val="center"/>
            <w:hideMark/>
          </w:tcPr>
          <w:p w14:paraId="1027056B"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44078302"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6F39B2D9" w14:textId="77777777" w:rsidR="00B7181C" w:rsidRPr="00A9161A" w:rsidRDefault="00B7181C" w:rsidP="00BE1BB6">
            <w:pPr>
              <w:jc w:val="center"/>
              <w:rPr>
                <w:rFonts w:eastAsia="Times New Roman"/>
                <w:sz w:val="16"/>
                <w:szCs w:val="16"/>
              </w:rPr>
            </w:pPr>
            <w:r w:rsidRPr="00A9161A">
              <w:rPr>
                <w:sz w:val="16"/>
                <w:szCs w:val="16"/>
              </w:rPr>
              <w:t>2:15 (0:57)</w:t>
            </w:r>
          </w:p>
        </w:tc>
        <w:tc>
          <w:tcPr>
            <w:tcW w:w="1836" w:type="dxa"/>
            <w:tcBorders>
              <w:top w:val="nil"/>
              <w:left w:val="nil"/>
              <w:bottom w:val="nil"/>
              <w:right w:val="nil"/>
            </w:tcBorders>
            <w:shd w:val="clear" w:color="auto" w:fill="auto"/>
            <w:noWrap/>
            <w:vAlign w:val="center"/>
            <w:hideMark/>
          </w:tcPr>
          <w:p w14:paraId="138F27D8" w14:textId="77777777" w:rsidR="00B7181C" w:rsidRPr="00A9161A" w:rsidRDefault="00B7181C" w:rsidP="00BE1BB6">
            <w:pPr>
              <w:jc w:val="center"/>
              <w:rPr>
                <w:rFonts w:eastAsia="Times New Roman"/>
                <w:sz w:val="16"/>
                <w:szCs w:val="16"/>
              </w:rPr>
            </w:pPr>
            <w:r w:rsidRPr="00A9161A">
              <w:rPr>
                <w:sz w:val="16"/>
                <w:szCs w:val="16"/>
              </w:rPr>
              <w:t>11.5 (2.00)</w:t>
            </w:r>
          </w:p>
        </w:tc>
      </w:tr>
      <w:tr w:rsidR="00B7181C" w:rsidRPr="00A9161A" w14:paraId="29CD0187"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514C4A4E"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bottom"/>
            <w:hideMark/>
          </w:tcPr>
          <w:p w14:paraId="76CB8559"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78C7A090" w14:textId="77777777" w:rsidR="00B7181C" w:rsidRPr="00A9161A" w:rsidRDefault="00B7181C" w:rsidP="00BE1BB6">
            <w:pPr>
              <w:jc w:val="center"/>
              <w:rPr>
                <w:rFonts w:eastAsia="Times New Roman"/>
                <w:b/>
                <w:bCs/>
                <w:color w:val="FF0000"/>
                <w:sz w:val="16"/>
                <w:szCs w:val="16"/>
              </w:rPr>
            </w:pPr>
            <w:r w:rsidRPr="00A9161A">
              <w:rPr>
                <w:sz w:val="16"/>
                <w:szCs w:val="16"/>
              </w:rPr>
              <w:t>0.81</w:t>
            </w:r>
          </w:p>
        </w:tc>
        <w:tc>
          <w:tcPr>
            <w:tcW w:w="1583" w:type="dxa"/>
            <w:tcBorders>
              <w:top w:val="nil"/>
              <w:left w:val="nil"/>
              <w:bottom w:val="nil"/>
              <w:right w:val="nil"/>
            </w:tcBorders>
            <w:shd w:val="clear" w:color="auto" w:fill="auto"/>
            <w:noWrap/>
            <w:vAlign w:val="center"/>
            <w:hideMark/>
          </w:tcPr>
          <w:p w14:paraId="1D67B09F" w14:textId="77777777" w:rsidR="00B7181C" w:rsidRPr="00A9161A" w:rsidRDefault="00B7181C" w:rsidP="00BE1BB6">
            <w:pPr>
              <w:jc w:val="center"/>
              <w:rPr>
                <w:rFonts w:eastAsia="Times New Roman"/>
                <w:sz w:val="16"/>
                <w:szCs w:val="16"/>
              </w:rPr>
            </w:pPr>
            <w:r w:rsidRPr="00A9161A">
              <w:rPr>
                <w:sz w:val="16"/>
                <w:szCs w:val="16"/>
              </w:rPr>
              <w:t>0.94</w:t>
            </w:r>
          </w:p>
        </w:tc>
        <w:tc>
          <w:tcPr>
            <w:tcW w:w="1877" w:type="dxa"/>
            <w:tcBorders>
              <w:top w:val="nil"/>
              <w:left w:val="nil"/>
              <w:bottom w:val="nil"/>
              <w:right w:val="nil"/>
            </w:tcBorders>
            <w:shd w:val="clear" w:color="auto" w:fill="auto"/>
            <w:noWrap/>
            <w:vAlign w:val="center"/>
            <w:hideMark/>
          </w:tcPr>
          <w:p w14:paraId="2DEF846D" w14:textId="77777777" w:rsidR="00B7181C" w:rsidRPr="00A9161A" w:rsidRDefault="00B7181C" w:rsidP="00BE1BB6">
            <w:pPr>
              <w:jc w:val="center"/>
              <w:rPr>
                <w:rFonts w:eastAsia="Times New Roman"/>
                <w:sz w:val="16"/>
                <w:szCs w:val="16"/>
              </w:rPr>
            </w:pPr>
            <w:r w:rsidRPr="00A9161A">
              <w:rPr>
                <w:b/>
                <w:bCs/>
                <w:color w:val="FF0000"/>
                <w:sz w:val="16"/>
                <w:szCs w:val="16"/>
              </w:rPr>
              <w:t>0.019</w:t>
            </w:r>
          </w:p>
        </w:tc>
        <w:tc>
          <w:tcPr>
            <w:tcW w:w="1836" w:type="dxa"/>
            <w:tcBorders>
              <w:top w:val="nil"/>
              <w:left w:val="nil"/>
              <w:bottom w:val="nil"/>
              <w:right w:val="nil"/>
            </w:tcBorders>
            <w:shd w:val="clear" w:color="auto" w:fill="auto"/>
            <w:noWrap/>
            <w:vAlign w:val="center"/>
            <w:hideMark/>
          </w:tcPr>
          <w:p w14:paraId="58B81A12" w14:textId="77777777" w:rsidR="00B7181C" w:rsidRPr="00A9161A" w:rsidRDefault="00B7181C" w:rsidP="00BE1BB6">
            <w:pPr>
              <w:jc w:val="center"/>
              <w:rPr>
                <w:rFonts w:eastAsia="Times New Roman"/>
                <w:sz w:val="16"/>
                <w:szCs w:val="16"/>
              </w:rPr>
            </w:pPr>
            <w:r w:rsidRPr="00A9161A">
              <w:rPr>
                <w:sz w:val="16"/>
                <w:szCs w:val="16"/>
              </w:rPr>
              <w:t>0.21</w:t>
            </w:r>
          </w:p>
        </w:tc>
      </w:tr>
      <w:tr w:rsidR="00B7181C" w:rsidRPr="00A9161A" w14:paraId="14535923"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38C05B7B" w14:textId="77777777" w:rsidR="00B7181C" w:rsidRPr="00A9161A" w:rsidRDefault="00B7181C" w:rsidP="00BE1BB6">
            <w:pPr>
              <w:rPr>
                <w:rFonts w:eastAsia="Times New Roman"/>
                <w:sz w:val="16"/>
                <w:szCs w:val="16"/>
              </w:rPr>
            </w:pPr>
            <w:r w:rsidRPr="00A9161A">
              <w:rPr>
                <w:rFonts w:eastAsia="Times New Roman"/>
                <w:sz w:val="16"/>
                <w:szCs w:val="16"/>
              </w:rPr>
              <w:t>Infant Sex at Birth</w:t>
            </w:r>
          </w:p>
        </w:tc>
        <w:tc>
          <w:tcPr>
            <w:tcW w:w="810" w:type="dxa"/>
            <w:tcBorders>
              <w:top w:val="nil"/>
              <w:left w:val="nil"/>
              <w:bottom w:val="nil"/>
              <w:right w:val="nil"/>
            </w:tcBorders>
            <w:shd w:val="clear" w:color="000000" w:fill="FCE4D6"/>
            <w:noWrap/>
            <w:vAlign w:val="center"/>
            <w:hideMark/>
          </w:tcPr>
          <w:p w14:paraId="46824371" w14:textId="77777777" w:rsidR="00B7181C" w:rsidRPr="00A9161A" w:rsidRDefault="00B7181C" w:rsidP="00BE1BB6">
            <w:pPr>
              <w:jc w:val="center"/>
              <w:rPr>
                <w:rFonts w:eastAsia="Times New Roman"/>
                <w:i/>
                <w:iCs/>
                <w:sz w:val="16"/>
                <w:szCs w:val="16"/>
              </w:rPr>
            </w:pPr>
            <w:r w:rsidRPr="00A9161A">
              <w:rPr>
                <w:rFonts w:eastAsia="Times New Roman"/>
                <w:i/>
                <w:iCs/>
                <w:sz w:val="16"/>
                <w:szCs w:val="16"/>
              </w:rPr>
              <w:t> </w:t>
            </w:r>
          </w:p>
        </w:tc>
        <w:tc>
          <w:tcPr>
            <w:tcW w:w="1152" w:type="dxa"/>
            <w:tcBorders>
              <w:top w:val="nil"/>
              <w:left w:val="nil"/>
              <w:bottom w:val="nil"/>
              <w:right w:val="nil"/>
            </w:tcBorders>
            <w:shd w:val="clear" w:color="000000" w:fill="FCE4D6"/>
            <w:noWrap/>
            <w:vAlign w:val="bottom"/>
            <w:hideMark/>
          </w:tcPr>
          <w:p w14:paraId="0E62240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660C5863"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02A7AAE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7553363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47228354"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5C8F6203"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Male</w:t>
            </w:r>
          </w:p>
        </w:tc>
        <w:tc>
          <w:tcPr>
            <w:tcW w:w="810" w:type="dxa"/>
            <w:tcBorders>
              <w:top w:val="nil"/>
              <w:left w:val="nil"/>
              <w:bottom w:val="nil"/>
              <w:right w:val="nil"/>
            </w:tcBorders>
            <w:shd w:val="clear" w:color="auto" w:fill="auto"/>
            <w:noWrap/>
            <w:vAlign w:val="bottom"/>
            <w:hideMark/>
          </w:tcPr>
          <w:p w14:paraId="03B0062E" w14:textId="77777777" w:rsidR="00B7181C" w:rsidRPr="00A9161A" w:rsidRDefault="00B7181C" w:rsidP="00BE1BB6">
            <w:pPr>
              <w:jc w:val="center"/>
              <w:rPr>
                <w:rFonts w:eastAsia="Times New Roman"/>
                <w:sz w:val="16"/>
                <w:szCs w:val="16"/>
              </w:rPr>
            </w:pPr>
            <w:r w:rsidRPr="00A9161A">
              <w:rPr>
                <w:rFonts w:eastAsia="Times New Roman"/>
                <w:sz w:val="16"/>
                <w:szCs w:val="16"/>
              </w:rPr>
              <w:t>34</w:t>
            </w:r>
          </w:p>
        </w:tc>
        <w:tc>
          <w:tcPr>
            <w:tcW w:w="1152" w:type="dxa"/>
            <w:tcBorders>
              <w:top w:val="nil"/>
              <w:left w:val="nil"/>
              <w:bottom w:val="nil"/>
              <w:right w:val="nil"/>
            </w:tcBorders>
            <w:shd w:val="clear" w:color="auto" w:fill="auto"/>
            <w:noWrap/>
            <w:vAlign w:val="center"/>
            <w:hideMark/>
          </w:tcPr>
          <w:p w14:paraId="12E9B435" w14:textId="77777777" w:rsidR="00B7181C" w:rsidRPr="00A9161A" w:rsidRDefault="00B7181C" w:rsidP="00BE1BB6">
            <w:pPr>
              <w:jc w:val="center"/>
              <w:rPr>
                <w:rFonts w:eastAsia="Times New Roman"/>
                <w:sz w:val="16"/>
                <w:szCs w:val="16"/>
              </w:rPr>
            </w:pPr>
            <w:r w:rsidRPr="00A9161A">
              <w:rPr>
                <w:sz w:val="16"/>
                <w:szCs w:val="16"/>
              </w:rPr>
              <w:t>8:00 (1:22)</w:t>
            </w:r>
          </w:p>
        </w:tc>
        <w:tc>
          <w:tcPr>
            <w:tcW w:w="1583" w:type="dxa"/>
            <w:tcBorders>
              <w:top w:val="nil"/>
              <w:left w:val="nil"/>
              <w:bottom w:val="nil"/>
              <w:right w:val="nil"/>
            </w:tcBorders>
            <w:shd w:val="clear" w:color="auto" w:fill="auto"/>
            <w:noWrap/>
            <w:vAlign w:val="center"/>
            <w:hideMark/>
          </w:tcPr>
          <w:p w14:paraId="2AB31026"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327F52CE" w14:textId="77777777" w:rsidR="00B7181C" w:rsidRPr="00A9161A" w:rsidRDefault="00B7181C" w:rsidP="00BE1BB6">
            <w:pPr>
              <w:jc w:val="center"/>
              <w:rPr>
                <w:rFonts w:eastAsia="Times New Roman"/>
                <w:sz w:val="16"/>
                <w:szCs w:val="16"/>
              </w:rPr>
            </w:pPr>
            <w:r w:rsidRPr="00A9161A">
              <w:rPr>
                <w:sz w:val="16"/>
                <w:szCs w:val="16"/>
              </w:rPr>
              <w:t>2:18 (0:50)</w:t>
            </w:r>
          </w:p>
        </w:tc>
        <w:tc>
          <w:tcPr>
            <w:tcW w:w="1836" w:type="dxa"/>
            <w:tcBorders>
              <w:top w:val="nil"/>
              <w:left w:val="nil"/>
              <w:bottom w:val="nil"/>
              <w:right w:val="nil"/>
            </w:tcBorders>
            <w:shd w:val="clear" w:color="auto" w:fill="auto"/>
            <w:noWrap/>
            <w:vAlign w:val="center"/>
            <w:hideMark/>
          </w:tcPr>
          <w:p w14:paraId="599869DF" w14:textId="77777777" w:rsidR="00B7181C" w:rsidRPr="00A9161A" w:rsidRDefault="00B7181C" w:rsidP="00BE1BB6">
            <w:pPr>
              <w:jc w:val="center"/>
              <w:rPr>
                <w:rFonts w:eastAsia="Times New Roman"/>
                <w:sz w:val="16"/>
                <w:szCs w:val="16"/>
              </w:rPr>
            </w:pPr>
            <w:r w:rsidRPr="00A9161A">
              <w:rPr>
                <w:sz w:val="16"/>
                <w:szCs w:val="16"/>
              </w:rPr>
              <w:t>12.0 (1.50)</w:t>
            </w:r>
          </w:p>
        </w:tc>
      </w:tr>
      <w:tr w:rsidR="00B7181C" w:rsidRPr="00A9161A" w14:paraId="448815FB"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1214F5E6"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Female</w:t>
            </w:r>
          </w:p>
        </w:tc>
        <w:tc>
          <w:tcPr>
            <w:tcW w:w="810" w:type="dxa"/>
            <w:tcBorders>
              <w:top w:val="nil"/>
              <w:left w:val="nil"/>
              <w:bottom w:val="nil"/>
              <w:right w:val="nil"/>
            </w:tcBorders>
            <w:shd w:val="clear" w:color="auto" w:fill="auto"/>
            <w:noWrap/>
            <w:vAlign w:val="bottom"/>
            <w:hideMark/>
          </w:tcPr>
          <w:p w14:paraId="492A3DDD" w14:textId="77777777" w:rsidR="00B7181C" w:rsidRPr="00A9161A" w:rsidRDefault="00B7181C" w:rsidP="00BE1BB6">
            <w:pPr>
              <w:jc w:val="center"/>
              <w:rPr>
                <w:rFonts w:eastAsia="Times New Roman"/>
                <w:sz w:val="16"/>
                <w:szCs w:val="16"/>
              </w:rPr>
            </w:pPr>
            <w:r w:rsidRPr="00A9161A">
              <w:rPr>
                <w:rFonts w:eastAsia="Times New Roman"/>
                <w:sz w:val="16"/>
                <w:szCs w:val="16"/>
              </w:rPr>
              <w:t>28</w:t>
            </w:r>
          </w:p>
        </w:tc>
        <w:tc>
          <w:tcPr>
            <w:tcW w:w="1152" w:type="dxa"/>
            <w:tcBorders>
              <w:top w:val="nil"/>
              <w:left w:val="nil"/>
              <w:bottom w:val="nil"/>
              <w:right w:val="nil"/>
            </w:tcBorders>
            <w:shd w:val="clear" w:color="auto" w:fill="auto"/>
            <w:noWrap/>
            <w:vAlign w:val="center"/>
            <w:hideMark/>
          </w:tcPr>
          <w:p w14:paraId="749421CC" w14:textId="77777777" w:rsidR="00B7181C" w:rsidRPr="00A9161A" w:rsidRDefault="00B7181C" w:rsidP="00BE1BB6">
            <w:pPr>
              <w:jc w:val="center"/>
              <w:rPr>
                <w:rFonts w:eastAsia="Times New Roman"/>
                <w:sz w:val="16"/>
                <w:szCs w:val="16"/>
              </w:rPr>
            </w:pPr>
            <w:r w:rsidRPr="00A9161A">
              <w:rPr>
                <w:sz w:val="16"/>
                <w:szCs w:val="16"/>
              </w:rPr>
              <w:t>7:39 (0:40)</w:t>
            </w:r>
          </w:p>
        </w:tc>
        <w:tc>
          <w:tcPr>
            <w:tcW w:w="1583" w:type="dxa"/>
            <w:tcBorders>
              <w:top w:val="nil"/>
              <w:left w:val="nil"/>
              <w:bottom w:val="nil"/>
              <w:right w:val="nil"/>
            </w:tcBorders>
            <w:shd w:val="clear" w:color="auto" w:fill="auto"/>
            <w:noWrap/>
            <w:vAlign w:val="center"/>
            <w:hideMark/>
          </w:tcPr>
          <w:p w14:paraId="71E17921" w14:textId="77777777" w:rsidR="00B7181C" w:rsidRPr="00A9161A" w:rsidRDefault="00B7181C" w:rsidP="00BE1BB6">
            <w:pPr>
              <w:jc w:val="center"/>
              <w:rPr>
                <w:rFonts w:eastAsia="Times New Roman"/>
                <w:sz w:val="16"/>
                <w:szCs w:val="16"/>
              </w:rPr>
            </w:pPr>
            <w:r w:rsidRPr="00A9161A">
              <w:rPr>
                <w:sz w:val="16"/>
                <w:szCs w:val="16"/>
              </w:rPr>
              <w:t>21:00 (1:33)</w:t>
            </w:r>
          </w:p>
        </w:tc>
        <w:tc>
          <w:tcPr>
            <w:tcW w:w="1877" w:type="dxa"/>
            <w:tcBorders>
              <w:top w:val="nil"/>
              <w:left w:val="nil"/>
              <w:bottom w:val="nil"/>
              <w:right w:val="nil"/>
            </w:tcBorders>
            <w:shd w:val="clear" w:color="auto" w:fill="auto"/>
            <w:noWrap/>
            <w:vAlign w:val="center"/>
            <w:hideMark/>
          </w:tcPr>
          <w:p w14:paraId="71F0E816" w14:textId="77777777" w:rsidR="00B7181C" w:rsidRPr="00A9161A" w:rsidRDefault="00B7181C" w:rsidP="00BE1BB6">
            <w:pPr>
              <w:jc w:val="center"/>
              <w:rPr>
                <w:rFonts w:eastAsia="Times New Roman"/>
                <w:sz w:val="16"/>
                <w:szCs w:val="16"/>
              </w:rPr>
            </w:pPr>
            <w:r w:rsidRPr="00A9161A">
              <w:rPr>
                <w:sz w:val="16"/>
                <w:szCs w:val="16"/>
              </w:rPr>
              <w:t>2:15 (1:02)</w:t>
            </w:r>
          </w:p>
        </w:tc>
        <w:tc>
          <w:tcPr>
            <w:tcW w:w="1836" w:type="dxa"/>
            <w:tcBorders>
              <w:top w:val="nil"/>
              <w:left w:val="nil"/>
              <w:bottom w:val="nil"/>
              <w:right w:val="nil"/>
            </w:tcBorders>
            <w:shd w:val="clear" w:color="auto" w:fill="auto"/>
            <w:noWrap/>
            <w:vAlign w:val="center"/>
            <w:hideMark/>
          </w:tcPr>
          <w:p w14:paraId="420492FF" w14:textId="77777777" w:rsidR="00B7181C" w:rsidRPr="00A9161A" w:rsidRDefault="00B7181C" w:rsidP="00BE1BB6">
            <w:pPr>
              <w:jc w:val="center"/>
              <w:rPr>
                <w:rFonts w:eastAsia="Times New Roman"/>
                <w:sz w:val="16"/>
                <w:szCs w:val="16"/>
              </w:rPr>
            </w:pPr>
            <w:r w:rsidRPr="00A9161A">
              <w:rPr>
                <w:sz w:val="16"/>
                <w:szCs w:val="16"/>
              </w:rPr>
              <w:t>11.0 (1.66)</w:t>
            </w:r>
          </w:p>
        </w:tc>
      </w:tr>
      <w:tr w:rsidR="00B7181C" w:rsidRPr="00A9161A" w14:paraId="28997807" w14:textId="77777777" w:rsidTr="00B7181C">
        <w:trPr>
          <w:gridAfter w:val="1"/>
          <w:wAfter w:w="2061" w:type="dxa"/>
          <w:trHeight w:val="340"/>
        </w:trPr>
        <w:tc>
          <w:tcPr>
            <w:tcW w:w="2155" w:type="dxa"/>
            <w:tcBorders>
              <w:top w:val="nil"/>
              <w:left w:val="nil"/>
              <w:bottom w:val="single" w:sz="4" w:space="0" w:color="auto"/>
              <w:right w:val="nil"/>
            </w:tcBorders>
            <w:shd w:val="clear" w:color="auto" w:fill="auto"/>
            <w:vAlign w:val="bottom"/>
            <w:hideMark/>
          </w:tcPr>
          <w:p w14:paraId="33C013C1"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single" w:sz="4" w:space="0" w:color="auto"/>
              <w:right w:val="nil"/>
            </w:tcBorders>
            <w:shd w:val="clear" w:color="auto" w:fill="auto"/>
            <w:noWrap/>
            <w:vAlign w:val="bottom"/>
            <w:hideMark/>
          </w:tcPr>
          <w:p w14:paraId="6AC29739"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single" w:sz="4" w:space="0" w:color="auto"/>
              <w:right w:val="nil"/>
            </w:tcBorders>
            <w:shd w:val="clear" w:color="auto" w:fill="auto"/>
            <w:noWrap/>
            <w:vAlign w:val="center"/>
            <w:hideMark/>
          </w:tcPr>
          <w:p w14:paraId="463043D1" w14:textId="77777777" w:rsidR="00B7181C" w:rsidRPr="00A9161A" w:rsidRDefault="00B7181C" w:rsidP="00BE1BB6">
            <w:pPr>
              <w:jc w:val="center"/>
              <w:rPr>
                <w:rFonts w:eastAsia="Times New Roman"/>
                <w:sz w:val="16"/>
                <w:szCs w:val="16"/>
              </w:rPr>
            </w:pPr>
            <w:r w:rsidRPr="00A9161A">
              <w:rPr>
                <w:sz w:val="16"/>
                <w:szCs w:val="16"/>
              </w:rPr>
              <w:t>0.12</w:t>
            </w:r>
          </w:p>
        </w:tc>
        <w:tc>
          <w:tcPr>
            <w:tcW w:w="1583" w:type="dxa"/>
            <w:tcBorders>
              <w:top w:val="nil"/>
              <w:left w:val="nil"/>
              <w:bottom w:val="single" w:sz="4" w:space="0" w:color="auto"/>
              <w:right w:val="nil"/>
            </w:tcBorders>
            <w:shd w:val="clear" w:color="auto" w:fill="auto"/>
            <w:noWrap/>
            <w:vAlign w:val="center"/>
            <w:hideMark/>
          </w:tcPr>
          <w:p w14:paraId="44A68829" w14:textId="77777777" w:rsidR="00B7181C" w:rsidRPr="00A9161A" w:rsidRDefault="00B7181C" w:rsidP="00BE1BB6">
            <w:pPr>
              <w:jc w:val="center"/>
              <w:rPr>
                <w:rFonts w:eastAsia="Times New Roman"/>
                <w:sz w:val="16"/>
                <w:szCs w:val="16"/>
              </w:rPr>
            </w:pPr>
            <w:r w:rsidRPr="00A9161A">
              <w:rPr>
                <w:sz w:val="16"/>
                <w:szCs w:val="16"/>
              </w:rPr>
              <w:t>0.20</w:t>
            </w:r>
          </w:p>
        </w:tc>
        <w:tc>
          <w:tcPr>
            <w:tcW w:w="1877" w:type="dxa"/>
            <w:tcBorders>
              <w:top w:val="nil"/>
              <w:left w:val="nil"/>
              <w:bottom w:val="single" w:sz="4" w:space="0" w:color="auto"/>
              <w:right w:val="nil"/>
            </w:tcBorders>
            <w:shd w:val="clear" w:color="auto" w:fill="auto"/>
            <w:noWrap/>
            <w:vAlign w:val="center"/>
            <w:hideMark/>
          </w:tcPr>
          <w:p w14:paraId="43C26190" w14:textId="77777777" w:rsidR="00B7181C" w:rsidRPr="00A9161A" w:rsidRDefault="00B7181C" w:rsidP="00BE1BB6">
            <w:pPr>
              <w:jc w:val="center"/>
              <w:rPr>
                <w:rFonts w:eastAsia="Times New Roman"/>
                <w:sz w:val="16"/>
                <w:szCs w:val="16"/>
              </w:rPr>
            </w:pPr>
            <w:r w:rsidRPr="00A9161A">
              <w:rPr>
                <w:sz w:val="16"/>
                <w:szCs w:val="16"/>
              </w:rPr>
              <w:t>0.65</w:t>
            </w:r>
          </w:p>
        </w:tc>
        <w:tc>
          <w:tcPr>
            <w:tcW w:w="1836" w:type="dxa"/>
            <w:tcBorders>
              <w:top w:val="nil"/>
              <w:left w:val="nil"/>
              <w:bottom w:val="single" w:sz="4" w:space="0" w:color="auto"/>
              <w:right w:val="nil"/>
            </w:tcBorders>
            <w:shd w:val="clear" w:color="auto" w:fill="auto"/>
            <w:noWrap/>
            <w:vAlign w:val="center"/>
            <w:hideMark/>
          </w:tcPr>
          <w:p w14:paraId="1325B4E5" w14:textId="77777777" w:rsidR="00B7181C" w:rsidRPr="00A9161A" w:rsidRDefault="00B7181C" w:rsidP="00BE1BB6">
            <w:pPr>
              <w:jc w:val="center"/>
              <w:rPr>
                <w:rFonts w:eastAsia="Times New Roman"/>
                <w:sz w:val="16"/>
                <w:szCs w:val="16"/>
              </w:rPr>
            </w:pPr>
            <w:r w:rsidRPr="00A9161A">
              <w:rPr>
                <w:b/>
                <w:bCs/>
                <w:color w:val="FF0000"/>
                <w:sz w:val="16"/>
                <w:szCs w:val="16"/>
              </w:rPr>
              <w:t>0.021</w:t>
            </w:r>
          </w:p>
        </w:tc>
      </w:tr>
      <w:tr w:rsidR="00B7181C" w:rsidRPr="00A9161A" w14:paraId="3585C5B9" w14:textId="77777777" w:rsidTr="00B7181C">
        <w:trPr>
          <w:trHeight w:val="580"/>
        </w:trPr>
        <w:tc>
          <w:tcPr>
            <w:tcW w:w="11474" w:type="dxa"/>
            <w:gridSpan w:val="7"/>
            <w:tcBorders>
              <w:top w:val="single" w:sz="4" w:space="0" w:color="auto"/>
              <w:left w:val="nil"/>
              <w:bottom w:val="nil"/>
              <w:right w:val="nil"/>
            </w:tcBorders>
            <w:shd w:val="clear" w:color="auto" w:fill="auto"/>
            <w:vAlign w:val="bottom"/>
            <w:hideMark/>
          </w:tcPr>
          <w:p w14:paraId="4F34A48C" w14:textId="77777777" w:rsidR="00B7181C" w:rsidRDefault="00B7181C" w:rsidP="00BE1BB6">
            <w:pPr>
              <w:rPr>
                <w:rFonts w:eastAsia="Times New Roman"/>
                <w:sz w:val="16"/>
                <w:szCs w:val="16"/>
              </w:rPr>
            </w:pPr>
            <w:r w:rsidRPr="00A9161A">
              <w:rPr>
                <w:rFonts w:eastAsia="Times New Roman"/>
                <w:sz w:val="16"/>
                <w:szCs w:val="16"/>
              </w:rPr>
              <w:t xml:space="preserve">  P values were calculated from Kruskal-</w:t>
            </w:r>
            <w:proofErr w:type="gramStart"/>
            <w:r w:rsidRPr="00A9161A">
              <w:rPr>
                <w:rFonts w:eastAsia="Times New Roman"/>
                <w:sz w:val="16"/>
                <w:szCs w:val="16"/>
              </w:rPr>
              <w:t>Wallis</w:t>
            </w:r>
            <w:proofErr w:type="gramEnd"/>
            <w:r w:rsidRPr="00A9161A">
              <w:rPr>
                <w:rFonts w:eastAsia="Times New Roman"/>
                <w:sz w:val="16"/>
                <w:szCs w:val="16"/>
              </w:rPr>
              <w:t xml:space="preserve"> test</w:t>
            </w:r>
          </w:p>
          <w:p w14:paraId="229E7F49" w14:textId="319977AF" w:rsidR="00B7181C" w:rsidRPr="00A9161A" w:rsidRDefault="00B7181C" w:rsidP="00BE1BB6">
            <w:pPr>
              <w:rPr>
                <w:rFonts w:eastAsia="Times New Roman"/>
                <w:sz w:val="16"/>
                <w:szCs w:val="16"/>
              </w:rPr>
            </w:pPr>
            <w:r>
              <w:rPr>
                <w:rFonts w:eastAsia="Times New Roman"/>
                <w:sz w:val="16"/>
                <w:szCs w:val="16"/>
              </w:rPr>
              <w:t>Factors with fewer than 102 individuals reflect missing data for participants</w:t>
            </w:r>
          </w:p>
        </w:tc>
      </w:tr>
    </w:tbl>
    <w:p w14:paraId="19A250A9" w14:textId="77777777" w:rsidR="00393D9A" w:rsidRDefault="00393D9A" w:rsidP="003B18F3"/>
    <w:p w14:paraId="7525B31A" w14:textId="76466FD0" w:rsidR="003B18F3" w:rsidRDefault="003B18F3" w:rsidP="001F0CBF">
      <w:pPr>
        <w:ind w:firstLine="720"/>
      </w:pPr>
      <w:r w:rsidRPr="00480727">
        <w:t>Timing of eating variables in trimester 3 on weekends were also later than weekday, and with fewer associations (</w:t>
      </w:r>
      <w:r w:rsidRPr="001F0CBF">
        <w:rPr>
          <w:b/>
          <w:bCs/>
        </w:rPr>
        <w:t>Table 4</w:t>
      </w:r>
      <w:r w:rsidRPr="00480727">
        <w:t>). Timing of first and last meal was again associated with parent race/ethnicity. Having greater amounts of physical activity during pregnancy was associated with lower oral glucose tolerance test in mid-gestation (</w:t>
      </w:r>
      <w:r w:rsidRPr="001F0CBF">
        <w:rPr>
          <w:b/>
          <w:bCs/>
        </w:rPr>
        <w:t>Table 5</w:t>
      </w:r>
      <w:r w:rsidRPr="00480727">
        <w:t xml:space="preserve">). </w:t>
      </w:r>
      <w:r w:rsidR="00320B3D">
        <w:t>Infant</w:t>
      </w:r>
      <w:r w:rsidRPr="00480727">
        <w:t xml:space="preserve"> birth weight positively associated with gestational age at delivery. </w:t>
      </w:r>
    </w:p>
    <w:p w14:paraId="23A53212" w14:textId="77777777" w:rsidR="00143C70" w:rsidRDefault="00143C70" w:rsidP="003B18F3">
      <w:pPr>
        <w:sectPr w:rsidR="00143C70" w:rsidSect="006776D2">
          <w:pgSz w:w="12240" w:h="15840"/>
          <w:pgMar w:top="1440" w:right="1440" w:bottom="1440" w:left="1440" w:header="720" w:footer="720" w:gutter="0"/>
          <w:cols w:space="720"/>
          <w:docGrid w:linePitch="360"/>
        </w:sectPr>
      </w:pPr>
    </w:p>
    <w:tbl>
      <w:tblPr>
        <w:tblW w:w="11474" w:type="dxa"/>
        <w:tblLayout w:type="fixed"/>
        <w:tblLook w:val="04A0" w:firstRow="1" w:lastRow="0" w:firstColumn="1" w:lastColumn="0" w:noHBand="0" w:noVBand="1"/>
      </w:tblPr>
      <w:tblGrid>
        <w:gridCol w:w="2155"/>
        <w:gridCol w:w="1080"/>
        <w:gridCol w:w="1512"/>
        <w:gridCol w:w="1583"/>
        <w:gridCol w:w="1675"/>
        <w:gridCol w:w="1620"/>
        <w:gridCol w:w="1849"/>
      </w:tblGrid>
      <w:tr w:rsidR="00393D9A" w:rsidRPr="00A9161A" w14:paraId="6D2A0FA1" w14:textId="77777777" w:rsidTr="00393D9A">
        <w:trPr>
          <w:trHeight w:val="520"/>
        </w:trPr>
        <w:tc>
          <w:tcPr>
            <w:tcW w:w="11474" w:type="dxa"/>
            <w:gridSpan w:val="7"/>
            <w:tcBorders>
              <w:top w:val="nil"/>
              <w:left w:val="single" w:sz="4" w:space="0" w:color="auto"/>
              <w:bottom w:val="single" w:sz="4" w:space="0" w:color="auto"/>
              <w:right w:val="nil"/>
            </w:tcBorders>
            <w:shd w:val="clear" w:color="auto" w:fill="auto"/>
            <w:vAlign w:val="bottom"/>
            <w:hideMark/>
          </w:tcPr>
          <w:p w14:paraId="3CD0C103" w14:textId="27B42A53" w:rsidR="00393D9A" w:rsidRDefault="00393D9A" w:rsidP="00393D9A">
            <w:pPr>
              <w:pStyle w:val="Caption"/>
              <w:keepNext/>
            </w:pPr>
            <w:bookmarkStart w:id="803" w:name="_Toc126851057"/>
            <w:r>
              <w:lastRenderedPageBreak/>
              <w:t xml:space="preserve">Table </w:t>
            </w:r>
            <w:fldSimple w:instr=" SEQ Table \* ARABIC ">
              <w:r w:rsidR="0065774C">
                <w:rPr>
                  <w:noProof/>
                </w:rPr>
                <w:t>4</w:t>
              </w:r>
            </w:fldSimple>
            <w:r>
              <w:t xml:space="preserve">: </w:t>
            </w:r>
            <w:r>
              <w:rPr>
                <w:i w:val="0"/>
                <w:iCs w:val="0"/>
              </w:rPr>
              <w:t xml:space="preserve"> Third trimester timing of eating on weekends in relation to sociodemographic and lifestyle </w:t>
            </w:r>
            <w:proofErr w:type="gramStart"/>
            <w:r>
              <w:rPr>
                <w:i w:val="0"/>
                <w:iCs w:val="0"/>
              </w:rPr>
              <w:t>factors</w:t>
            </w:r>
            <w:bookmarkEnd w:id="803"/>
            <w:proofErr w:type="gramEnd"/>
          </w:p>
          <w:p w14:paraId="021B521F" w14:textId="67AE98F1" w:rsidR="00393D9A" w:rsidRPr="00A9161A" w:rsidRDefault="00393D9A" w:rsidP="00BE1BB6">
            <w:pPr>
              <w:rPr>
                <w:rFonts w:eastAsia="Times New Roman"/>
                <w:sz w:val="16"/>
                <w:szCs w:val="16"/>
              </w:rPr>
            </w:pPr>
          </w:p>
        </w:tc>
      </w:tr>
      <w:tr w:rsidR="00393D9A" w:rsidRPr="00A9161A" w14:paraId="7C8A9605" w14:textId="77777777" w:rsidTr="001F0CBF">
        <w:trPr>
          <w:gridAfter w:val="1"/>
          <w:wAfter w:w="1849" w:type="dxa"/>
          <w:trHeight w:val="368"/>
        </w:trPr>
        <w:tc>
          <w:tcPr>
            <w:tcW w:w="2155" w:type="dxa"/>
            <w:tcBorders>
              <w:top w:val="nil"/>
              <w:left w:val="nil"/>
              <w:bottom w:val="nil"/>
              <w:right w:val="nil"/>
            </w:tcBorders>
            <w:shd w:val="clear" w:color="auto" w:fill="auto"/>
            <w:vAlign w:val="bottom"/>
            <w:hideMark/>
          </w:tcPr>
          <w:p w14:paraId="01A67F51" w14:textId="77777777" w:rsidR="00393D9A" w:rsidRPr="00A9161A" w:rsidRDefault="00393D9A" w:rsidP="00BE1BB6">
            <w:pPr>
              <w:rPr>
                <w:rFonts w:eastAsia="Times New Roman"/>
                <w:sz w:val="16"/>
                <w:szCs w:val="16"/>
              </w:rPr>
            </w:pPr>
            <w:r w:rsidRPr="00A9161A">
              <w:rPr>
                <w:rFonts w:eastAsia="Times New Roman"/>
                <w:sz w:val="16"/>
                <w:szCs w:val="16"/>
              </w:rPr>
              <w:t> </w:t>
            </w:r>
          </w:p>
        </w:tc>
        <w:tc>
          <w:tcPr>
            <w:tcW w:w="1080" w:type="dxa"/>
            <w:tcBorders>
              <w:top w:val="nil"/>
              <w:left w:val="nil"/>
              <w:bottom w:val="nil"/>
              <w:right w:val="nil"/>
            </w:tcBorders>
            <w:shd w:val="clear" w:color="auto" w:fill="auto"/>
            <w:noWrap/>
            <w:vAlign w:val="center"/>
            <w:hideMark/>
          </w:tcPr>
          <w:p w14:paraId="6B6EF92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auto" w:fill="auto"/>
            <w:vAlign w:val="center"/>
            <w:hideMark/>
          </w:tcPr>
          <w:p w14:paraId="1B5925E3" w14:textId="77777777" w:rsidR="00393D9A" w:rsidRPr="00A9161A" w:rsidRDefault="00393D9A" w:rsidP="00BE1BB6">
            <w:pPr>
              <w:jc w:val="center"/>
              <w:rPr>
                <w:rFonts w:eastAsia="Times New Roman"/>
                <w:sz w:val="16"/>
                <w:szCs w:val="16"/>
              </w:rPr>
            </w:pPr>
            <w:r w:rsidRPr="00A9161A">
              <w:rPr>
                <w:rFonts w:eastAsia="Times New Roman"/>
                <w:sz w:val="16"/>
                <w:szCs w:val="16"/>
              </w:rPr>
              <w:t>First Eat</w:t>
            </w:r>
          </w:p>
        </w:tc>
        <w:tc>
          <w:tcPr>
            <w:tcW w:w="1583" w:type="dxa"/>
            <w:tcBorders>
              <w:top w:val="nil"/>
              <w:left w:val="nil"/>
              <w:bottom w:val="nil"/>
              <w:right w:val="nil"/>
            </w:tcBorders>
            <w:shd w:val="clear" w:color="auto" w:fill="auto"/>
            <w:vAlign w:val="center"/>
            <w:hideMark/>
          </w:tcPr>
          <w:p w14:paraId="460F36E1" w14:textId="77777777" w:rsidR="00393D9A" w:rsidRPr="00A9161A" w:rsidRDefault="00393D9A" w:rsidP="00BE1BB6">
            <w:pPr>
              <w:jc w:val="center"/>
              <w:rPr>
                <w:rFonts w:eastAsia="Times New Roman"/>
                <w:sz w:val="16"/>
                <w:szCs w:val="16"/>
              </w:rPr>
            </w:pPr>
            <w:r w:rsidRPr="00A9161A">
              <w:rPr>
                <w:rFonts w:eastAsia="Times New Roman"/>
                <w:sz w:val="16"/>
                <w:szCs w:val="16"/>
              </w:rPr>
              <w:t>Last Eat</w:t>
            </w:r>
          </w:p>
        </w:tc>
        <w:tc>
          <w:tcPr>
            <w:tcW w:w="1675" w:type="dxa"/>
            <w:tcBorders>
              <w:top w:val="nil"/>
              <w:left w:val="nil"/>
              <w:bottom w:val="nil"/>
              <w:right w:val="nil"/>
            </w:tcBorders>
            <w:shd w:val="clear" w:color="auto" w:fill="auto"/>
            <w:vAlign w:val="center"/>
            <w:hideMark/>
          </w:tcPr>
          <w:p w14:paraId="50B91F2B" w14:textId="77777777" w:rsidR="00393D9A" w:rsidRPr="00A9161A" w:rsidRDefault="00393D9A" w:rsidP="00BE1BB6">
            <w:pPr>
              <w:jc w:val="center"/>
              <w:rPr>
                <w:rFonts w:eastAsia="Times New Roman"/>
                <w:sz w:val="16"/>
                <w:szCs w:val="16"/>
              </w:rPr>
            </w:pPr>
            <w:r w:rsidRPr="00A9161A">
              <w:rPr>
                <w:rFonts w:eastAsia="Times New Roman"/>
                <w:sz w:val="16"/>
                <w:szCs w:val="16"/>
              </w:rPr>
              <w:t>Fasting Midpoint</w:t>
            </w:r>
          </w:p>
        </w:tc>
        <w:tc>
          <w:tcPr>
            <w:tcW w:w="1620" w:type="dxa"/>
            <w:tcBorders>
              <w:top w:val="nil"/>
              <w:left w:val="nil"/>
              <w:bottom w:val="nil"/>
              <w:right w:val="nil"/>
            </w:tcBorders>
            <w:shd w:val="clear" w:color="auto" w:fill="auto"/>
            <w:vAlign w:val="center"/>
            <w:hideMark/>
          </w:tcPr>
          <w:p w14:paraId="68ED8EC2" w14:textId="77777777" w:rsidR="00393D9A" w:rsidRPr="00A9161A" w:rsidRDefault="00393D9A" w:rsidP="00BE1BB6">
            <w:pPr>
              <w:jc w:val="center"/>
              <w:rPr>
                <w:rFonts w:eastAsia="Times New Roman"/>
                <w:sz w:val="16"/>
                <w:szCs w:val="16"/>
              </w:rPr>
            </w:pPr>
            <w:r w:rsidRPr="00A9161A">
              <w:rPr>
                <w:rFonts w:eastAsia="Times New Roman"/>
                <w:sz w:val="16"/>
                <w:szCs w:val="16"/>
              </w:rPr>
              <w:t>Fasting Duration</w:t>
            </w:r>
          </w:p>
        </w:tc>
      </w:tr>
      <w:tr w:rsidR="00393D9A" w:rsidRPr="00A9161A" w14:paraId="6071EE4E" w14:textId="77777777" w:rsidTr="001F0CBF">
        <w:trPr>
          <w:gridAfter w:val="1"/>
          <w:wAfter w:w="1849" w:type="dxa"/>
          <w:trHeight w:val="450"/>
        </w:trPr>
        <w:tc>
          <w:tcPr>
            <w:tcW w:w="2155" w:type="dxa"/>
            <w:tcBorders>
              <w:top w:val="nil"/>
              <w:left w:val="nil"/>
              <w:bottom w:val="single" w:sz="4" w:space="0" w:color="auto"/>
              <w:right w:val="nil"/>
            </w:tcBorders>
            <w:shd w:val="clear" w:color="auto" w:fill="auto"/>
            <w:vAlign w:val="center"/>
            <w:hideMark/>
          </w:tcPr>
          <w:p w14:paraId="6BAA2D15" w14:textId="77777777" w:rsidR="00393D9A" w:rsidRPr="00A9161A" w:rsidRDefault="00393D9A" w:rsidP="00BE1BB6">
            <w:pPr>
              <w:rPr>
                <w:rFonts w:eastAsia="Times New Roman"/>
                <w:b/>
                <w:bCs/>
                <w:sz w:val="16"/>
                <w:szCs w:val="16"/>
              </w:rPr>
            </w:pPr>
            <w:r w:rsidRPr="00A9161A">
              <w:rPr>
                <w:rFonts w:eastAsia="Times New Roman"/>
                <w:b/>
                <w:bCs/>
                <w:sz w:val="16"/>
                <w:szCs w:val="16"/>
              </w:rPr>
              <w:t>Maternal Characteristics</w:t>
            </w:r>
          </w:p>
        </w:tc>
        <w:tc>
          <w:tcPr>
            <w:tcW w:w="1080" w:type="dxa"/>
            <w:tcBorders>
              <w:top w:val="nil"/>
              <w:left w:val="nil"/>
              <w:bottom w:val="single" w:sz="4" w:space="0" w:color="auto"/>
              <w:right w:val="nil"/>
            </w:tcBorders>
            <w:shd w:val="clear" w:color="auto" w:fill="auto"/>
            <w:noWrap/>
            <w:vAlign w:val="center"/>
            <w:hideMark/>
          </w:tcPr>
          <w:p w14:paraId="7A9074CA" w14:textId="77777777" w:rsidR="00393D9A" w:rsidRPr="00A9161A" w:rsidRDefault="00393D9A" w:rsidP="00BE1BB6">
            <w:pPr>
              <w:jc w:val="center"/>
              <w:rPr>
                <w:rFonts w:eastAsia="Times New Roman"/>
                <w:sz w:val="16"/>
                <w:szCs w:val="16"/>
              </w:rPr>
            </w:pPr>
            <w:r w:rsidRPr="00A9161A">
              <w:rPr>
                <w:rFonts w:eastAsia="Times New Roman"/>
                <w:sz w:val="16"/>
                <w:szCs w:val="16"/>
              </w:rPr>
              <w:t>n=63</w:t>
            </w:r>
          </w:p>
        </w:tc>
        <w:tc>
          <w:tcPr>
            <w:tcW w:w="1512" w:type="dxa"/>
            <w:tcBorders>
              <w:top w:val="nil"/>
              <w:left w:val="nil"/>
              <w:bottom w:val="single" w:sz="4" w:space="0" w:color="auto"/>
              <w:right w:val="nil"/>
            </w:tcBorders>
            <w:shd w:val="clear" w:color="auto" w:fill="auto"/>
            <w:noWrap/>
            <w:vAlign w:val="center"/>
            <w:hideMark/>
          </w:tcPr>
          <w:p w14:paraId="12DD5475" w14:textId="77777777" w:rsidR="00393D9A" w:rsidRPr="00A9161A" w:rsidRDefault="00393D9A" w:rsidP="00BE1BB6">
            <w:pPr>
              <w:jc w:val="center"/>
              <w:rPr>
                <w:rFonts w:eastAsia="Times New Roman"/>
                <w:sz w:val="16"/>
                <w:szCs w:val="16"/>
              </w:rPr>
            </w:pPr>
            <w:r w:rsidRPr="00A9161A">
              <w:rPr>
                <w:rFonts w:eastAsia="Times New Roman"/>
                <w:sz w:val="16"/>
                <w:szCs w:val="16"/>
              </w:rPr>
              <w:t>Median (IQR)</w:t>
            </w:r>
          </w:p>
        </w:tc>
        <w:tc>
          <w:tcPr>
            <w:tcW w:w="1583" w:type="dxa"/>
            <w:tcBorders>
              <w:top w:val="nil"/>
              <w:left w:val="nil"/>
              <w:bottom w:val="single" w:sz="4" w:space="0" w:color="auto"/>
              <w:right w:val="nil"/>
            </w:tcBorders>
            <w:shd w:val="clear" w:color="auto" w:fill="auto"/>
            <w:noWrap/>
            <w:vAlign w:val="center"/>
            <w:hideMark/>
          </w:tcPr>
          <w:p w14:paraId="4FFDD5B5" w14:textId="77777777" w:rsidR="00393D9A" w:rsidRPr="00A9161A" w:rsidRDefault="00393D9A" w:rsidP="00BE1BB6">
            <w:pPr>
              <w:jc w:val="center"/>
              <w:rPr>
                <w:rFonts w:eastAsia="Times New Roman"/>
                <w:sz w:val="16"/>
                <w:szCs w:val="16"/>
              </w:rPr>
            </w:pPr>
            <w:r w:rsidRPr="00A9161A">
              <w:rPr>
                <w:rFonts w:eastAsia="Times New Roman"/>
                <w:sz w:val="16"/>
                <w:szCs w:val="16"/>
              </w:rPr>
              <w:t>Median (IQR)</w:t>
            </w:r>
          </w:p>
        </w:tc>
        <w:tc>
          <w:tcPr>
            <w:tcW w:w="1675" w:type="dxa"/>
            <w:tcBorders>
              <w:top w:val="nil"/>
              <w:left w:val="nil"/>
              <w:bottom w:val="single" w:sz="4" w:space="0" w:color="auto"/>
              <w:right w:val="nil"/>
            </w:tcBorders>
            <w:shd w:val="clear" w:color="auto" w:fill="auto"/>
            <w:noWrap/>
            <w:vAlign w:val="center"/>
            <w:hideMark/>
          </w:tcPr>
          <w:p w14:paraId="57FC6C5A" w14:textId="77777777" w:rsidR="00393D9A" w:rsidRPr="00A9161A" w:rsidRDefault="00393D9A" w:rsidP="00BE1BB6">
            <w:pPr>
              <w:jc w:val="center"/>
              <w:rPr>
                <w:rFonts w:eastAsia="Times New Roman"/>
                <w:sz w:val="16"/>
                <w:szCs w:val="16"/>
              </w:rPr>
            </w:pPr>
            <w:r w:rsidRPr="00A9161A">
              <w:rPr>
                <w:rFonts w:eastAsia="Times New Roman"/>
                <w:sz w:val="16"/>
                <w:szCs w:val="16"/>
              </w:rPr>
              <w:t>Median (IQR)</w:t>
            </w:r>
          </w:p>
        </w:tc>
        <w:tc>
          <w:tcPr>
            <w:tcW w:w="1620" w:type="dxa"/>
            <w:tcBorders>
              <w:top w:val="nil"/>
              <w:left w:val="nil"/>
              <w:bottom w:val="single" w:sz="4" w:space="0" w:color="auto"/>
              <w:right w:val="nil"/>
            </w:tcBorders>
            <w:shd w:val="clear" w:color="auto" w:fill="auto"/>
            <w:noWrap/>
            <w:vAlign w:val="center"/>
            <w:hideMark/>
          </w:tcPr>
          <w:p w14:paraId="09D58C3E" w14:textId="77777777" w:rsidR="00393D9A" w:rsidRPr="00A9161A" w:rsidRDefault="00393D9A" w:rsidP="00BE1BB6">
            <w:pPr>
              <w:jc w:val="center"/>
              <w:rPr>
                <w:rFonts w:eastAsia="Times New Roman"/>
                <w:sz w:val="16"/>
                <w:szCs w:val="16"/>
              </w:rPr>
            </w:pPr>
            <w:r w:rsidRPr="00A9161A">
              <w:rPr>
                <w:rFonts w:eastAsia="Times New Roman"/>
                <w:sz w:val="16"/>
                <w:szCs w:val="16"/>
              </w:rPr>
              <w:t>Median (IQR)</w:t>
            </w:r>
          </w:p>
        </w:tc>
      </w:tr>
      <w:tr w:rsidR="00393D9A" w:rsidRPr="00A9161A" w14:paraId="5E772D82"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0DD000A1" w14:textId="77777777" w:rsidR="00393D9A" w:rsidRPr="00A9161A" w:rsidRDefault="00393D9A" w:rsidP="00BE1BB6">
            <w:pPr>
              <w:rPr>
                <w:rFonts w:eastAsia="Times New Roman"/>
                <w:sz w:val="16"/>
                <w:szCs w:val="16"/>
              </w:rPr>
            </w:pPr>
            <w:r w:rsidRPr="00A9161A">
              <w:rPr>
                <w:rFonts w:eastAsia="Times New Roman"/>
                <w:sz w:val="16"/>
                <w:szCs w:val="16"/>
              </w:rPr>
              <w:t>Maternal race/ethnicity</w:t>
            </w:r>
          </w:p>
        </w:tc>
        <w:tc>
          <w:tcPr>
            <w:tcW w:w="1080" w:type="dxa"/>
            <w:tcBorders>
              <w:top w:val="nil"/>
              <w:left w:val="nil"/>
              <w:bottom w:val="nil"/>
              <w:right w:val="nil"/>
            </w:tcBorders>
            <w:shd w:val="clear" w:color="000000" w:fill="FCE4D6"/>
            <w:noWrap/>
            <w:vAlign w:val="center"/>
            <w:hideMark/>
          </w:tcPr>
          <w:p w14:paraId="7FB4CF3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567F648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704145C5"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131E7A8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34F262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278AFD8F"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D19CCCA"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01D21ED4" w14:textId="77777777" w:rsidR="00393D9A" w:rsidRPr="00A9161A" w:rsidRDefault="00393D9A" w:rsidP="00BE1BB6">
            <w:pPr>
              <w:jc w:val="center"/>
              <w:rPr>
                <w:rFonts w:eastAsia="Times New Roman"/>
                <w:sz w:val="16"/>
                <w:szCs w:val="16"/>
              </w:rPr>
            </w:pPr>
            <w:r w:rsidRPr="00A9161A">
              <w:rPr>
                <w:rFonts w:eastAsia="Times New Roman"/>
                <w:sz w:val="16"/>
                <w:szCs w:val="16"/>
              </w:rPr>
              <w:t>45</w:t>
            </w:r>
          </w:p>
        </w:tc>
        <w:tc>
          <w:tcPr>
            <w:tcW w:w="1512" w:type="dxa"/>
            <w:tcBorders>
              <w:top w:val="nil"/>
              <w:left w:val="nil"/>
              <w:bottom w:val="nil"/>
              <w:right w:val="nil"/>
            </w:tcBorders>
            <w:shd w:val="clear" w:color="auto" w:fill="auto"/>
            <w:noWrap/>
            <w:vAlign w:val="center"/>
            <w:hideMark/>
          </w:tcPr>
          <w:p w14:paraId="74F55C64"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03E65D13"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378D45F2" w14:textId="77777777" w:rsidR="00393D9A" w:rsidRPr="00A9161A" w:rsidRDefault="00393D9A" w:rsidP="00BE1BB6">
            <w:pPr>
              <w:jc w:val="center"/>
              <w:rPr>
                <w:rFonts w:eastAsia="Times New Roman"/>
                <w:sz w:val="16"/>
                <w:szCs w:val="16"/>
              </w:rPr>
            </w:pPr>
            <w:r w:rsidRPr="00A9161A">
              <w:rPr>
                <w:sz w:val="16"/>
                <w:szCs w:val="16"/>
              </w:rPr>
              <w:t>2:45 (1:22)</w:t>
            </w:r>
          </w:p>
        </w:tc>
        <w:tc>
          <w:tcPr>
            <w:tcW w:w="1620" w:type="dxa"/>
            <w:tcBorders>
              <w:top w:val="nil"/>
              <w:left w:val="nil"/>
              <w:bottom w:val="nil"/>
              <w:right w:val="nil"/>
            </w:tcBorders>
            <w:shd w:val="clear" w:color="auto" w:fill="auto"/>
            <w:noWrap/>
            <w:vAlign w:val="center"/>
            <w:hideMark/>
          </w:tcPr>
          <w:p w14:paraId="41C1168D" w14:textId="77777777" w:rsidR="00393D9A" w:rsidRPr="00A9161A" w:rsidRDefault="00393D9A" w:rsidP="00BE1BB6">
            <w:pPr>
              <w:jc w:val="center"/>
              <w:rPr>
                <w:rFonts w:eastAsia="Times New Roman"/>
                <w:sz w:val="16"/>
                <w:szCs w:val="16"/>
              </w:rPr>
            </w:pPr>
            <w:r w:rsidRPr="00A9161A">
              <w:rPr>
                <w:sz w:val="16"/>
                <w:szCs w:val="16"/>
              </w:rPr>
              <w:t>11.5 (2.50)</w:t>
            </w:r>
          </w:p>
        </w:tc>
      </w:tr>
      <w:tr w:rsidR="00393D9A" w:rsidRPr="00A9161A" w14:paraId="19257CFF" w14:textId="77777777" w:rsidTr="001F0CBF">
        <w:trPr>
          <w:gridAfter w:val="1"/>
          <w:wAfter w:w="1849" w:type="dxa"/>
          <w:trHeight w:val="324"/>
        </w:trPr>
        <w:tc>
          <w:tcPr>
            <w:tcW w:w="2155" w:type="dxa"/>
            <w:tcBorders>
              <w:top w:val="nil"/>
              <w:left w:val="nil"/>
              <w:bottom w:val="nil"/>
              <w:right w:val="nil"/>
            </w:tcBorders>
            <w:shd w:val="clear" w:color="auto" w:fill="auto"/>
            <w:vAlign w:val="bottom"/>
            <w:hideMark/>
          </w:tcPr>
          <w:p w14:paraId="1A2E24BA"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Asian American or Asian</w:t>
            </w:r>
          </w:p>
        </w:tc>
        <w:tc>
          <w:tcPr>
            <w:tcW w:w="1080" w:type="dxa"/>
            <w:tcBorders>
              <w:top w:val="nil"/>
              <w:left w:val="nil"/>
              <w:bottom w:val="nil"/>
              <w:right w:val="nil"/>
            </w:tcBorders>
            <w:shd w:val="clear" w:color="auto" w:fill="auto"/>
            <w:noWrap/>
            <w:vAlign w:val="center"/>
            <w:hideMark/>
          </w:tcPr>
          <w:p w14:paraId="7743BBE0" w14:textId="77777777" w:rsidR="00393D9A" w:rsidRPr="00A9161A" w:rsidRDefault="00393D9A" w:rsidP="00BE1BB6">
            <w:pPr>
              <w:jc w:val="center"/>
              <w:rPr>
                <w:rFonts w:eastAsia="Times New Roman"/>
                <w:sz w:val="16"/>
                <w:szCs w:val="16"/>
              </w:rPr>
            </w:pPr>
            <w:r w:rsidRPr="00A9161A">
              <w:rPr>
                <w:rFonts w:eastAsia="Times New Roman"/>
                <w:sz w:val="16"/>
                <w:szCs w:val="16"/>
              </w:rPr>
              <w:t>7</w:t>
            </w:r>
          </w:p>
        </w:tc>
        <w:tc>
          <w:tcPr>
            <w:tcW w:w="1512" w:type="dxa"/>
            <w:tcBorders>
              <w:top w:val="nil"/>
              <w:left w:val="nil"/>
              <w:bottom w:val="nil"/>
              <w:right w:val="nil"/>
            </w:tcBorders>
            <w:shd w:val="clear" w:color="auto" w:fill="auto"/>
            <w:noWrap/>
            <w:vAlign w:val="center"/>
            <w:hideMark/>
          </w:tcPr>
          <w:p w14:paraId="7C8B6513" w14:textId="77777777" w:rsidR="00393D9A" w:rsidRPr="00A9161A" w:rsidRDefault="00393D9A" w:rsidP="00BE1BB6">
            <w:pPr>
              <w:jc w:val="center"/>
              <w:rPr>
                <w:rFonts w:eastAsia="Times New Roman"/>
                <w:sz w:val="16"/>
                <w:szCs w:val="16"/>
              </w:rPr>
            </w:pPr>
            <w:r w:rsidRPr="00A9161A">
              <w:rPr>
                <w:sz w:val="16"/>
                <w:szCs w:val="16"/>
              </w:rPr>
              <w:t>9:00 (0:30)</w:t>
            </w:r>
          </w:p>
        </w:tc>
        <w:tc>
          <w:tcPr>
            <w:tcW w:w="1583" w:type="dxa"/>
            <w:tcBorders>
              <w:top w:val="nil"/>
              <w:left w:val="nil"/>
              <w:bottom w:val="nil"/>
              <w:right w:val="nil"/>
            </w:tcBorders>
            <w:shd w:val="clear" w:color="auto" w:fill="auto"/>
            <w:noWrap/>
            <w:vAlign w:val="center"/>
            <w:hideMark/>
          </w:tcPr>
          <w:p w14:paraId="0AB18EE7" w14:textId="77777777" w:rsidR="00393D9A" w:rsidRPr="00A9161A" w:rsidRDefault="00393D9A" w:rsidP="00BE1BB6">
            <w:pPr>
              <w:jc w:val="center"/>
              <w:rPr>
                <w:rFonts w:eastAsia="Times New Roman"/>
                <w:sz w:val="16"/>
                <w:szCs w:val="16"/>
              </w:rPr>
            </w:pPr>
            <w:r w:rsidRPr="00A9161A">
              <w:rPr>
                <w:sz w:val="16"/>
                <w:szCs w:val="16"/>
              </w:rPr>
              <w:t>21:30 (1:15)</w:t>
            </w:r>
          </w:p>
        </w:tc>
        <w:tc>
          <w:tcPr>
            <w:tcW w:w="1675" w:type="dxa"/>
            <w:tcBorders>
              <w:top w:val="nil"/>
              <w:left w:val="nil"/>
              <w:bottom w:val="nil"/>
              <w:right w:val="nil"/>
            </w:tcBorders>
            <w:shd w:val="clear" w:color="auto" w:fill="auto"/>
            <w:noWrap/>
            <w:vAlign w:val="center"/>
            <w:hideMark/>
          </w:tcPr>
          <w:p w14:paraId="58C3F747" w14:textId="77777777" w:rsidR="00393D9A" w:rsidRPr="00A9161A" w:rsidRDefault="00393D9A" w:rsidP="00BE1BB6">
            <w:pPr>
              <w:jc w:val="center"/>
              <w:rPr>
                <w:rFonts w:eastAsia="Times New Roman"/>
                <w:sz w:val="16"/>
                <w:szCs w:val="16"/>
              </w:rPr>
            </w:pPr>
            <w:r w:rsidRPr="00A9161A">
              <w:rPr>
                <w:sz w:val="16"/>
                <w:szCs w:val="16"/>
              </w:rPr>
              <w:t>3:15 (0:38)</w:t>
            </w:r>
          </w:p>
        </w:tc>
        <w:tc>
          <w:tcPr>
            <w:tcW w:w="1620" w:type="dxa"/>
            <w:tcBorders>
              <w:top w:val="nil"/>
              <w:left w:val="nil"/>
              <w:bottom w:val="nil"/>
              <w:right w:val="nil"/>
            </w:tcBorders>
            <w:shd w:val="clear" w:color="auto" w:fill="auto"/>
            <w:noWrap/>
            <w:vAlign w:val="center"/>
            <w:hideMark/>
          </w:tcPr>
          <w:p w14:paraId="70F243F2" w14:textId="77777777" w:rsidR="00393D9A" w:rsidRPr="00A9161A" w:rsidRDefault="00393D9A" w:rsidP="00BE1BB6">
            <w:pPr>
              <w:jc w:val="center"/>
              <w:rPr>
                <w:rFonts w:eastAsia="Times New Roman"/>
                <w:sz w:val="16"/>
                <w:szCs w:val="16"/>
              </w:rPr>
            </w:pPr>
            <w:r w:rsidRPr="00A9161A">
              <w:rPr>
                <w:sz w:val="16"/>
                <w:szCs w:val="16"/>
              </w:rPr>
              <w:t>11.0 (1.97)</w:t>
            </w:r>
          </w:p>
        </w:tc>
      </w:tr>
      <w:tr w:rsidR="00393D9A" w:rsidRPr="00A9161A" w14:paraId="01A7AE24" w14:textId="77777777" w:rsidTr="001F0CBF">
        <w:trPr>
          <w:gridAfter w:val="1"/>
          <w:wAfter w:w="1849" w:type="dxa"/>
          <w:trHeight w:val="351"/>
        </w:trPr>
        <w:tc>
          <w:tcPr>
            <w:tcW w:w="2155" w:type="dxa"/>
            <w:tcBorders>
              <w:top w:val="nil"/>
              <w:left w:val="nil"/>
              <w:bottom w:val="nil"/>
              <w:right w:val="nil"/>
            </w:tcBorders>
            <w:shd w:val="clear" w:color="auto" w:fill="auto"/>
            <w:vAlign w:val="bottom"/>
            <w:hideMark/>
          </w:tcPr>
          <w:p w14:paraId="4E3913A2"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Hispanic, Latinx, or Spanish Origin</w:t>
            </w:r>
          </w:p>
        </w:tc>
        <w:tc>
          <w:tcPr>
            <w:tcW w:w="1080" w:type="dxa"/>
            <w:tcBorders>
              <w:top w:val="nil"/>
              <w:left w:val="nil"/>
              <w:bottom w:val="nil"/>
              <w:right w:val="nil"/>
            </w:tcBorders>
            <w:shd w:val="clear" w:color="auto" w:fill="auto"/>
            <w:noWrap/>
            <w:vAlign w:val="center"/>
            <w:hideMark/>
          </w:tcPr>
          <w:p w14:paraId="7EB31540" w14:textId="77777777" w:rsidR="00393D9A" w:rsidRPr="00A9161A" w:rsidRDefault="00393D9A" w:rsidP="00BE1BB6">
            <w:pPr>
              <w:jc w:val="center"/>
              <w:rPr>
                <w:rFonts w:eastAsia="Times New Roman"/>
                <w:sz w:val="16"/>
                <w:szCs w:val="16"/>
              </w:rPr>
            </w:pPr>
            <w:r w:rsidRPr="00A9161A">
              <w:rPr>
                <w:rFonts w:eastAsia="Times New Roman"/>
                <w:sz w:val="16"/>
                <w:szCs w:val="16"/>
              </w:rPr>
              <w:t>5</w:t>
            </w:r>
          </w:p>
        </w:tc>
        <w:tc>
          <w:tcPr>
            <w:tcW w:w="1512" w:type="dxa"/>
            <w:tcBorders>
              <w:top w:val="nil"/>
              <w:left w:val="nil"/>
              <w:bottom w:val="nil"/>
              <w:right w:val="nil"/>
            </w:tcBorders>
            <w:shd w:val="clear" w:color="auto" w:fill="auto"/>
            <w:noWrap/>
            <w:vAlign w:val="center"/>
            <w:hideMark/>
          </w:tcPr>
          <w:p w14:paraId="37432B91" w14:textId="77777777" w:rsidR="00393D9A" w:rsidRPr="00A9161A" w:rsidRDefault="00393D9A" w:rsidP="00BE1BB6">
            <w:pPr>
              <w:jc w:val="center"/>
              <w:rPr>
                <w:rFonts w:eastAsia="Times New Roman"/>
                <w:sz w:val="16"/>
                <w:szCs w:val="16"/>
              </w:rPr>
            </w:pPr>
            <w:r w:rsidRPr="00A9161A">
              <w:rPr>
                <w:sz w:val="16"/>
                <w:szCs w:val="16"/>
              </w:rPr>
              <w:t>10:00 (0:30)</w:t>
            </w:r>
          </w:p>
        </w:tc>
        <w:tc>
          <w:tcPr>
            <w:tcW w:w="1583" w:type="dxa"/>
            <w:tcBorders>
              <w:top w:val="nil"/>
              <w:left w:val="nil"/>
              <w:bottom w:val="nil"/>
              <w:right w:val="nil"/>
            </w:tcBorders>
            <w:shd w:val="clear" w:color="auto" w:fill="auto"/>
            <w:noWrap/>
            <w:vAlign w:val="center"/>
            <w:hideMark/>
          </w:tcPr>
          <w:p w14:paraId="26EB2222" w14:textId="77777777" w:rsidR="00393D9A" w:rsidRPr="00A9161A" w:rsidRDefault="00393D9A" w:rsidP="00BE1BB6">
            <w:pPr>
              <w:jc w:val="center"/>
              <w:rPr>
                <w:rFonts w:eastAsia="Times New Roman"/>
                <w:sz w:val="16"/>
                <w:szCs w:val="16"/>
              </w:rPr>
            </w:pPr>
            <w:r w:rsidRPr="00A9161A">
              <w:rPr>
                <w:sz w:val="16"/>
                <w:szCs w:val="16"/>
              </w:rPr>
              <w:t>21:00 (2:00)</w:t>
            </w:r>
          </w:p>
        </w:tc>
        <w:tc>
          <w:tcPr>
            <w:tcW w:w="1675" w:type="dxa"/>
            <w:tcBorders>
              <w:top w:val="nil"/>
              <w:left w:val="nil"/>
              <w:bottom w:val="nil"/>
              <w:right w:val="nil"/>
            </w:tcBorders>
            <w:shd w:val="clear" w:color="auto" w:fill="auto"/>
            <w:noWrap/>
            <w:vAlign w:val="center"/>
            <w:hideMark/>
          </w:tcPr>
          <w:p w14:paraId="25893EA1" w14:textId="77777777" w:rsidR="00393D9A" w:rsidRPr="00A9161A" w:rsidRDefault="00393D9A" w:rsidP="00BE1BB6">
            <w:pPr>
              <w:jc w:val="center"/>
              <w:rPr>
                <w:rFonts w:eastAsia="Times New Roman"/>
                <w:sz w:val="16"/>
                <w:szCs w:val="16"/>
              </w:rPr>
            </w:pPr>
            <w:r w:rsidRPr="00A9161A">
              <w:rPr>
                <w:sz w:val="16"/>
                <w:szCs w:val="16"/>
              </w:rPr>
              <w:t>3:30 (1:15)</w:t>
            </w:r>
          </w:p>
        </w:tc>
        <w:tc>
          <w:tcPr>
            <w:tcW w:w="1620" w:type="dxa"/>
            <w:tcBorders>
              <w:top w:val="nil"/>
              <w:left w:val="nil"/>
              <w:bottom w:val="nil"/>
              <w:right w:val="nil"/>
            </w:tcBorders>
            <w:shd w:val="clear" w:color="auto" w:fill="auto"/>
            <w:noWrap/>
            <w:vAlign w:val="center"/>
            <w:hideMark/>
          </w:tcPr>
          <w:p w14:paraId="1D347CE2" w14:textId="77777777" w:rsidR="00393D9A" w:rsidRPr="00A9161A" w:rsidRDefault="00393D9A" w:rsidP="00BE1BB6">
            <w:pPr>
              <w:jc w:val="center"/>
              <w:rPr>
                <w:rFonts w:eastAsia="Times New Roman"/>
                <w:sz w:val="16"/>
                <w:szCs w:val="16"/>
              </w:rPr>
            </w:pPr>
            <w:r w:rsidRPr="00A9161A">
              <w:rPr>
                <w:sz w:val="16"/>
                <w:szCs w:val="16"/>
              </w:rPr>
              <w:t>13.0 (1.00)</w:t>
            </w:r>
          </w:p>
        </w:tc>
      </w:tr>
      <w:tr w:rsidR="00393D9A" w:rsidRPr="00A9161A" w14:paraId="316D721B" w14:textId="77777777" w:rsidTr="001F0CBF">
        <w:trPr>
          <w:gridAfter w:val="1"/>
          <w:wAfter w:w="1849" w:type="dxa"/>
          <w:trHeight w:val="351"/>
        </w:trPr>
        <w:tc>
          <w:tcPr>
            <w:tcW w:w="2155" w:type="dxa"/>
            <w:tcBorders>
              <w:top w:val="nil"/>
              <w:left w:val="nil"/>
              <w:bottom w:val="nil"/>
              <w:right w:val="nil"/>
            </w:tcBorders>
            <w:shd w:val="clear" w:color="auto" w:fill="auto"/>
            <w:vAlign w:val="bottom"/>
            <w:hideMark/>
          </w:tcPr>
          <w:p w14:paraId="18D04BDC"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Other</w:t>
            </w:r>
          </w:p>
        </w:tc>
        <w:tc>
          <w:tcPr>
            <w:tcW w:w="1080" w:type="dxa"/>
            <w:tcBorders>
              <w:top w:val="nil"/>
              <w:left w:val="nil"/>
              <w:bottom w:val="nil"/>
              <w:right w:val="nil"/>
            </w:tcBorders>
            <w:shd w:val="clear" w:color="auto" w:fill="auto"/>
            <w:noWrap/>
            <w:vAlign w:val="center"/>
            <w:hideMark/>
          </w:tcPr>
          <w:p w14:paraId="09FAF3EB" w14:textId="77777777" w:rsidR="00393D9A" w:rsidRPr="00A9161A" w:rsidRDefault="00393D9A" w:rsidP="00BE1BB6">
            <w:pPr>
              <w:jc w:val="center"/>
              <w:rPr>
                <w:rFonts w:eastAsia="Times New Roman"/>
                <w:sz w:val="16"/>
                <w:szCs w:val="16"/>
              </w:rPr>
            </w:pPr>
            <w:r w:rsidRPr="00A9161A">
              <w:rPr>
                <w:rFonts w:eastAsia="Times New Roman"/>
                <w:sz w:val="16"/>
                <w:szCs w:val="16"/>
              </w:rPr>
              <w:t>6</w:t>
            </w:r>
          </w:p>
        </w:tc>
        <w:tc>
          <w:tcPr>
            <w:tcW w:w="1512" w:type="dxa"/>
            <w:tcBorders>
              <w:top w:val="nil"/>
              <w:left w:val="nil"/>
              <w:bottom w:val="nil"/>
              <w:right w:val="nil"/>
            </w:tcBorders>
            <w:shd w:val="clear" w:color="auto" w:fill="auto"/>
            <w:noWrap/>
            <w:vAlign w:val="center"/>
            <w:hideMark/>
          </w:tcPr>
          <w:p w14:paraId="7B6C37CD" w14:textId="77777777" w:rsidR="00393D9A" w:rsidRPr="00A9161A" w:rsidRDefault="00393D9A" w:rsidP="00BE1BB6">
            <w:pPr>
              <w:jc w:val="center"/>
              <w:rPr>
                <w:rFonts w:eastAsia="Times New Roman"/>
                <w:sz w:val="16"/>
                <w:szCs w:val="16"/>
              </w:rPr>
            </w:pPr>
            <w:r w:rsidRPr="00A9161A">
              <w:rPr>
                <w:sz w:val="16"/>
                <w:szCs w:val="16"/>
              </w:rPr>
              <w:t>9:00 (1:52)</w:t>
            </w:r>
          </w:p>
        </w:tc>
        <w:tc>
          <w:tcPr>
            <w:tcW w:w="1583" w:type="dxa"/>
            <w:tcBorders>
              <w:top w:val="nil"/>
              <w:left w:val="nil"/>
              <w:bottom w:val="nil"/>
              <w:right w:val="nil"/>
            </w:tcBorders>
            <w:shd w:val="clear" w:color="auto" w:fill="auto"/>
            <w:noWrap/>
            <w:vAlign w:val="center"/>
            <w:hideMark/>
          </w:tcPr>
          <w:p w14:paraId="01A5A93A"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4B59C799" w14:textId="77777777" w:rsidR="00393D9A" w:rsidRPr="00A9161A" w:rsidRDefault="00393D9A" w:rsidP="00BE1BB6">
            <w:pPr>
              <w:jc w:val="center"/>
              <w:rPr>
                <w:rFonts w:eastAsia="Times New Roman"/>
                <w:sz w:val="16"/>
                <w:szCs w:val="16"/>
              </w:rPr>
            </w:pPr>
            <w:r w:rsidRPr="00A9161A">
              <w:rPr>
                <w:sz w:val="16"/>
                <w:szCs w:val="16"/>
              </w:rPr>
              <w:t>2:45 (1:54)</w:t>
            </w:r>
          </w:p>
        </w:tc>
        <w:tc>
          <w:tcPr>
            <w:tcW w:w="1620" w:type="dxa"/>
            <w:tcBorders>
              <w:top w:val="nil"/>
              <w:left w:val="nil"/>
              <w:bottom w:val="nil"/>
              <w:right w:val="nil"/>
            </w:tcBorders>
            <w:shd w:val="clear" w:color="auto" w:fill="auto"/>
            <w:noWrap/>
            <w:vAlign w:val="center"/>
            <w:hideMark/>
          </w:tcPr>
          <w:p w14:paraId="4E4B14E5" w14:textId="77777777" w:rsidR="00393D9A" w:rsidRPr="00A9161A" w:rsidRDefault="00393D9A" w:rsidP="00BE1BB6">
            <w:pPr>
              <w:jc w:val="center"/>
              <w:rPr>
                <w:rFonts w:eastAsia="Times New Roman"/>
                <w:sz w:val="16"/>
                <w:szCs w:val="16"/>
              </w:rPr>
            </w:pPr>
            <w:r w:rsidRPr="00A9161A">
              <w:rPr>
                <w:sz w:val="16"/>
                <w:szCs w:val="16"/>
              </w:rPr>
              <w:t>13.0 (0.75)</w:t>
            </w:r>
          </w:p>
        </w:tc>
      </w:tr>
      <w:tr w:rsidR="00393D9A" w:rsidRPr="00A9161A" w14:paraId="7EB072E8"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4EBF3246"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17F897AD"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36DF7F12" w14:textId="77777777" w:rsidR="00393D9A" w:rsidRPr="00A9161A" w:rsidRDefault="00393D9A" w:rsidP="00BE1BB6">
            <w:pPr>
              <w:jc w:val="center"/>
              <w:rPr>
                <w:rFonts w:eastAsia="Times New Roman"/>
                <w:b/>
                <w:bCs/>
                <w:color w:val="FF0000"/>
                <w:sz w:val="16"/>
                <w:szCs w:val="16"/>
              </w:rPr>
            </w:pPr>
            <w:r w:rsidRPr="00A9161A">
              <w:rPr>
                <w:b/>
                <w:bCs/>
                <w:color w:val="FF0000"/>
                <w:sz w:val="16"/>
                <w:szCs w:val="16"/>
              </w:rPr>
              <w:t>0.039</w:t>
            </w:r>
          </w:p>
        </w:tc>
        <w:tc>
          <w:tcPr>
            <w:tcW w:w="1583" w:type="dxa"/>
            <w:tcBorders>
              <w:top w:val="nil"/>
              <w:left w:val="nil"/>
              <w:bottom w:val="nil"/>
              <w:right w:val="nil"/>
            </w:tcBorders>
            <w:shd w:val="clear" w:color="auto" w:fill="auto"/>
            <w:noWrap/>
            <w:vAlign w:val="center"/>
            <w:hideMark/>
          </w:tcPr>
          <w:p w14:paraId="371AAA5C" w14:textId="77777777" w:rsidR="00393D9A" w:rsidRPr="00A9161A" w:rsidRDefault="00393D9A" w:rsidP="00BE1BB6">
            <w:pPr>
              <w:jc w:val="center"/>
              <w:rPr>
                <w:rFonts w:eastAsia="Times New Roman"/>
                <w:sz w:val="16"/>
                <w:szCs w:val="16"/>
              </w:rPr>
            </w:pPr>
            <w:r w:rsidRPr="00A9161A">
              <w:rPr>
                <w:sz w:val="16"/>
                <w:szCs w:val="16"/>
              </w:rPr>
              <w:t>0.60</w:t>
            </w:r>
          </w:p>
        </w:tc>
        <w:tc>
          <w:tcPr>
            <w:tcW w:w="1675" w:type="dxa"/>
            <w:tcBorders>
              <w:top w:val="nil"/>
              <w:left w:val="nil"/>
              <w:bottom w:val="nil"/>
              <w:right w:val="nil"/>
            </w:tcBorders>
            <w:shd w:val="clear" w:color="auto" w:fill="auto"/>
            <w:noWrap/>
            <w:vAlign w:val="center"/>
            <w:hideMark/>
          </w:tcPr>
          <w:p w14:paraId="15065694" w14:textId="77777777" w:rsidR="00393D9A" w:rsidRPr="00A9161A" w:rsidRDefault="00393D9A" w:rsidP="00BE1BB6">
            <w:pPr>
              <w:jc w:val="center"/>
              <w:rPr>
                <w:rFonts w:eastAsia="Times New Roman"/>
                <w:sz w:val="16"/>
                <w:szCs w:val="16"/>
              </w:rPr>
            </w:pPr>
            <w:r w:rsidRPr="00A9161A">
              <w:rPr>
                <w:sz w:val="16"/>
                <w:szCs w:val="16"/>
              </w:rPr>
              <w:t>0.25</w:t>
            </w:r>
          </w:p>
        </w:tc>
        <w:tc>
          <w:tcPr>
            <w:tcW w:w="1620" w:type="dxa"/>
            <w:tcBorders>
              <w:top w:val="nil"/>
              <w:left w:val="nil"/>
              <w:bottom w:val="nil"/>
              <w:right w:val="nil"/>
            </w:tcBorders>
            <w:shd w:val="clear" w:color="auto" w:fill="auto"/>
            <w:noWrap/>
            <w:vAlign w:val="center"/>
            <w:hideMark/>
          </w:tcPr>
          <w:p w14:paraId="2F34265C" w14:textId="77777777" w:rsidR="00393D9A" w:rsidRPr="00A9161A" w:rsidRDefault="00393D9A" w:rsidP="00BE1BB6">
            <w:pPr>
              <w:jc w:val="center"/>
              <w:rPr>
                <w:rFonts w:eastAsia="Times New Roman"/>
                <w:sz w:val="16"/>
                <w:szCs w:val="16"/>
              </w:rPr>
            </w:pPr>
            <w:r w:rsidRPr="00A9161A">
              <w:rPr>
                <w:sz w:val="16"/>
                <w:szCs w:val="16"/>
              </w:rPr>
              <w:t>0.086</w:t>
            </w:r>
          </w:p>
        </w:tc>
      </w:tr>
      <w:tr w:rsidR="00393D9A" w:rsidRPr="00A9161A" w14:paraId="6F7C6B19"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5235262A" w14:textId="77777777" w:rsidR="00393D9A" w:rsidRPr="00A9161A" w:rsidRDefault="00393D9A" w:rsidP="00BE1BB6">
            <w:pPr>
              <w:rPr>
                <w:rFonts w:eastAsia="Times New Roman"/>
                <w:sz w:val="16"/>
                <w:szCs w:val="16"/>
              </w:rPr>
            </w:pPr>
            <w:r w:rsidRPr="00A9161A">
              <w:rPr>
                <w:rFonts w:eastAsia="Times New Roman"/>
                <w:sz w:val="16"/>
                <w:szCs w:val="16"/>
              </w:rPr>
              <w:t>Race (Dichotomized)</w:t>
            </w:r>
          </w:p>
        </w:tc>
        <w:tc>
          <w:tcPr>
            <w:tcW w:w="1080" w:type="dxa"/>
            <w:tcBorders>
              <w:top w:val="nil"/>
              <w:left w:val="nil"/>
              <w:bottom w:val="nil"/>
              <w:right w:val="nil"/>
            </w:tcBorders>
            <w:shd w:val="clear" w:color="000000" w:fill="FCE4D6"/>
            <w:noWrap/>
            <w:vAlign w:val="center"/>
            <w:hideMark/>
          </w:tcPr>
          <w:p w14:paraId="5C060B13"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6EE3AE5E"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2FA53D8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7135C40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36AEEB0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5D4A84D2"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3259752"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242AD45F" w14:textId="77777777" w:rsidR="00393D9A" w:rsidRPr="00A9161A" w:rsidRDefault="00393D9A" w:rsidP="00BE1BB6">
            <w:pPr>
              <w:jc w:val="center"/>
              <w:rPr>
                <w:rFonts w:eastAsia="Times New Roman"/>
                <w:sz w:val="16"/>
                <w:szCs w:val="16"/>
              </w:rPr>
            </w:pPr>
            <w:r w:rsidRPr="00A9161A">
              <w:rPr>
                <w:rFonts w:eastAsia="Times New Roman"/>
                <w:sz w:val="16"/>
                <w:szCs w:val="16"/>
              </w:rPr>
              <w:t>45</w:t>
            </w:r>
          </w:p>
        </w:tc>
        <w:tc>
          <w:tcPr>
            <w:tcW w:w="1512" w:type="dxa"/>
            <w:tcBorders>
              <w:top w:val="nil"/>
              <w:left w:val="nil"/>
              <w:bottom w:val="nil"/>
              <w:right w:val="nil"/>
            </w:tcBorders>
            <w:shd w:val="clear" w:color="auto" w:fill="auto"/>
            <w:noWrap/>
            <w:vAlign w:val="center"/>
            <w:hideMark/>
          </w:tcPr>
          <w:p w14:paraId="1A22011A"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25910BF4"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48844A62" w14:textId="77777777" w:rsidR="00393D9A" w:rsidRPr="00A9161A" w:rsidRDefault="00393D9A" w:rsidP="00BE1BB6">
            <w:pPr>
              <w:jc w:val="center"/>
              <w:rPr>
                <w:rFonts w:eastAsia="Times New Roman"/>
                <w:sz w:val="16"/>
                <w:szCs w:val="16"/>
              </w:rPr>
            </w:pPr>
            <w:r w:rsidRPr="00A9161A">
              <w:rPr>
                <w:sz w:val="16"/>
                <w:szCs w:val="16"/>
              </w:rPr>
              <w:t>2:45 (1:19)</w:t>
            </w:r>
          </w:p>
        </w:tc>
        <w:tc>
          <w:tcPr>
            <w:tcW w:w="1620" w:type="dxa"/>
            <w:tcBorders>
              <w:top w:val="nil"/>
              <w:left w:val="nil"/>
              <w:bottom w:val="nil"/>
              <w:right w:val="nil"/>
            </w:tcBorders>
            <w:shd w:val="clear" w:color="auto" w:fill="auto"/>
            <w:noWrap/>
            <w:vAlign w:val="center"/>
            <w:hideMark/>
          </w:tcPr>
          <w:p w14:paraId="16267B07" w14:textId="77777777" w:rsidR="00393D9A" w:rsidRPr="00A9161A" w:rsidRDefault="00393D9A" w:rsidP="00BE1BB6">
            <w:pPr>
              <w:jc w:val="center"/>
              <w:rPr>
                <w:rFonts w:eastAsia="Times New Roman"/>
                <w:sz w:val="16"/>
                <w:szCs w:val="16"/>
              </w:rPr>
            </w:pPr>
            <w:r w:rsidRPr="00A9161A">
              <w:rPr>
                <w:sz w:val="16"/>
                <w:szCs w:val="16"/>
              </w:rPr>
              <w:t>11.5 (2.50)</w:t>
            </w:r>
          </w:p>
        </w:tc>
      </w:tr>
      <w:tr w:rsidR="00393D9A" w:rsidRPr="00A9161A" w14:paraId="1B9F6471" w14:textId="77777777" w:rsidTr="001F0CBF">
        <w:trPr>
          <w:gridAfter w:val="1"/>
          <w:wAfter w:w="1849" w:type="dxa"/>
          <w:trHeight w:val="360"/>
        </w:trPr>
        <w:tc>
          <w:tcPr>
            <w:tcW w:w="2155" w:type="dxa"/>
            <w:tcBorders>
              <w:top w:val="nil"/>
              <w:left w:val="nil"/>
              <w:bottom w:val="nil"/>
              <w:right w:val="nil"/>
            </w:tcBorders>
            <w:shd w:val="clear" w:color="auto" w:fill="auto"/>
            <w:vAlign w:val="bottom"/>
            <w:hideMark/>
          </w:tcPr>
          <w:p w14:paraId="0ED65EDC"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Not White or Caucasian</w:t>
            </w:r>
          </w:p>
        </w:tc>
        <w:tc>
          <w:tcPr>
            <w:tcW w:w="1080" w:type="dxa"/>
            <w:tcBorders>
              <w:top w:val="nil"/>
              <w:left w:val="nil"/>
              <w:bottom w:val="nil"/>
              <w:right w:val="nil"/>
            </w:tcBorders>
            <w:shd w:val="clear" w:color="auto" w:fill="auto"/>
            <w:noWrap/>
            <w:vAlign w:val="center"/>
            <w:hideMark/>
          </w:tcPr>
          <w:p w14:paraId="5101C6FB" w14:textId="77777777" w:rsidR="00393D9A" w:rsidRPr="00A9161A" w:rsidRDefault="00393D9A" w:rsidP="00BE1BB6">
            <w:pPr>
              <w:jc w:val="center"/>
              <w:rPr>
                <w:rFonts w:eastAsia="Times New Roman"/>
                <w:sz w:val="16"/>
                <w:szCs w:val="16"/>
              </w:rPr>
            </w:pPr>
            <w:r w:rsidRPr="00A9161A">
              <w:rPr>
                <w:rFonts w:eastAsia="Times New Roman"/>
                <w:sz w:val="16"/>
                <w:szCs w:val="16"/>
              </w:rPr>
              <w:t>18</w:t>
            </w:r>
          </w:p>
        </w:tc>
        <w:tc>
          <w:tcPr>
            <w:tcW w:w="1512" w:type="dxa"/>
            <w:tcBorders>
              <w:top w:val="nil"/>
              <w:left w:val="nil"/>
              <w:bottom w:val="nil"/>
              <w:right w:val="nil"/>
            </w:tcBorders>
            <w:shd w:val="clear" w:color="auto" w:fill="auto"/>
            <w:noWrap/>
            <w:vAlign w:val="center"/>
            <w:hideMark/>
          </w:tcPr>
          <w:p w14:paraId="4C3B79B4" w14:textId="77777777" w:rsidR="00393D9A" w:rsidRPr="00A9161A" w:rsidRDefault="00393D9A" w:rsidP="00BE1BB6">
            <w:pPr>
              <w:jc w:val="center"/>
              <w:rPr>
                <w:rFonts w:eastAsia="Times New Roman"/>
                <w:sz w:val="16"/>
                <w:szCs w:val="16"/>
              </w:rPr>
            </w:pPr>
            <w:r w:rsidRPr="00A9161A">
              <w:rPr>
                <w:sz w:val="16"/>
                <w:szCs w:val="16"/>
              </w:rPr>
              <w:t>9:00 (0:53)</w:t>
            </w:r>
          </w:p>
        </w:tc>
        <w:tc>
          <w:tcPr>
            <w:tcW w:w="1583" w:type="dxa"/>
            <w:tcBorders>
              <w:top w:val="nil"/>
              <w:left w:val="nil"/>
              <w:bottom w:val="nil"/>
              <w:right w:val="nil"/>
            </w:tcBorders>
            <w:shd w:val="clear" w:color="auto" w:fill="auto"/>
            <w:noWrap/>
            <w:vAlign w:val="center"/>
            <w:hideMark/>
          </w:tcPr>
          <w:p w14:paraId="20B8C529" w14:textId="77777777" w:rsidR="00393D9A" w:rsidRPr="00A9161A" w:rsidRDefault="00393D9A" w:rsidP="00BE1BB6">
            <w:pPr>
              <w:jc w:val="center"/>
              <w:rPr>
                <w:rFonts w:eastAsia="Times New Roman"/>
                <w:sz w:val="16"/>
                <w:szCs w:val="16"/>
              </w:rPr>
            </w:pPr>
            <w:r w:rsidRPr="00A9161A">
              <w:rPr>
                <w:sz w:val="16"/>
                <w:szCs w:val="16"/>
              </w:rPr>
              <w:t>21:00 (2:00)</w:t>
            </w:r>
          </w:p>
        </w:tc>
        <w:tc>
          <w:tcPr>
            <w:tcW w:w="1675" w:type="dxa"/>
            <w:tcBorders>
              <w:top w:val="nil"/>
              <w:left w:val="nil"/>
              <w:bottom w:val="nil"/>
              <w:right w:val="nil"/>
            </w:tcBorders>
            <w:shd w:val="clear" w:color="auto" w:fill="auto"/>
            <w:noWrap/>
            <w:vAlign w:val="center"/>
            <w:hideMark/>
          </w:tcPr>
          <w:p w14:paraId="6B707668" w14:textId="77777777" w:rsidR="00393D9A" w:rsidRPr="00A9161A" w:rsidRDefault="00393D9A" w:rsidP="00BE1BB6">
            <w:pPr>
              <w:jc w:val="center"/>
              <w:rPr>
                <w:rFonts w:eastAsia="Times New Roman"/>
                <w:sz w:val="16"/>
                <w:szCs w:val="16"/>
              </w:rPr>
            </w:pPr>
            <w:r w:rsidRPr="00A9161A">
              <w:rPr>
                <w:sz w:val="16"/>
                <w:szCs w:val="16"/>
              </w:rPr>
              <w:t>3:07 (1:22)</w:t>
            </w:r>
          </w:p>
        </w:tc>
        <w:tc>
          <w:tcPr>
            <w:tcW w:w="1620" w:type="dxa"/>
            <w:tcBorders>
              <w:top w:val="nil"/>
              <w:left w:val="nil"/>
              <w:bottom w:val="nil"/>
              <w:right w:val="nil"/>
            </w:tcBorders>
            <w:shd w:val="clear" w:color="auto" w:fill="auto"/>
            <w:noWrap/>
            <w:vAlign w:val="center"/>
            <w:hideMark/>
          </w:tcPr>
          <w:p w14:paraId="547B5CAE" w14:textId="77777777" w:rsidR="00393D9A" w:rsidRPr="00A9161A" w:rsidRDefault="00393D9A" w:rsidP="00BE1BB6">
            <w:pPr>
              <w:jc w:val="center"/>
              <w:rPr>
                <w:rFonts w:eastAsia="Times New Roman"/>
                <w:sz w:val="16"/>
                <w:szCs w:val="16"/>
              </w:rPr>
            </w:pPr>
            <w:r w:rsidRPr="00A9161A">
              <w:rPr>
                <w:sz w:val="16"/>
                <w:szCs w:val="16"/>
              </w:rPr>
              <w:t>12.5 (1.62)</w:t>
            </w:r>
          </w:p>
        </w:tc>
      </w:tr>
      <w:tr w:rsidR="00393D9A" w:rsidRPr="00A9161A" w14:paraId="774C2AC8"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4CDD05BD"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5631F076"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54E2BFAC" w14:textId="77777777" w:rsidR="00393D9A" w:rsidRPr="00A9161A" w:rsidRDefault="00393D9A" w:rsidP="00BE1BB6">
            <w:pPr>
              <w:jc w:val="center"/>
              <w:rPr>
                <w:rFonts w:eastAsia="Times New Roman"/>
                <w:b/>
                <w:bCs/>
                <w:color w:val="FF0000"/>
                <w:sz w:val="16"/>
                <w:szCs w:val="16"/>
              </w:rPr>
            </w:pPr>
            <w:r w:rsidRPr="00A9161A">
              <w:rPr>
                <w:b/>
                <w:bCs/>
                <w:color w:val="FF0000"/>
                <w:sz w:val="16"/>
                <w:szCs w:val="16"/>
              </w:rPr>
              <w:t>0.017</w:t>
            </w:r>
          </w:p>
        </w:tc>
        <w:tc>
          <w:tcPr>
            <w:tcW w:w="1583" w:type="dxa"/>
            <w:tcBorders>
              <w:top w:val="nil"/>
              <w:left w:val="nil"/>
              <w:bottom w:val="nil"/>
              <w:right w:val="nil"/>
            </w:tcBorders>
            <w:shd w:val="clear" w:color="auto" w:fill="auto"/>
            <w:noWrap/>
            <w:vAlign w:val="center"/>
            <w:hideMark/>
          </w:tcPr>
          <w:p w14:paraId="19E01D67" w14:textId="77777777" w:rsidR="00393D9A" w:rsidRPr="00A9161A" w:rsidRDefault="00393D9A" w:rsidP="00BE1BB6">
            <w:pPr>
              <w:jc w:val="center"/>
              <w:rPr>
                <w:rFonts w:eastAsia="Times New Roman"/>
                <w:sz w:val="16"/>
                <w:szCs w:val="16"/>
              </w:rPr>
            </w:pPr>
            <w:r w:rsidRPr="00A9161A">
              <w:rPr>
                <w:b/>
                <w:bCs/>
                <w:color w:val="FF0000"/>
                <w:sz w:val="16"/>
                <w:szCs w:val="16"/>
              </w:rPr>
              <w:t>0.480</w:t>
            </w:r>
          </w:p>
        </w:tc>
        <w:tc>
          <w:tcPr>
            <w:tcW w:w="1675" w:type="dxa"/>
            <w:tcBorders>
              <w:top w:val="nil"/>
              <w:left w:val="nil"/>
              <w:bottom w:val="nil"/>
              <w:right w:val="nil"/>
            </w:tcBorders>
            <w:shd w:val="clear" w:color="auto" w:fill="auto"/>
            <w:noWrap/>
            <w:vAlign w:val="center"/>
            <w:hideMark/>
          </w:tcPr>
          <w:p w14:paraId="45D4ABD2" w14:textId="77777777" w:rsidR="00393D9A" w:rsidRPr="00A9161A" w:rsidRDefault="00393D9A" w:rsidP="00BE1BB6">
            <w:pPr>
              <w:jc w:val="center"/>
              <w:rPr>
                <w:rFonts w:eastAsia="Times New Roman"/>
                <w:b/>
                <w:bCs/>
                <w:color w:val="FF0000"/>
                <w:sz w:val="16"/>
                <w:szCs w:val="16"/>
              </w:rPr>
            </w:pPr>
            <w:r w:rsidRPr="00A9161A">
              <w:rPr>
                <w:sz w:val="16"/>
                <w:szCs w:val="16"/>
              </w:rPr>
              <w:t>0.093</w:t>
            </w:r>
          </w:p>
        </w:tc>
        <w:tc>
          <w:tcPr>
            <w:tcW w:w="1620" w:type="dxa"/>
            <w:tcBorders>
              <w:top w:val="nil"/>
              <w:left w:val="nil"/>
              <w:bottom w:val="nil"/>
              <w:right w:val="nil"/>
            </w:tcBorders>
            <w:shd w:val="clear" w:color="auto" w:fill="auto"/>
            <w:noWrap/>
            <w:vAlign w:val="center"/>
            <w:hideMark/>
          </w:tcPr>
          <w:p w14:paraId="0AD061FF" w14:textId="77777777" w:rsidR="00393D9A" w:rsidRPr="00A9161A" w:rsidRDefault="00393D9A" w:rsidP="00BE1BB6">
            <w:pPr>
              <w:jc w:val="center"/>
              <w:rPr>
                <w:rFonts w:eastAsia="Times New Roman"/>
                <w:sz w:val="16"/>
                <w:szCs w:val="16"/>
              </w:rPr>
            </w:pPr>
            <w:r w:rsidRPr="00A9161A">
              <w:rPr>
                <w:sz w:val="16"/>
                <w:szCs w:val="16"/>
              </w:rPr>
              <w:t>0.11</w:t>
            </w:r>
          </w:p>
        </w:tc>
      </w:tr>
      <w:tr w:rsidR="00393D9A" w:rsidRPr="00A9161A" w14:paraId="7D27B1EB"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40122EDF" w14:textId="77777777" w:rsidR="00393D9A" w:rsidRPr="00A9161A" w:rsidRDefault="00393D9A" w:rsidP="00BE1BB6">
            <w:pPr>
              <w:rPr>
                <w:rFonts w:eastAsia="Times New Roman"/>
                <w:sz w:val="16"/>
                <w:szCs w:val="16"/>
              </w:rPr>
            </w:pPr>
            <w:r w:rsidRPr="00A9161A">
              <w:rPr>
                <w:rFonts w:eastAsia="Times New Roman"/>
                <w:sz w:val="16"/>
                <w:szCs w:val="16"/>
              </w:rPr>
              <w:t>Maternal Age</w:t>
            </w:r>
          </w:p>
        </w:tc>
        <w:tc>
          <w:tcPr>
            <w:tcW w:w="1080" w:type="dxa"/>
            <w:tcBorders>
              <w:top w:val="nil"/>
              <w:left w:val="nil"/>
              <w:bottom w:val="nil"/>
              <w:right w:val="nil"/>
            </w:tcBorders>
            <w:shd w:val="clear" w:color="000000" w:fill="FCE4D6"/>
            <w:noWrap/>
            <w:vAlign w:val="center"/>
            <w:hideMark/>
          </w:tcPr>
          <w:p w14:paraId="149CF05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63BDE0F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066C8B5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0D2A957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35B5090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6B64205E"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76E191E8"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&lt;35yo</w:t>
            </w:r>
          </w:p>
        </w:tc>
        <w:tc>
          <w:tcPr>
            <w:tcW w:w="1080" w:type="dxa"/>
            <w:tcBorders>
              <w:top w:val="nil"/>
              <w:left w:val="nil"/>
              <w:bottom w:val="nil"/>
              <w:right w:val="nil"/>
            </w:tcBorders>
            <w:shd w:val="clear" w:color="auto" w:fill="auto"/>
            <w:noWrap/>
            <w:vAlign w:val="center"/>
            <w:hideMark/>
          </w:tcPr>
          <w:p w14:paraId="46A77621" w14:textId="77777777" w:rsidR="00393D9A" w:rsidRPr="00A9161A" w:rsidRDefault="00393D9A" w:rsidP="00BE1BB6">
            <w:pPr>
              <w:jc w:val="center"/>
              <w:rPr>
                <w:rFonts w:eastAsia="Times New Roman"/>
                <w:sz w:val="16"/>
                <w:szCs w:val="16"/>
              </w:rPr>
            </w:pPr>
            <w:r w:rsidRPr="00A9161A">
              <w:rPr>
                <w:rFonts w:eastAsia="Times New Roman"/>
                <w:sz w:val="16"/>
                <w:szCs w:val="16"/>
              </w:rPr>
              <w:t>43</w:t>
            </w:r>
          </w:p>
        </w:tc>
        <w:tc>
          <w:tcPr>
            <w:tcW w:w="1512" w:type="dxa"/>
            <w:tcBorders>
              <w:top w:val="nil"/>
              <w:left w:val="nil"/>
              <w:bottom w:val="nil"/>
              <w:right w:val="nil"/>
            </w:tcBorders>
            <w:shd w:val="clear" w:color="auto" w:fill="auto"/>
            <w:noWrap/>
            <w:vAlign w:val="center"/>
            <w:hideMark/>
          </w:tcPr>
          <w:p w14:paraId="216BABC7" w14:textId="77777777" w:rsidR="00393D9A" w:rsidRPr="00A9161A" w:rsidRDefault="00393D9A" w:rsidP="00BE1BB6">
            <w:pPr>
              <w:jc w:val="center"/>
              <w:rPr>
                <w:rFonts w:eastAsia="Times New Roman"/>
                <w:sz w:val="16"/>
                <w:szCs w:val="16"/>
              </w:rPr>
            </w:pPr>
            <w:r w:rsidRPr="00A9161A">
              <w:rPr>
                <w:sz w:val="16"/>
                <w:szCs w:val="16"/>
              </w:rPr>
              <w:t>8:45 (1:30)</w:t>
            </w:r>
          </w:p>
        </w:tc>
        <w:tc>
          <w:tcPr>
            <w:tcW w:w="1583" w:type="dxa"/>
            <w:tcBorders>
              <w:top w:val="nil"/>
              <w:left w:val="nil"/>
              <w:bottom w:val="nil"/>
              <w:right w:val="nil"/>
            </w:tcBorders>
            <w:shd w:val="clear" w:color="auto" w:fill="auto"/>
            <w:noWrap/>
            <w:vAlign w:val="center"/>
            <w:hideMark/>
          </w:tcPr>
          <w:p w14:paraId="3AA9B853" w14:textId="77777777" w:rsidR="00393D9A" w:rsidRPr="00A9161A" w:rsidRDefault="00393D9A" w:rsidP="00BE1BB6">
            <w:pPr>
              <w:jc w:val="center"/>
              <w:rPr>
                <w:rFonts w:eastAsia="Times New Roman"/>
                <w:sz w:val="16"/>
                <w:szCs w:val="16"/>
              </w:rPr>
            </w:pPr>
            <w:r w:rsidRPr="00A9161A">
              <w:rPr>
                <w:sz w:val="16"/>
                <w:szCs w:val="16"/>
              </w:rPr>
              <w:t>21:00 (1:37)</w:t>
            </w:r>
          </w:p>
        </w:tc>
        <w:tc>
          <w:tcPr>
            <w:tcW w:w="1675" w:type="dxa"/>
            <w:tcBorders>
              <w:top w:val="nil"/>
              <w:left w:val="nil"/>
              <w:bottom w:val="nil"/>
              <w:right w:val="nil"/>
            </w:tcBorders>
            <w:shd w:val="clear" w:color="auto" w:fill="auto"/>
            <w:noWrap/>
            <w:vAlign w:val="center"/>
            <w:hideMark/>
          </w:tcPr>
          <w:p w14:paraId="1C11297D" w14:textId="77777777" w:rsidR="00393D9A" w:rsidRPr="00A9161A" w:rsidRDefault="00393D9A" w:rsidP="00BE1BB6">
            <w:pPr>
              <w:jc w:val="center"/>
              <w:rPr>
                <w:rFonts w:eastAsia="Times New Roman"/>
                <w:sz w:val="16"/>
                <w:szCs w:val="16"/>
              </w:rPr>
            </w:pPr>
            <w:r w:rsidRPr="00A9161A">
              <w:rPr>
                <w:sz w:val="16"/>
                <w:szCs w:val="16"/>
              </w:rPr>
              <w:t>3:00 (1:22)</w:t>
            </w:r>
          </w:p>
        </w:tc>
        <w:tc>
          <w:tcPr>
            <w:tcW w:w="1620" w:type="dxa"/>
            <w:tcBorders>
              <w:top w:val="nil"/>
              <w:left w:val="nil"/>
              <w:bottom w:val="nil"/>
              <w:right w:val="nil"/>
            </w:tcBorders>
            <w:shd w:val="clear" w:color="auto" w:fill="auto"/>
            <w:noWrap/>
            <w:vAlign w:val="center"/>
            <w:hideMark/>
          </w:tcPr>
          <w:p w14:paraId="59715203" w14:textId="77777777" w:rsidR="00393D9A" w:rsidRPr="00A9161A" w:rsidRDefault="00393D9A" w:rsidP="00BE1BB6">
            <w:pPr>
              <w:jc w:val="center"/>
              <w:rPr>
                <w:rFonts w:eastAsia="Times New Roman"/>
                <w:sz w:val="16"/>
                <w:szCs w:val="16"/>
              </w:rPr>
            </w:pPr>
            <w:r w:rsidRPr="00A9161A">
              <w:rPr>
                <w:sz w:val="16"/>
                <w:szCs w:val="16"/>
              </w:rPr>
              <w:t>12.0 (2.12)</w:t>
            </w:r>
          </w:p>
        </w:tc>
      </w:tr>
      <w:tr w:rsidR="00393D9A" w:rsidRPr="00A9161A" w14:paraId="1994547C"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7B3AA9D6"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more than 35 years</w:t>
            </w:r>
          </w:p>
        </w:tc>
        <w:tc>
          <w:tcPr>
            <w:tcW w:w="1080" w:type="dxa"/>
            <w:tcBorders>
              <w:top w:val="nil"/>
              <w:left w:val="nil"/>
              <w:bottom w:val="nil"/>
              <w:right w:val="nil"/>
            </w:tcBorders>
            <w:shd w:val="clear" w:color="auto" w:fill="auto"/>
            <w:noWrap/>
            <w:vAlign w:val="center"/>
            <w:hideMark/>
          </w:tcPr>
          <w:p w14:paraId="149261F8" w14:textId="77777777" w:rsidR="00393D9A" w:rsidRPr="00A9161A" w:rsidRDefault="00393D9A" w:rsidP="00BE1BB6">
            <w:pPr>
              <w:jc w:val="center"/>
              <w:rPr>
                <w:rFonts w:eastAsia="Times New Roman"/>
                <w:sz w:val="16"/>
                <w:szCs w:val="16"/>
              </w:rPr>
            </w:pPr>
            <w:r w:rsidRPr="00A9161A">
              <w:rPr>
                <w:rFonts w:eastAsia="Times New Roman"/>
                <w:sz w:val="16"/>
                <w:szCs w:val="16"/>
              </w:rPr>
              <w:t>18</w:t>
            </w:r>
          </w:p>
        </w:tc>
        <w:tc>
          <w:tcPr>
            <w:tcW w:w="1512" w:type="dxa"/>
            <w:tcBorders>
              <w:top w:val="nil"/>
              <w:left w:val="nil"/>
              <w:bottom w:val="nil"/>
              <w:right w:val="nil"/>
            </w:tcBorders>
            <w:shd w:val="clear" w:color="auto" w:fill="auto"/>
            <w:noWrap/>
            <w:vAlign w:val="center"/>
            <w:hideMark/>
          </w:tcPr>
          <w:p w14:paraId="4EC517DF" w14:textId="77777777" w:rsidR="00393D9A" w:rsidRPr="00A9161A" w:rsidRDefault="00393D9A" w:rsidP="00BE1BB6">
            <w:pPr>
              <w:jc w:val="center"/>
              <w:rPr>
                <w:rFonts w:eastAsia="Times New Roman"/>
                <w:sz w:val="16"/>
                <w:szCs w:val="16"/>
              </w:rPr>
            </w:pPr>
            <w:r w:rsidRPr="00A9161A">
              <w:rPr>
                <w:sz w:val="16"/>
                <w:szCs w:val="16"/>
              </w:rPr>
              <w:t>9:00 (0:45)</w:t>
            </w:r>
          </w:p>
        </w:tc>
        <w:tc>
          <w:tcPr>
            <w:tcW w:w="1583" w:type="dxa"/>
            <w:tcBorders>
              <w:top w:val="nil"/>
              <w:left w:val="nil"/>
              <w:bottom w:val="nil"/>
              <w:right w:val="nil"/>
            </w:tcBorders>
            <w:shd w:val="clear" w:color="auto" w:fill="auto"/>
            <w:noWrap/>
            <w:vAlign w:val="center"/>
            <w:hideMark/>
          </w:tcPr>
          <w:p w14:paraId="7A31A95D" w14:textId="77777777" w:rsidR="00393D9A" w:rsidRPr="00A9161A" w:rsidRDefault="00393D9A" w:rsidP="00BE1BB6">
            <w:pPr>
              <w:jc w:val="center"/>
              <w:rPr>
                <w:rFonts w:eastAsia="Times New Roman"/>
                <w:sz w:val="16"/>
                <w:szCs w:val="16"/>
              </w:rPr>
            </w:pPr>
            <w:r w:rsidRPr="00A9161A">
              <w:rPr>
                <w:sz w:val="16"/>
                <w:szCs w:val="16"/>
              </w:rPr>
              <w:t>21:00 (1:45)</w:t>
            </w:r>
          </w:p>
        </w:tc>
        <w:tc>
          <w:tcPr>
            <w:tcW w:w="1675" w:type="dxa"/>
            <w:tcBorders>
              <w:top w:val="nil"/>
              <w:left w:val="nil"/>
              <w:bottom w:val="nil"/>
              <w:right w:val="nil"/>
            </w:tcBorders>
            <w:shd w:val="clear" w:color="auto" w:fill="auto"/>
            <w:noWrap/>
            <w:vAlign w:val="center"/>
            <w:hideMark/>
          </w:tcPr>
          <w:p w14:paraId="5E3B4F71" w14:textId="77777777" w:rsidR="00393D9A" w:rsidRPr="00A9161A" w:rsidRDefault="00393D9A" w:rsidP="00BE1BB6">
            <w:pPr>
              <w:jc w:val="center"/>
              <w:rPr>
                <w:rFonts w:eastAsia="Times New Roman"/>
                <w:sz w:val="16"/>
                <w:szCs w:val="16"/>
              </w:rPr>
            </w:pPr>
            <w:r w:rsidRPr="00A9161A">
              <w:rPr>
                <w:sz w:val="16"/>
                <w:szCs w:val="16"/>
              </w:rPr>
              <w:t>2:45 (1:00)</w:t>
            </w:r>
          </w:p>
        </w:tc>
        <w:tc>
          <w:tcPr>
            <w:tcW w:w="1620" w:type="dxa"/>
            <w:tcBorders>
              <w:top w:val="nil"/>
              <w:left w:val="nil"/>
              <w:bottom w:val="nil"/>
              <w:right w:val="nil"/>
            </w:tcBorders>
            <w:shd w:val="clear" w:color="auto" w:fill="auto"/>
            <w:noWrap/>
            <w:vAlign w:val="center"/>
            <w:hideMark/>
          </w:tcPr>
          <w:p w14:paraId="2463893B" w14:textId="77777777" w:rsidR="00393D9A" w:rsidRPr="00A9161A" w:rsidRDefault="00393D9A" w:rsidP="00BE1BB6">
            <w:pPr>
              <w:jc w:val="center"/>
              <w:rPr>
                <w:rFonts w:eastAsia="Times New Roman"/>
                <w:sz w:val="16"/>
                <w:szCs w:val="16"/>
              </w:rPr>
            </w:pPr>
            <w:r w:rsidRPr="00A9161A">
              <w:rPr>
                <w:sz w:val="16"/>
                <w:szCs w:val="16"/>
              </w:rPr>
              <w:t>11.5 (2.50)</w:t>
            </w:r>
          </w:p>
        </w:tc>
      </w:tr>
      <w:tr w:rsidR="00393D9A" w:rsidRPr="00A9161A" w14:paraId="5FFFD6D4"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6A79C76D"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5CE48B25"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46BAEF85" w14:textId="77777777" w:rsidR="00393D9A" w:rsidRPr="00A9161A" w:rsidRDefault="00393D9A" w:rsidP="00BE1BB6">
            <w:pPr>
              <w:jc w:val="center"/>
              <w:rPr>
                <w:rFonts w:eastAsia="Times New Roman"/>
                <w:sz w:val="16"/>
                <w:szCs w:val="16"/>
              </w:rPr>
            </w:pPr>
            <w:r w:rsidRPr="00A9161A">
              <w:rPr>
                <w:sz w:val="16"/>
                <w:szCs w:val="16"/>
              </w:rPr>
              <w:t>0.99</w:t>
            </w:r>
          </w:p>
        </w:tc>
        <w:tc>
          <w:tcPr>
            <w:tcW w:w="1583" w:type="dxa"/>
            <w:tcBorders>
              <w:top w:val="nil"/>
              <w:left w:val="nil"/>
              <w:bottom w:val="nil"/>
              <w:right w:val="nil"/>
            </w:tcBorders>
            <w:shd w:val="clear" w:color="auto" w:fill="auto"/>
            <w:noWrap/>
            <w:vAlign w:val="center"/>
            <w:hideMark/>
          </w:tcPr>
          <w:p w14:paraId="0C839C6F" w14:textId="77777777" w:rsidR="00393D9A" w:rsidRPr="00A9161A" w:rsidRDefault="00393D9A" w:rsidP="00BE1BB6">
            <w:pPr>
              <w:jc w:val="center"/>
              <w:rPr>
                <w:rFonts w:eastAsia="Times New Roman"/>
                <w:sz w:val="16"/>
                <w:szCs w:val="16"/>
              </w:rPr>
            </w:pPr>
            <w:r w:rsidRPr="00A9161A">
              <w:rPr>
                <w:sz w:val="16"/>
                <w:szCs w:val="16"/>
              </w:rPr>
              <w:t>0.67</w:t>
            </w:r>
          </w:p>
        </w:tc>
        <w:tc>
          <w:tcPr>
            <w:tcW w:w="1675" w:type="dxa"/>
            <w:tcBorders>
              <w:top w:val="nil"/>
              <w:left w:val="nil"/>
              <w:bottom w:val="nil"/>
              <w:right w:val="nil"/>
            </w:tcBorders>
            <w:shd w:val="clear" w:color="auto" w:fill="auto"/>
            <w:noWrap/>
            <w:vAlign w:val="center"/>
            <w:hideMark/>
          </w:tcPr>
          <w:p w14:paraId="3014FD01" w14:textId="77777777" w:rsidR="00393D9A" w:rsidRPr="00A9161A" w:rsidRDefault="00393D9A" w:rsidP="00BE1BB6">
            <w:pPr>
              <w:jc w:val="center"/>
              <w:rPr>
                <w:rFonts w:eastAsia="Times New Roman"/>
                <w:sz w:val="16"/>
                <w:szCs w:val="16"/>
              </w:rPr>
            </w:pPr>
            <w:r w:rsidRPr="00A9161A">
              <w:rPr>
                <w:sz w:val="16"/>
                <w:szCs w:val="16"/>
              </w:rPr>
              <w:t>0.78</w:t>
            </w:r>
          </w:p>
        </w:tc>
        <w:tc>
          <w:tcPr>
            <w:tcW w:w="1620" w:type="dxa"/>
            <w:tcBorders>
              <w:top w:val="nil"/>
              <w:left w:val="nil"/>
              <w:bottom w:val="nil"/>
              <w:right w:val="nil"/>
            </w:tcBorders>
            <w:shd w:val="clear" w:color="auto" w:fill="auto"/>
            <w:noWrap/>
            <w:vAlign w:val="center"/>
            <w:hideMark/>
          </w:tcPr>
          <w:p w14:paraId="303AEF6C" w14:textId="77777777" w:rsidR="00393D9A" w:rsidRPr="00A9161A" w:rsidRDefault="00393D9A" w:rsidP="00BE1BB6">
            <w:pPr>
              <w:jc w:val="center"/>
              <w:rPr>
                <w:rFonts w:eastAsia="Times New Roman"/>
                <w:sz w:val="16"/>
                <w:szCs w:val="16"/>
              </w:rPr>
            </w:pPr>
            <w:r w:rsidRPr="00A9161A">
              <w:rPr>
                <w:sz w:val="16"/>
                <w:szCs w:val="16"/>
              </w:rPr>
              <w:t>0.32</w:t>
            </w:r>
          </w:p>
        </w:tc>
      </w:tr>
      <w:tr w:rsidR="00393D9A" w:rsidRPr="00A9161A" w14:paraId="203E5A5F"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74E15FA0" w14:textId="77777777" w:rsidR="00393D9A" w:rsidRPr="00A9161A" w:rsidRDefault="00393D9A" w:rsidP="00BE1BB6">
            <w:pPr>
              <w:rPr>
                <w:rFonts w:eastAsia="Times New Roman"/>
                <w:sz w:val="16"/>
                <w:szCs w:val="16"/>
              </w:rPr>
            </w:pPr>
            <w:r w:rsidRPr="00A9161A">
              <w:rPr>
                <w:rFonts w:eastAsia="Times New Roman"/>
                <w:sz w:val="16"/>
                <w:szCs w:val="16"/>
              </w:rPr>
              <w:t>Parity</w:t>
            </w:r>
          </w:p>
        </w:tc>
        <w:tc>
          <w:tcPr>
            <w:tcW w:w="1080" w:type="dxa"/>
            <w:tcBorders>
              <w:top w:val="nil"/>
              <w:left w:val="nil"/>
              <w:bottom w:val="nil"/>
              <w:right w:val="nil"/>
            </w:tcBorders>
            <w:shd w:val="clear" w:color="000000" w:fill="FCE4D6"/>
            <w:noWrap/>
            <w:vAlign w:val="center"/>
            <w:hideMark/>
          </w:tcPr>
          <w:p w14:paraId="051E6A73" w14:textId="77777777" w:rsidR="00393D9A" w:rsidRPr="00A9161A" w:rsidRDefault="00393D9A" w:rsidP="00BE1BB6">
            <w:pPr>
              <w:jc w:val="center"/>
              <w:rPr>
                <w:rFonts w:eastAsia="Times New Roman"/>
                <w:b/>
                <w:bCs/>
                <w:sz w:val="16"/>
                <w:szCs w:val="16"/>
              </w:rPr>
            </w:pPr>
            <w:r w:rsidRPr="00A9161A">
              <w:rPr>
                <w:rFonts w:eastAsia="Times New Roman"/>
                <w:b/>
                <w:bCs/>
                <w:sz w:val="16"/>
                <w:szCs w:val="16"/>
              </w:rPr>
              <w:t> </w:t>
            </w:r>
          </w:p>
        </w:tc>
        <w:tc>
          <w:tcPr>
            <w:tcW w:w="1512" w:type="dxa"/>
            <w:tcBorders>
              <w:top w:val="nil"/>
              <w:left w:val="nil"/>
              <w:bottom w:val="nil"/>
              <w:right w:val="nil"/>
            </w:tcBorders>
            <w:shd w:val="clear" w:color="000000" w:fill="FCE4D6"/>
            <w:noWrap/>
            <w:vAlign w:val="bottom"/>
            <w:hideMark/>
          </w:tcPr>
          <w:p w14:paraId="7AE671D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75AA9B3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2D12C53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44237B4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659C4E4F" w14:textId="77777777" w:rsidTr="001F0CBF">
        <w:trPr>
          <w:gridAfter w:val="1"/>
          <w:wAfter w:w="1849" w:type="dxa"/>
          <w:trHeight w:val="320"/>
        </w:trPr>
        <w:tc>
          <w:tcPr>
            <w:tcW w:w="2155" w:type="dxa"/>
            <w:tcBorders>
              <w:top w:val="nil"/>
              <w:left w:val="nil"/>
              <w:bottom w:val="nil"/>
              <w:right w:val="nil"/>
            </w:tcBorders>
            <w:shd w:val="clear" w:color="auto" w:fill="auto"/>
            <w:vAlign w:val="bottom"/>
            <w:hideMark/>
          </w:tcPr>
          <w:p w14:paraId="131DABBB"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0</w:t>
            </w:r>
          </w:p>
        </w:tc>
        <w:tc>
          <w:tcPr>
            <w:tcW w:w="1080" w:type="dxa"/>
            <w:tcBorders>
              <w:top w:val="nil"/>
              <w:left w:val="nil"/>
              <w:bottom w:val="nil"/>
              <w:right w:val="nil"/>
            </w:tcBorders>
            <w:shd w:val="clear" w:color="auto" w:fill="auto"/>
            <w:noWrap/>
            <w:vAlign w:val="center"/>
            <w:hideMark/>
          </w:tcPr>
          <w:p w14:paraId="7451E7C4" w14:textId="77777777" w:rsidR="00393D9A" w:rsidRPr="00A9161A" w:rsidRDefault="00393D9A" w:rsidP="00BE1BB6">
            <w:pPr>
              <w:jc w:val="center"/>
              <w:rPr>
                <w:rFonts w:eastAsia="Times New Roman"/>
                <w:sz w:val="16"/>
                <w:szCs w:val="16"/>
              </w:rPr>
            </w:pPr>
            <w:r w:rsidRPr="00A9161A">
              <w:rPr>
                <w:rFonts w:eastAsia="Times New Roman"/>
                <w:sz w:val="16"/>
                <w:szCs w:val="16"/>
              </w:rPr>
              <w:t>26</w:t>
            </w:r>
          </w:p>
        </w:tc>
        <w:tc>
          <w:tcPr>
            <w:tcW w:w="1512" w:type="dxa"/>
            <w:tcBorders>
              <w:top w:val="nil"/>
              <w:left w:val="nil"/>
              <w:bottom w:val="nil"/>
              <w:right w:val="nil"/>
            </w:tcBorders>
            <w:shd w:val="clear" w:color="auto" w:fill="auto"/>
            <w:noWrap/>
            <w:vAlign w:val="center"/>
            <w:hideMark/>
          </w:tcPr>
          <w:p w14:paraId="05354B4F" w14:textId="77777777" w:rsidR="00393D9A" w:rsidRPr="00A9161A" w:rsidRDefault="00393D9A" w:rsidP="00BE1BB6">
            <w:pPr>
              <w:jc w:val="center"/>
              <w:rPr>
                <w:rFonts w:eastAsia="Times New Roman"/>
                <w:sz w:val="16"/>
                <w:szCs w:val="16"/>
              </w:rPr>
            </w:pPr>
            <w:r w:rsidRPr="00A9161A">
              <w:rPr>
                <w:sz w:val="16"/>
                <w:szCs w:val="16"/>
              </w:rPr>
              <w:t>9:00 (1:38)</w:t>
            </w:r>
          </w:p>
        </w:tc>
        <w:tc>
          <w:tcPr>
            <w:tcW w:w="1583" w:type="dxa"/>
            <w:tcBorders>
              <w:top w:val="nil"/>
              <w:left w:val="nil"/>
              <w:bottom w:val="nil"/>
              <w:right w:val="nil"/>
            </w:tcBorders>
            <w:shd w:val="clear" w:color="auto" w:fill="auto"/>
            <w:noWrap/>
            <w:vAlign w:val="center"/>
            <w:hideMark/>
          </w:tcPr>
          <w:p w14:paraId="6896C7F9" w14:textId="77777777" w:rsidR="00393D9A" w:rsidRPr="00A9161A" w:rsidRDefault="00393D9A" w:rsidP="00BE1BB6">
            <w:pPr>
              <w:jc w:val="center"/>
              <w:rPr>
                <w:rFonts w:eastAsia="Times New Roman"/>
                <w:sz w:val="16"/>
                <w:szCs w:val="16"/>
              </w:rPr>
            </w:pPr>
            <w:r w:rsidRPr="00A9161A">
              <w:rPr>
                <w:sz w:val="16"/>
                <w:szCs w:val="16"/>
              </w:rPr>
              <w:t>21:00 (1:22)</w:t>
            </w:r>
          </w:p>
        </w:tc>
        <w:tc>
          <w:tcPr>
            <w:tcW w:w="1675" w:type="dxa"/>
            <w:tcBorders>
              <w:top w:val="nil"/>
              <w:left w:val="nil"/>
              <w:bottom w:val="nil"/>
              <w:right w:val="nil"/>
            </w:tcBorders>
            <w:shd w:val="clear" w:color="auto" w:fill="auto"/>
            <w:noWrap/>
            <w:vAlign w:val="center"/>
            <w:hideMark/>
          </w:tcPr>
          <w:p w14:paraId="7B829716" w14:textId="77777777" w:rsidR="00393D9A" w:rsidRPr="00A9161A" w:rsidRDefault="00393D9A" w:rsidP="00BE1BB6">
            <w:pPr>
              <w:jc w:val="center"/>
              <w:rPr>
                <w:rFonts w:eastAsia="Times New Roman"/>
                <w:sz w:val="16"/>
                <w:szCs w:val="16"/>
              </w:rPr>
            </w:pPr>
            <w:r w:rsidRPr="00A9161A">
              <w:rPr>
                <w:sz w:val="16"/>
                <w:szCs w:val="16"/>
              </w:rPr>
              <w:t>3:07 (0:52)</w:t>
            </w:r>
          </w:p>
        </w:tc>
        <w:tc>
          <w:tcPr>
            <w:tcW w:w="1620" w:type="dxa"/>
            <w:tcBorders>
              <w:top w:val="nil"/>
              <w:left w:val="nil"/>
              <w:bottom w:val="nil"/>
              <w:right w:val="nil"/>
            </w:tcBorders>
            <w:shd w:val="clear" w:color="auto" w:fill="auto"/>
            <w:noWrap/>
            <w:vAlign w:val="center"/>
            <w:hideMark/>
          </w:tcPr>
          <w:p w14:paraId="5BEB1BF4" w14:textId="77777777" w:rsidR="00393D9A" w:rsidRPr="00A9161A" w:rsidRDefault="00393D9A" w:rsidP="00BE1BB6">
            <w:pPr>
              <w:jc w:val="center"/>
              <w:rPr>
                <w:rFonts w:eastAsia="Times New Roman"/>
                <w:sz w:val="16"/>
                <w:szCs w:val="16"/>
              </w:rPr>
            </w:pPr>
            <w:r w:rsidRPr="00A9161A">
              <w:rPr>
                <w:sz w:val="16"/>
                <w:szCs w:val="16"/>
              </w:rPr>
              <w:t>12.0 (2.00)</w:t>
            </w:r>
          </w:p>
        </w:tc>
      </w:tr>
      <w:tr w:rsidR="00393D9A" w:rsidRPr="00A9161A" w14:paraId="5F9C4286"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38751167"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1+</w:t>
            </w:r>
          </w:p>
        </w:tc>
        <w:tc>
          <w:tcPr>
            <w:tcW w:w="1080" w:type="dxa"/>
            <w:tcBorders>
              <w:top w:val="nil"/>
              <w:left w:val="nil"/>
              <w:bottom w:val="nil"/>
              <w:right w:val="nil"/>
            </w:tcBorders>
            <w:shd w:val="clear" w:color="auto" w:fill="auto"/>
            <w:noWrap/>
            <w:vAlign w:val="center"/>
            <w:hideMark/>
          </w:tcPr>
          <w:p w14:paraId="7E297B0D" w14:textId="77777777" w:rsidR="00393D9A" w:rsidRPr="00A9161A" w:rsidRDefault="00393D9A" w:rsidP="00BE1BB6">
            <w:pPr>
              <w:jc w:val="center"/>
              <w:rPr>
                <w:rFonts w:eastAsia="Times New Roman"/>
                <w:sz w:val="16"/>
                <w:szCs w:val="16"/>
              </w:rPr>
            </w:pPr>
            <w:r w:rsidRPr="00A9161A">
              <w:rPr>
                <w:rFonts w:eastAsia="Times New Roman"/>
                <w:sz w:val="16"/>
                <w:szCs w:val="16"/>
              </w:rPr>
              <w:t>36</w:t>
            </w:r>
          </w:p>
        </w:tc>
        <w:tc>
          <w:tcPr>
            <w:tcW w:w="1512" w:type="dxa"/>
            <w:tcBorders>
              <w:top w:val="nil"/>
              <w:left w:val="nil"/>
              <w:bottom w:val="nil"/>
              <w:right w:val="nil"/>
            </w:tcBorders>
            <w:shd w:val="clear" w:color="auto" w:fill="auto"/>
            <w:noWrap/>
            <w:vAlign w:val="center"/>
            <w:hideMark/>
          </w:tcPr>
          <w:p w14:paraId="18628B60" w14:textId="77777777" w:rsidR="00393D9A" w:rsidRPr="00A9161A" w:rsidRDefault="00393D9A" w:rsidP="00BE1BB6">
            <w:pPr>
              <w:jc w:val="center"/>
              <w:rPr>
                <w:rFonts w:eastAsia="Times New Roman"/>
                <w:sz w:val="16"/>
                <w:szCs w:val="16"/>
              </w:rPr>
            </w:pPr>
            <w:r w:rsidRPr="00A9161A">
              <w:rPr>
                <w:sz w:val="16"/>
                <w:szCs w:val="16"/>
              </w:rPr>
              <w:t>8:45 (1:00)</w:t>
            </w:r>
          </w:p>
        </w:tc>
        <w:tc>
          <w:tcPr>
            <w:tcW w:w="1583" w:type="dxa"/>
            <w:tcBorders>
              <w:top w:val="nil"/>
              <w:left w:val="nil"/>
              <w:bottom w:val="nil"/>
              <w:right w:val="nil"/>
            </w:tcBorders>
            <w:shd w:val="clear" w:color="auto" w:fill="auto"/>
            <w:noWrap/>
            <w:vAlign w:val="center"/>
            <w:hideMark/>
          </w:tcPr>
          <w:p w14:paraId="178999D9" w14:textId="77777777" w:rsidR="00393D9A" w:rsidRPr="00A9161A" w:rsidRDefault="00393D9A" w:rsidP="00BE1BB6">
            <w:pPr>
              <w:jc w:val="center"/>
              <w:rPr>
                <w:rFonts w:eastAsia="Times New Roman"/>
                <w:sz w:val="16"/>
                <w:szCs w:val="16"/>
              </w:rPr>
            </w:pPr>
            <w:r w:rsidRPr="00A9161A">
              <w:rPr>
                <w:sz w:val="16"/>
                <w:szCs w:val="16"/>
              </w:rPr>
              <w:t>20:45 (1:30)</w:t>
            </w:r>
          </w:p>
        </w:tc>
        <w:tc>
          <w:tcPr>
            <w:tcW w:w="1675" w:type="dxa"/>
            <w:tcBorders>
              <w:top w:val="nil"/>
              <w:left w:val="nil"/>
              <w:bottom w:val="nil"/>
              <w:right w:val="nil"/>
            </w:tcBorders>
            <w:shd w:val="clear" w:color="auto" w:fill="auto"/>
            <w:noWrap/>
            <w:vAlign w:val="center"/>
            <w:hideMark/>
          </w:tcPr>
          <w:p w14:paraId="14DFE79C" w14:textId="77777777" w:rsidR="00393D9A" w:rsidRPr="00A9161A" w:rsidRDefault="00393D9A" w:rsidP="00BE1BB6">
            <w:pPr>
              <w:jc w:val="center"/>
              <w:rPr>
                <w:rFonts w:eastAsia="Times New Roman"/>
                <w:sz w:val="16"/>
                <w:szCs w:val="16"/>
              </w:rPr>
            </w:pPr>
            <w:r w:rsidRPr="00A9161A">
              <w:rPr>
                <w:sz w:val="16"/>
                <w:szCs w:val="16"/>
              </w:rPr>
              <w:t>2:30 (1:15)</w:t>
            </w:r>
          </w:p>
        </w:tc>
        <w:tc>
          <w:tcPr>
            <w:tcW w:w="1620" w:type="dxa"/>
            <w:tcBorders>
              <w:top w:val="nil"/>
              <w:left w:val="nil"/>
              <w:bottom w:val="nil"/>
              <w:right w:val="nil"/>
            </w:tcBorders>
            <w:shd w:val="clear" w:color="auto" w:fill="auto"/>
            <w:noWrap/>
            <w:vAlign w:val="center"/>
            <w:hideMark/>
          </w:tcPr>
          <w:p w14:paraId="6CC513FA" w14:textId="77777777" w:rsidR="00393D9A" w:rsidRPr="00A9161A" w:rsidRDefault="00393D9A" w:rsidP="00BE1BB6">
            <w:pPr>
              <w:jc w:val="center"/>
              <w:rPr>
                <w:rFonts w:eastAsia="Times New Roman"/>
                <w:sz w:val="16"/>
                <w:szCs w:val="16"/>
              </w:rPr>
            </w:pPr>
            <w:r w:rsidRPr="00A9161A">
              <w:rPr>
                <w:sz w:val="16"/>
                <w:szCs w:val="16"/>
              </w:rPr>
              <w:t>12.0 (2.12)</w:t>
            </w:r>
          </w:p>
        </w:tc>
      </w:tr>
      <w:tr w:rsidR="00393D9A" w:rsidRPr="00A9161A" w14:paraId="5051B6FD"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08B0ED51"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068CFFB7"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6A3AC74D" w14:textId="77777777" w:rsidR="00393D9A" w:rsidRPr="00A9161A" w:rsidRDefault="00393D9A" w:rsidP="00BE1BB6">
            <w:pPr>
              <w:jc w:val="center"/>
              <w:rPr>
                <w:rFonts w:eastAsia="Times New Roman"/>
                <w:sz w:val="16"/>
                <w:szCs w:val="16"/>
              </w:rPr>
            </w:pPr>
            <w:r w:rsidRPr="00A9161A">
              <w:rPr>
                <w:sz w:val="16"/>
                <w:szCs w:val="16"/>
              </w:rPr>
              <w:t>0.17</w:t>
            </w:r>
          </w:p>
        </w:tc>
        <w:tc>
          <w:tcPr>
            <w:tcW w:w="1583" w:type="dxa"/>
            <w:tcBorders>
              <w:top w:val="nil"/>
              <w:left w:val="nil"/>
              <w:bottom w:val="nil"/>
              <w:right w:val="nil"/>
            </w:tcBorders>
            <w:shd w:val="clear" w:color="auto" w:fill="auto"/>
            <w:noWrap/>
            <w:vAlign w:val="center"/>
            <w:hideMark/>
          </w:tcPr>
          <w:p w14:paraId="6BFCBB2C" w14:textId="77777777" w:rsidR="00393D9A" w:rsidRPr="00A9161A" w:rsidRDefault="00393D9A" w:rsidP="00BE1BB6">
            <w:pPr>
              <w:jc w:val="center"/>
              <w:rPr>
                <w:rFonts w:eastAsia="Times New Roman"/>
                <w:sz w:val="16"/>
                <w:szCs w:val="16"/>
              </w:rPr>
            </w:pPr>
            <w:r w:rsidRPr="00A9161A">
              <w:rPr>
                <w:sz w:val="16"/>
                <w:szCs w:val="16"/>
              </w:rPr>
              <w:t>0.19</w:t>
            </w:r>
          </w:p>
        </w:tc>
        <w:tc>
          <w:tcPr>
            <w:tcW w:w="1675" w:type="dxa"/>
            <w:tcBorders>
              <w:top w:val="nil"/>
              <w:left w:val="nil"/>
              <w:bottom w:val="nil"/>
              <w:right w:val="nil"/>
            </w:tcBorders>
            <w:shd w:val="clear" w:color="auto" w:fill="auto"/>
            <w:noWrap/>
            <w:vAlign w:val="center"/>
            <w:hideMark/>
          </w:tcPr>
          <w:p w14:paraId="59A57DE5" w14:textId="77777777" w:rsidR="00393D9A" w:rsidRPr="00A9161A" w:rsidRDefault="00393D9A" w:rsidP="00BE1BB6">
            <w:pPr>
              <w:jc w:val="center"/>
              <w:rPr>
                <w:rFonts w:eastAsia="Times New Roman"/>
                <w:sz w:val="16"/>
                <w:szCs w:val="16"/>
              </w:rPr>
            </w:pPr>
            <w:r w:rsidRPr="00A9161A">
              <w:rPr>
                <w:sz w:val="16"/>
                <w:szCs w:val="16"/>
              </w:rPr>
              <w:t>0.16</w:t>
            </w:r>
          </w:p>
        </w:tc>
        <w:tc>
          <w:tcPr>
            <w:tcW w:w="1620" w:type="dxa"/>
            <w:tcBorders>
              <w:top w:val="nil"/>
              <w:left w:val="nil"/>
              <w:bottom w:val="nil"/>
              <w:right w:val="nil"/>
            </w:tcBorders>
            <w:shd w:val="clear" w:color="auto" w:fill="auto"/>
            <w:noWrap/>
            <w:vAlign w:val="center"/>
            <w:hideMark/>
          </w:tcPr>
          <w:p w14:paraId="3CDB9E39" w14:textId="77777777" w:rsidR="00393D9A" w:rsidRPr="00A9161A" w:rsidRDefault="00393D9A" w:rsidP="00BE1BB6">
            <w:pPr>
              <w:jc w:val="center"/>
              <w:rPr>
                <w:rFonts w:eastAsia="Times New Roman"/>
                <w:sz w:val="16"/>
                <w:szCs w:val="16"/>
              </w:rPr>
            </w:pPr>
            <w:r w:rsidRPr="00A9161A">
              <w:rPr>
                <w:sz w:val="16"/>
                <w:szCs w:val="16"/>
              </w:rPr>
              <w:t>0.27</w:t>
            </w:r>
          </w:p>
        </w:tc>
      </w:tr>
      <w:tr w:rsidR="00393D9A" w:rsidRPr="00A9161A" w14:paraId="35B885BE"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69E5F048" w14:textId="77777777" w:rsidR="00393D9A" w:rsidRPr="00A9161A" w:rsidRDefault="00393D9A" w:rsidP="00BE1BB6">
            <w:pPr>
              <w:rPr>
                <w:rFonts w:eastAsia="Times New Roman"/>
                <w:sz w:val="16"/>
                <w:szCs w:val="16"/>
              </w:rPr>
            </w:pPr>
            <w:r w:rsidRPr="00A9161A">
              <w:rPr>
                <w:rFonts w:eastAsia="Times New Roman"/>
                <w:sz w:val="16"/>
                <w:szCs w:val="16"/>
              </w:rPr>
              <w:t>Maternal education</w:t>
            </w:r>
          </w:p>
        </w:tc>
        <w:tc>
          <w:tcPr>
            <w:tcW w:w="1080" w:type="dxa"/>
            <w:tcBorders>
              <w:top w:val="nil"/>
              <w:left w:val="nil"/>
              <w:bottom w:val="nil"/>
              <w:right w:val="nil"/>
            </w:tcBorders>
            <w:shd w:val="clear" w:color="000000" w:fill="FCE4D6"/>
            <w:noWrap/>
            <w:vAlign w:val="center"/>
            <w:hideMark/>
          </w:tcPr>
          <w:p w14:paraId="353FFB55"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7299CB6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111D6BB1"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30B9122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46FB6758"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74FB5A33"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02EF9DA6"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 Bachelor's Degree</w:t>
            </w:r>
          </w:p>
        </w:tc>
        <w:tc>
          <w:tcPr>
            <w:tcW w:w="1080" w:type="dxa"/>
            <w:tcBorders>
              <w:top w:val="nil"/>
              <w:left w:val="nil"/>
              <w:bottom w:val="nil"/>
              <w:right w:val="nil"/>
            </w:tcBorders>
            <w:shd w:val="clear" w:color="auto" w:fill="auto"/>
            <w:noWrap/>
            <w:vAlign w:val="center"/>
            <w:hideMark/>
          </w:tcPr>
          <w:p w14:paraId="3D7F91B1" w14:textId="77777777" w:rsidR="00393D9A" w:rsidRPr="00A9161A" w:rsidRDefault="00393D9A" w:rsidP="00BE1BB6">
            <w:pPr>
              <w:jc w:val="center"/>
              <w:rPr>
                <w:rFonts w:eastAsia="Times New Roman"/>
                <w:sz w:val="16"/>
                <w:szCs w:val="16"/>
              </w:rPr>
            </w:pPr>
            <w:r w:rsidRPr="00A9161A">
              <w:rPr>
                <w:rFonts w:eastAsia="Times New Roman"/>
                <w:sz w:val="16"/>
                <w:szCs w:val="16"/>
              </w:rPr>
              <w:t>4</w:t>
            </w:r>
          </w:p>
        </w:tc>
        <w:tc>
          <w:tcPr>
            <w:tcW w:w="1512" w:type="dxa"/>
            <w:tcBorders>
              <w:top w:val="nil"/>
              <w:left w:val="nil"/>
              <w:bottom w:val="nil"/>
              <w:right w:val="nil"/>
            </w:tcBorders>
            <w:shd w:val="clear" w:color="auto" w:fill="auto"/>
            <w:noWrap/>
            <w:vAlign w:val="center"/>
            <w:hideMark/>
          </w:tcPr>
          <w:p w14:paraId="62050978" w14:textId="77777777" w:rsidR="00393D9A" w:rsidRPr="00A9161A" w:rsidRDefault="00393D9A" w:rsidP="00BE1BB6">
            <w:pPr>
              <w:jc w:val="center"/>
              <w:rPr>
                <w:rFonts w:eastAsia="Times New Roman"/>
                <w:sz w:val="16"/>
                <w:szCs w:val="16"/>
              </w:rPr>
            </w:pPr>
            <w:r w:rsidRPr="00A9161A">
              <w:rPr>
                <w:sz w:val="16"/>
                <w:szCs w:val="16"/>
              </w:rPr>
              <w:t>9:00 (0:22)</w:t>
            </w:r>
          </w:p>
        </w:tc>
        <w:tc>
          <w:tcPr>
            <w:tcW w:w="1583" w:type="dxa"/>
            <w:tcBorders>
              <w:top w:val="nil"/>
              <w:left w:val="nil"/>
              <w:bottom w:val="nil"/>
              <w:right w:val="nil"/>
            </w:tcBorders>
            <w:shd w:val="clear" w:color="auto" w:fill="auto"/>
            <w:noWrap/>
            <w:vAlign w:val="center"/>
            <w:hideMark/>
          </w:tcPr>
          <w:p w14:paraId="76492D16" w14:textId="77777777" w:rsidR="00393D9A" w:rsidRPr="00A9161A" w:rsidRDefault="00393D9A" w:rsidP="00BE1BB6">
            <w:pPr>
              <w:jc w:val="center"/>
              <w:rPr>
                <w:rFonts w:eastAsia="Times New Roman"/>
                <w:sz w:val="16"/>
                <w:szCs w:val="16"/>
              </w:rPr>
            </w:pPr>
            <w:r w:rsidRPr="00A9161A">
              <w:rPr>
                <w:sz w:val="16"/>
                <w:szCs w:val="16"/>
              </w:rPr>
              <w:t>21:15 (1:22)</w:t>
            </w:r>
          </w:p>
        </w:tc>
        <w:tc>
          <w:tcPr>
            <w:tcW w:w="1675" w:type="dxa"/>
            <w:tcBorders>
              <w:top w:val="nil"/>
              <w:left w:val="nil"/>
              <w:bottom w:val="nil"/>
              <w:right w:val="nil"/>
            </w:tcBorders>
            <w:shd w:val="clear" w:color="auto" w:fill="auto"/>
            <w:noWrap/>
            <w:vAlign w:val="center"/>
            <w:hideMark/>
          </w:tcPr>
          <w:p w14:paraId="7053A5CB" w14:textId="77777777" w:rsidR="00393D9A" w:rsidRPr="00A9161A" w:rsidRDefault="00393D9A" w:rsidP="00BE1BB6">
            <w:pPr>
              <w:jc w:val="center"/>
              <w:rPr>
                <w:rFonts w:eastAsia="Times New Roman"/>
                <w:sz w:val="16"/>
                <w:szCs w:val="16"/>
              </w:rPr>
            </w:pPr>
            <w:r w:rsidRPr="00A9161A">
              <w:rPr>
                <w:sz w:val="16"/>
                <w:szCs w:val="16"/>
              </w:rPr>
              <w:t>3:07 (0:52)</w:t>
            </w:r>
          </w:p>
        </w:tc>
        <w:tc>
          <w:tcPr>
            <w:tcW w:w="1620" w:type="dxa"/>
            <w:tcBorders>
              <w:top w:val="nil"/>
              <w:left w:val="nil"/>
              <w:bottom w:val="nil"/>
              <w:right w:val="nil"/>
            </w:tcBorders>
            <w:shd w:val="clear" w:color="auto" w:fill="auto"/>
            <w:noWrap/>
            <w:vAlign w:val="center"/>
            <w:hideMark/>
          </w:tcPr>
          <w:p w14:paraId="540C3FE0" w14:textId="77777777" w:rsidR="00393D9A" w:rsidRPr="00A9161A" w:rsidRDefault="00393D9A" w:rsidP="00BE1BB6">
            <w:pPr>
              <w:jc w:val="center"/>
              <w:rPr>
                <w:rFonts w:eastAsia="Times New Roman"/>
                <w:sz w:val="16"/>
                <w:szCs w:val="16"/>
              </w:rPr>
            </w:pPr>
            <w:r w:rsidRPr="00A9161A">
              <w:rPr>
                <w:sz w:val="16"/>
                <w:szCs w:val="16"/>
              </w:rPr>
              <w:t>11.8 (1.00)</w:t>
            </w:r>
          </w:p>
        </w:tc>
      </w:tr>
      <w:tr w:rsidR="00393D9A" w:rsidRPr="00A9161A" w14:paraId="64C92A6D"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69C050F5"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Bachelor's Degree</w:t>
            </w:r>
          </w:p>
        </w:tc>
        <w:tc>
          <w:tcPr>
            <w:tcW w:w="1080" w:type="dxa"/>
            <w:tcBorders>
              <w:top w:val="nil"/>
              <w:left w:val="nil"/>
              <w:bottom w:val="nil"/>
              <w:right w:val="nil"/>
            </w:tcBorders>
            <w:shd w:val="clear" w:color="auto" w:fill="auto"/>
            <w:noWrap/>
            <w:vAlign w:val="center"/>
            <w:hideMark/>
          </w:tcPr>
          <w:p w14:paraId="11EEBFB7" w14:textId="77777777" w:rsidR="00393D9A" w:rsidRPr="00A9161A" w:rsidRDefault="00393D9A" w:rsidP="00BE1BB6">
            <w:pPr>
              <w:jc w:val="center"/>
              <w:rPr>
                <w:rFonts w:eastAsia="Times New Roman"/>
                <w:sz w:val="16"/>
                <w:szCs w:val="16"/>
              </w:rPr>
            </w:pPr>
            <w:r w:rsidRPr="00A9161A">
              <w:rPr>
                <w:rFonts w:eastAsia="Times New Roman"/>
                <w:sz w:val="16"/>
                <w:szCs w:val="16"/>
              </w:rPr>
              <w:t>18</w:t>
            </w:r>
          </w:p>
        </w:tc>
        <w:tc>
          <w:tcPr>
            <w:tcW w:w="1512" w:type="dxa"/>
            <w:tcBorders>
              <w:top w:val="nil"/>
              <w:left w:val="nil"/>
              <w:bottom w:val="nil"/>
              <w:right w:val="nil"/>
            </w:tcBorders>
            <w:shd w:val="clear" w:color="auto" w:fill="auto"/>
            <w:noWrap/>
            <w:vAlign w:val="center"/>
            <w:hideMark/>
          </w:tcPr>
          <w:p w14:paraId="0F3D9ADD" w14:textId="77777777" w:rsidR="00393D9A" w:rsidRPr="00A9161A" w:rsidRDefault="00393D9A" w:rsidP="00BE1BB6">
            <w:pPr>
              <w:jc w:val="center"/>
              <w:rPr>
                <w:rFonts w:eastAsia="Times New Roman"/>
                <w:sz w:val="16"/>
                <w:szCs w:val="16"/>
              </w:rPr>
            </w:pPr>
            <w:r w:rsidRPr="00A9161A">
              <w:rPr>
                <w:sz w:val="16"/>
                <w:szCs w:val="16"/>
              </w:rPr>
              <w:t>8:30 (1:30)</w:t>
            </w:r>
          </w:p>
        </w:tc>
        <w:tc>
          <w:tcPr>
            <w:tcW w:w="1583" w:type="dxa"/>
            <w:tcBorders>
              <w:top w:val="nil"/>
              <w:left w:val="nil"/>
              <w:bottom w:val="nil"/>
              <w:right w:val="nil"/>
            </w:tcBorders>
            <w:shd w:val="clear" w:color="auto" w:fill="auto"/>
            <w:noWrap/>
            <w:vAlign w:val="center"/>
            <w:hideMark/>
          </w:tcPr>
          <w:p w14:paraId="496AB96C" w14:textId="77777777" w:rsidR="00393D9A" w:rsidRPr="00A9161A" w:rsidRDefault="00393D9A" w:rsidP="00BE1BB6">
            <w:pPr>
              <w:jc w:val="center"/>
              <w:rPr>
                <w:rFonts w:eastAsia="Times New Roman"/>
                <w:sz w:val="16"/>
                <w:szCs w:val="16"/>
              </w:rPr>
            </w:pPr>
            <w:r w:rsidRPr="00A9161A">
              <w:rPr>
                <w:sz w:val="16"/>
                <w:szCs w:val="16"/>
              </w:rPr>
              <w:t>21:00 (1:22)</w:t>
            </w:r>
          </w:p>
        </w:tc>
        <w:tc>
          <w:tcPr>
            <w:tcW w:w="1675" w:type="dxa"/>
            <w:tcBorders>
              <w:top w:val="nil"/>
              <w:left w:val="nil"/>
              <w:bottom w:val="nil"/>
              <w:right w:val="nil"/>
            </w:tcBorders>
            <w:shd w:val="clear" w:color="auto" w:fill="auto"/>
            <w:noWrap/>
            <w:vAlign w:val="center"/>
            <w:hideMark/>
          </w:tcPr>
          <w:p w14:paraId="1E58335C" w14:textId="77777777" w:rsidR="00393D9A" w:rsidRPr="00A9161A" w:rsidRDefault="00393D9A" w:rsidP="00BE1BB6">
            <w:pPr>
              <w:jc w:val="center"/>
              <w:rPr>
                <w:rFonts w:eastAsia="Times New Roman"/>
                <w:sz w:val="16"/>
                <w:szCs w:val="16"/>
              </w:rPr>
            </w:pPr>
            <w:r w:rsidRPr="00A9161A">
              <w:rPr>
                <w:sz w:val="16"/>
                <w:szCs w:val="16"/>
              </w:rPr>
              <w:t>2:52 (1:30)</w:t>
            </w:r>
          </w:p>
        </w:tc>
        <w:tc>
          <w:tcPr>
            <w:tcW w:w="1620" w:type="dxa"/>
            <w:tcBorders>
              <w:top w:val="nil"/>
              <w:left w:val="nil"/>
              <w:bottom w:val="nil"/>
              <w:right w:val="nil"/>
            </w:tcBorders>
            <w:shd w:val="clear" w:color="auto" w:fill="auto"/>
            <w:noWrap/>
            <w:vAlign w:val="center"/>
            <w:hideMark/>
          </w:tcPr>
          <w:p w14:paraId="38B72312" w14:textId="77777777" w:rsidR="00393D9A" w:rsidRPr="00A9161A" w:rsidRDefault="00393D9A" w:rsidP="00BE1BB6">
            <w:pPr>
              <w:jc w:val="center"/>
              <w:rPr>
                <w:rFonts w:eastAsia="Times New Roman"/>
                <w:sz w:val="16"/>
                <w:szCs w:val="16"/>
              </w:rPr>
            </w:pPr>
            <w:r w:rsidRPr="00A9161A">
              <w:rPr>
                <w:sz w:val="16"/>
                <w:szCs w:val="16"/>
              </w:rPr>
              <w:t>12.0 (1.38)</w:t>
            </w:r>
          </w:p>
        </w:tc>
      </w:tr>
      <w:tr w:rsidR="00393D9A" w:rsidRPr="00A9161A" w14:paraId="505C93D7"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46D7CFB"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Master's Degree</w:t>
            </w:r>
          </w:p>
        </w:tc>
        <w:tc>
          <w:tcPr>
            <w:tcW w:w="1080" w:type="dxa"/>
            <w:tcBorders>
              <w:top w:val="nil"/>
              <w:left w:val="nil"/>
              <w:bottom w:val="nil"/>
              <w:right w:val="nil"/>
            </w:tcBorders>
            <w:shd w:val="clear" w:color="auto" w:fill="auto"/>
            <w:noWrap/>
            <w:vAlign w:val="center"/>
            <w:hideMark/>
          </w:tcPr>
          <w:p w14:paraId="47605371" w14:textId="77777777" w:rsidR="00393D9A" w:rsidRPr="00A9161A" w:rsidRDefault="00393D9A" w:rsidP="00BE1BB6">
            <w:pPr>
              <w:jc w:val="center"/>
              <w:rPr>
                <w:rFonts w:eastAsia="Times New Roman"/>
                <w:sz w:val="16"/>
                <w:szCs w:val="16"/>
              </w:rPr>
            </w:pPr>
            <w:r w:rsidRPr="00A9161A">
              <w:rPr>
                <w:rFonts w:eastAsia="Times New Roman"/>
                <w:sz w:val="16"/>
                <w:szCs w:val="16"/>
              </w:rPr>
              <w:t>25</w:t>
            </w:r>
          </w:p>
        </w:tc>
        <w:tc>
          <w:tcPr>
            <w:tcW w:w="1512" w:type="dxa"/>
            <w:tcBorders>
              <w:top w:val="nil"/>
              <w:left w:val="nil"/>
              <w:bottom w:val="nil"/>
              <w:right w:val="nil"/>
            </w:tcBorders>
            <w:shd w:val="clear" w:color="auto" w:fill="auto"/>
            <w:noWrap/>
            <w:vAlign w:val="center"/>
            <w:hideMark/>
          </w:tcPr>
          <w:p w14:paraId="556E00F9"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78283203"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391389F6" w14:textId="77777777" w:rsidR="00393D9A" w:rsidRPr="00A9161A" w:rsidRDefault="00393D9A" w:rsidP="00BE1BB6">
            <w:pPr>
              <w:jc w:val="center"/>
              <w:rPr>
                <w:rFonts w:eastAsia="Times New Roman"/>
                <w:sz w:val="16"/>
                <w:szCs w:val="16"/>
              </w:rPr>
            </w:pPr>
            <w:r w:rsidRPr="00A9161A">
              <w:rPr>
                <w:sz w:val="16"/>
                <w:szCs w:val="16"/>
              </w:rPr>
              <w:t>2:44 (1:00)</w:t>
            </w:r>
          </w:p>
        </w:tc>
        <w:tc>
          <w:tcPr>
            <w:tcW w:w="1620" w:type="dxa"/>
            <w:tcBorders>
              <w:top w:val="nil"/>
              <w:left w:val="nil"/>
              <w:bottom w:val="nil"/>
              <w:right w:val="nil"/>
            </w:tcBorders>
            <w:shd w:val="clear" w:color="auto" w:fill="auto"/>
            <w:noWrap/>
            <w:vAlign w:val="center"/>
            <w:hideMark/>
          </w:tcPr>
          <w:p w14:paraId="3DA0795C" w14:textId="77777777" w:rsidR="00393D9A" w:rsidRPr="00A9161A" w:rsidRDefault="00393D9A" w:rsidP="00BE1BB6">
            <w:pPr>
              <w:jc w:val="center"/>
              <w:rPr>
                <w:rFonts w:eastAsia="Times New Roman"/>
                <w:sz w:val="16"/>
                <w:szCs w:val="16"/>
              </w:rPr>
            </w:pPr>
            <w:r w:rsidRPr="00A9161A">
              <w:rPr>
                <w:sz w:val="16"/>
                <w:szCs w:val="16"/>
              </w:rPr>
              <w:t>13.0 (2.50)</w:t>
            </w:r>
          </w:p>
        </w:tc>
      </w:tr>
      <w:tr w:rsidR="00393D9A" w:rsidRPr="00A9161A" w14:paraId="14687D71" w14:textId="77777777" w:rsidTr="001F0CBF">
        <w:trPr>
          <w:gridAfter w:val="1"/>
          <w:wAfter w:w="1849" w:type="dxa"/>
          <w:trHeight w:val="396"/>
        </w:trPr>
        <w:tc>
          <w:tcPr>
            <w:tcW w:w="2155" w:type="dxa"/>
            <w:tcBorders>
              <w:top w:val="nil"/>
              <w:left w:val="nil"/>
              <w:bottom w:val="nil"/>
              <w:right w:val="nil"/>
            </w:tcBorders>
            <w:shd w:val="clear" w:color="auto" w:fill="auto"/>
            <w:vAlign w:val="bottom"/>
            <w:hideMark/>
          </w:tcPr>
          <w:p w14:paraId="0AA07BA5"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Doctorate or Professional Degree</w:t>
            </w:r>
          </w:p>
        </w:tc>
        <w:tc>
          <w:tcPr>
            <w:tcW w:w="1080" w:type="dxa"/>
            <w:tcBorders>
              <w:top w:val="nil"/>
              <w:left w:val="nil"/>
              <w:bottom w:val="nil"/>
              <w:right w:val="nil"/>
            </w:tcBorders>
            <w:shd w:val="clear" w:color="auto" w:fill="auto"/>
            <w:noWrap/>
            <w:vAlign w:val="center"/>
            <w:hideMark/>
          </w:tcPr>
          <w:p w14:paraId="49B428EE" w14:textId="77777777" w:rsidR="00393D9A" w:rsidRPr="00A9161A" w:rsidRDefault="00393D9A" w:rsidP="00BE1BB6">
            <w:pPr>
              <w:jc w:val="center"/>
              <w:rPr>
                <w:rFonts w:eastAsia="Times New Roman"/>
                <w:sz w:val="16"/>
                <w:szCs w:val="16"/>
              </w:rPr>
            </w:pPr>
            <w:r w:rsidRPr="00A9161A">
              <w:rPr>
                <w:rFonts w:eastAsia="Times New Roman"/>
                <w:sz w:val="16"/>
                <w:szCs w:val="16"/>
              </w:rPr>
              <w:t>11</w:t>
            </w:r>
          </w:p>
        </w:tc>
        <w:tc>
          <w:tcPr>
            <w:tcW w:w="1512" w:type="dxa"/>
            <w:tcBorders>
              <w:top w:val="nil"/>
              <w:left w:val="nil"/>
              <w:bottom w:val="nil"/>
              <w:right w:val="nil"/>
            </w:tcBorders>
            <w:shd w:val="clear" w:color="auto" w:fill="auto"/>
            <w:noWrap/>
            <w:vAlign w:val="center"/>
            <w:hideMark/>
          </w:tcPr>
          <w:p w14:paraId="1F9310F3" w14:textId="77777777" w:rsidR="00393D9A" w:rsidRPr="00A9161A" w:rsidRDefault="00393D9A" w:rsidP="00BE1BB6">
            <w:pPr>
              <w:jc w:val="center"/>
              <w:rPr>
                <w:rFonts w:eastAsia="Times New Roman"/>
                <w:sz w:val="16"/>
                <w:szCs w:val="16"/>
              </w:rPr>
            </w:pPr>
            <w:r w:rsidRPr="00A9161A">
              <w:rPr>
                <w:sz w:val="16"/>
                <w:szCs w:val="16"/>
              </w:rPr>
              <w:t>8:30 (0:52)</w:t>
            </w:r>
          </w:p>
        </w:tc>
        <w:tc>
          <w:tcPr>
            <w:tcW w:w="1583" w:type="dxa"/>
            <w:tcBorders>
              <w:top w:val="nil"/>
              <w:left w:val="nil"/>
              <w:bottom w:val="nil"/>
              <w:right w:val="nil"/>
            </w:tcBorders>
            <w:shd w:val="clear" w:color="auto" w:fill="auto"/>
            <w:noWrap/>
            <w:vAlign w:val="center"/>
            <w:hideMark/>
          </w:tcPr>
          <w:p w14:paraId="67FDEFA0" w14:textId="77777777" w:rsidR="00393D9A" w:rsidRPr="00A9161A" w:rsidRDefault="00393D9A" w:rsidP="00BE1BB6">
            <w:pPr>
              <w:jc w:val="center"/>
              <w:rPr>
                <w:rFonts w:eastAsia="Times New Roman"/>
                <w:sz w:val="16"/>
                <w:szCs w:val="16"/>
              </w:rPr>
            </w:pPr>
            <w:r w:rsidRPr="00A9161A">
              <w:rPr>
                <w:sz w:val="16"/>
                <w:szCs w:val="16"/>
              </w:rPr>
              <w:t>21:30 (1:30)</w:t>
            </w:r>
          </w:p>
        </w:tc>
        <w:tc>
          <w:tcPr>
            <w:tcW w:w="1675" w:type="dxa"/>
            <w:tcBorders>
              <w:top w:val="nil"/>
              <w:left w:val="nil"/>
              <w:bottom w:val="nil"/>
              <w:right w:val="nil"/>
            </w:tcBorders>
            <w:shd w:val="clear" w:color="auto" w:fill="auto"/>
            <w:noWrap/>
            <w:vAlign w:val="center"/>
            <w:hideMark/>
          </w:tcPr>
          <w:p w14:paraId="13DEB38E" w14:textId="77777777" w:rsidR="00393D9A" w:rsidRPr="00A9161A" w:rsidRDefault="00393D9A" w:rsidP="00BE1BB6">
            <w:pPr>
              <w:jc w:val="center"/>
              <w:rPr>
                <w:rFonts w:eastAsia="Times New Roman"/>
                <w:sz w:val="16"/>
                <w:szCs w:val="16"/>
              </w:rPr>
            </w:pPr>
            <w:r w:rsidRPr="00A9161A">
              <w:rPr>
                <w:sz w:val="16"/>
                <w:szCs w:val="16"/>
              </w:rPr>
              <w:t>3:15 (1:26)</w:t>
            </w:r>
          </w:p>
        </w:tc>
        <w:tc>
          <w:tcPr>
            <w:tcW w:w="1620" w:type="dxa"/>
            <w:tcBorders>
              <w:top w:val="nil"/>
              <w:left w:val="nil"/>
              <w:bottom w:val="nil"/>
              <w:right w:val="nil"/>
            </w:tcBorders>
            <w:shd w:val="clear" w:color="auto" w:fill="auto"/>
            <w:noWrap/>
            <w:vAlign w:val="center"/>
            <w:hideMark/>
          </w:tcPr>
          <w:p w14:paraId="619B0DAD" w14:textId="77777777" w:rsidR="00393D9A" w:rsidRPr="00A9161A" w:rsidRDefault="00393D9A" w:rsidP="00BE1BB6">
            <w:pPr>
              <w:jc w:val="center"/>
              <w:rPr>
                <w:rFonts w:eastAsia="Times New Roman"/>
                <w:sz w:val="16"/>
                <w:szCs w:val="16"/>
              </w:rPr>
            </w:pPr>
            <w:r w:rsidRPr="00A9161A">
              <w:rPr>
                <w:sz w:val="16"/>
                <w:szCs w:val="16"/>
              </w:rPr>
              <w:t>11.0 (1.25)</w:t>
            </w:r>
          </w:p>
        </w:tc>
      </w:tr>
      <w:tr w:rsidR="00393D9A" w:rsidRPr="00A9161A" w14:paraId="705A1D0A"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07A1187E"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4A355557"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7B17D3F4" w14:textId="77777777" w:rsidR="00393D9A" w:rsidRPr="00A9161A" w:rsidRDefault="00393D9A" w:rsidP="00BE1BB6">
            <w:pPr>
              <w:jc w:val="center"/>
              <w:rPr>
                <w:rFonts w:eastAsia="Times New Roman"/>
                <w:b/>
                <w:bCs/>
                <w:color w:val="FF0000"/>
                <w:sz w:val="16"/>
                <w:szCs w:val="16"/>
              </w:rPr>
            </w:pPr>
            <w:r w:rsidRPr="00A9161A">
              <w:rPr>
                <w:sz w:val="16"/>
                <w:szCs w:val="16"/>
              </w:rPr>
              <w:t>0.78</w:t>
            </w:r>
          </w:p>
        </w:tc>
        <w:tc>
          <w:tcPr>
            <w:tcW w:w="1583" w:type="dxa"/>
            <w:tcBorders>
              <w:top w:val="nil"/>
              <w:left w:val="nil"/>
              <w:bottom w:val="nil"/>
              <w:right w:val="nil"/>
            </w:tcBorders>
            <w:shd w:val="clear" w:color="auto" w:fill="auto"/>
            <w:noWrap/>
            <w:vAlign w:val="center"/>
            <w:hideMark/>
          </w:tcPr>
          <w:p w14:paraId="5C2B2050" w14:textId="77777777" w:rsidR="00393D9A" w:rsidRPr="00A9161A" w:rsidRDefault="00393D9A" w:rsidP="00BE1BB6">
            <w:pPr>
              <w:jc w:val="center"/>
              <w:rPr>
                <w:rFonts w:eastAsia="Times New Roman"/>
                <w:sz w:val="16"/>
                <w:szCs w:val="16"/>
              </w:rPr>
            </w:pPr>
            <w:r w:rsidRPr="00A9161A">
              <w:rPr>
                <w:sz w:val="16"/>
                <w:szCs w:val="16"/>
              </w:rPr>
              <w:t>0.62</w:t>
            </w:r>
          </w:p>
        </w:tc>
        <w:tc>
          <w:tcPr>
            <w:tcW w:w="1675" w:type="dxa"/>
            <w:tcBorders>
              <w:top w:val="nil"/>
              <w:left w:val="nil"/>
              <w:bottom w:val="nil"/>
              <w:right w:val="nil"/>
            </w:tcBorders>
            <w:shd w:val="clear" w:color="auto" w:fill="auto"/>
            <w:noWrap/>
            <w:vAlign w:val="center"/>
            <w:hideMark/>
          </w:tcPr>
          <w:p w14:paraId="7D8393D2" w14:textId="77777777" w:rsidR="00393D9A" w:rsidRPr="00A9161A" w:rsidRDefault="00393D9A" w:rsidP="00BE1BB6">
            <w:pPr>
              <w:jc w:val="center"/>
              <w:rPr>
                <w:rFonts w:eastAsia="Times New Roman"/>
                <w:sz w:val="16"/>
                <w:szCs w:val="16"/>
              </w:rPr>
            </w:pPr>
            <w:r w:rsidRPr="00A9161A">
              <w:rPr>
                <w:sz w:val="16"/>
                <w:szCs w:val="16"/>
              </w:rPr>
              <w:t>0.95</w:t>
            </w:r>
          </w:p>
        </w:tc>
        <w:tc>
          <w:tcPr>
            <w:tcW w:w="1620" w:type="dxa"/>
            <w:tcBorders>
              <w:top w:val="nil"/>
              <w:left w:val="nil"/>
              <w:bottom w:val="nil"/>
              <w:right w:val="nil"/>
            </w:tcBorders>
            <w:shd w:val="clear" w:color="auto" w:fill="auto"/>
            <w:noWrap/>
            <w:vAlign w:val="center"/>
            <w:hideMark/>
          </w:tcPr>
          <w:p w14:paraId="3BCADBAC" w14:textId="77777777" w:rsidR="00393D9A" w:rsidRPr="00A9161A" w:rsidRDefault="00393D9A" w:rsidP="00BE1BB6">
            <w:pPr>
              <w:jc w:val="center"/>
              <w:rPr>
                <w:rFonts w:eastAsia="Times New Roman"/>
                <w:b/>
                <w:bCs/>
                <w:color w:val="FF0000"/>
                <w:sz w:val="16"/>
                <w:szCs w:val="16"/>
              </w:rPr>
            </w:pPr>
            <w:r w:rsidRPr="00A9161A">
              <w:rPr>
                <w:sz w:val="16"/>
                <w:szCs w:val="16"/>
              </w:rPr>
              <w:t>0.12</w:t>
            </w:r>
          </w:p>
        </w:tc>
      </w:tr>
      <w:tr w:rsidR="00393D9A" w:rsidRPr="00A9161A" w14:paraId="66E50132" w14:textId="77777777" w:rsidTr="001F0CBF">
        <w:trPr>
          <w:gridAfter w:val="1"/>
          <w:wAfter w:w="1849" w:type="dxa"/>
          <w:trHeight w:val="387"/>
        </w:trPr>
        <w:tc>
          <w:tcPr>
            <w:tcW w:w="2155" w:type="dxa"/>
            <w:tcBorders>
              <w:top w:val="nil"/>
              <w:left w:val="nil"/>
              <w:bottom w:val="nil"/>
              <w:right w:val="nil"/>
            </w:tcBorders>
            <w:shd w:val="clear" w:color="000000" w:fill="FCE4D6"/>
            <w:vAlign w:val="bottom"/>
            <w:hideMark/>
          </w:tcPr>
          <w:p w14:paraId="4C18F461" w14:textId="77777777" w:rsidR="00393D9A" w:rsidRPr="00A9161A" w:rsidRDefault="00393D9A" w:rsidP="00BE1BB6">
            <w:pPr>
              <w:rPr>
                <w:rFonts w:eastAsia="Times New Roman"/>
                <w:sz w:val="16"/>
                <w:szCs w:val="16"/>
              </w:rPr>
            </w:pPr>
            <w:r w:rsidRPr="00A9161A">
              <w:rPr>
                <w:rFonts w:eastAsia="Times New Roman"/>
                <w:sz w:val="16"/>
                <w:szCs w:val="16"/>
              </w:rPr>
              <w:t>Household Annual Income</w:t>
            </w:r>
          </w:p>
        </w:tc>
        <w:tc>
          <w:tcPr>
            <w:tcW w:w="1080" w:type="dxa"/>
            <w:tcBorders>
              <w:top w:val="nil"/>
              <w:left w:val="nil"/>
              <w:bottom w:val="nil"/>
              <w:right w:val="nil"/>
            </w:tcBorders>
            <w:shd w:val="clear" w:color="000000" w:fill="FCE4D6"/>
            <w:noWrap/>
            <w:vAlign w:val="bottom"/>
            <w:hideMark/>
          </w:tcPr>
          <w:p w14:paraId="74640EDE" w14:textId="77777777" w:rsidR="00393D9A" w:rsidRPr="00A9161A" w:rsidRDefault="00393D9A" w:rsidP="00BE1BB6">
            <w:pPr>
              <w:jc w:val="center"/>
              <w:rPr>
                <w:rFonts w:eastAsia="Times New Roman"/>
                <w:b/>
                <w:bCs/>
                <w:sz w:val="16"/>
                <w:szCs w:val="16"/>
              </w:rPr>
            </w:pPr>
            <w:r w:rsidRPr="00A9161A">
              <w:rPr>
                <w:rFonts w:eastAsia="Times New Roman"/>
                <w:b/>
                <w:bCs/>
                <w:sz w:val="16"/>
                <w:szCs w:val="16"/>
              </w:rPr>
              <w:t> </w:t>
            </w:r>
          </w:p>
        </w:tc>
        <w:tc>
          <w:tcPr>
            <w:tcW w:w="1512" w:type="dxa"/>
            <w:tcBorders>
              <w:top w:val="nil"/>
              <w:left w:val="nil"/>
              <w:bottom w:val="nil"/>
              <w:right w:val="nil"/>
            </w:tcBorders>
            <w:shd w:val="clear" w:color="000000" w:fill="FCE4D6"/>
            <w:noWrap/>
            <w:vAlign w:val="bottom"/>
            <w:hideMark/>
          </w:tcPr>
          <w:p w14:paraId="3D9B4E7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0A1EE45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5E2B53D1"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3F3B742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416D3A42"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7A6BB7FF"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&lt;$100,000</w:t>
            </w:r>
          </w:p>
        </w:tc>
        <w:tc>
          <w:tcPr>
            <w:tcW w:w="1080" w:type="dxa"/>
            <w:tcBorders>
              <w:top w:val="nil"/>
              <w:left w:val="nil"/>
              <w:bottom w:val="nil"/>
              <w:right w:val="nil"/>
            </w:tcBorders>
            <w:shd w:val="clear" w:color="auto" w:fill="auto"/>
            <w:noWrap/>
            <w:vAlign w:val="bottom"/>
            <w:hideMark/>
          </w:tcPr>
          <w:p w14:paraId="117EB3DE" w14:textId="77777777" w:rsidR="00393D9A" w:rsidRPr="00A9161A" w:rsidRDefault="00393D9A" w:rsidP="00BE1BB6">
            <w:pPr>
              <w:jc w:val="center"/>
              <w:rPr>
                <w:rFonts w:eastAsia="Times New Roman"/>
                <w:sz w:val="16"/>
                <w:szCs w:val="16"/>
              </w:rPr>
            </w:pPr>
            <w:r w:rsidRPr="00A9161A">
              <w:rPr>
                <w:rFonts w:eastAsia="Times New Roman"/>
                <w:sz w:val="16"/>
                <w:szCs w:val="16"/>
              </w:rPr>
              <w:t>17</w:t>
            </w:r>
          </w:p>
        </w:tc>
        <w:tc>
          <w:tcPr>
            <w:tcW w:w="1512" w:type="dxa"/>
            <w:tcBorders>
              <w:top w:val="nil"/>
              <w:left w:val="nil"/>
              <w:bottom w:val="nil"/>
              <w:right w:val="nil"/>
            </w:tcBorders>
            <w:shd w:val="clear" w:color="auto" w:fill="auto"/>
            <w:noWrap/>
            <w:vAlign w:val="center"/>
            <w:hideMark/>
          </w:tcPr>
          <w:p w14:paraId="44C6F36F" w14:textId="77777777" w:rsidR="00393D9A" w:rsidRPr="00A9161A" w:rsidRDefault="00393D9A" w:rsidP="00BE1BB6">
            <w:pPr>
              <w:jc w:val="center"/>
              <w:rPr>
                <w:rFonts w:eastAsia="Times New Roman"/>
                <w:sz w:val="16"/>
                <w:szCs w:val="16"/>
              </w:rPr>
            </w:pPr>
            <w:r w:rsidRPr="00A9161A">
              <w:rPr>
                <w:sz w:val="16"/>
                <w:szCs w:val="16"/>
              </w:rPr>
              <w:t>9:00 (1:31)</w:t>
            </w:r>
          </w:p>
        </w:tc>
        <w:tc>
          <w:tcPr>
            <w:tcW w:w="1583" w:type="dxa"/>
            <w:tcBorders>
              <w:top w:val="nil"/>
              <w:left w:val="nil"/>
              <w:bottom w:val="nil"/>
              <w:right w:val="nil"/>
            </w:tcBorders>
            <w:shd w:val="clear" w:color="auto" w:fill="auto"/>
            <w:noWrap/>
            <w:vAlign w:val="center"/>
            <w:hideMark/>
          </w:tcPr>
          <w:p w14:paraId="1F75D479"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0664F60F" w14:textId="77777777" w:rsidR="00393D9A" w:rsidRPr="00A9161A" w:rsidRDefault="00393D9A" w:rsidP="00BE1BB6">
            <w:pPr>
              <w:jc w:val="center"/>
              <w:rPr>
                <w:rFonts w:eastAsia="Times New Roman"/>
                <w:sz w:val="16"/>
                <w:szCs w:val="16"/>
              </w:rPr>
            </w:pPr>
            <w:r w:rsidRPr="00A9161A">
              <w:rPr>
                <w:sz w:val="16"/>
                <w:szCs w:val="16"/>
              </w:rPr>
              <w:t>2:44 (1:15)</w:t>
            </w:r>
          </w:p>
        </w:tc>
        <w:tc>
          <w:tcPr>
            <w:tcW w:w="1620" w:type="dxa"/>
            <w:tcBorders>
              <w:top w:val="nil"/>
              <w:left w:val="nil"/>
              <w:bottom w:val="nil"/>
              <w:right w:val="nil"/>
            </w:tcBorders>
            <w:shd w:val="clear" w:color="auto" w:fill="auto"/>
            <w:noWrap/>
            <w:vAlign w:val="center"/>
            <w:hideMark/>
          </w:tcPr>
          <w:p w14:paraId="6A405797" w14:textId="77777777" w:rsidR="00393D9A" w:rsidRPr="00A9161A" w:rsidRDefault="00393D9A" w:rsidP="00BE1BB6">
            <w:pPr>
              <w:jc w:val="center"/>
              <w:rPr>
                <w:rFonts w:eastAsia="Times New Roman"/>
                <w:sz w:val="16"/>
                <w:szCs w:val="16"/>
              </w:rPr>
            </w:pPr>
            <w:r w:rsidRPr="00A9161A">
              <w:rPr>
                <w:sz w:val="16"/>
                <w:szCs w:val="16"/>
              </w:rPr>
              <w:t>12.0 (2.45)</w:t>
            </w:r>
          </w:p>
        </w:tc>
      </w:tr>
      <w:tr w:rsidR="00393D9A" w:rsidRPr="00A9161A" w14:paraId="5276858E"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660E03A"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$100,000 - 149,999</w:t>
            </w:r>
          </w:p>
        </w:tc>
        <w:tc>
          <w:tcPr>
            <w:tcW w:w="1080" w:type="dxa"/>
            <w:tcBorders>
              <w:top w:val="nil"/>
              <w:left w:val="nil"/>
              <w:bottom w:val="nil"/>
              <w:right w:val="nil"/>
            </w:tcBorders>
            <w:shd w:val="clear" w:color="auto" w:fill="auto"/>
            <w:noWrap/>
            <w:vAlign w:val="bottom"/>
            <w:hideMark/>
          </w:tcPr>
          <w:p w14:paraId="1D86DA47" w14:textId="77777777" w:rsidR="00393D9A" w:rsidRPr="00A9161A" w:rsidRDefault="00393D9A" w:rsidP="00BE1BB6">
            <w:pPr>
              <w:jc w:val="center"/>
              <w:rPr>
                <w:rFonts w:eastAsia="Times New Roman"/>
                <w:sz w:val="16"/>
                <w:szCs w:val="16"/>
              </w:rPr>
            </w:pPr>
            <w:r w:rsidRPr="00A9161A">
              <w:rPr>
                <w:rFonts w:eastAsia="Times New Roman"/>
                <w:sz w:val="16"/>
                <w:szCs w:val="16"/>
              </w:rPr>
              <w:t>17</w:t>
            </w:r>
          </w:p>
        </w:tc>
        <w:tc>
          <w:tcPr>
            <w:tcW w:w="1512" w:type="dxa"/>
            <w:tcBorders>
              <w:top w:val="nil"/>
              <w:left w:val="nil"/>
              <w:bottom w:val="nil"/>
              <w:right w:val="nil"/>
            </w:tcBorders>
            <w:shd w:val="clear" w:color="auto" w:fill="auto"/>
            <w:noWrap/>
            <w:vAlign w:val="center"/>
            <w:hideMark/>
          </w:tcPr>
          <w:p w14:paraId="59709B07"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4FF82F16" w14:textId="77777777" w:rsidR="00393D9A" w:rsidRPr="00A9161A" w:rsidRDefault="00393D9A" w:rsidP="00BE1BB6">
            <w:pPr>
              <w:jc w:val="center"/>
              <w:rPr>
                <w:rFonts w:eastAsia="Times New Roman"/>
                <w:sz w:val="16"/>
                <w:szCs w:val="16"/>
              </w:rPr>
            </w:pPr>
            <w:r w:rsidRPr="00A9161A">
              <w:rPr>
                <w:sz w:val="16"/>
                <w:szCs w:val="16"/>
              </w:rPr>
              <w:t>21:30 (1:30)</w:t>
            </w:r>
          </w:p>
        </w:tc>
        <w:tc>
          <w:tcPr>
            <w:tcW w:w="1675" w:type="dxa"/>
            <w:tcBorders>
              <w:top w:val="nil"/>
              <w:left w:val="nil"/>
              <w:bottom w:val="nil"/>
              <w:right w:val="nil"/>
            </w:tcBorders>
            <w:shd w:val="clear" w:color="auto" w:fill="auto"/>
            <w:noWrap/>
            <w:vAlign w:val="center"/>
            <w:hideMark/>
          </w:tcPr>
          <w:p w14:paraId="7F334D22" w14:textId="77777777" w:rsidR="00393D9A" w:rsidRPr="00A9161A" w:rsidRDefault="00393D9A" w:rsidP="00BE1BB6">
            <w:pPr>
              <w:jc w:val="center"/>
              <w:rPr>
                <w:rFonts w:eastAsia="Times New Roman"/>
                <w:sz w:val="16"/>
                <w:szCs w:val="16"/>
              </w:rPr>
            </w:pPr>
            <w:r w:rsidRPr="00A9161A">
              <w:rPr>
                <w:sz w:val="16"/>
                <w:szCs w:val="16"/>
              </w:rPr>
              <w:t>3:15 (0:30)</w:t>
            </w:r>
          </w:p>
        </w:tc>
        <w:tc>
          <w:tcPr>
            <w:tcW w:w="1620" w:type="dxa"/>
            <w:tcBorders>
              <w:top w:val="nil"/>
              <w:left w:val="nil"/>
              <w:bottom w:val="nil"/>
              <w:right w:val="nil"/>
            </w:tcBorders>
            <w:shd w:val="clear" w:color="auto" w:fill="auto"/>
            <w:noWrap/>
            <w:vAlign w:val="center"/>
            <w:hideMark/>
          </w:tcPr>
          <w:p w14:paraId="6E231200" w14:textId="77777777" w:rsidR="00393D9A" w:rsidRPr="00A9161A" w:rsidRDefault="00393D9A" w:rsidP="00BE1BB6">
            <w:pPr>
              <w:jc w:val="center"/>
              <w:rPr>
                <w:rFonts w:eastAsia="Times New Roman"/>
                <w:sz w:val="16"/>
                <w:szCs w:val="16"/>
              </w:rPr>
            </w:pPr>
            <w:r w:rsidRPr="00A9161A">
              <w:rPr>
                <w:sz w:val="16"/>
                <w:szCs w:val="16"/>
              </w:rPr>
              <w:t>12.0 (1.00)</w:t>
            </w:r>
          </w:p>
        </w:tc>
      </w:tr>
      <w:tr w:rsidR="00393D9A" w:rsidRPr="00A9161A" w14:paraId="6D986E97"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27EE86A8"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$150,000 or more</w:t>
            </w:r>
          </w:p>
        </w:tc>
        <w:tc>
          <w:tcPr>
            <w:tcW w:w="1080" w:type="dxa"/>
            <w:tcBorders>
              <w:top w:val="nil"/>
              <w:left w:val="nil"/>
              <w:bottom w:val="nil"/>
              <w:right w:val="nil"/>
            </w:tcBorders>
            <w:shd w:val="clear" w:color="auto" w:fill="auto"/>
            <w:noWrap/>
            <w:vAlign w:val="center"/>
            <w:hideMark/>
          </w:tcPr>
          <w:p w14:paraId="04B0AE5B" w14:textId="77777777" w:rsidR="00393D9A" w:rsidRPr="00A9161A" w:rsidRDefault="00393D9A" w:rsidP="00BE1BB6">
            <w:pPr>
              <w:jc w:val="center"/>
              <w:rPr>
                <w:rFonts w:eastAsia="Times New Roman"/>
                <w:sz w:val="16"/>
                <w:szCs w:val="16"/>
              </w:rPr>
            </w:pPr>
            <w:r w:rsidRPr="00A9161A">
              <w:rPr>
                <w:rFonts w:eastAsia="Times New Roman"/>
                <w:sz w:val="16"/>
                <w:szCs w:val="16"/>
              </w:rPr>
              <w:t>23</w:t>
            </w:r>
          </w:p>
        </w:tc>
        <w:tc>
          <w:tcPr>
            <w:tcW w:w="1512" w:type="dxa"/>
            <w:tcBorders>
              <w:top w:val="nil"/>
              <w:left w:val="nil"/>
              <w:bottom w:val="nil"/>
              <w:right w:val="nil"/>
            </w:tcBorders>
            <w:shd w:val="clear" w:color="auto" w:fill="auto"/>
            <w:noWrap/>
            <w:vAlign w:val="center"/>
            <w:hideMark/>
          </w:tcPr>
          <w:p w14:paraId="091D8BF0"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4D8E367A"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63CCBA50" w14:textId="77777777" w:rsidR="00393D9A" w:rsidRPr="00A9161A" w:rsidRDefault="00393D9A" w:rsidP="00BE1BB6">
            <w:pPr>
              <w:jc w:val="center"/>
              <w:rPr>
                <w:rFonts w:eastAsia="Times New Roman"/>
                <w:sz w:val="16"/>
                <w:szCs w:val="16"/>
              </w:rPr>
            </w:pPr>
            <w:r w:rsidRPr="00A9161A">
              <w:rPr>
                <w:sz w:val="16"/>
                <w:szCs w:val="16"/>
              </w:rPr>
              <w:t>2:30 (1:07)</w:t>
            </w:r>
          </w:p>
        </w:tc>
        <w:tc>
          <w:tcPr>
            <w:tcW w:w="1620" w:type="dxa"/>
            <w:tcBorders>
              <w:top w:val="nil"/>
              <w:left w:val="nil"/>
              <w:bottom w:val="nil"/>
              <w:right w:val="nil"/>
            </w:tcBorders>
            <w:shd w:val="clear" w:color="auto" w:fill="auto"/>
            <w:noWrap/>
            <w:vAlign w:val="center"/>
            <w:hideMark/>
          </w:tcPr>
          <w:p w14:paraId="401480A7" w14:textId="77777777" w:rsidR="00393D9A" w:rsidRPr="00A9161A" w:rsidRDefault="00393D9A" w:rsidP="00BE1BB6">
            <w:pPr>
              <w:jc w:val="center"/>
              <w:rPr>
                <w:rFonts w:eastAsia="Times New Roman"/>
                <w:sz w:val="16"/>
                <w:szCs w:val="16"/>
              </w:rPr>
            </w:pPr>
            <w:r w:rsidRPr="00A9161A">
              <w:rPr>
                <w:sz w:val="16"/>
                <w:szCs w:val="16"/>
              </w:rPr>
              <w:t>12.0 (2.50)</w:t>
            </w:r>
          </w:p>
        </w:tc>
      </w:tr>
      <w:tr w:rsidR="00393D9A" w:rsidRPr="00A9161A" w14:paraId="2087B96E"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0BD79497"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86C1089"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14C35401" w14:textId="77777777" w:rsidR="00393D9A" w:rsidRPr="00A9161A" w:rsidRDefault="00393D9A" w:rsidP="00BE1BB6">
            <w:pPr>
              <w:jc w:val="center"/>
              <w:rPr>
                <w:rFonts w:eastAsia="Times New Roman"/>
                <w:sz w:val="16"/>
                <w:szCs w:val="16"/>
              </w:rPr>
            </w:pPr>
            <w:r w:rsidRPr="00A9161A">
              <w:rPr>
                <w:sz w:val="16"/>
                <w:szCs w:val="16"/>
              </w:rPr>
              <w:t>0.56</w:t>
            </w:r>
          </w:p>
        </w:tc>
        <w:tc>
          <w:tcPr>
            <w:tcW w:w="1583" w:type="dxa"/>
            <w:tcBorders>
              <w:top w:val="nil"/>
              <w:left w:val="nil"/>
              <w:bottom w:val="nil"/>
              <w:right w:val="nil"/>
            </w:tcBorders>
            <w:shd w:val="clear" w:color="auto" w:fill="auto"/>
            <w:noWrap/>
            <w:vAlign w:val="center"/>
            <w:hideMark/>
          </w:tcPr>
          <w:p w14:paraId="247A63FC" w14:textId="77777777" w:rsidR="00393D9A" w:rsidRPr="00A9161A" w:rsidRDefault="00393D9A" w:rsidP="00BE1BB6">
            <w:pPr>
              <w:jc w:val="center"/>
              <w:rPr>
                <w:rFonts w:eastAsia="Times New Roman"/>
                <w:sz w:val="16"/>
                <w:szCs w:val="16"/>
              </w:rPr>
            </w:pPr>
            <w:r w:rsidRPr="00A9161A">
              <w:rPr>
                <w:sz w:val="16"/>
                <w:szCs w:val="16"/>
              </w:rPr>
              <w:t>0.32</w:t>
            </w:r>
          </w:p>
        </w:tc>
        <w:tc>
          <w:tcPr>
            <w:tcW w:w="1675" w:type="dxa"/>
            <w:tcBorders>
              <w:top w:val="nil"/>
              <w:left w:val="nil"/>
              <w:bottom w:val="nil"/>
              <w:right w:val="nil"/>
            </w:tcBorders>
            <w:shd w:val="clear" w:color="auto" w:fill="auto"/>
            <w:noWrap/>
            <w:vAlign w:val="center"/>
            <w:hideMark/>
          </w:tcPr>
          <w:p w14:paraId="065A882D" w14:textId="77777777" w:rsidR="00393D9A" w:rsidRPr="00A9161A" w:rsidRDefault="00393D9A" w:rsidP="00BE1BB6">
            <w:pPr>
              <w:jc w:val="center"/>
              <w:rPr>
                <w:rFonts w:eastAsia="Times New Roman"/>
                <w:sz w:val="16"/>
                <w:szCs w:val="16"/>
              </w:rPr>
            </w:pPr>
            <w:r w:rsidRPr="00A9161A">
              <w:rPr>
                <w:sz w:val="16"/>
                <w:szCs w:val="16"/>
              </w:rPr>
              <w:t>0.26</w:t>
            </w:r>
          </w:p>
        </w:tc>
        <w:tc>
          <w:tcPr>
            <w:tcW w:w="1620" w:type="dxa"/>
            <w:tcBorders>
              <w:top w:val="nil"/>
              <w:left w:val="nil"/>
              <w:bottom w:val="nil"/>
              <w:right w:val="nil"/>
            </w:tcBorders>
            <w:shd w:val="clear" w:color="auto" w:fill="auto"/>
            <w:noWrap/>
            <w:vAlign w:val="center"/>
            <w:hideMark/>
          </w:tcPr>
          <w:p w14:paraId="5A26E0B7" w14:textId="77777777" w:rsidR="00393D9A" w:rsidRPr="00A9161A" w:rsidRDefault="00393D9A" w:rsidP="00BE1BB6">
            <w:pPr>
              <w:jc w:val="center"/>
              <w:rPr>
                <w:rFonts w:eastAsia="Times New Roman"/>
                <w:sz w:val="16"/>
                <w:szCs w:val="16"/>
              </w:rPr>
            </w:pPr>
            <w:r w:rsidRPr="00A9161A">
              <w:rPr>
                <w:sz w:val="16"/>
                <w:szCs w:val="16"/>
              </w:rPr>
              <w:t>0.63</w:t>
            </w:r>
          </w:p>
        </w:tc>
      </w:tr>
      <w:tr w:rsidR="00393D9A" w:rsidRPr="00A9161A" w14:paraId="71016B06" w14:textId="77777777" w:rsidTr="001F0CBF">
        <w:trPr>
          <w:gridAfter w:val="1"/>
          <w:wAfter w:w="1849" w:type="dxa"/>
          <w:trHeight w:val="360"/>
        </w:trPr>
        <w:tc>
          <w:tcPr>
            <w:tcW w:w="2155" w:type="dxa"/>
            <w:tcBorders>
              <w:top w:val="nil"/>
              <w:left w:val="nil"/>
              <w:bottom w:val="nil"/>
              <w:right w:val="nil"/>
            </w:tcBorders>
            <w:shd w:val="clear" w:color="000000" w:fill="FCE4D6"/>
            <w:vAlign w:val="bottom"/>
            <w:hideMark/>
          </w:tcPr>
          <w:p w14:paraId="11E1687C" w14:textId="77777777" w:rsidR="00393D9A" w:rsidRPr="00A9161A" w:rsidRDefault="00393D9A" w:rsidP="00BE1BB6">
            <w:pPr>
              <w:rPr>
                <w:rFonts w:eastAsia="Times New Roman"/>
                <w:sz w:val="16"/>
                <w:szCs w:val="16"/>
              </w:rPr>
            </w:pPr>
            <w:r w:rsidRPr="00A9161A">
              <w:rPr>
                <w:rFonts w:eastAsia="Times New Roman"/>
                <w:sz w:val="16"/>
                <w:szCs w:val="16"/>
              </w:rPr>
              <w:lastRenderedPageBreak/>
              <w:t>Number of persons in household</w:t>
            </w:r>
          </w:p>
        </w:tc>
        <w:tc>
          <w:tcPr>
            <w:tcW w:w="1080" w:type="dxa"/>
            <w:tcBorders>
              <w:top w:val="nil"/>
              <w:left w:val="nil"/>
              <w:bottom w:val="nil"/>
              <w:right w:val="nil"/>
            </w:tcBorders>
            <w:shd w:val="clear" w:color="000000" w:fill="FCE4D6"/>
            <w:noWrap/>
            <w:vAlign w:val="center"/>
            <w:hideMark/>
          </w:tcPr>
          <w:p w14:paraId="0F722761"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295D6EE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00749CBE"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14ADCC1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6A7A4DA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7CC389D7"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5E73B0A0"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2 or fewer</w:t>
            </w:r>
          </w:p>
        </w:tc>
        <w:tc>
          <w:tcPr>
            <w:tcW w:w="1080" w:type="dxa"/>
            <w:tcBorders>
              <w:top w:val="nil"/>
              <w:left w:val="nil"/>
              <w:bottom w:val="nil"/>
              <w:right w:val="nil"/>
            </w:tcBorders>
            <w:shd w:val="clear" w:color="auto" w:fill="auto"/>
            <w:noWrap/>
            <w:vAlign w:val="center"/>
            <w:hideMark/>
          </w:tcPr>
          <w:p w14:paraId="174BD640" w14:textId="77777777" w:rsidR="00393D9A" w:rsidRPr="00A9161A" w:rsidRDefault="00393D9A" w:rsidP="00BE1BB6">
            <w:pPr>
              <w:jc w:val="center"/>
              <w:rPr>
                <w:rFonts w:eastAsia="Times New Roman"/>
                <w:sz w:val="16"/>
                <w:szCs w:val="16"/>
              </w:rPr>
            </w:pPr>
            <w:r w:rsidRPr="00A9161A">
              <w:rPr>
                <w:rFonts w:eastAsia="Times New Roman"/>
                <w:sz w:val="16"/>
                <w:szCs w:val="16"/>
              </w:rPr>
              <w:t>24</w:t>
            </w:r>
          </w:p>
        </w:tc>
        <w:tc>
          <w:tcPr>
            <w:tcW w:w="1512" w:type="dxa"/>
            <w:tcBorders>
              <w:top w:val="nil"/>
              <w:left w:val="nil"/>
              <w:bottom w:val="nil"/>
              <w:right w:val="nil"/>
            </w:tcBorders>
            <w:shd w:val="clear" w:color="auto" w:fill="auto"/>
            <w:noWrap/>
            <w:vAlign w:val="center"/>
            <w:hideMark/>
          </w:tcPr>
          <w:p w14:paraId="53670CD9" w14:textId="77777777" w:rsidR="00393D9A" w:rsidRPr="00A9161A" w:rsidRDefault="00393D9A" w:rsidP="00BE1BB6">
            <w:pPr>
              <w:jc w:val="center"/>
              <w:rPr>
                <w:rFonts w:eastAsia="Times New Roman"/>
                <w:sz w:val="16"/>
                <w:szCs w:val="16"/>
              </w:rPr>
            </w:pPr>
            <w:r w:rsidRPr="00A9161A">
              <w:rPr>
                <w:sz w:val="16"/>
                <w:szCs w:val="16"/>
              </w:rPr>
              <w:t>9:00 (1:32)</w:t>
            </w:r>
          </w:p>
        </w:tc>
        <w:tc>
          <w:tcPr>
            <w:tcW w:w="1583" w:type="dxa"/>
            <w:tcBorders>
              <w:top w:val="nil"/>
              <w:left w:val="nil"/>
              <w:bottom w:val="nil"/>
              <w:right w:val="nil"/>
            </w:tcBorders>
            <w:shd w:val="clear" w:color="auto" w:fill="auto"/>
            <w:noWrap/>
            <w:vAlign w:val="center"/>
            <w:hideMark/>
          </w:tcPr>
          <w:p w14:paraId="3364B221" w14:textId="77777777" w:rsidR="00393D9A" w:rsidRPr="00A9161A" w:rsidRDefault="00393D9A" w:rsidP="00BE1BB6">
            <w:pPr>
              <w:jc w:val="center"/>
              <w:rPr>
                <w:rFonts w:eastAsia="Times New Roman"/>
                <w:sz w:val="16"/>
                <w:szCs w:val="16"/>
              </w:rPr>
            </w:pPr>
            <w:r w:rsidRPr="00A9161A">
              <w:rPr>
                <w:sz w:val="16"/>
                <w:szCs w:val="16"/>
              </w:rPr>
              <w:t>21:00 (1:15)</w:t>
            </w:r>
          </w:p>
        </w:tc>
        <w:tc>
          <w:tcPr>
            <w:tcW w:w="1675" w:type="dxa"/>
            <w:tcBorders>
              <w:top w:val="nil"/>
              <w:left w:val="nil"/>
              <w:bottom w:val="nil"/>
              <w:right w:val="nil"/>
            </w:tcBorders>
            <w:shd w:val="clear" w:color="auto" w:fill="auto"/>
            <w:noWrap/>
            <w:vAlign w:val="center"/>
            <w:hideMark/>
          </w:tcPr>
          <w:p w14:paraId="391278E6" w14:textId="77777777" w:rsidR="00393D9A" w:rsidRPr="00A9161A" w:rsidRDefault="00393D9A" w:rsidP="00BE1BB6">
            <w:pPr>
              <w:jc w:val="center"/>
              <w:rPr>
                <w:rFonts w:eastAsia="Times New Roman"/>
                <w:sz w:val="16"/>
                <w:szCs w:val="16"/>
              </w:rPr>
            </w:pPr>
            <w:r w:rsidRPr="00A9161A">
              <w:rPr>
                <w:sz w:val="16"/>
                <w:szCs w:val="16"/>
              </w:rPr>
              <w:t>3:07 (0:56)</w:t>
            </w:r>
          </w:p>
        </w:tc>
        <w:tc>
          <w:tcPr>
            <w:tcW w:w="1620" w:type="dxa"/>
            <w:tcBorders>
              <w:top w:val="nil"/>
              <w:left w:val="nil"/>
              <w:bottom w:val="nil"/>
              <w:right w:val="nil"/>
            </w:tcBorders>
            <w:shd w:val="clear" w:color="auto" w:fill="auto"/>
            <w:noWrap/>
            <w:vAlign w:val="center"/>
            <w:hideMark/>
          </w:tcPr>
          <w:p w14:paraId="14B4F263" w14:textId="77777777" w:rsidR="00393D9A" w:rsidRPr="00A9161A" w:rsidRDefault="00393D9A" w:rsidP="00BE1BB6">
            <w:pPr>
              <w:jc w:val="center"/>
              <w:rPr>
                <w:rFonts w:eastAsia="Times New Roman"/>
                <w:sz w:val="16"/>
                <w:szCs w:val="16"/>
              </w:rPr>
            </w:pPr>
            <w:r w:rsidRPr="00A9161A">
              <w:rPr>
                <w:sz w:val="16"/>
                <w:szCs w:val="16"/>
              </w:rPr>
              <w:t>12.0 (2.00)</w:t>
            </w:r>
          </w:p>
        </w:tc>
      </w:tr>
      <w:tr w:rsidR="00393D9A" w:rsidRPr="00A9161A" w14:paraId="326E96F6"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748C010D"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3+</w:t>
            </w:r>
          </w:p>
        </w:tc>
        <w:tc>
          <w:tcPr>
            <w:tcW w:w="1080" w:type="dxa"/>
            <w:tcBorders>
              <w:top w:val="nil"/>
              <w:left w:val="nil"/>
              <w:bottom w:val="nil"/>
              <w:right w:val="nil"/>
            </w:tcBorders>
            <w:shd w:val="clear" w:color="auto" w:fill="auto"/>
            <w:noWrap/>
            <w:vAlign w:val="center"/>
            <w:hideMark/>
          </w:tcPr>
          <w:p w14:paraId="3A114AFB" w14:textId="77777777" w:rsidR="00393D9A" w:rsidRPr="00A9161A" w:rsidRDefault="00393D9A" w:rsidP="00BE1BB6">
            <w:pPr>
              <w:jc w:val="center"/>
              <w:rPr>
                <w:rFonts w:eastAsia="Times New Roman"/>
                <w:sz w:val="16"/>
                <w:szCs w:val="16"/>
              </w:rPr>
            </w:pPr>
            <w:r w:rsidRPr="00A9161A">
              <w:rPr>
                <w:rFonts w:eastAsia="Times New Roman"/>
                <w:sz w:val="16"/>
                <w:szCs w:val="16"/>
              </w:rPr>
              <w:t>34</w:t>
            </w:r>
          </w:p>
        </w:tc>
        <w:tc>
          <w:tcPr>
            <w:tcW w:w="1512" w:type="dxa"/>
            <w:tcBorders>
              <w:top w:val="nil"/>
              <w:left w:val="nil"/>
              <w:bottom w:val="nil"/>
              <w:right w:val="nil"/>
            </w:tcBorders>
            <w:shd w:val="clear" w:color="auto" w:fill="auto"/>
            <w:noWrap/>
            <w:vAlign w:val="center"/>
            <w:hideMark/>
          </w:tcPr>
          <w:p w14:paraId="44765161"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0A1CDA0C" w14:textId="77777777" w:rsidR="00393D9A" w:rsidRPr="00A9161A" w:rsidRDefault="00393D9A" w:rsidP="00BE1BB6">
            <w:pPr>
              <w:jc w:val="center"/>
              <w:rPr>
                <w:rFonts w:eastAsia="Times New Roman"/>
                <w:sz w:val="16"/>
                <w:szCs w:val="16"/>
              </w:rPr>
            </w:pPr>
            <w:r w:rsidRPr="00A9161A">
              <w:rPr>
                <w:sz w:val="16"/>
                <w:szCs w:val="16"/>
              </w:rPr>
              <w:t>21:00 (1:41)</w:t>
            </w:r>
          </w:p>
        </w:tc>
        <w:tc>
          <w:tcPr>
            <w:tcW w:w="1675" w:type="dxa"/>
            <w:tcBorders>
              <w:top w:val="nil"/>
              <w:left w:val="nil"/>
              <w:bottom w:val="nil"/>
              <w:right w:val="nil"/>
            </w:tcBorders>
            <w:shd w:val="clear" w:color="auto" w:fill="auto"/>
            <w:noWrap/>
            <w:vAlign w:val="center"/>
            <w:hideMark/>
          </w:tcPr>
          <w:p w14:paraId="0FE5AFBE" w14:textId="77777777" w:rsidR="00393D9A" w:rsidRPr="00A9161A" w:rsidRDefault="00393D9A" w:rsidP="00BE1BB6">
            <w:pPr>
              <w:jc w:val="center"/>
              <w:rPr>
                <w:rFonts w:eastAsia="Times New Roman"/>
                <w:sz w:val="16"/>
                <w:szCs w:val="16"/>
              </w:rPr>
            </w:pPr>
            <w:r w:rsidRPr="00A9161A">
              <w:rPr>
                <w:sz w:val="16"/>
                <w:szCs w:val="16"/>
              </w:rPr>
              <w:t>2:37 (1:00)</w:t>
            </w:r>
          </w:p>
        </w:tc>
        <w:tc>
          <w:tcPr>
            <w:tcW w:w="1620" w:type="dxa"/>
            <w:tcBorders>
              <w:top w:val="nil"/>
              <w:left w:val="nil"/>
              <w:bottom w:val="nil"/>
              <w:right w:val="nil"/>
            </w:tcBorders>
            <w:shd w:val="clear" w:color="auto" w:fill="auto"/>
            <w:noWrap/>
            <w:vAlign w:val="center"/>
            <w:hideMark/>
          </w:tcPr>
          <w:p w14:paraId="7993B408" w14:textId="77777777" w:rsidR="00393D9A" w:rsidRPr="00A9161A" w:rsidRDefault="00393D9A" w:rsidP="00BE1BB6">
            <w:pPr>
              <w:jc w:val="center"/>
              <w:rPr>
                <w:rFonts w:eastAsia="Times New Roman"/>
                <w:sz w:val="16"/>
                <w:szCs w:val="16"/>
              </w:rPr>
            </w:pPr>
            <w:r w:rsidRPr="00A9161A">
              <w:rPr>
                <w:sz w:val="16"/>
                <w:szCs w:val="16"/>
              </w:rPr>
              <w:t>11.8 (2.50)</w:t>
            </w:r>
          </w:p>
        </w:tc>
      </w:tr>
      <w:tr w:rsidR="00393D9A" w:rsidRPr="00A9161A" w14:paraId="62F5502C"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57A21F2D"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0192E9F4"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7C25D8A1" w14:textId="77777777" w:rsidR="00393D9A" w:rsidRPr="00A9161A" w:rsidRDefault="00393D9A" w:rsidP="00BE1BB6">
            <w:pPr>
              <w:jc w:val="center"/>
              <w:rPr>
                <w:rFonts w:eastAsia="Times New Roman"/>
                <w:sz w:val="16"/>
                <w:szCs w:val="16"/>
              </w:rPr>
            </w:pPr>
            <w:r w:rsidRPr="00A9161A">
              <w:rPr>
                <w:sz w:val="16"/>
                <w:szCs w:val="16"/>
              </w:rPr>
              <w:t>0.14</w:t>
            </w:r>
          </w:p>
        </w:tc>
        <w:tc>
          <w:tcPr>
            <w:tcW w:w="1583" w:type="dxa"/>
            <w:tcBorders>
              <w:top w:val="nil"/>
              <w:left w:val="nil"/>
              <w:bottom w:val="nil"/>
              <w:right w:val="nil"/>
            </w:tcBorders>
            <w:shd w:val="clear" w:color="000000" w:fill="FFFFFF"/>
            <w:noWrap/>
            <w:vAlign w:val="center"/>
            <w:hideMark/>
          </w:tcPr>
          <w:p w14:paraId="52F49206" w14:textId="77777777" w:rsidR="00393D9A" w:rsidRPr="00A9161A" w:rsidRDefault="00393D9A" w:rsidP="00BE1BB6">
            <w:pPr>
              <w:jc w:val="center"/>
              <w:rPr>
                <w:rFonts w:eastAsia="Times New Roman"/>
                <w:sz w:val="16"/>
                <w:szCs w:val="16"/>
              </w:rPr>
            </w:pPr>
            <w:r w:rsidRPr="00A9161A">
              <w:rPr>
                <w:sz w:val="16"/>
                <w:szCs w:val="16"/>
              </w:rPr>
              <w:t>0.68</w:t>
            </w:r>
          </w:p>
        </w:tc>
        <w:tc>
          <w:tcPr>
            <w:tcW w:w="1675" w:type="dxa"/>
            <w:tcBorders>
              <w:top w:val="nil"/>
              <w:left w:val="nil"/>
              <w:bottom w:val="nil"/>
              <w:right w:val="nil"/>
            </w:tcBorders>
            <w:shd w:val="clear" w:color="auto" w:fill="auto"/>
            <w:noWrap/>
            <w:vAlign w:val="center"/>
            <w:hideMark/>
          </w:tcPr>
          <w:p w14:paraId="0B92C706" w14:textId="77777777" w:rsidR="00393D9A" w:rsidRPr="00A9161A" w:rsidRDefault="00393D9A" w:rsidP="00BE1BB6">
            <w:pPr>
              <w:jc w:val="center"/>
              <w:rPr>
                <w:rFonts w:eastAsia="Times New Roman"/>
                <w:sz w:val="16"/>
                <w:szCs w:val="16"/>
              </w:rPr>
            </w:pPr>
            <w:r w:rsidRPr="00A9161A">
              <w:rPr>
                <w:sz w:val="16"/>
                <w:szCs w:val="16"/>
              </w:rPr>
              <w:t>0.19</w:t>
            </w:r>
          </w:p>
        </w:tc>
        <w:tc>
          <w:tcPr>
            <w:tcW w:w="1620" w:type="dxa"/>
            <w:tcBorders>
              <w:top w:val="nil"/>
              <w:left w:val="nil"/>
              <w:bottom w:val="nil"/>
              <w:right w:val="nil"/>
            </w:tcBorders>
            <w:shd w:val="clear" w:color="auto" w:fill="auto"/>
            <w:noWrap/>
            <w:vAlign w:val="center"/>
            <w:hideMark/>
          </w:tcPr>
          <w:p w14:paraId="18E9F8AA" w14:textId="77777777" w:rsidR="00393D9A" w:rsidRPr="00A9161A" w:rsidRDefault="00393D9A" w:rsidP="00BE1BB6">
            <w:pPr>
              <w:jc w:val="center"/>
              <w:rPr>
                <w:rFonts w:eastAsia="Times New Roman"/>
                <w:sz w:val="16"/>
                <w:szCs w:val="16"/>
              </w:rPr>
            </w:pPr>
            <w:r w:rsidRPr="00A9161A">
              <w:rPr>
                <w:sz w:val="16"/>
                <w:szCs w:val="16"/>
              </w:rPr>
              <w:t>0.53</w:t>
            </w:r>
          </w:p>
        </w:tc>
      </w:tr>
      <w:tr w:rsidR="00393D9A" w:rsidRPr="00A9161A" w14:paraId="37FDD578"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78118D96" w14:textId="77777777" w:rsidR="00393D9A" w:rsidRPr="00A9161A" w:rsidRDefault="00393D9A" w:rsidP="00BE1BB6">
            <w:pPr>
              <w:rPr>
                <w:rFonts w:eastAsia="Times New Roman"/>
                <w:sz w:val="16"/>
                <w:szCs w:val="16"/>
              </w:rPr>
            </w:pPr>
            <w:r w:rsidRPr="00A9161A">
              <w:rPr>
                <w:rFonts w:eastAsia="Times New Roman"/>
                <w:sz w:val="16"/>
                <w:szCs w:val="16"/>
              </w:rPr>
              <w:t>Sleep Duration</w:t>
            </w:r>
          </w:p>
        </w:tc>
        <w:tc>
          <w:tcPr>
            <w:tcW w:w="1080" w:type="dxa"/>
            <w:tcBorders>
              <w:top w:val="nil"/>
              <w:left w:val="nil"/>
              <w:bottom w:val="nil"/>
              <w:right w:val="nil"/>
            </w:tcBorders>
            <w:shd w:val="clear" w:color="000000" w:fill="FCE4D6"/>
            <w:noWrap/>
            <w:vAlign w:val="center"/>
            <w:hideMark/>
          </w:tcPr>
          <w:p w14:paraId="54719905" w14:textId="77777777" w:rsidR="00393D9A" w:rsidRPr="00A9161A" w:rsidRDefault="00393D9A" w:rsidP="00BE1BB6">
            <w:pPr>
              <w:jc w:val="center"/>
              <w:rPr>
                <w:rFonts w:eastAsia="Times New Roman"/>
                <w:i/>
                <w:iCs/>
                <w:sz w:val="16"/>
                <w:szCs w:val="16"/>
              </w:rPr>
            </w:pPr>
            <w:r w:rsidRPr="00A9161A">
              <w:rPr>
                <w:rFonts w:eastAsia="Times New Roman"/>
                <w:i/>
                <w:iCs/>
                <w:sz w:val="16"/>
                <w:szCs w:val="16"/>
              </w:rPr>
              <w:t> </w:t>
            </w:r>
          </w:p>
        </w:tc>
        <w:tc>
          <w:tcPr>
            <w:tcW w:w="1512" w:type="dxa"/>
            <w:tcBorders>
              <w:top w:val="nil"/>
              <w:left w:val="nil"/>
              <w:bottom w:val="nil"/>
              <w:right w:val="nil"/>
            </w:tcBorders>
            <w:shd w:val="clear" w:color="000000" w:fill="FCE4D6"/>
            <w:noWrap/>
            <w:vAlign w:val="bottom"/>
            <w:hideMark/>
          </w:tcPr>
          <w:p w14:paraId="2508337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46AAAC6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1CA5AFC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B5571D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0A69DE04"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FF3408D"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&lt;8 hours</w:t>
            </w:r>
          </w:p>
        </w:tc>
        <w:tc>
          <w:tcPr>
            <w:tcW w:w="1080" w:type="dxa"/>
            <w:tcBorders>
              <w:top w:val="nil"/>
              <w:left w:val="nil"/>
              <w:bottom w:val="nil"/>
              <w:right w:val="nil"/>
            </w:tcBorders>
            <w:shd w:val="clear" w:color="auto" w:fill="auto"/>
            <w:noWrap/>
            <w:vAlign w:val="bottom"/>
            <w:hideMark/>
          </w:tcPr>
          <w:p w14:paraId="52002089" w14:textId="77777777" w:rsidR="00393D9A" w:rsidRPr="00A9161A" w:rsidRDefault="00393D9A" w:rsidP="00BE1BB6">
            <w:pPr>
              <w:jc w:val="center"/>
              <w:rPr>
                <w:rFonts w:eastAsia="Times New Roman"/>
                <w:sz w:val="16"/>
                <w:szCs w:val="16"/>
              </w:rPr>
            </w:pPr>
            <w:r w:rsidRPr="00A9161A">
              <w:rPr>
                <w:rFonts w:eastAsia="Times New Roman"/>
                <w:sz w:val="16"/>
                <w:szCs w:val="16"/>
              </w:rPr>
              <w:t>10</w:t>
            </w:r>
          </w:p>
        </w:tc>
        <w:tc>
          <w:tcPr>
            <w:tcW w:w="1512" w:type="dxa"/>
            <w:tcBorders>
              <w:top w:val="nil"/>
              <w:left w:val="nil"/>
              <w:bottom w:val="nil"/>
              <w:right w:val="nil"/>
            </w:tcBorders>
            <w:shd w:val="clear" w:color="auto" w:fill="auto"/>
            <w:noWrap/>
            <w:vAlign w:val="center"/>
            <w:hideMark/>
          </w:tcPr>
          <w:p w14:paraId="69ED1443" w14:textId="77777777" w:rsidR="00393D9A" w:rsidRPr="00A9161A" w:rsidRDefault="00393D9A" w:rsidP="00BE1BB6">
            <w:pPr>
              <w:jc w:val="center"/>
              <w:rPr>
                <w:rFonts w:eastAsia="Times New Roman"/>
                <w:sz w:val="16"/>
                <w:szCs w:val="16"/>
              </w:rPr>
            </w:pPr>
            <w:r w:rsidRPr="00A9161A">
              <w:rPr>
                <w:sz w:val="16"/>
                <w:szCs w:val="16"/>
              </w:rPr>
              <w:t>8:45 (0:52)</w:t>
            </w:r>
          </w:p>
        </w:tc>
        <w:tc>
          <w:tcPr>
            <w:tcW w:w="1583" w:type="dxa"/>
            <w:tcBorders>
              <w:top w:val="nil"/>
              <w:left w:val="nil"/>
              <w:bottom w:val="nil"/>
              <w:right w:val="nil"/>
            </w:tcBorders>
            <w:shd w:val="clear" w:color="auto" w:fill="auto"/>
            <w:noWrap/>
            <w:vAlign w:val="center"/>
            <w:hideMark/>
          </w:tcPr>
          <w:p w14:paraId="472F4F24" w14:textId="77777777" w:rsidR="00393D9A" w:rsidRPr="00A9161A" w:rsidRDefault="00393D9A" w:rsidP="00BE1BB6">
            <w:pPr>
              <w:jc w:val="center"/>
              <w:rPr>
                <w:rFonts w:eastAsia="Times New Roman"/>
                <w:sz w:val="16"/>
                <w:szCs w:val="16"/>
              </w:rPr>
            </w:pPr>
            <w:r w:rsidRPr="00A9161A">
              <w:rPr>
                <w:sz w:val="16"/>
                <w:szCs w:val="16"/>
              </w:rPr>
              <w:t>21:15 (1:30)</w:t>
            </w:r>
          </w:p>
        </w:tc>
        <w:tc>
          <w:tcPr>
            <w:tcW w:w="1675" w:type="dxa"/>
            <w:tcBorders>
              <w:top w:val="nil"/>
              <w:left w:val="nil"/>
              <w:bottom w:val="nil"/>
              <w:right w:val="nil"/>
            </w:tcBorders>
            <w:shd w:val="clear" w:color="auto" w:fill="auto"/>
            <w:noWrap/>
            <w:vAlign w:val="center"/>
            <w:hideMark/>
          </w:tcPr>
          <w:p w14:paraId="7CFBFB21" w14:textId="77777777" w:rsidR="00393D9A" w:rsidRPr="00A9161A" w:rsidRDefault="00393D9A" w:rsidP="00BE1BB6">
            <w:pPr>
              <w:jc w:val="center"/>
              <w:rPr>
                <w:rFonts w:eastAsia="Times New Roman"/>
                <w:sz w:val="16"/>
                <w:szCs w:val="16"/>
              </w:rPr>
            </w:pPr>
            <w:r w:rsidRPr="00A9161A">
              <w:rPr>
                <w:sz w:val="16"/>
                <w:szCs w:val="16"/>
              </w:rPr>
              <w:t>3:00 (0:41)</w:t>
            </w:r>
          </w:p>
        </w:tc>
        <w:tc>
          <w:tcPr>
            <w:tcW w:w="1620" w:type="dxa"/>
            <w:tcBorders>
              <w:top w:val="nil"/>
              <w:left w:val="nil"/>
              <w:bottom w:val="nil"/>
              <w:right w:val="nil"/>
            </w:tcBorders>
            <w:shd w:val="clear" w:color="auto" w:fill="auto"/>
            <w:noWrap/>
            <w:vAlign w:val="center"/>
            <w:hideMark/>
          </w:tcPr>
          <w:p w14:paraId="69DE2622" w14:textId="77777777" w:rsidR="00393D9A" w:rsidRPr="00A9161A" w:rsidRDefault="00393D9A" w:rsidP="00BE1BB6">
            <w:pPr>
              <w:jc w:val="center"/>
              <w:rPr>
                <w:rFonts w:eastAsia="Times New Roman"/>
                <w:sz w:val="16"/>
                <w:szCs w:val="16"/>
              </w:rPr>
            </w:pPr>
            <w:r w:rsidRPr="00A9161A">
              <w:rPr>
                <w:sz w:val="16"/>
                <w:szCs w:val="16"/>
              </w:rPr>
              <w:t>11.2 (1.89)</w:t>
            </w:r>
          </w:p>
        </w:tc>
      </w:tr>
      <w:tr w:rsidR="00393D9A" w:rsidRPr="00A9161A" w14:paraId="691151B5"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A76F601"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8 + hours</w:t>
            </w:r>
          </w:p>
        </w:tc>
        <w:tc>
          <w:tcPr>
            <w:tcW w:w="1080" w:type="dxa"/>
            <w:tcBorders>
              <w:top w:val="nil"/>
              <w:left w:val="nil"/>
              <w:bottom w:val="nil"/>
              <w:right w:val="nil"/>
            </w:tcBorders>
            <w:shd w:val="clear" w:color="auto" w:fill="auto"/>
            <w:noWrap/>
            <w:vAlign w:val="bottom"/>
            <w:hideMark/>
          </w:tcPr>
          <w:p w14:paraId="60C840D4" w14:textId="77777777" w:rsidR="00393D9A" w:rsidRPr="00A9161A" w:rsidRDefault="00393D9A" w:rsidP="00BE1BB6">
            <w:pPr>
              <w:jc w:val="center"/>
              <w:rPr>
                <w:rFonts w:eastAsia="Times New Roman"/>
                <w:sz w:val="16"/>
                <w:szCs w:val="16"/>
              </w:rPr>
            </w:pPr>
            <w:r w:rsidRPr="00A9161A">
              <w:rPr>
                <w:rFonts w:eastAsia="Times New Roman"/>
                <w:sz w:val="16"/>
                <w:szCs w:val="16"/>
              </w:rPr>
              <w:t>53</w:t>
            </w:r>
          </w:p>
        </w:tc>
        <w:tc>
          <w:tcPr>
            <w:tcW w:w="1512" w:type="dxa"/>
            <w:tcBorders>
              <w:top w:val="nil"/>
              <w:left w:val="nil"/>
              <w:bottom w:val="nil"/>
              <w:right w:val="nil"/>
            </w:tcBorders>
            <w:shd w:val="clear" w:color="auto" w:fill="auto"/>
            <w:noWrap/>
            <w:vAlign w:val="center"/>
            <w:hideMark/>
          </w:tcPr>
          <w:p w14:paraId="7D6BF541"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31ACC290"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4BB0E335" w14:textId="77777777" w:rsidR="00393D9A" w:rsidRPr="00A9161A" w:rsidRDefault="00393D9A" w:rsidP="00BE1BB6">
            <w:pPr>
              <w:jc w:val="center"/>
              <w:rPr>
                <w:rFonts w:eastAsia="Times New Roman"/>
                <w:sz w:val="16"/>
                <w:szCs w:val="16"/>
              </w:rPr>
            </w:pPr>
            <w:r w:rsidRPr="00A9161A">
              <w:rPr>
                <w:sz w:val="16"/>
                <w:szCs w:val="16"/>
              </w:rPr>
              <w:t>2:45 (1:15)</w:t>
            </w:r>
          </w:p>
        </w:tc>
        <w:tc>
          <w:tcPr>
            <w:tcW w:w="1620" w:type="dxa"/>
            <w:tcBorders>
              <w:top w:val="nil"/>
              <w:left w:val="nil"/>
              <w:bottom w:val="nil"/>
              <w:right w:val="nil"/>
            </w:tcBorders>
            <w:shd w:val="clear" w:color="auto" w:fill="auto"/>
            <w:noWrap/>
            <w:vAlign w:val="center"/>
            <w:hideMark/>
          </w:tcPr>
          <w:p w14:paraId="5C093A60" w14:textId="77777777" w:rsidR="00393D9A" w:rsidRPr="00A9161A" w:rsidRDefault="00393D9A" w:rsidP="00BE1BB6">
            <w:pPr>
              <w:jc w:val="center"/>
              <w:rPr>
                <w:rFonts w:eastAsia="Times New Roman"/>
                <w:sz w:val="16"/>
                <w:szCs w:val="16"/>
              </w:rPr>
            </w:pPr>
            <w:r w:rsidRPr="00A9161A">
              <w:rPr>
                <w:sz w:val="16"/>
                <w:szCs w:val="16"/>
              </w:rPr>
              <w:t>12.0 (2.00)</w:t>
            </w:r>
          </w:p>
        </w:tc>
      </w:tr>
      <w:tr w:rsidR="00393D9A" w:rsidRPr="00A9161A" w14:paraId="34992058"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58788EFA"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24120130"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61C44549" w14:textId="77777777" w:rsidR="00393D9A" w:rsidRPr="00A9161A" w:rsidRDefault="00393D9A" w:rsidP="00BE1BB6">
            <w:pPr>
              <w:jc w:val="center"/>
              <w:rPr>
                <w:rFonts w:eastAsia="Times New Roman"/>
                <w:sz w:val="16"/>
                <w:szCs w:val="16"/>
              </w:rPr>
            </w:pPr>
            <w:r w:rsidRPr="00A9161A">
              <w:rPr>
                <w:sz w:val="16"/>
                <w:szCs w:val="16"/>
              </w:rPr>
              <w:t>0.82</w:t>
            </w:r>
          </w:p>
        </w:tc>
        <w:tc>
          <w:tcPr>
            <w:tcW w:w="1583" w:type="dxa"/>
            <w:tcBorders>
              <w:top w:val="nil"/>
              <w:left w:val="nil"/>
              <w:bottom w:val="nil"/>
              <w:right w:val="nil"/>
            </w:tcBorders>
            <w:shd w:val="clear" w:color="auto" w:fill="auto"/>
            <w:noWrap/>
            <w:vAlign w:val="center"/>
            <w:hideMark/>
          </w:tcPr>
          <w:p w14:paraId="41A2D9DC" w14:textId="77777777" w:rsidR="00393D9A" w:rsidRPr="00A9161A" w:rsidRDefault="00393D9A" w:rsidP="00BE1BB6">
            <w:pPr>
              <w:jc w:val="center"/>
              <w:rPr>
                <w:rFonts w:eastAsia="Times New Roman"/>
                <w:sz w:val="16"/>
                <w:szCs w:val="16"/>
              </w:rPr>
            </w:pPr>
            <w:r w:rsidRPr="00A9161A">
              <w:rPr>
                <w:sz w:val="16"/>
                <w:szCs w:val="16"/>
              </w:rPr>
              <w:t>0.34</w:t>
            </w:r>
          </w:p>
        </w:tc>
        <w:tc>
          <w:tcPr>
            <w:tcW w:w="1675" w:type="dxa"/>
            <w:tcBorders>
              <w:top w:val="nil"/>
              <w:left w:val="nil"/>
              <w:bottom w:val="nil"/>
              <w:right w:val="nil"/>
            </w:tcBorders>
            <w:shd w:val="clear" w:color="auto" w:fill="auto"/>
            <w:noWrap/>
            <w:vAlign w:val="center"/>
            <w:hideMark/>
          </w:tcPr>
          <w:p w14:paraId="1F8CACAF" w14:textId="77777777" w:rsidR="00393D9A" w:rsidRPr="00A9161A" w:rsidRDefault="00393D9A" w:rsidP="00BE1BB6">
            <w:pPr>
              <w:jc w:val="center"/>
              <w:rPr>
                <w:rFonts w:eastAsia="Times New Roman"/>
                <w:sz w:val="16"/>
                <w:szCs w:val="16"/>
              </w:rPr>
            </w:pPr>
            <w:r w:rsidRPr="00A9161A">
              <w:rPr>
                <w:sz w:val="16"/>
                <w:szCs w:val="16"/>
              </w:rPr>
              <w:t>0.64</w:t>
            </w:r>
          </w:p>
        </w:tc>
        <w:tc>
          <w:tcPr>
            <w:tcW w:w="1620" w:type="dxa"/>
            <w:tcBorders>
              <w:top w:val="nil"/>
              <w:left w:val="nil"/>
              <w:bottom w:val="nil"/>
              <w:right w:val="nil"/>
            </w:tcBorders>
            <w:shd w:val="clear" w:color="auto" w:fill="auto"/>
            <w:noWrap/>
            <w:vAlign w:val="center"/>
            <w:hideMark/>
          </w:tcPr>
          <w:p w14:paraId="72C96E4B" w14:textId="77777777" w:rsidR="00393D9A" w:rsidRPr="00A9161A" w:rsidRDefault="00393D9A" w:rsidP="00BE1BB6">
            <w:pPr>
              <w:jc w:val="center"/>
              <w:rPr>
                <w:rFonts w:eastAsia="Times New Roman"/>
                <w:sz w:val="16"/>
                <w:szCs w:val="16"/>
              </w:rPr>
            </w:pPr>
            <w:r w:rsidRPr="00A9161A">
              <w:rPr>
                <w:sz w:val="16"/>
                <w:szCs w:val="16"/>
              </w:rPr>
              <w:t>0.24</w:t>
            </w:r>
          </w:p>
        </w:tc>
      </w:tr>
      <w:tr w:rsidR="00393D9A" w:rsidRPr="00A9161A" w14:paraId="5E86522F"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717A956D" w14:textId="77777777" w:rsidR="00393D9A" w:rsidRPr="00A9161A" w:rsidRDefault="00393D9A" w:rsidP="00BE1BB6">
            <w:pPr>
              <w:rPr>
                <w:rFonts w:eastAsia="Times New Roman"/>
                <w:sz w:val="16"/>
                <w:szCs w:val="16"/>
              </w:rPr>
            </w:pPr>
            <w:r w:rsidRPr="00A9161A">
              <w:rPr>
                <w:rFonts w:eastAsia="Times New Roman"/>
                <w:sz w:val="16"/>
                <w:szCs w:val="16"/>
              </w:rPr>
              <w:t>Physical Activity</w:t>
            </w:r>
          </w:p>
        </w:tc>
        <w:tc>
          <w:tcPr>
            <w:tcW w:w="1080" w:type="dxa"/>
            <w:tcBorders>
              <w:top w:val="nil"/>
              <w:left w:val="nil"/>
              <w:bottom w:val="nil"/>
              <w:right w:val="nil"/>
            </w:tcBorders>
            <w:shd w:val="clear" w:color="000000" w:fill="FCE4D6"/>
            <w:noWrap/>
            <w:vAlign w:val="center"/>
            <w:hideMark/>
          </w:tcPr>
          <w:p w14:paraId="06C35F0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1022314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0AC9CD3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7AD3391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442B77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5FD5AF0F"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620BC71D"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0-2 times per week</w:t>
            </w:r>
          </w:p>
        </w:tc>
        <w:tc>
          <w:tcPr>
            <w:tcW w:w="1080" w:type="dxa"/>
            <w:tcBorders>
              <w:top w:val="nil"/>
              <w:left w:val="nil"/>
              <w:bottom w:val="nil"/>
              <w:right w:val="nil"/>
            </w:tcBorders>
            <w:shd w:val="clear" w:color="auto" w:fill="auto"/>
            <w:noWrap/>
            <w:vAlign w:val="center"/>
            <w:hideMark/>
          </w:tcPr>
          <w:p w14:paraId="78E28EE7" w14:textId="77777777" w:rsidR="00393D9A" w:rsidRPr="00A9161A" w:rsidRDefault="00393D9A" w:rsidP="00BE1BB6">
            <w:pPr>
              <w:jc w:val="center"/>
              <w:rPr>
                <w:rFonts w:eastAsia="Times New Roman"/>
                <w:sz w:val="16"/>
                <w:szCs w:val="16"/>
              </w:rPr>
            </w:pPr>
            <w:r w:rsidRPr="00A9161A">
              <w:rPr>
                <w:rFonts w:eastAsia="Times New Roman"/>
                <w:sz w:val="16"/>
                <w:szCs w:val="16"/>
              </w:rPr>
              <w:t>25</w:t>
            </w:r>
          </w:p>
        </w:tc>
        <w:tc>
          <w:tcPr>
            <w:tcW w:w="1512" w:type="dxa"/>
            <w:tcBorders>
              <w:top w:val="nil"/>
              <w:left w:val="nil"/>
              <w:bottom w:val="nil"/>
              <w:right w:val="nil"/>
            </w:tcBorders>
            <w:shd w:val="clear" w:color="auto" w:fill="auto"/>
            <w:noWrap/>
            <w:vAlign w:val="center"/>
            <w:hideMark/>
          </w:tcPr>
          <w:p w14:paraId="26913F49" w14:textId="77777777" w:rsidR="00393D9A" w:rsidRPr="00A9161A" w:rsidRDefault="00393D9A" w:rsidP="00BE1BB6">
            <w:pPr>
              <w:jc w:val="center"/>
              <w:rPr>
                <w:rFonts w:eastAsia="Times New Roman"/>
                <w:sz w:val="16"/>
                <w:szCs w:val="16"/>
              </w:rPr>
            </w:pPr>
            <w:r w:rsidRPr="00A9161A">
              <w:rPr>
                <w:sz w:val="16"/>
                <w:szCs w:val="16"/>
              </w:rPr>
              <w:t>9:00 (1:00)</w:t>
            </w:r>
          </w:p>
        </w:tc>
        <w:tc>
          <w:tcPr>
            <w:tcW w:w="1583" w:type="dxa"/>
            <w:tcBorders>
              <w:top w:val="nil"/>
              <w:left w:val="nil"/>
              <w:bottom w:val="nil"/>
              <w:right w:val="nil"/>
            </w:tcBorders>
            <w:shd w:val="clear" w:color="auto" w:fill="auto"/>
            <w:noWrap/>
            <w:vAlign w:val="center"/>
            <w:hideMark/>
          </w:tcPr>
          <w:p w14:paraId="2D35A7AA"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7E6DFDEB" w14:textId="77777777" w:rsidR="00393D9A" w:rsidRPr="00A9161A" w:rsidRDefault="00393D9A" w:rsidP="00BE1BB6">
            <w:pPr>
              <w:jc w:val="center"/>
              <w:rPr>
                <w:rFonts w:eastAsia="Times New Roman"/>
                <w:sz w:val="16"/>
                <w:szCs w:val="16"/>
              </w:rPr>
            </w:pPr>
            <w:r w:rsidRPr="00A9161A">
              <w:rPr>
                <w:sz w:val="16"/>
                <w:szCs w:val="16"/>
              </w:rPr>
              <w:t>2:45 (1:15)</w:t>
            </w:r>
          </w:p>
        </w:tc>
        <w:tc>
          <w:tcPr>
            <w:tcW w:w="1620" w:type="dxa"/>
            <w:tcBorders>
              <w:top w:val="nil"/>
              <w:left w:val="nil"/>
              <w:bottom w:val="nil"/>
              <w:right w:val="nil"/>
            </w:tcBorders>
            <w:shd w:val="clear" w:color="auto" w:fill="auto"/>
            <w:noWrap/>
            <w:vAlign w:val="center"/>
            <w:hideMark/>
          </w:tcPr>
          <w:p w14:paraId="5CB3266B" w14:textId="77777777" w:rsidR="00393D9A" w:rsidRPr="00A9161A" w:rsidRDefault="00393D9A" w:rsidP="00BE1BB6">
            <w:pPr>
              <w:jc w:val="center"/>
              <w:rPr>
                <w:rFonts w:eastAsia="Times New Roman"/>
                <w:sz w:val="16"/>
                <w:szCs w:val="16"/>
              </w:rPr>
            </w:pPr>
            <w:r w:rsidRPr="00A9161A">
              <w:rPr>
                <w:sz w:val="16"/>
                <w:szCs w:val="16"/>
              </w:rPr>
              <w:t>12.0 (2.00)</w:t>
            </w:r>
          </w:p>
        </w:tc>
      </w:tr>
      <w:tr w:rsidR="00393D9A" w:rsidRPr="00A9161A" w14:paraId="35A6FA07"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23A9CAA3"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3-4 times per week</w:t>
            </w:r>
          </w:p>
        </w:tc>
        <w:tc>
          <w:tcPr>
            <w:tcW w:w="1080" w:type="dxa"/>
            <w:tcBorders>
              <w:top w:val="nil"/>
              <w:left w:val="nil"/>
              <w:bottom w:val="nil"/>
              <w:right w:val="nil"/>
            </w:tcBorders>
            <w:shd w:val="clear" w:color="auto" w:fill="auto"/>
            <w:noWrap/>
            <w:vAlign w:val="center"/>
            <w:hideMark/>
          </w:tcPr>
          <w:p w14:paraId="43CF902E" w14:textId="77777777" w:rsidR="00393D9A" w:rsidRPr="00A9161A" w:rsidRDefault="00393D9A" w:rsidP="00BE1BB6">
            <w:pPr>
              <w:jc w:val="center"/>
              <w:rPr>
                <w:rFonts w:eastAsia="Times New Roman"/>
                <w:sz w:val="16"/>
                <w:szCs w:val="16"/>
              </w:rPr>
            </w:pPr>
            <w:r w:rsidRPr="00A9161A">
              <w:rPr>
                <w:rFonts w:eastAsia="Times New Roman"/>
                <w:sz w:val="16"/>
                <w:szCs w:val="16"/>
              </w:rPr>
              <w:t>26</w:t>
            </w:r>
          </w:p>
        </w:tc>
        <w:tc>
          <w:tcPr>
            <w:tcW w:w="1512" w:type="dxa"/>
            <w:tcBorders>
              <w:top w:val="nil"/>
              <w:left w:val="nil"/>
              <w:bottom w:val="nil"/>
              <w:right w:val="nil"/>
            </w:tcBorders>
            <w:shd w:val="clear" w:color="auto" w:fill="auto"/>
            <w:noWrap/>
            <w:vAlign w:val="center"/>
            <w:hideMark/>
          </w:tcPr>
          <w:p w14:paraId="0CDAFAB3" w14:textId="77777777" w:rsidR="00393D9A" w:rsidRPr="00A9161A" w:rsidRDefault="00393D9A" w:rsidP="00BE1BB6">
            <w:pPr>
              <w:jc w:val="center"/>
              <w:rPr>
                <w:rFonts w:eastAsia="Times New Roman"/>
                <w:sz w:val="16"/>
                <w:szCs w:val="16"/>
              </w:rPr>
            </w:pPr>
            <w:r w:rsidRPr="00A9161A">
              <w:rPr>
                <w:sz w:val="16"/>
                <w:szCs w:val="16"/>
              </w:rPr>
              <w:t>9:00 (1:53)</w:t>
            </w:r>
          </w:p>
        </w:tc>
        <w:tc>
          <w:tcPr>
            <w:tcW w:w="1583" w:type="dxa"/>
            <w:tcBorders>
              <w:top w:val="nil"/>
              <w:left w:val="nil"/>
              <w:bottom w:val="nil"/>
              <w:right w:val="nil"/>
            </w:tcBorders>
            <w:shd w:val="clear" w:color="auto" w:fill="auto"/>
            <w:noWrap/>
            <w:vAlign w:val="center"/>
            <w:hideMark/>
          </w:tcPr>
          <w:p w14:paraId="47D04B2A" w14:textId="77777777" w:rsidR="00393D9A" w:rsidRPr="00A9161A" w:rsidRDefault="00393D9A" w:rsidP="00BE1BB6">
            <w:pPr>
              <w:jc w:val="center"/>
              <w:rPr>
                <w:rFonts w:eastAsia="Times New Roman"/>
                <w:sz w:val="16"/>
                <w:szCs w:val="16"/>
              </w:rPr>
            </w:pPr>
            <w:r w:rsidRPr="00A9161A">
              <w:rPr>
                <w:sz w:val="16"/>
                <w:szCs w:val="16"/>
              </w:rPr>
              <w:t>21:00 (1:18)</w:t>
            </w:r>
          </w:p>
        </w:tc>
        <w:tc>
          <w:tcPr>
            <w:tcW w:w="1675" w:type="dxa"/>
            <w:tcBorders>
              <w:top w:val="nil"/>
              <w:left w:val="nil"/>
              <w:bottom w:val="nil"/>
              <w:right w:val="nil"/>
            </w:tcBorders>
            <w:shd w:val="clear" w:color="auto" w:fill="auto"/>
            <w:noWrap/>
            <w:vAlign w:val="center"/>
            <w:hideMark/>
          </w:tcPr>
          <w:p w14:paraId="1CE0758F" w14:textId="77777777" w:rsidR="00393D9A" w:rsidRPr="00A9161A" w:rsidRDefault="00393D9A" w:rsidP="00BE1BB6">
            <w:pPr>
              <w:jc w:val="center"/>
              <w:rPr>
                <w:rFonts w:eastAsia="Times New Roman"/>
                <w:sz w:val="16"/>
                <w:szCs w:val="16"/>
              </w:rPr>
            </w:pPr>
            <w:r w:rsidRPr="00A9161A">
              <w:rPr>
                <w:sz w:val="16"/>
                <w:szCs w:val="16"/>
              </w:rPr>
              <w:t>3:00 (1:00)</w:t>
            </w:r>
          </w:p>
        </w:tc>
        <w:tc>
          <w:tcPr>
            <w:tcW w:w="1620" w:type="dxa"/>
            <w:tcBorders>
              <w:top w:val="nil"/>
              <w:left w:val="nil"/>
              <w:bottom w:val="nil"/>
              <w:right w:val="nil"/>
            </w:tcBorders>
            <w:shd w:val="clear" w:color="auto" w:fill="auto"/>
            <w:noWrap/>
            <w:vAlign w:val="center"/>
            <w:hideMark/>
          </w:tcPr>
          <w:p w14:paraId="6A0AA69E" w14:textId="77777777" w:rsidR="00393D9A" w:rsidRPr="00A9161A" w:rsidRDefault="00393D9A" w:rsidP="00BE1BB6">
            <w:pPr>
              <w:jc w:val="center"/>
              <w:rPr>
                <w:rFonts w:eastAsia="Times New Roman"/>
                <w:sz w:val="16"/>
                <w:szCs w:val="16"/>
              </w:rPr>
            </w:pPr>
            <w:r w:rsidRPr="00A9161A">
              <w:rPr>
                <w:sz w:val="16"/>
                <w:szCs w:val="16"/>
              </w:rPr>
              <w:t>12.0 (2.50)</w:t>
            </w:r>
          </w:p>
        </w:tc>
      </w:tr>
      <w:tr w:rsidR="00393D9A" w:rsidRPr="00A9161A" w14:paraId="1A4A77DC"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61D2B755"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5-7 times per week</w:t>
            </w:r>
          </w:p>
        </w:tc>
        <w:tc>
          <w:tcPr>
            <w:tcW w:w="1080" w:type="dxa"/>
            <w:tcBorders>
              <w:top w:val="nil"/>
              <w:left w:val="nil"/>
              <w:bottom w:val="nil"/>
              <w:right w:val="nil"/>
            </w:tcBorders>
            <w:shd w:val="clear" w:color="auto" w:fill="auto"/>
            <w:noWrap/>
            <w:vAlign w:val="center"/>
            <w:hideMark/>
          </w:tcPr>
          <w:p w14:paraId="6BD01B15" w14:textId="77777777" w:rsidR="00393D9A" w:rsidRPr="00A9161A" w:rsidRDefault="00393D9A" w:rsidP="00BE1BB6">
            <w:pPr>
              <w:jc w:val="center"/>
              <w:rPr>
                <w:rFonts w:eastAsia="Times New Roman"/>
                <w:sz w:val="16"/>
                <w:szCs w:val="16"/>
              </w:rPr>
            </w:pPr>
            <w:r w:rsidRPr="00A9161A">
              <w:rPr>
                <w:rFonts w:eastAsia="Times New Roman"/>
                <w:sz w:val="16"/>
                <w:szCs w:val="16"/>
              </w:rPr>
              <w:t>11</w:t>
            </w:r>
          </w:p>
        </w:tc>
        <w:tc>
          <w:tcPr>
            <w:tcW w:w="1512" w:type="dxa"/>
            <w:tcBorders>
              <w:top w:val="nil"/>
              <w:left w:val="nil"/>
              <w:bottom w:val="nil"/>
              <w:right w:val="nil"/>
            </w:tcBorders>
            <w:shd w:val="clear" w:color="auto" w:fill="auto"/>
            <w:noWrap/>
            <w:vAlign w:val="center"/>
            <w:hideMark/>
          </w:tcPr>
          <w:p w14:paraId="29ABE15A" w14:textId="77777777" w:rsidR="00393D9A" w:rsidRPr="00A9161A" w:rsidRDefault="00393D9A" w:rsidP="00BE1BB6">
            <w:pPr>
              <w:jc w:val="center"/>
              <w:rPr>
                <w:rFonts w:eastAsia="Times New Roman"/>
                <w:sz w:val="16"/>
                <w:szCs w:val="16"/>
              </w:rPr>
            </w:pPr>
            <w:r w:rsidRPr="00A9161A">
              <w:rPr>
                <w:sz w:val="16"/>
                <w:szCs w:val="16"/>
              </w:rPr>
              <w:t>8:30 (1:15)</w:t>
            </w:r>
          </w:p>
        </w:tc>
        <w:tc>
          <w:tcPr>
            <w:tcW w:w="1583" w:type="dxa"/>
            <w:tcBorders>
              <w:top w:val="nil"/>
              <w:left w:val="nil"/>
              <w:bottom w:val="nil"/>
              <w:right w:val="nil"/>
            </w:tcBorders>
            <w:shd w:val="clear" w:color="auto" w:fill="auto"/>
            <w:noWrap/>
            <w:vAlign w:val="center"/>
            <w:hideMark/>
          </w:tcPr>
          <w:p w14:paraId="41F102C0" w14:textId="77777777" w:rsidR="00393D9A" w:rsidRPr="00A9161A" w:rsidRDefault="00393D9A" w:rsidP="00BE1BB6">
            <w:pPr>
              <w:jc w:val="center"/>
              <w:rPr>
                <w:rFonts w:eastAsia="Times New Roman"/>
                <w:sz w:val="16"/>
                <w:szCs w:val="16"/>
              </w:rPr>
            </w:pPr>
            <w:r w:rsidRPr="00A9161A">
              <w:rPr>
                <w:sz w:val="16"/>
                <w:szCs w:val="16"/>
              </w:rPr>
              <w:t>21:00 (2:00)</w:t>
            </w:r>
          </w:p>
        </w:tc>
        <w:tc>
          <w:tcPr>
            <w:tcW w:w="1675" w:type="dxa"/>
            <w:tcBorders>
              <w:top w:val="nil"/>
              <w:left w:val="nil"/>
              <w:bottom w:val="nil"/>
              <w:right w:val="nil"/>
            </w:tcBorders>
            <w:shd w:val="clear" w:color="auto" w:fill="auto"/>
            <w:noWrap/>
            <w:vAlign w:val="center"/>
            <w:hideMark/>
          </w:tcPr>
          <w:p w14:paraId="56035D69" w14:textId="77777777" w:rsidR="00393D9A" w:rsidRPr="00A9161A" w:rsidRDefault="00393D9A" w:rsidP="00BE1BB6">
            <w:pPr>
              <w:jc w:val="center"/>
              <w:rPr>
                <w:rFonts w:eastAsia="Times New Roman"/>
                <w:sz w:val="16"/>
                <w:szCs w:val="16"/>
              </w:rPr>
            </w:pPr>
            <w:r w:rsidRPr="00A9161A">
              <w:rPr>
                <w:sz w:val="16"/>
                <w:szCs w:val="16"/>
              </w:rPr>
              <w:t>2:35 (1:22)</w:t>
            </w:r>
          </w:p>
        </w:tc>
        <w:tc>
          <w:tcPr>
            <w:tcW w:w="1620" w:type="dxa"/>
            <w:tcBorders>
              <w:top w:val="nil"/>
              <w:left w:val="nil"/>
              <w:bottom w:val="nil"/>
              <w:right w:val="nil"/>
            </w:tcBorders>
            <w:shd w:val="clear" w:color="auto" w:fill="auto"/>
            <w:noWrap/>
            <w:vAlign w:val="center"/>
            <w:hideMark/>
          </w:tcPr>
          <w:p w14:paraId="5A2360EE" w14:textId="77777777" w:rsidR="00393D9A" w:rsidRPr="00A9161A" w:rsidRDefault="00393D9A" w:rsidP="00BE1BB6">
            <w:pPr>
              <w:jc w:val="center"/>
              <w:rPr>
                <w:rFonts w:eastAsia="Times New Roman"/>
                <w:sz w:val="16"/>
                <w:szCs w:val="16"/>
              </w:rPr>
            </w:pPr>
            <w:r w:rsidRPr="00A9161A">
              <w:rPr>
                <w:sz w:val="16"/>
                <w:szCs w:val="16"/>
              </w:rPr>
              <w:t>11.2 (1.50)</w:t>
            </w:r>
          </w:p>
        </w:tc>
      </w:tr>
      <w:tr w:rsidR="00393D9A" w:rsidRPr="00A9161A" w14:paraId="797977A6"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35E4EDE4"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2A871BCC"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1C421E07" w14:textId="77777777" w:rsidR="00393D9A" w:rsidRPr="00A9161A" w:rsidRDefault="00393D9A" w:rsidP="00BE1BB6">
            <w:pPr>
              <w:jc w:val="center"/>
              <w:rPr>
                <w:rFonts w:eastAsia="Times New Roman"/>
                <w:sz w:val="16"/>
                <w:szCs w:val="16"/>
              </w:rPr>
            </w:pPr>
            <w:r w:rsidRPr="00A9161A">
              <w:rPr>
                <w:sz w:val="16"/>
                <w:szCs w:val="16"/>
              </w:rPr>
              <w:t>0.60</w:t>
            </w:r>
          </w:p>
        </w:tc>
        <w:tc>
          <w:tcPr>
            <w:tcW w:w="1583" w:type="dxa"/>
            <w:tcBorders>
              <w:top w:val="nil"/>
              <w:left w:val="nil"/>
              <w:bottom w:val="nil"/>
              <w:right w:val="nil"/>
            </w:tcBorders>
            <w:shd w:val="clear" w:color="auto" w:fill="auto"/>
            <w:noWrap/>
            <w:vAlign w:val="center"/>
            <w:hideMark/>
          </w:tcPr>
          <w:p w14:paraId="2F86BFDF" w14:textId="77777777" w:rsidR="00393D9A" w:rsidRPr="00A9161A" w:rsidRDefault="00393D9A" w:rsidP="00BE1BB6">
            <w:pPr>
              <w:jc w:val="center"/>
              <w:rPr>
                <w:rFonts w:eastAsia="Times New Roman"/>
                <w:sz w:val="16"/>
                <w:szCs w:val="16"/>
              </w:rPr>
            </w:pPr>
            <w:r w:rsidRPr="00A9161A">
              <w:rPr>
                <w:sz w:val="16"/>
                <w:szCs w:val="16"/>
              </w:rPr>
              <w:t>0.37</w:t>
            </w:r>
          </w:p>
        </w:tc>
        <w:tc>
          <w:tcPr>
            <w:tcW w:w="1675" w:type="dxa"/>
            <w:tcBorders>
              <w:top w:val="nil"/>
              <w:left w:val="nil"/>
              <w:bottom w:val="nil"/>
              <w:right w:val="nil"/>
            </w:tcBorders>
            <w:shd w:val="clear" w:color="auto" w:fill="auto"/>
            <w:noWrap/>
            <w:vAlign w:val="center"/>
            <w:hideMark/>
          </w:tcPr>
          <w:p w14:paraId="5F7B92DF" w14:textId="77777777" w:rsidR="00393D9A" w:rsidRPr="00A9161A" w:rsidRDefault="00393D9A" w:rsidP="00BE1BB6">
            <w:pPr>
              <w:jc w:val="center"/>
              <w:rPr>
                <w:rFonts w:eastAsia="Times New Roman"/>
                <w:sz w:val="16"/>
                <w:szCs w:val="16"/>
              </w:rPr>
            </w:pPr>
            <w:r w:rsidRPr="00A9161A">
              <w:rPr>
                <w:sz w:val="16"/>
                <w:szCs w:val="16"/>
              </w:rPr>
              <w:t>0.40</w:t>
            </w:r>
          </w:p>
        </w:tc>
        <w:tc>
          <w:tcPr>
            <w:tcW w:w="1620" w:type="dxa"/>
            <w:tcBorders>
              <w:top w:val="nil"/>
              <w:left w:val="nil"/>
              <w:bottom w:val="nil"/>
              <w:right w:val="nil"/>
            </w:tcBorders>
            <w:shd w:val="clear" w:color="auto" w:fill="auto"/>
            <w:noWrap/>
            <w:vAlign w:val="center"/>
            <w:hideMark/>
          </w:tcPr>
          <w:p w14:paraId="22BE4C15" w14:textId="77777777" w:rsidR="00393D9A" w:rsidRPr="00A9161A" w:rsidRDefault="00393D9A" w:rsidP="00BE1BB6">
            <w:pPr>
              <w:jc w:val="center"/>
              <w:rPr>
                <w:rFonts w:eastAsia="Times New Roman"/>
                <w:sz w:val="16"/>
                <w:szCs w:val="16"/>
              </w:rPr>
            </w:pPr>
            <w:r w:rsidRPr="00A9161A">
              <w:rPr>
                <w:sz w:val="16"/>
                <w:szCs w:val="16"/>
              </w:rPr>
              <w:t>0.66</w:t>
            </w:r>
          </w:p>
        </w:tc>
      </w:tr>
      <w:tr w:rsidR="00393D9A" w:rsidRPr="00A9161A" w14:paraId="2B37B56A"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43F01A15" w14:textId="77777777" w:rsidR="00393D9A" w:rsidRPr="00A9161A" w:rsidRDefault="00393D9A" w:rsidP="00BE1BB6">
            <w:pPr>
              <w:rPr>
                <w:rFonts w:eastAsia="Times New Roman"/>
                <w:sz w:val="16"/>
                <w:szCs w:val="16"/>
              </w:rPr>
            </w:pPr>
            <w:r w:rsidRPr="00A9161A">
              <w:rPr>
                <w:rFonts w:eastAsia="Times New Roman"/>
                <w:sz w:val="16"/>
                <w:szCs w:val="16"/>
              </w:rPr>
              <w:t>PSS score</w:t>
            </w:r>
          </w:p>
        </w:tc>
        <w:tc>
          <w:tcPr>
            <w:tcW w:w="1080" w:type="dxa"/>
            <w:tcBorders>
              <w:top w:val="nil"/>
              <w:left w:val="nil"/>
              <w:bottom w:val="nil"/>
              <w:right w:val="nil"/>
            </w:tcBorders>
            <w:shd w:val="clear" w:color="000000" w:fill="FCE4D6"/>
            <w:noWrap/>
            <w:vAlign w:val="center"/>
            <w:hideMark/>
          </w:tcPr>
          <w:p w14:paraId="6D257E5A"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526D4405"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44D7617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15C1D59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482AC0EA"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185C665E"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3376646"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&lt;12</w:t>
            </w:r>
          </w:p>
        </w:tc>
        <w:tc>
          <w:tcPr>
            <w:tcW w:w="1080" w:type="dxa"/>
            <w:tcBorders>
              <w:top w:val="nil"/>
              <w:left w:val="nil"/>
              <w:bottom w:val="nil"/>
              <w:right w:val="nil"/>
            </w:tcBorders>
            <w:shd w:val="clear" w:color="auto" w:fill="auto"/>
            <w:noWrap/>
            <w:vAlign w:val="center"/>
            <w:hideMark/>
          </w:tcPr>
          <w:p w14:paraId="4F5B38D6" w14:textId="77777777" w:rsidR="00393D9A" w:rsidRPr="00A9161A" w:rsidRDefault="00393D9A" w:rsidP="00BE1BB6">
            <w:pPr>
              <w:jc w:val="center"/>
              <w:rPr>
                <w:rFonts w:eastAsia="Times New Roman"/>
                <w:sz w:val="16"/>
                <w:szCs w:val="16"/>
              </w:rPr>
            </w:pPr>
            <w:r w:rsidRPr="00A9161A">
              <w:rPr>
                <w:rFonts w:eastAsia="Times New Roman"/>
                <w:sz w:val="16"/>
                <w:szCs w:val="16"/>
              </w:rPr>
              <w:t>18</w:t>
            </w:r>
          </w:p>
        </w:tc>
        <w:tc>
          <w:tcPr>
            <w:tcW w:w="1512" w:type="dxa"/>
            <w:tcBorders>
              <w:top w:val="nil"/>
              <w:left w:val="nil"/>
              <w:bottom w:val="nil"/>
              <w:right w:val="nil"/>
            </w:tcBorders>
            <w:shd w:val="clear" w:color="auto" w:fill="auto"/>
            <w:noWrap/>
            <w:vAlign w:val="center"/>
            <w:hideMark/>
          </w:tcPr>
          <w:p w14:paraId="79A0466D" w14:textId="77777777" w:rsidR="00393D9A" w:rsidRPr="00A9161A" w:rsidRDefault="00393D9A" w:rsidP="00BE1BB6">
            <w:pPr>
              <w:jc w:val="center"/>
              <w:rPr>
                <w:rFonts w:eastAsia="Times New Roman"/>
                <w:sz w:val="16"/>
                <w:szCs w:val="16"/>
              </w:rPr>
            </w:pPr>
            <w:r w:rsidRPr="00A9161A">
              <w:rPr>
                <w:sz w:val="16"/>
                <w:szCs w:val="16"/>
              </w:rPr>
              <w:t>9:00 (1:00)</w:t>
            </w:r>
          </w:p>
        </w:tc>
        <w:tc>
          <w:tcPr>
            <w:tcW w:w="1583" w:type="dxa"/>
            <w:tcBorders>
              <w:top w:val="nil"/>
              <w:left w:val="nil"/>
              <w:bottom w:val="nil"/>
              <w:right w:val="nil"/>
            </w:tcBorders>
            <w:shd w:val="clear" w:color="auto" w:fill="auto"/>
            <w:noWrap/>
            <w:vAlign w:val="center"/>
            <w:hideMark/>
          </w:tcPr>
          <w:p w14:paraId="14BAB7E4" w14:textId="77777777" w:rsidR="00393D9A" w:rsidRPr="00A9161A" w:rsidRDefault="00393D9A" w:rsidP="00BE1BB6">
            <w:pPr>
              <w:jc w:val="center"/>
              <w:rPr>
                <w:rFonts w:eastAsia="Times New Roman"/>
                <w:sz w:val="16"/>
                <w:szCs w:val="16"/>
              </w:rPr>
            </w:pPr>
            <w:r w:rsidRPr="00A9161A">
              <w:rPr>
                <w:sz w:val="16"/>
                <w:szCs w:val="16"/>
              </w:rPr>
              <w:t>20:30 (1:22)</w:t>
            </w:r>
          </w:p>
        </w:tc>
        <w:tc>
          <w:tcPr>
            <w:tcW w:w="1675" w:type="dxa"/>
            <w:tcBorders>
              <w:top w:val="nil"/>
              <w:left w:val="nil"/>
              <w:bottom w:val="nil"/>
              <w:right w:val="nil"/>
            </w:tcBorders>
            <w:shd w:val="clear" w:color="auto" w:fill="auto"/>
            <w:noWrap/>
            <w:vAlign w:val="center"/>
            <w:hideMark/>
          </w:tcPr>
          <w:p w14:paraId="5A2D55B5" w14:textId="77777777" w:rsidR="00393D9A" w:rsidRPr="00A9161A" w:rsidRDefault="00393D9A" w:rsidP="00BE1BB6">
            <w:pPr>
              <w:jc w:val="center"/>
              <w:rPr>
                <w:rFonts w:eastAsia="Times New Roman"/>
                <w:sz w:val="16"/>
                <w:szCs w:val="16"/>
              </w:rPr>
            </w:pPr>
            <w:r w:rsidRPr="00A9161A">
              <w:rPr>
                <w:sz w:val="16"/>
                <w:szCs w:val="16"/>
              </w:rPr>
              <w:t>2:30 (1:00)</w:t>
            </w:r>
          </w:p>
        </w:tc>
        <w:tc>
          <w:tcPr>
            <w:tcW w:w="1620" w:type="dxa"/>
            <w:tcBorders>
              <w:top w:val="nil"/>
              <w:left w:val="nil"/>
              <w:bottom w:val="nil"/>
              <w:right w:val="nil"/>
            </w:tcBorders>
            <w:shd w:val="clear" w:color="auto" w:fill="auto"/>
            <w:noWrap/>
            <w:vAlign w:val="center"/>
            <w:hideMark/>
          </w:tcPr>
          <w:p w14:paraId="183DDD38" w14:textId="77777777" w:rsidR="00393D9A" w:rsidRPr="00A9161A" w:rsidRDefault="00393D9A" w:rsidP="00BE1BB6">
            <w:pPr>
              <w:jc w:val="center"/>
              <w:rPr>
                <w:rFonts w:eastAsia="Times New Roman"/>
                <w:sz w:val="16"/>
                <w:szCs w:val="16"/>
              </w:rPr>
            </w:pPr>
            <w:r w:rsidRPr="00A9161A">
              <w:rPr>
                <w:sz w:val="16"/>
                <w:szCs w:val="16"/>
              </w:rPr>
              <w:t>12.0 (1.62)</w:t>
            </w:r>
          </w:p>
        </w:tc>
      </w:tr>
      <w:tr w:rsidR="00393D9A" w:rsidRPr="00A9161A" w14:paraId="18ECE8F2"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2BCFE064"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12 +</w:t>
            </w:r>
          </w:p>
        </w:tc>
        <w:tc>
          <w:tcPr>
            <w:tcW w:w="1080" w:type="dxa"/>
            <w:tcBorders>
              <w:top w:val="nil"/>
              <w:left w:val="nil"/>
              <w:bottom w:val="nil"/>
              <w:right w:val="nil"/>
            </w:tcBorders>
            <w:shd w:val="clear" w:color="auto" w:fill="auto"/>
            <w:noWrap/>
            <w:vAlign w:val="center"/>
            <w:hideMark/>
          </w:tcPr>
          <w:p w14:paraId="60E037AA" w14:textId="77777777" w:rsidR="00393D9A" w:rsidRPr="00A9161A" w:rsidRDefault="00393D9A" w:rsidP="00BE1BB6">
            <w:pPr>
              <w:jc w:val="center"/>
              <w:rPr>
                <w:rFonts w:eastAsia="Times New Roman"/>
                <w:sz w:val="16"/>
                <w:szCs w:val="16"/>
              </w:rPr>
            </w:pPr>
            <w:r w:rsidRPr="00A9161A">
              <w:rPr>
                <w:rFonts w:eastAsia="Times New Roman"/>
                <w:sz w:val="16"/>
                <w:szCs w:val="16"/>
              </w:rPr>
              <w:t>44</w:t>
            </w:r>
          </w:p>
        </w:tc>
        <w:tc>
          <w:tcPr>
            <w:tcW w:w="1512" w:type="dxa"/>
            <w:tcBorders>
              <w:top w:val="nil"/>
              <w:left w:val="nil"/>
              <w:bottom w:val="nil"/>
              <w:right w:val="nil"/>
            </w:tcBorders>
            <w:shd w:val="clear" w:color="auto" w:fill="auto"/>
            <w:noWrap/>
            <w:vAlign w:val="center"/>
            <w:hideMark/>
          </w:tcPr>
          <w:p w14:paraId="14C45EB6"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4C721973" w14:textId="77777777" w:rsidR="00393D9A" w:rsidRPr="00A9161A" w:rsidRDefault="00393D9A" w:rsidP="00BE1BB6">
            <w:pPr>
              <w:jc w:val="center"/>
              <w:rPr>
                <w:rFonts w:eastAsia="Times New Roman"/>
                <w:sz w:val="16"/>
                <w:szCs w:val="16"/>
              </w:rPr>
            </w:pPr>
            <w:r w:rsidRPr="00A9161A">
              <w:rPr>
                <w:sz w:val="16"/>
                <w:szCs w:val="16"/>
              </w:rPr>
              <w:t>21:00 (2:00)</w:t>
            </w:r>
          </w:p>
        </w:tc>
        <w:tc>
          <w:tcPr>
            <w:tcW w:w="1675" w:type="dxa"/>
            <w:tcBorders>
              <w:top w:val="nil"/>
              <w:left w:val="nil"/>
              <w:bottom w:val="nil"/>
              <w:right w:val="nil"/>
            </w:tcBorders>
            <w:shd w:val="clear" w:color="auto" w:fill="auto"/>
            <w:noWrap/>
            <w:vAlign w:val="center"/>
            <w:hideMark/>
          </w:tcPr>
          <w:p w14:paraId="5047267F" w14:textId="77777777" w:rsidR="00393D9A" w:rsidRPr="00A9161A" w:rsidRDefault="00393D9A" w:rsidP="00BE1BB6">
            <w:pPr>
              <w:jc w:val="center"/>
              <w:rPr>
                <w:rFonts w:eastAsia="Times New Roman"/>
                <w:sz w:val="16"/>
                <w:szCs w:val="16"/>
              </w:rPr>
            </w:pPr>
            <w:r w:rsidRPr="00A9161A">
              <w:rPr>
                <w:sz w:val="16"/>
                <w:szCs w:val="16"/>
              </w:rPr>
              <w:t>3:00 (1:00)</w:t>
            </w:r>
          </w:p>
        </w:tc>
        <w:tc>
          <w:tcPr>
            <w:tcW w:w="1620" w:type="dxa"/>
            <w:tcBorders>
              <w:top w:val="nil"/>
              <w:left w:val="nil"/>
              <w:bottom w:val="nil"/>
              <w:right w:val="nil"/>
            </w:tcBorders>
            <w:shd w:val="clear" w:color="auto" w:fill="auto"/>
            <w:noWrap/>
            <w:vAlign w:val="center"/>
            <w:hideMark/>
          </w:tcPr>
          <w:p w14:paraId="549CA82F" w14:textId="77777777" w:rsidR="00393D9A" w:rsidRPr="00A9161A" w:rsidRDefault="00393D9A" w:rsidP="00BE1BB6">
            <w:pPr>
              <w:jc w:val="center"/>
              <w:rPr>
                <w:rFonts w:eastAsia="Times New Roman"/>
                <w:sz w:val="16"/>
                <w:szCs w:val="16"/>
              </w:rPr>
            </w:pPr>
            <w:r w:rsidRPr="00A9161A">
              <w:rPr>
                <w:sz w:val="16"/>
                <w:szCs w:val="16"/>
              </w:rPr>
              <w:t>11.5 (2.46)</w:t>
            </w:r>
          </w:p>
        </w:tc>
      </w:tr>
      <w:tr w:rsidR="00393D9A" w:rsidRPr="00A9161A" w14:paraId="43CCB954"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53B14588"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52C56665"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79F6116C" w14:textId="77777777" w:rsidR="00393D9A" w:rsidRPr="00A9161A" w:rsidRDefault="00393D9A" w:rsidP="00BE1BB6">
            <w:pPr>
              <w:jc w:val="center"/>
              <w:rPr>
                <w:rFonts w:eastAsia="Times New Roman"/>
                <w:sz w:val="16"/>
                <w:szCs w:val="16"/>
              </w:rPr>
            </w:pPr>
            <w:r w:rsidRPr="00A9161A">
              <w:rPr>
                <w:sz w:val="16"/>
                <w:szCs w:val="16"/>
              </w:rPr>
              <w:t>0.63</w:t>
            </w:r>
          </w:p>
        </w:tc>
        <w:tc>
          <w:tcPr>
            <w:tcW w:w="1583" w:type="dxa"/>
            <w:tcBorders>
              <w:top w:val="nil"/>
              <w:left w:val="nil"/>
              <w:bottom w:val="nil"/>
              <w:right w:val="nil"/>
            </w:tcBorders>
            <w:shd w:val="clear" w:color="auto" w:fill="auto"/>
            <w:noWrap/>
            <w:vAlign w:val="center"/>
            <w:hideMark/>
          </w:tcPr>
          <w:p w14:paraId="7007492D" w14:textId="77777777" w:rsidR="00393D9A" w:rsidRPr="00A9161A" w:rsidRDefault="00393D9A" w:rsidP="00BE1BB6">
            <w:pPr>
              <w:jc w:val="center"/>
              <w:rPr>
                <w:rFonts w:eastAsia="Times New Roman"/>
                <w:sz w:val="16"/>
                <w:szCs w:val="16"/>
              </w:rPr>
            </w:pPr>
            <w:r w:rsidRPr="00A9161A">
              <w:rPr>
                <w:sz w:val="16"/>
                <w:szCs w:val="16"/>
              </w:rPr>
              <w:t>0.10</w:t>
            </w:r>
          </w:p>
        </w:tc>
        <w:tc>
          <w:tcPr>
            <w:tcW w:w="1675" w:type="dxa"/>
            <w:tcBorders>
              <w:top w:val="nil"/>
              <w:left w:val="nil"/>
              <w:bottom w:val="nil"/>
              <w:right w:val="nil"/>
            </w:tcBorders>
            <w:shd w:val="clear" w:color="auto" w:fill="auto"/>
            <w:noWrap/>
            <w:vAlign w:val="center"/>
            <w:hideMark/>
          </w:tcPr>
          <w:p w14:paraId="628F47BF" w14:textId="77777777" w:rsidR="00393D9A" w:rsidRPr="00A9161A" w:rsidRDefault="00393D9A" w:rsidP="00BE1BB6">
            <w:pPr>
              <w:jc w:val="center"/>
              <w:rPr>
                <w:rFonts w:eastAsia="Times New Roman"/>
                <w:sz w:val="16"/>
                <w:szCs w:val="16"/>
              </w:rPr>
            </w:pPr>
            <w:r w:rsidRPr="00A9161A">
              <w:rPr>
                <w:sz w:val="16"/>
                <w:szCs w:val="16"/>
              </w:rPr>
              <w:t>0.11</w:t>
            </w:r>
          </w:p>
        </w:tc>
        <w:tc>
          <w:tcPr>
            <w:tcW w:w="1620" w:type="dxa"/>
            <w:tcBorders>
              <w:top w:val="nil"/>
              <w:left w:val="nil"/>
              <w:bottom w:val="nil"/>
              <w:right w:val="nil"/>
            </w:tcBorders>
            <w:shd w:val="clear" w:color="auto" w:fill="auto"/>
            <w:noWrap/>
            <w:vAlign w:val="center"/>
            <w:hideMark/>
          </w:tcPr>
          <w:p w14:paraId="2DC042BB" w14:textId="77777777" w:rsidR="00393D9A" w:rsidRPr="00A9161A" w:rsidRDefault="00393D9A" w:rsidP="00BE1BB6">
            <w:pPr>
              <w:jc w:val="center"/>
              <w:rPr>
                <w:rFonts w:eastAsia="Times New Roman"/>
                <w:sz w:val="16"/>
                <w:szCs w:val="16"/>
              </w:rPr>
            </w:pPr>
            <w:r w:rsidRPr="00A9161A">
              <w:rPr>
                <w:sz w:val="16"/>
                <w:szCs w:val="16"/>
              </w:rPr>
              <w:t>0.28</w:t>
            </w:r>
          </w:p>
        </w:tc>
      </w:tr>
      <w:tr w:rsidR="00393D9A" w:rsidRPr="00A9161A" w14:paraId="446EA8F2"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1FEEAA9A" w14:textId="77777777" w:rsidR="00393D9A" w:rsidRPr="00A9161A" w:rsidRDefault="00393D9A" w:rsidP="00BE1BB6">
            <w:pPr>
              <w:rPr>
                <w:rFonts w:eastAsia="Times New Roman"/>
                <w:sz w:val="16"/>
                <w:szCs w:val="16"/>
              </w:rPr>
            </w:pPr>
            <w:r w:rsidRPr="00A9161A">
              <w:rPr>
                <w:rFonts w:eastAsia="Times New Roman"/>
                <w:sz w:val="16"/>
                <w:szCs w:val="16"/>
              </w:rPr>
              <w:t>Maternal BMI</w:t>
            </w:r>
          </w:p>
        </w:tc>
        <w:tc>
          <w:tcPr>
            <w:tcW w:w="1080" w:type="dxa"/>
            <w:tcBorders>
              <w:top w:val="nil"/>
              <w:left w:val="nil"/>
              <w:bottom w:val="nil"/>
              <w:right w:val="nil"/>
            </w:tcBorders>
            <w:shd w:val="clear" w:color="000000" w:fill="FCE4D6"/>
            <w:noWrap/>
            <w:vAlign w:val="center"/>
            <w:hideMark/>
          </w:tcPr>
          <w:p w14:paraId="22139CAE"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656E84A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5BE47C92"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678BCED2"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798A29B3"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5CF952F5"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64541B90"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Normal weight</w:t>
            </w:r>
          </w:p>
        </w:tc>
        <w:tc>
          <w:tcPr>
            <w:tcW w:w="1080" w:type="dxa"/>
            <w:tcBorders>
              <w:top w:val="nil"/>
              <w:left w:val="nil"/>
              <w:bottom w:val="nil"/>
              <w:right w:val="nil"/>
            </w:tcBorders>
            <w:shd w:val="clear" w:color="auto" w:fill="auto"/>
            <w:noWrap/>
            <w:vAlign w:val="center"/>
            <w:hideMark/>
          </w:tcPr>
          <w:p w14:paraId="09B24061" w14:textId="77777777" w:rsidR="00393D9A" w:rsidRPr="00A9161A" w:rsidRDefault="00393D9A" w:rsidP="00BE1BB6">
            <w:pPr>
              <w:jc w:val="center"/>
              <w:rPr>
                <w:rFonts w:eastAsia="Times New Roman"/>
                <w:sz w:val="16"/>
                <w:szCs w:val="16"/>
              </w:rPr>
            </w:pPr>
            <w:r w:rsidRPr="00A9161A">
              <w:rPr>
                <w:rFonts w:eastAsia="Times New Roman"/>
                <w:sz w:val="16"/>
                <w:szCs w:val="16"/>
              </w:rPr>
              <w:t>27</w:t>
            </w:r>
          </w:p>
        </w:tc>
        <w:tc>
          <w:tcPr>
            <w:tcW w:w="1512" w:type="dxa"/>
            <w:tcBorders>
              <w:top w:val="nil"/>
              <w:left w:val="nil"/>
              <w:bottom w:val="nil"/>
              <w:right w:val="nil"/>
            </w:tcBorders>
            <w:shd w:val="clear" w:color="auto" w:fill="auto"/>
            <w:noWrap/>
            <w:vAlign w:val="center"/>
            <w:hideMark/>
          </w:tcPr>
          <w:p w14:paraId="165C6D48"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72D924CA" w14:textId="77777777" w:rsidR="00393D9A" w:rsidRPr="00A9161A" w:rsidRDefault="00393D9A" w:rsidP="00BE1BB6">
            <w:pPr>
              <w:jc w:val="center"/>
              <w:rPr>
                <w:rFonts w:eastAsia="Times New Roman"/>
                <w:sz w:val="16"/>
                <w:szCs w:val="16"/>
              </w:rPr>
            </w:pPr>
            <w:r w:rsidRPr="00A9161A">
              <w:rPr>
                <w:sz w:val="16"/>
                <w:szCs w:val="16"/>
              </w:rPr>
              <w:t>21:00 (1:15)</w:t>
            </w:r>
          </w:p>
        </w:tc>
        <w:tc>
          <w:tcPr>
            <w:tcW w:w="1675" w:type="dxa"/>
            <w:tcBorders>
              <w:top w:val="nil"/>
              <w:left w:val="nil"/>
              <w:bottom w:val="nil"/>
              <w:right w:val="nil"/>
            </w:tcBorders>
            <w:shd w:val="clear" w:color="auto" w:fill="auto"/>
            <w:noWrap/>
            <w:vAlign w:val="center"/>
            <w:hideMark/>
          </w:tcPr>
          <w:p w14:paraId="0F655E16" w14:textId="77777777" w:rsidR="00393D9A" w:rsidRPr="00A9161A" w:rsidRDefault="00393D9A" w:rsidP="00BE1BB6">
            <w:pPr>
              <w:jc w:val="center"/>
              <w:rPr>
                <w:rFonts w:eastAsia="Times New Roman"/>
                <w:sz w:val="16"/>
                <w:szCs w:val="16"/>
              </w:rPr>
            </w:pPr>
            <w:r w:rsidRPr="00A9161A">
              <w:rPr>
                <w:sz w:val="16"/>
                <w:szCs w:val="16"/>
              </w:rPr>
              <w:t>3:00 (1:07)</w:t>
            </w:r>
          </w:p>
        </w:tc>
        <w:tc>
          <w:tcPr>
            <w:tcW w:w="1620" w:type="dxa"/>
            <w:tcBorders>
              <w:top w:val="nil"/>
              <w:left w:val="nil"/>
              <w:bottom w:val="nil"/>
              <w:right w:val="nil"/>
            </w:tcBorders>
            <w:shd w:val="clear" w:color="auto" w:fill="auto"/>
            <w:noWrap/>
            <w:vAlign w:val="center"/>
            <w:hideMark/>
          </w:tcPr>
          <w:p w14:paraId="3ED7197B" w14:textId="77777777" w:rsidR="00393D9A" w:rsidRPr="00A9161A" w:rsidRDefault="00393D9A" w:rsidP="00BE1BB6">
            <w:pPr>
              <w:jc w:val="center"/>
              <w:rPr>
                <w:rFonts w:eastAsia="Times New Roman"/>
                <w:sz w:val="16"/>
                <w:szCs w:val="16"/>
              </w:rPr>
            </w:pPr>
            <w:r w:rsidRPr="00A9161A">
              <w:rPr>
                <w:sz w:val="16"/>
                <w:szCs w:val="16"/>
              </w:rPr>
              <w:t>11.0 (1.50)</w:t>
            </w:r>
          </w:p>
        </w:tc>
      </w:tr>
      <w:tr w:rsidR="00393D9A" w:rsidRPr="00A9161A" w14:paraId="4F9EF53D"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63F06196"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Overweight</w:t>
            </w:r>
          </w:p>
        </w:tc>
        <w:tc>
          <w:tcPr>
            <w:tcW w:w="1080" w:type="dxa"/>
            <w:tcBorders>
              <w:top w:val="nil"/>
              <w:left w:val="nil"/>
              <w:bottom w:val="nil"/>
              <w:right w:val="nil"/>
            </w:tcBorders>
            <w:shd w:val="clear" w:color="auto" w:fill="auto"/>
            <w:noWrap/>
            <w:vAlign w:val="center"/>
            <w:hideMark/>
          </w:tcPr>
          <w:p w14:paraId="17DC9681" w14:textId="77777777" w:rsidR="00393D9A" w:rsidRPr="00A9161A" w:rsidRDefault="00393D9A" w:rsidP="00BE1BB6">
            <w:pPr>
              <w:jc w:val="center"/>
              <w:rPr>
                <w:rFonts w:eastAsia="Times New Roman"/>
                <w:sz w:val="16"/>
                <w:szCs w:val="16"/>
              </w:rPr>
            </w:pPr>
            <w:r w:rsidRPr="00A9161A">
              <w:rPr>
                <w:rFonts w:eastAsia="Times New Roman"/>
                <w:sz w:val="16"/>
                <w:szCs w:val="16"/>
              </w:rPr>
              <w:t>14</w:t>
            </w:r>
          </w:p>
        </w:tc>
        <w:tc>
          <w:tcPr>
            <w:tcW w:w="1512" w:type="dxa"/>
            <w:tcBorders>
              <w:top w:val="nil"/>
              <w:left w:val="nil"/>
              <w:bottom w:val="nil"/>
              <w:right w:val="nil"/>
            </w:tcBorders>
            <w:shd w:val="clear" w:color="auto" w:fill="auto"/>
            <w:noWrap/>
            <w:vAlign w:val="center"/>
            <w:hideMark/>
          </w:tcPr>
          <w:p w14:paraId="048692A2" w14:textId="77777777" w:rsidR="00393D9A" w:rsidRPr="00A9161A" w:rsidRDefault="00393D9A" w:rsidP="00BE1BB6">
            <w:pPr>
              <w:jc w:val="center"/>
              <w:rPr>
                <w:rFonts w:eastAsia="Times New Roman"/>
                <w:sz w:val="16"/>
                <w:szCs w:val="16"/>
              </w:rPr>
            </w:pPr>
            <w:r w:rsidRPr="00A9161A">
              <w:rPr>
                <w:sz w:val="16"/>
                <w:szCs w:val="16"/>
              </w:rPr>
              <w:t>9:00 (0:30)</w:t>
            </w:r>
          </w:p>
        </w:tc>
        <w:tc>
          <w:tcPr>
            <w:tcW w:w="1583" w:type="dxa"/>
            <w:tcBorders>
              <w:top w:val="nil"/>
              <w:left w:val="nil"/>
              <w:bottom w:val="nil"/>
              <w:right w:val="nil"/>
            </w:tcBorders>
            <w:shd w:val="clear" w:color="auto" w:fill="auto"/>
            <w:noWrap/>
            <w:vAlign w:val="center"/>
            <w:hideMark/>
          </w:tcPr>
          <w:p w14:paraId="39B3F412" w14:textId="77777777" w:rsidR="00393D9A" w:rsidRPr="00A9161A" w:rsidRDefault="00393D9A" w:rsidP="00BE1BB6">
            <w:pPr>
              <w:jc w:val="center"/>
              <w:rPr>
                <w:rFonts w:eastAsia="Times New Roman"/>
                <w:sz w:val="16"/>
                <w:szCs w:val="16"/>
              </w:rPr>
            </w:pPr>
            <w:r w:rsidRPr="00A9161A">
              <w:rPr>
                <w:sz w:val="16"/>
                <w:szCs w:val="16"/>
              </w:rPr>
              <w:t>21:00 (1:15)</w:t>
            </w:r>
          </w:p>
        </w:tc>
        <w:tc>
          <w:tcPr>
            <w:tcW w:w="1675" w:type="dxa"/>
            <w:tcBorders>
              <w:top w:val="nil"/>
              <w:left w:val="nil"/>
              <w:bottom w:val="nil"/>
              <w:right w:val="nil"/>
            </w:tcBorders>
            <w:shd w:val="clear" w:color="auto" w:fill="auto"/>
            <w:noWrap/>
            <w:vAlign w:val="center"/>
            <w:hideMark/>
          </w:tcPr>
          <w:p w14:paraId="47A71840" w14:textId="77777777" w:rsidR="00393D9A" w:rsidRPr="00A9161A" w:rsidRDefault="00393D9A" w:rsidP="00BE1BB6">
            <w:pPr>
              <w:jc w:val="center"/>
              <w:rPr>
                <w:rFonts w:eastAsia="Times New Roman"/>
                <w:sz w:val="16"/>
                <w:szCs w:val="16"/>
              </w:rPr>
            </w:pPr>
            <w:r w:rsidRPr="00A9161A">
              <w:rPr>
                <w:sz w:val="16"/>
                <w:szCs w:val="16"/>
              </w:rPr>
              <w:t>2:52 (0:41)</w:t>
            </w:r>
          </w:p>
        </w:tc>
        <w:tc>
          <w:tcPr>
            <w:tcW w:w="1620" w:type="dxa"/>
            <w:tcBorders>
              <w:top w:val="nil"/>
              <w:left w:val="nil"/>
              <w:bottom w:val="nil"/>
              <w:right w:val="nil"/>
            </w:tcBorders>
            <w:shd w:val="clear" w:color="auto" w:fill="auto"/>
            <w:noWrap/>
            <w:vAlign w:val="center"/>
            <w:hideMark/>
          </w:tcPr>
          <w:p w14:paraId="705A348D" w14:textId="77777777" w:rsidR="00393D9A" w:rsidRPr="00A9161A" w:rsidRDefault="00393D9A" w:rsidP="00BE1BB6">
            <w:pPr>
              <w:jc w:val="center"/>
              <w:rPr>
                <w:rFonts w:eastAsia="Times New Roman"/>
                <w:sz w:val="16"/>
                <w:szCs w:val="16"/>
              </w:rPr>
            </w:pPr>
            <w:r w:rsidRPr="00A9161A">
              <w:rPr>
                <w:sz w:val="16"/>
                <w:szCs w:val="16"/>
              </w:rPr>
              <w:t>12.5 (1.38)</w:t>
            </w:r>
          </w:p>
        </w:tc>
      </w:tr>
      <w:tr w:rsidR="00393D9A" w:rsidRPr="00A9161A" w14:paraId="46031B1D"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20331448"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Obesity Class 1</w:t>
            </w:r>
          </w:p>
        </w:tc>
        <w:tc>
          <w:tcPr>
            <w:tcW w:w="1080" w:type="dxa"/>
            <w:tcBorders>
              <w:top w:val="nil"/>
              <w:left w:val="nil"/>
              <w:bottom w:val="nil"/>
              <w:right w:val="nil"/>
            </w:tcBorders>
            <w:shd w:val="clear" w:color="auto" w:fill="auto"/>
            <w:noWrap/>
            <w:vAlign w:val="center"/>
            <w:hideMark/>
          </w:tcPr>
          <w:p w14:paraId="629DCFF1" w14:textId="77777777" w:rsidR="00393D9A" w:rsidRPr="00A9161A" w:rsidRDefault="00393D9A" w:rsidP="00BE1BB6">
            <w:pPr>
              <w:jc w:val="center"/>
              <w:rPr>
                <w:rFonts w:eastAsia="Times New Roman"/>
                <w:sz w:val="16"/>
                <w:szCs w:val="16"/>
              </w:rPr>
            </w:pPr>
            <w:r w:rsidRPr="00A9161A">
              <w:rPr>
                <w:rFonts w:eastAsia="Times New Roman"/>
                <w:sz w:val="16"/>
                <w:szCs w:val="16"/>
              </w:rPr>
              <w:t>8</w:t>
            </w:r>
          </w:p>
        </w:tc>
        <w:tc>
          <w:tcPr>
            <w:tcW w:w="1512" w:type="dxa"/>
            <w:tcBorders>
              <w:top w:val="nil"/>
              <w:left w:val="nil"/>
              <w:bottom w:val="nil"/>
              <w:right w:val="nil"/>
            </w:tcBorders>
            <w:shd w:val="clear" w:color="auto" w:fill="auto"/>
            <w:noWrap/>
            <w:vAlign w:val="center"/>
            <w:hideMark/>
          </w:tcPr>
          <w:p w14:paraId="5B3F3CD2" w14:textId="77777777" w:rsidR="00393D9A" w:rsidRPr="00A9161A" w:rsidRDefault="00393D9A" w:rsidP="00BE1BB6">
            <w:pPr>
              <w:jc w:val="center"/>
              <w:rPr>
                <w:rFonts w:eastAsia="Times New Roman"/>
                <w:sz w:val="16"/>
                <w:szCs w:val="16"/>
              </w:rPr>
            </w:pPr>
            <w:r w:rsidRPr="00A9161A">
              <w:rPr>
                <w:sz w:val="16"/>
                <w:szCs w:val="16"/>
              </w:rPr>
              <w:t>8:15 (1:15)</w:t>
            </w:r>
          </w:p>
        </w:tc>
        <w:tc>
          <w:tcPr>
            <w:tcW w:w="1583" w:type="dxa"/>
            <w:tcBorders>
              <w:top w:val="nil"/>
              <w:left w:val="nil"/>
              <w:bottom w:val="nil"/>
              <w:right w:val="nil"/>
            </w:tcBorders>
            <w:shd w:val="clear" w:color="auto" w:fill="auto"/>
            <w:noWrap/>
            <w:vAlign w:val="center"/>
            <w:hideMark/>
          </w:tcPr>
          <w:p w14:paraId="240D3030" w14:textId="77777777" w:rsidR="00393D9A" w:rsidRPr="00A9161A" w:rsidRDefault="00393D9A" w:rsidP="00BE1BB6">
            <w:pPr>
              <w:jc w:val="center"/>
              <w:rPr>
                <w:rFonts w:eastAsia="Times New Roman"/>
                <w:sz w:val="16"/>
                <w:szCs w:val="16"/>
              </w:rPr>
            </w:pPr>
            <w:r w:rsidRPr="00A9161A">
              <w:rPr>
                <w:sz w:val="16"/>
                <w:szCs w:val="16"/>
              </w:rPr>
              <w:t>20:00 (1:45)</w:t>
            </w:r>
          </w:p>
        </w:tc>
        <w:tc>
          <w:tcPr>
            <w:tcW w:w="1675" w:type="dxa"/>
            <w:tcBorders>
              <w:top w:val="nil"/>
              <w:left w:val="nil"/>
              <w:bottom w:val="nil"/>
              <w:right w:val="nil"/>
            </w:tcBorders>
            <w:shd w:val="clear" w:color="auto" w:fill="auto"/>
            <w:noWrap/>
            <w:vAlign w:val="center"/>
            <w:hideMark/>
          </w:tcPr>
          <w:p w14:paraId="28FE6A7F" w14:textId="77777777" w:rsidR="00393D9A" w:rsidRPr="00A9161A" w:rsidRDefault="00393D9A" w:rsidP="00BE1BB6">
            <w:pPr>
              <w:jc w:val="center"/>
              <w:rPr>
                <w:rFonts w:eastAsia="Times New Roman"/>
                <w:sz w:val="16"/>
                <w:szCs w:val="16"/>
              </w:rPr>
            </w:pPr>
            <w:r w:rsidRPr="00A9161A">
              <w:rPr>
                <w:sz w:val="16"/>
                <w:szCs w:val="16"/>
              </w:rPr>
              <w:t>2:07 (1:15)</w:t>
            </w:r>
          </w:p>
        </w:tc>
        <w:tc>
          <w:tcPr>
            <w:tcW w:w="1620" w:type="dxa"/>
            <w:tcBorders>
              <w:top w:val="nil"/>
              <w:left w:val="nil"/>
              <w:bottom w:val="nil"/>
              <w:right w:val="nil"/>
            </w:tcBorders>
            <w:shd w:val="clear" w:color="auto" w:fill="auto"/>
            <w:noWrap/>
            <w:vAlign w:val="center"/>
            <w:hideMark/>
          </w:tcPr>
          <w:p w14:paraId="4348416F" w14:textId="77777777" w:rsidR="00393D9A" w:rsidRPr="00A9161A" w:rsidRDefault="00393D9A" w:rsidP="00BE1BB6">
            <w:pPr>
              <w:jc w:val="center"/>
              <w:rPr>
                <w:rFonts w:eastAsia="Times New Roman"/>
                <w:sz w:val="16"/>
                <w:szCs w:val="16"/>
              </w:rPr>
            </w:pPr>
            <w:r w:rsidRPr="00A9161A">
              <w:rPr>
                <w:sz w:val="16"/>
                <w:szCs w:val="16"/>
              </w:rPr>
              <w:t>12.2 (1.25)</w:t>
            </w:r>
          </w:p>
        </w:tc>
      </w:tr>
      <w:tr w:rsidR="00393D9A" w:rsidRPr="00A9161A" w14:paraId="74C8EAC8"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0033EE92"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Obesity Class 2</w:t>
            </w:r>
          </w:p>
        </w:tc>
        <w:tc>
          <w:tcPr>
            <w:tcW w:w="1080" w:type="dxa"/>
            <w:tcBorders>
              <w:top w:val="nil"/>
              <w:left w:val="nil"/>
              <w:bottom w:val="nil"/>
              <w:right w:val="nil"/>
            </w:tcBorders>
            <w:shd w:val="clear" w:color="auto" w:fill="auto"/>
            <w:noWrap/>
            <w:vAlign w:val="bottom"/>
            <w:hideMark/>
          </w:tcPr>
          <w:p w14:paraId="63541201" w14:textId="77777777" w:rsidR="00393D9A" w:rsidRPr="00A9161A" w:rsidRDefault="00393D9A" w:rsidP="00BE1BB6">
            <w:pPr>
              <w:jc w:val="center"/>
              <w:rPr>
                <w:rFonts w:eastAsia="Times New Roman"/>
                <w:sz w:val="16"/>
                <w:szCs w:val="16"/>
              </w:rPr>
            </w:pPr>
            <w:r w:rsidRPr="00A9161A">
              <w:rPr>
                <w:rFonts w:eastAsia="Times New Roman"/>
                <w:sz w:val="16"/>
                <w:szCs w:val="16"/>
              </w:rPr>
              <w:t>4</w:t>
            </w:r>
          </w:p>
        </w:tc>
        <w:tc>
          <w:tcPr>
            <w:tcW w:w="1512" w:type="dxa"/>
            <w:tcBorders>
              <w:top w:val="nil"/>
              <w:left w:val="nil"/>
              <w:bottom w:val="nil"/>
              <w:right w:val="nil"/>
            </w:tcBorders>
            <w:shd w:val="clear" w:color="auto" w:fill="auto"/>
            <w:noWrap/>
            <w:vAlign w:val="center"/>
            <w:hideMark/>
          </w:tcPr>
          <w:p w14:paraId="2B43AEB2" w14:textId="77777777" w:rsidR="00393D9A" w:rsidRPr="00A9161A" w:rsidRDefault="00393D9A" w:rsidP="00BE1BB6">
            <w:pPr>
              <w:jc w:val="center"/>
              <w:rPr>
                <w:rFonts w:eastAsia="Times New Roman"/>
                <w:sz w:val="16"/>
                <w:szCs w:val="16"/>
              </w:rPr>
            </w:pPr>
            <w:r w:rsidRPr="00A9161A">
              <w:rPr>
                <w:sz w:val="16"/>
                <w:szCs w:val="16"/>
              </w:rPr>
              <w:t>8:30 (1:17)</w:t>
            </w:r>
          </w:p>
        </w:tc>
        <w:tc>
          <w:tcPr>
            <w:tcW w:w="1583" w:type="dxa"/>
            <w:tcBorders>
              <w:top w:val="nil"/>
              <w:left w:val="nil"/>
              <w:bottom w:val="nil"/>
              <w:right w:val="nil"/>
            </w:tcBorders>
            <w:shd w:val="clear" w:color="auto" w:fill="auto"/>
            <w:noWrap/>
            <w:vAlign w:val="center"/>
            <w:hideMark/>
          </w:tcPr>
          <w:p w14:paraId="5E91ADF7" w14:textId="77777777" w:rsidR="00393D9A" w:rsidRPr="00A9161A" w:rsidRDefault="00393D9A" w:rsidP="00BE1BB6">
            <w:pPr>
              <w:jc w:val="center"/>
              <w:rPr>
                <w:rFonts w:eastAsia="Times New Roman"/>
                <w:sz w:val="16"/>
                <w:szCs w:val="16"/>
              </w:rPr>
            </w:pPr>
            <w:r w:rsidRPr="00A9161A">
              <w:rPr>
                <w:sz w:val="16"/>
                <w:szCs w:val="16"/>
              </w:rPr>
              <w:t>20:07 (2:48)</w:t>
            </w:r>
          </w:p>
        </w:tc>
        <w:tc>
          <w:tcPr>
            <w:tcW w:w="1675" w:type="dxa"/>
            <w:tcBorders>
              <w:top w:val="nil"/>
              <w:left w:val="nil"/>
              <w:bottom w:val="nil"/>
              <w:right w:val="nil"/>
            </w:tcBorders>
            <w:shd w:val="clear" w:color="auto" w:fill="auto"/>
            <w:noWrap/>
            <w:vAlign w:val="center"/>
            <w:hideMark/>
          </w:tcPr>
          <w:p w14:paraId="15CBCBA1" w14:textId="77777777" w:rsidR="00393D9A" w:rsidRPr="00A9161A" w:rsidRDefault="00393D9A" w:rsidP="00BE1BB6">
            <w:pPr>
              <w:jc w:val="center"/>
              <w:rPr>
                <w:rFonts w:eastAsia="Times New Roman"/>
                <w:sz w:val="16"/>
                <w:szCs w:val="16"/>
              </w:rPr>
            </w:pPr>
            <w:r w:rsidRPr="00A9161A">
              <w:rPr>
                <w:sz w:val="16"/>
                <w:szCs w:val="16"/>
              </w:rPr>
              <w:t>2:08 (0:57)</w:t>
            </w:r>
          </w:p>
        </w:tc>
        <w:tc>
          <w:tcPr>
            <w:tcW w:w="1620" w:type="dxa"/>
            <w:tcBorders>
              <w:top w:val="nil"/>
              <w:left w:val="nil"/>
              <w:bottom w:val="nil"/>
              <w:right w:val="nil"/>
            </w:tcBorders>
            <w:shd w:val="clear" w:color="auto" w:fill="auto"/>
            <w:noWrap/>
            <w:vAlign w:val="center"/>
            <w:hideMark/>
          </w:tcPr>
          <w:p w14:paraId="464F8C5F" w14:textId="77777777" w:rsidR="00393D9A" w:rsidRPr="00A9161A" w:rsidRDefault="00393D9A" w:rsidP="00BE1BB6">
            <w:pPr>
              <w:jc w:val="center"/>
              <w:rPr>
                <w:rFonts w:eastAsia="Times New Roman"/>
                <w:sz w:val="16"/>
                <w:szCs w:val="16"/>
              </w:rPr>
            </w:pPr>
            <w:r w:rsidRPr="00A9161A">
              <w:rPr>
                <w:sz w:val="16"/>
                <w:szCs w:val="16"/>
              </w:rPr>
              <w:t>12.0 (3.23)</w:t>
            </w:r>
          </w:p>
        </w:tc>
      </w:tr>
      <w:tr w:rsidR="00393D9A" w:rsidRPr="00A9161A" w14:paraId="336CDE76"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5AE3E56E"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Obesity Class 3</w:t>
            </w:r>
          </w:p>
        </w:tc>
        <w:tc>
          <w:tcPr>
            <w:tcW w:w="1080" w:type="dxa"/>
            <w:tcBorders>
              <w:top w:val="nil"/>
              <w:left w:val="nil"/>
              <w:bottom w:val="nil"/>
              <w:right w:val="nil"/>
            </w:tcBorders>
            <w:shd w:val="clear" w:color="auto" w:fill="auto"/>
            <w:noWrap/>
            <w:vAlign w:val="center"/>
            <w:hideMark/>
          </w:tcPr>
          <w:p w14:paraId="73E580A7" w14:textId="77777777" w:rsidR="00393D9A" w:rsidRPr="00A9161A" w:rsidRDefault="00393D9A" w:rsidP="00BE1BB6">
            <w:pPr>
              <w:jc w:val="center"/>
              <w:rPr>
                <w:rFonts w:eastAsia="Times New Roman"/>
                <w:sz w:val="16"/>
                <w:szCs w:val="16"/>
              </w:rPr>
            </w:pPr>
            <w:r w:rsidRPr="00A9161A">
              <w:rPr>
                <w:rFonts w:eastAsia="Times New Roman"/>
                <w:sz w:val="16"/>
                <w:szCs w:val="16"/>
              </w:rPr>
              <w:t>2</w:t>
            </w:r>
          </w:p>
        </w:tc>
        <w:tc>
          <w:tcPr>
            <w:tcW w:w="1512" w:type="dxa"/>
            <w:tcBorders>
              <w:top w:val="nil"/>
              <w:left w:val="nil"/>
              <w:bottom w:val="nil"/>
              <w:right w:val="nil"/>
            </w:tcBorders>
            <w:shd w:val="clear" w:color="auto" w:fill="auto"/>
            <w:noWrap/>
            <w:vAlign w:val="center"/>
            <w:hideMark/>
          </w:tcPr>
          <w:p w14:paraId="468582C0" w14:textId="77777777" w:rsidR="00393D9A" w:rsidRPr="00A9161A" w:rsidRDefault="00393D9A" w:rsidP="00BE1BB6">
            <w:pPr>
              <w:jc w:val="center"/>
              <w:rPr>
                <w:rFonts w:eastAsia="Times New Roman"/>
                <w:sz w:val="16"/>
                <w:szCs w:val="16"/>
              </w:rPr>
            </w:pPr>
            <w:r w:rsidRPr="00A9161A">
              <w:rPr>
                <w:sz w:val="16"/>
                <w:szCs w:val="16"/>
              </w:rPr>
              <w:t>9:30 (0:30)</w:t>
            </w:r>
          </w:p>
        </w:tc>
        <w:tc>
          <w:tcPr>
            <w:tcW w:w="1583" w:type="dxa"/>
            <w:tcBorders>
              <w:top w:val="nil"/>
              <w:left w:val="nil"/>
              <w:bottom w:val="nil"/>
              <w:right w:val="nil"/>
            </w:tcBorders>
            <w:shd w:val="clear" w:color="auto" w:fill="auto"/>
            <w:noWrap/>
            <w:vAlign w:val="center"/>
            <w:hideMark/>
          </w:tcPr>
          <w:p w14:paraId="0AF5D1CD" w14:textId="77777777" w:rsidR="00393D9A" w:rsidRPr="00A9161A" w:rsidRDefault="00393D9A" w:rsidP="00BE1BB6">
            <w:pPr>
              <w:jc w:val="center"/>
              <w:rPr>
                <w:rFonts w:eastAsia="Times New Roman"/>
                <w:sz w:val="16"/>
                <w:szCs w:val="16"/>
              </w:rPr>
            </w:pPr>
            <w:r w:rsidRPr="00A9161A">
              <w:rPr>
                <w:sz w:val="16"/>
                <w:szCs w:val="16"/>
              </w:rPr>
              <w:t>22:00 (0:00)</w:t>
            </w:r>
          </w:p>
        </w:tc>
        <w:tc>
          <w:tcPr>
            <w:tcW w:w="1675" w:type="dxa"/>
            <w:tcBorders>
              <w:top w:val="nil"/>
              <w:left w:val="nil"/>
              <w:bottom w:val="nil"/>
              <w:right w:val="nil"/>
            </w:tcBorders>
            <w:shd w:val="clear" w:color="auto" w:fill="auto"/>
            <w:noWrap/>
            <w:vAlign w:val="center"/>
            <w:hideMark/>
          </w:tcPr>
          <w:p w14:paraId="137E54FB" w14:textId="77777777" w:rsidR="00393D9A" w:rsidRPr="00A9161A" w:rsidRDefault="00393D9A" w:rsidP="00BE1BB6">
            <w:pPr>
              <w:jc w:val="center"/>
              <w:rPr>
                <w:rFonts w:eastAsia="Times New Roman"/>
                <w:sz w:val="16"/>
                <w:szCs w:val="16"/>
              </w:rPr>
            </w:pPr>
            <w:r w:rsidRPr="00A9161A">
              <w:rPr>
                <w:sz w:val="16"/>
                <w:szCs w:val="16"/>
              </w:rPr>
              <w:t>3:45 (0:15)</w:t>
            </w:r>
          </w:p>
        </w:tc>
        <w:tc>
          <w:tcPr>
            <w:tcW w:w="1620" w:type="dxa"/>
            <w:tcBorders>
              <w:top w:val="nil"/>
              <w:left w:val="nil"/>
              <w:bottom w:val="nil"/>
              <w:right w:val="nil"/>
            </w:tcBorders>
            <w:shd w:val="clear" w:color="auto" w:fill="auto"/>
            <w:noWrap/>
            <w:vAlign w:val="center"/>
            <w:hideMark/>
          </w:tcPr>
          <w:p w14:paraId="708EDACD" w14:textId="77777777" w:rsidR="00393D9A" w:rsidRPr="00A9161A" w:rsidRDefault="00393D9A" w:rsidP="00BE1BB6">
            <w:pPr>
              <w:jc w:val="center"/>
              <w:rPr>
                <w:rFonts w:eastAsia="Times New Roman"/>
                <w:sz w:val="16"/>
                <w:szCs w:val="16"/>
              </w:rPr>
            </w:pPr>
            <w:r w:rsidRPr="00A9161A">
              <w:rPr>
                <w:sz w:val="16"/>
                <w:szCs w:val="16"/>
              </w:rPr>
              <w:t>11.5 (0.50)</w:t>
            </w:r>
          </w:p>
        </w:tc>
      </w:tr>
      <w:tr w:rsidR="00393D9A" w:rsidRPr="00A9161A" w14:paraId="7C1164DE"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729F3599"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0D81B87"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5DA4E814" w14:textId="77777777" w:rsidR="00393D9A" w:rsidRPr="00A9161A" w:rsidRDefault="00393D9A" w:rsidP="00BE1BB6">
            <w:pPr>
              <w:jc w:val="center"/>
              <w:rPr>
                <w:rFonts w:eastAsia="Times New Roman"/>
                <w:sz w:val="16"/>
                <w:szCs w:val="16"/>
              </w:rPr>
            </w:pPr>
            <w:r w:rsidRPr="00A9161A">
              <w:rPr>
                <w:sz w:val="16"/>
                <w:szCs w:val="16"/>
              </w:rPr>
              <w:t>0.46</w:t>
            </w:r>
          </w:p>
        </w:tc>
        <w:tc>
          <w:tcPr>
            <w:tcW w:w="1583" w:type="dxa"/>
            <w:tcBorders>
              <w:top w:val="nil"/>
              <w:left w:val="nil"/>
              <w:bottom w:val="nil"/>
              <w:right w:val="nil"/>
            </w:tcBorders>
            <w:shd w:val="clear" w:color="auto" w:fill="auto"/>
            <w:noWrap/>
            <w:vAlign w:val="center"/>
            <w:hideMark/>
          </w:tcPr>
          <w:p w14:paraId="1A681F89" w14:textId="77777777" w:rsidR="00393D9A" w:rsidRPr="00A9161A" w:rsidRDefault="00393D9A" w:rsidP="00BE1BB6">
            <w:pPr>
              <w:jc w:val="center"/>
              <w:rPr>
                <w:rFonts w:eastAsia="Times New Roman"/>
                <w:sz w:val="16"/>
                <w:szCs w:val="16"/>
              </w:rPr>
            </w:pPr>
            <w:r w:rsidRPr="00A9161A">
              <w:rPr>
                <w:sz w:val="16"/>
                <w:szCs w:val="16"/>
              </w:rPr>
              <w:t>0.08</w:t>
            </w:r>
          </w:p>
        </w:tc>
        <w:tc>
          <w:tcPr>
            <w:tcW w:w="1675" w:type="dxa"/>
            <w:tcBorders>
              <w:top w:val="nil"/>
              <w:left w:val="nil"/>
              <w:bottom w:val="nil"/>
              <w:right w:val="nil"/>
            </w:tcBorders>
            <w:shd w:val="clear" w:color="auto" w:fill="auto"/>
            <w:noWrap/>
            <w:vAlign w:val="center"/>
            <w:hideMark/>
          </w:tcPr>
          <w:p w14:paraId="278E7D33" w14:textId="77777777" w:rsidR="00393D9A" w:rsidRPr="00A9161A" w:rsidRDefault="00393D9A" w:rsidP="00BE1BB6">
            <w:pPr>
              <w:jc w:val="center"/>
              <w:rPr>
                <w:rFonts w:eastAsia="Times New Roman"/>
                <w:sz w:val="16"/>
                <w:szCs w:val="16"/>
              </w:rPr>
            </w:pPr>
            <w:r w:rsidRPr="00A9161A">
              <w:rPr>
                <w:sz w:val="16"/>
                <w:szCs w:val="16"/>
              </w:rPr>
              <w:t>0.18</w:t>
            </w:r>
          </w:p>
        </w:tc>
        <w:tc>
          <w:tcPr>
            <w:tcW w:w="1620" w:type="dxa"/>
            <w:tcBorders>
              <w:top w:val="nil"/>
              <w:left w:val="nil"/>
              <w:bottom w:val="nil"/>
              <w:right w:val="nil"/>
            </w:tcBorders>
            <w:shd w:val="clear" w:color="auto" w:fill="auto"/>
            <w:noWrap/>
            <w:vAlign w:val="center"/>
            <w:hideMark/>
          </w:tcPr>
          <w:p w14:paraId="2065CA5F" w14:textId="77777777" w:rsidR="00393D9A" w:rsidRPr="00A9161A" w:rsidRDefault="00393D9A" w:rsidP="00BE1BB6">
            <w:pPr>
              <w:jc w:val="center"/>
              <w:rPr>
                <w:rFonts w:eastAsia="Times New Roman"/>
                <w:sz w:val="16"/>
                <w:szCs w:val="16"/>
              </w:rPr>
            </w:pPr>
            <w:r w:rsidRPr="00A9161A">
              <w:rPr>
                <w:sz w:val="16"/>
                <w:szCs w:val="16"/>
              </w:rPr>
              <w:t>0.13</w:t>
            </w:r>
          </w:p>
        </w:tc>
      </w:tr>
      <w:tr w:rsidR="00393D9A" w:rsidRPr="00A9161A" w14:paraId="45AA227C"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425787FE" w14:textId="77777777" w:rsidR="00393D9A" w:rsidRPr="00A9161A" w:rsidRDefault="00393D9A" w:rsidP="00BE1BB6">
            <w:pPr>
              <w:rPr>
                <w:rFonts w:eastAsia="Times New Roman"/>
                <w:sz w:val="16"/>
                <w:szCs w:val="16"/>
              </w:rPr>
            </w:pPr>
            <w:r w:rsidRPr="00A9161A">
              <w:rPr>
                <w:rFonts w:eastAsia="Times New Roman"/>
                <w:sz w:val="16"/>
                <w:szCs w:val="16"/>
              </w:rPr>
              <w:t>Marital Status</w:t>
            </w:r>
          </w:p>
        </w:tc>
        <w:tc>
          <w:tcPr>
            <w:tcW w:w="1080" w:type="dxa"/>
            <w:tcBorders>
              <w:top w:val="nil"/>
              <w:left w:val="nil"/>
              <w:bottom w:val="nil"/>
              <w:right w:val="nil"/>
            </w:tcBorders>
            <w:shd w:val="clear" w:color="000000" w:fill="FCE4D6"/>
            <w:noWrap/>
            <w:vAlign w:val="center"/>
            <w:hideMark/>
          </w:tcPr>
          <w:p w14:paraId="3308F21E"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793D306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3B75DE0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33D32522"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46444F7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3657696A" w14:textId="77777777" w:rsidTr="001F0CBF">
        <w:trPr>
          <w:gridAfter w:val="1"/>
          <w:wAfter w:w="1849" w:type="dxa"/>
          <w:trHeight w:val="351"/>
        </w:trPr>
        <w:tc>
          <w:tcPr>
            <w:tcW w:w="2155" w:type="dxa"/>
            <w:tcBorders>
              <w:top w:val="nil"/>
              <w:left w:val="nil"/>
              <w:bottom w:val="nil"/>
              <w:right w:val="nil"/>
            </w:tcBorders>
            <w:shd w:val="clear" w:color="000000" w:fill="FFFFFF"/>
            <w:vAlign w:val="center"/>
            <w:hideMark/>
          </w:tcPr>
          <w:p w14:paraId="2AF9D21B"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Married or Long-term Partnership</w:t>
            </w:r>
          </w:p>
        </w:tc>
        <w:tc>
          <w:tcPr>
            <w:tcW w:w="1080" w:type="dxa"/>
            <w:tcBorders>
              <w:top w:val="nil"/>
              <w:left w:val="nil"/>
              <w:bottom w:val="nil"/>
              <w:right w:val="nil"/>
            </w:tcBorders>
            <w:shd w:val="clear" w:color="auto" w:fill="auto"/>
            <w:noWrap/>
            <w:vAlign w:val="center"/>
            <w:hideMark/>
          </w:tcPr>
          <w:p w14:paraId="4CFE0E3B" w14:textId="77777777" w:rsidR="00393D9A" w:rsidRPr="00A9161A" w:rsidRDefault="00393D9A" w:rsidP="00BE1BB6">
            <w:pPr>
              <w:jc w:val="center"/>
              <w:rPr>
                <w:rFonts w:eastAsia="Times New Roman"/>
                <w:sz w:val="16"/>
                <w:szCs w:val="16"/>
              </w:rPr>
            </w:pPr>
            <w:r w:rsidRPr="00A9161A">
              <w:rPr>
                <w:rFonts w:eastAsia="Times New Roman"/>
                <w:sz w:val="16"/>
                <w:szCs w:val="16"/>
              </w:rPr>
              <w:t>57</w:t>
            </w:r>
          </w:p>
        </w:tc>
        <w:tc>
          <w:tcPr>
            <w:tcW w:w="1512" w:type="dxa"/>
            <w:tcBorders>
              <w:top w:val="nil"/>
              <w:left w:val="nil"/>
              <w:bottom w:val="nil"/>
              <w:right w:val="nil"/>
            </w:tcBorders>
            <w:shd w:val="clear" w:color="auto" w:fill="auto"/>
            <w:noWrap/>
            <w:vAlign w:val="center"/>
            <w:hideMark/>
          </w:tcPr>
          <w:p w14:paraId="4974BEA8"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1EC308FA"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3B3C1F69" w14:textId="77777777" w:rsidR="00393D9A" w:rsidRPr="00A9161A" w:rsidRDefault="00393D9A" w:rsidP="00BE1BB6">
            <w:pPr>
              <w:jc w:val="center"/>
              <w:rPr>
                <w:rFonts w:eastAsia="Times New Roman"/>
                <w:sz w:val="16"/>
                <w:szCs w:val="16"/>
              </w:rPr>
            </w:pPr>
            <w:r w:rsidRPr="00A9161A">
              <w:rPr>
                <w:sz w:val="16"/>
                <w:szCs w:val="16"/>
              </w:rPr>
              <w:t>2:45 (1:15)</w:t>
            </w:r>
          </w:p>
        </w:tc>
        <w:tc>
          <w:tcPr>
            <w:tcW w:w="1620" w:type="dxa"/>
            <w:tcBorders>
              <w:top w:val="nil"/>
              <w:left w:val="nil"/>
              <w:bottom w:val="nil"/>
              <w:right w:val="nil"/>
            </w:tcBorders>
            <w:shd w:val="clear" w:color="auto" w:fill="auto"/>
            <w:noWrap/>
            <w:vAlign w:val="center"/>
            <w:hideMark/>
          </w:tcPr>
          <w:p w14:paraId="0C8DC8A7" w14:textId="77777777" w:rsidR="00393D9A" w:rsidRPr="00A9161A" w:rsidRDefault="00393D9A" w:rsidP="00BE1BB6">
            <w:pPr>
              <w:jc w:val="center"/>
              <w:rPr>
                <w:rFonts w:eastAsia="Times New Roman"/>
                <w:sz w:val="16"/>
                <w:szCs w:val="16"/>
              </w:rPr>
            </w:pPr>
            <w:r w:rsidRPr="00A9161A">
              <w:rPr>
                <w:sz w:val="16"/>
                <w:szCs w:val="16"/>
              </w:rPr>
              <w:t>12.0 (2.25)</w:t>
            </w:r>
          </w:p>
        </w:tc>
      </w:tr>
      <w:tr w:rsidR="00393D9A" w:rsidRPr="00A9161A" w14:paraId="36D80ADB" w14:textId="77777777" w:rsidTr="001F0CBF">
        <w:trPr>
          <w:gridAfter w:val="1"/>
          <w:wAfter w:w="1849" w:type="dxa"/>
          <w:trHeight w:val="324"/>
        </w:trPr>
        <w:tc>
          <w:tcPr>
            <w:tcW w:w="2155" w:type="dxa"/>
            <w:tcBorders>
              <w:top w:val="nil"/>
              <w:left w:val="nil"/>
              <w:bottom w:val="nil"/>
              <w:right w:val="nil"/>
            </w:tcBorders>
            <w:shd w:val="clear" w:color="000000" w:fill="FFFFFF"/>
            <w:vAlign w:val="center"/>
            <w:hideMark/>
          </w:tcPr>
          <w:p w14:paraId="5273CA91"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Not Married or Partnered</w:t>
            </w:r>
          </w:p>
        </w:tc>
        <w:tc>
          <w:tcPr>
            <w:tcW w:w="1080" w:type="dxa"/>
            <w:tcBorders>
              <w:top w:val="nil"/>
              <w:left w:val="nil"/>
              <w:bottom w:val="nil"/>
              <w:right w:val="nil"/>
            </w:tcBorders>
            <w:shd w:val="clear" w:color="auto" w:fill="auto"/>
            <w:noWrap/>
            <w:vAlign w:val="center"/>
            <w:hideMark/>
          </w:tcPr>
          <w:p w14:paraId="3F2F0C52" w14:textId="77777777" w:rsidR="00393D9A" w:rsidRPr="00A9161A" w:rsidRDefault="00393D9A" w:rsidP="00BE1BB6">
            <w:pPr>
              <w:jc w:val="center"/>
              <w:rPr>
                <w:rFonts w:eastAsia="Times New Roman"/>
                <w:sz w:val="16"/>
                <w:szCs w:val="16"/>
              </w:rPr>
            </w:pPr>
            <w:r w:rsidRPr="00A9161A">
              <w:rPr>
                <w:rFonts w:eastAsia="Times New Roman"/>
                <w:sz w:val="16"/>
                <w:szCs w:val="16"/>
              </w:rPr>
              <w:t>1</w:t>
            </w:r>
          </w:p>
        </w:tc>
        <w:tc>
          <w:tcPr>
            <w:tcW w:w="1512" w:type="dxa"/>
            <w:tcBorders>
              <w:top w:val="nil"/>
              <w:left w:val="nil"/>
              <w:bottom w:val="nil"/>
              <w:right w:val="nil"/>
            </w:tcBorders>
            <w:shd w:val="clear" w:color="auto" w:fill="auto"/>
            <w:noWrap/>
            <w:vAlign w:val="center"/>
            <w:hideMark/>
          </w:tcPr>
          <w:p w14:paraId="0AF871FF" w14:textId="77777777" w:rsidR="00393D9A" w:rsidRPr="00A9161A" w:rsidRDefault="00393D9A" w:rsidP="00BE1BB6">
            <w:pPr>
              <w:jc w:val="center"/>
              <w:rPr>
                <w:rFonts w:eastAsia="Times New Roman"/>
                <w:sz w:val="16"/>
                <w:szCs w:val="16"/>
              </w:rPr>
            </w:pPr>
            <w:r w:rsidRPr="00A9161A">
              <w:rPr>
                <w:sz w:val="16"/>
                <w:szCs w:val="16"/>
              </w:rPr>
              <w:t>9:30 (-)</w:t>
            </w:r>
          </w:p>
        </w:tc>
        <w:tc>
          <w:tcPr>
            <w:tcW w:w="1583" w:type="dxa"/>
            <w:tcBorders>
              <w:top w:val="nil"/>
              <w:left w:val="nil"/>
              <w:bottom w:val="nil"/>
              <w:right w:val="nil"/>
            </w:tcBorders>
            <w:shd w:val="clear" w:color="auto" w:fill="auto"/>
            <w:noWrap/>
            <w:vAlign w:val="center"/>
            <w:hideMark/>
          </w:tcPr>
          <w:p w14:paraId="7839ECB2" w14:textId="77777777" w:rsidR="00393D9A" w:rsidRPr="00A9161A" w:rsidRDefault="00393D9A" w:rsidP="00BE1BB6">
            <w:pPr>
              <w:jc w:val="center"/>
              <w:rPr>
                <w:rFonts w:eastAsia="Times New Roman"/>
                <w:sz w:val="16"/>
                <w:szCs w:val="16"/>
              </w:rPr>
            </w:pPr>
            <w:r w:rsidRPr="00A9161A">
              <w:rPr>
                <w:sz w:val="16"/>
                <w:szCs w:val="16"/>
              </w:rPr>
              <w:t>23:00 (-)</w:t>
            </w:r>
          </w:p>
        </w:tc>
        <w:tc>
          <w:tcPr>
            <w:tcW w:w="1675" w:type="dxa"/>
            <w:tcBorders>
              <w:top w:val="nil"/>
              <w:left w:val="nil"/>
              <w:bottom w:val="nil"/>
              <w:right w:val="nil"/>
            </w:tcBorders>
            <w:shd w:val="clear" w:color="auto" w:fill="auto"/>
            <w:noWrap/>
            <w:vAlign w:val="center"/>
            <w:hideMark/>
          </w:tcPr>
          <w:p w14:paraId="613A572E" w14:textId="77777777" w:rsidR="00393D9A" w:rsidRPr="00A9161A" w:rsidRDefault="00393D9A" w:rsidP="00BE1BB6">
            <w:pPr>
              <w:jc w:val="center"/>
              <w:rPr>
                <w:rFonts w:eastAsia="Times New Roman"/>
                <w:sz w:val="16"/>
                <w:szCs w:val="16"/>
              </w:rPr>
            </w:pPr>
            <w:r w:rsidRPr="00A9161A">
              <w:rPr>
                <w:sz w:val="16"/>
                <w:szCs w:val="16"/>
              </w:rPr>
              <w:t>4:15 (-)</w:t>
            </w:r>
          </w:p>
        </w:tc>
        <w:tc>
          <w:tcPr>
            <w:tcW w:w="1620" w:type="dxa"/>
            <w:tcBorders>
              <w:top w:val="nil"/>
              <w:left w:val="nil"/>
              <w:bottom w:val="nil"/>
              <w:right w:val="nil"/>
            </w:tcBorders>
            <w:shd w:val="clear" w:color="auto" w:fill="auto"/>
            <w:noWrap/>
            <w:vAlign w:val="center"/>
            <w:hideMark/>
          </w:tcPr>
          <w:p w14:paraId="162F7CEB" w14:textId="77777777" w:rsidR="00393D9A" w:rsidRPr="00A9161A" w:rsidRDefault="00393D9A" w:rsidP="00BE1BB6">
            <w:pPr>
              <w:jc w:val="center"/>
              <w:rPr>
                <w:rFonts w:eastAsia="Times New Roman"/>
                <w:sz w:val="16"/>
                <w:szCs w:val="16"/>
              </w:rPr>
            </w:pPr>
            <w:r w:rsidRPr="00A9161A">
              <w:rPr>
                <w:sz w:val="16"/>
                <w:szCs w:val="16"/>
              </w:rPr>
              <w:t>10.5 (-)</w:t>
            </w:r>
          </w:p>
        </w:tc>
      </w:tr>
      <w:tr w:rsidR="00393D9A" w:rsidRPr="00A9161A" w14:paraId="75ADBEAC" w14:textId="77777777" w:rsidTr="001F0CBF">
        <w:trPr>
          <w:gridAfter w:val="1"/>
          <w:wAfter w:w="1849" w:type="dxa"/>
          <w:trHeight w:val="396"/>
        </w:trPr>
        <w:tc>
          <w:tcPr>
            <w:tcW w:w="2155" w:type="dxa"/>
            <w:tcBorders>
              <w:top w:val="nil"/>
              <w:left w:val="nil"/>
              <w:bottom w:val="nil"/>
              <w:right w:val="nil"/>
            </w:tcBorders>
            <w:shd w:val="clear" w:color="000000" w:fill="FFFFFF"/>
            <w:vAlign w:val="bottom"/>
            <w:hideMark/>
          </w:tcPr>
          <w:p w14:paraId="192531FA"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42FB030F"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32B13BFA" w14:textId="77777777" w:rsidR="00393D9A" w:rsidRPr="00A9161A" w:rsidRDefault="00393D9A" w:rsidP="00BE1BB6">
            <w:pPr>
              <w:jc w:val="center"/>
              <w:rPr>
                <w:rFonts w:eastAsia="Times New Roman"/>
                <w:b/>
                <w:bCs/>
                <w:color w:val="FF0000"/>
                <w:sz w:val="16"/>
                <w:szCs w:val="16"/>
              </w:rPr>
            </w:pPr>
            <w:r w:rsidRPr="00A9161A">
              <w:rPr>
                <w:sz w:val="16"/>
                <w:szCs w:val="16"/>
              </w:rPr>
              <w:t>0.66</w:t>
            </w:r>
          </w:p>
        </w:tc>
        <w:tc>
          <w:tcPr>
            <w:tcW w:w="1583" w:type="dxa"/>
            <w:tcBorders>
              <w:top w:val="nil"/>
              <w:left w:val="nil"/>
              <w:bottom w:val="nil"/>
              <w:right w:val="nil"/>
            </w:tcBorders>
            <w:shd w:val="clear" w:color="auto" w:fill="auto"/>
            <w:noWrap/>
            <w:vAlign w:val="center"/>
            <w:hideMark/>
          </w:tcPr>
          <w:p w14:paraId="5456C461" w14:textId="77777777" w:rsidR="00393D9A" w:rsidRPr="00A9161A" w:rsidRDefault="00393D9A" w:rsidP="00BE1BB6">
            <w:pPr>
              <w:jc w:val="center"/>
              <w:rPr>
                <w:rFonts w:eastAsia="Times New Roman"/>
                <w:sz w:val="16"/>
                <w:szCs w:val="16"/>
              </w:rPr>
            </w:pPr>
            <w:r w:rsidRPr="00A9161A">
              <w:rPr>
                <w:sz w:val="16"/>
                <w:szCs w:val="16"/>
              </w:rPr>
              <w:t>0.20</w:t>
            </w:r>
          </w:p>
        </w:tc>
        <w:tc>
          <w:tcPr>
            <w:tcW w:w="1675" w:type="dxa"/>
            <w:tcBorders>
              <w:top w:val="nil"/>
              <w:left w:val="nil"/>
              <w:bottom w:val="nil"/>
              <w:right w:val="nil"/>
            </w:tcBorders>
            <w:shd w:val="clear" w:color="auto" w:fill="auto"/>
            <w:noWrap/>
            <w:vAlign w:val="center"/>
            <w:hideMark/>
          </w:tcPr>
          <w:p w14:paraId="1FB89FEC" w14:textId="77777777" w:rsidR="00393D9A" w:rsidRPr="00A9161A" w:rsidRDefault="00393D9A" w:rsidP="00BE1BB6">
            <w:pPr>
              <w:jc w:val="center"/>
              <w:rPr>
                <w:rFonts w:eastAsia="Times New Roman"/>
                <w:b/>
                <w:bCs/>
                <w:color w:val="FF0000"/>
                <w:sz w:val="16"/>
                <w:szCs w:val="16"/>
              </w:rPr>
            </w:pPr>
            <w:r w:rsidRPr="00A9161A">
              <w:rPr>
                <w:sz w:val="16"/>
                <w:szCs w:val="16"/>
              </w:rPr>
              <w:t>0.27</w:t>
            </w:r>
          </w:p>
        </w:tc>
        <w:tc>
          <w:tcPr>
            <w:tcW w:w="1620" w:type="dxa"/>
            <w:tcBorders>
              <w:top w:val="nil"/>
              <w:left w:val="nil"/>
              <w:bottom w:val="nil"/>
              <w:right w:val="nil"/>
            </w:tcBorders>
            <w:shd w:val="clear" w:color="auto" w:fill="auto"/>
            <w:noWrap/>
            <w:vAlign w:val="center"/>
            <w:hideMark/>
          </w:tcPr>
          <w:p w14:paraId="08DBDCAE" w14:textId="77777777" w:rsidR="00393D9A" w:rsidRPr="00A9161A" w:rsidRDefault="00393D9A" w:rsidP="00BE1BB6">
            <w:pPr>
              <w:jc w:val="center"/>
              <w:rPr>
                <w:rFonts w:eastAsia="Times New Roman"/>
                <w:sz w:val="16"/>
                <w:szCs w:val="16"/>
              </w:rPr>
            </w:pPr>
            <w:r w:rsidRPr="00A9161A">
              <w:rPr>
                <w:sz w:val="16"/>
                <w:szCs w:val="16"/>
              </w:rPr>
              <w:t>0.19</w:t>
            </w:r>
          </w:p>
        </w:tc>
      </w:tr>
      <w:tr w:rsidR="00393D9A" w:rsidRPr="00A9161A" w14:paraId="0C33293F"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2578C6EB" w14:textId="77777777" w:rsidR="00393D9A" w:rsidRPr="00A9161A" w:rsidRDefault="00393D9A" w:rsidP="00BE1BB6">
            <w:pPr>
              <w:rPr>
                <w:rFonts w:eastAsia="Times New Roman"/>
                <w:b/>
                <w:bCs/>
                <w:sz w:val="16"/>
                <w:szCs w:val="16"/>
              </w:rPr>
            </w:pPr>
            <w:r w:rsidRPr="00A9161A">
              <w:rPr>
                <w:rFonts w:eastAsia="Times New Roman"/>
                <w:b/>
                <w:bCs/>
                <w:sz w:val="16"/>
                <w:szCs w:val="16"/>
              </w:rPr>
              <w:t>Child Characteristics</w:t>
            </w:r>
          </w:p>
        </w:tc>
        <w:tc>
          <w:tcPr>
            <w:tcW w:w="1080" w:type="dxa"/>
            <w:tcBorders>
              <w:top w:val="nil"/>
              <w:left w:val="nil"/>
              <w:bottom w:val="nil"/>
              <w:right w:val="nil"/>
            </w:tcBorders>
            <w:shd w:val="clear" w:color="auto" w:fill="auto"/>
            <w:noWrap/>
            <w:vAlign w:val="center"/>
            <w:hideMark/>
          </w:tcPr>
          <w:p w14:paraId="2573F7B8" w14:textId="77777777" w:rsidR="00393D9A" w:rsidRPr="00A9161A" w:rsidRDefault="00393D9A" w:rsidP="00BE1BB6">
            <w:pPr>
              <w:rPr>
                <w:rFonts w:eastAsia="Times New Roman"/>
                <w:b/>
                <w:bCs/>
                <w:sz w:val="16"/>
                <w:szCs w:val="16"/>
              </w:rPr>
            </w:pPr>
          </w:p>
        </w:tc>
        <w:tc>
          <w:tcPr>
            <w:tcW w:w="1512" w:type="dxa"/>
            <w:tcBorders>
              <w:top w:val="nil"/>
              <w:left w:val="nil"/>
              <w:bottom w:val="nil"/>
              <w:right w:val="nil"/>
            </w:tcBorders>
            <w:shd w:val="clear" w:color="auto" w:fill="auto"/>
            <w:noWrap/>
            <w:vAlign w:val="center"/>
          </w:tcPr>
          <w:p w14:paraId="6CF31938" w14:textId="77777777" w:rsidR="00393D9A" w:rsidRPr="00A9161A" w:rsidRDefault="00393D9A" w:rsidP="00BE1BB6">
            <w:pPr>
              <w:jc w:val="center"/>
              <w:rPr>
                <w:rFonts w:eastAsia="Times New Roman"/>
                <w:sz w:val="16"/>
                <w:szCs w:val="16"/>
              </w:rPr>
            </w:pPr>
          </w:p>
        </w:tc>
        <w:tc>
          <w:tcPr>
            <w:tcW w:w="1583" w:type="dxa"/>
            <w:tcBorders>
              <w:top w:val="nil"/>
              <w:left w:val="nil"/>
              <w:bottom w:val="nil"/>
              <w:right w:val="nil"/>
            </w:tcBorders>
            <w:shd w:val="clear" w:color="auto" w:fill="auto"/>
            <w:noWrap/>
            <w:vAlign w:val="center"/>
          </w:tcPr>
          <w:p w14:paraId="451B6F35" w14:textId="77777777" w:rsidR="00393D9A" w:rsidRPr="00A9161A" w:rsidRDefault="00393D9A" w:rsidP="00BE1BB6">
            <w:pPr>
              <w:jc w:val="center"/>
              <w:rPr>
                <w:rFonts w:eastAsia="Times New Roman"/>
                <w:sz w:val="16"/>
                <w:szCs w:val="16"/>
              </w:rPr>
            </w:pPr>
          </w:p>
        </w:tc>
        <w:tc>
          <w:tcPr>
            <w:tcW w:w="1675" w:type="dxa"/>
            <w:tcBorders>
              <w:top w:val="nil"/>
              <w:left w:val="nil"/>
              <w:bottom w:val="nil"/>
              <w:right w:val="nil"/>
            </w:tcBorders>
            <w:shd w:val="clear" w:color="auto" w:fill="auto"/>
            <w:noWrap/>
            <w:vAlign w:val="center"/>
          </w:tcPr>
          <w:p w14:paraId="48861374" w14:textId="77777777" w:rsidR="00393D9A" w:rsidRPr="00A9161A" w:rsidRDefault="00393D9A" w:rsidP="00BE1BB6">
            <w:pPr>
              <w:jc w:val="center"/>
              <w:rPr>
                <w:rFonts w:eastAsia="Times New Roman"/>
                <w:sz w:val="16"/>
                <w:szCs w:val="16"/>
              </w:rPr>
            </w:pPr>
          </w:p>
        </w:tc>
        <w:tc>
          <w:tcPr>
            <w:tcW w:w="1620" w:type="dxa"/>
            <w:tcBorders>
              <w:top w:val="nil"/>
              <w:left w:val="nil"/>
              <w:bottom w:val="nil"/>
              <w:right w:val="nil"/>
            </w:tcBorders>
            <w:shd w:val="clear" w:color="auto" w:fill="auto"/>
            <w:noWrap/>
            <w:vAlign w:val="center"/>
          </w:tcPr>
          <w:p w14:paraId="5AA522C1" w14:textId="77777777" w:rsidR="00393D9A" w:rsidRPr="00A9161A" w:rsidRDefault="00393D9A" w:rsidP="00BE1BB6">
            <w:pPr>
              <w:jc w:val="center"/>
              <w:rPr>
                <w:rFonts w:eastAsia="Times New Roman"/>
                <w:sz w:val="16"/>
                <w:szCs w:val="16"/>
              </w:rPr>
            </w:pPr>
          </w:p>
        </w:tc>
      </w:tr>
      <w:tr w:rsidR="00393D9A" w:rsidRPr="00A9161A" w14:paraId="0A95DAF7"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21C21547" w14:textId="77777777" w:rsidR="00393D9A" w:rsidRPr="00A9161A" w:rsidRDefault="00393D9A" w:rsidP="00BE1BB6">
            <w:pPr>
              <w:rPr>
                <w:rFonts w:eastAsia="Times New Roman"/>
                <w:sz w:val="16"/>
                <w:szCs w:val="16"/>
              </w:rPr>
            </w:pPr>
            <w:r w:rsidRPr="00A9161A">
              <w:rPr>
                <w:rFonts w:eastAsia="Times New Roman"/>
                <w:sz w:val="16"/>
                <w:szCs w:val="16"/>
              </w:rPr>
              <w:t>Delivery type</w:t>
            </w:r>
          </w:p>
        </w:tc>
        <w:tc>
          <w:tcPr>
            <w:tcW w:w="1080" w:type="dxa"/>
            <w:tcBorders>
              <w:top w:val="nil"/>
              <w:left w:val="nil"/>
              <w:bottom w:val="nil"/>
              <w:right w:val="nil"/>
            </w:tcBorders>
            <w:shd w:val="clear" w:color="000000" w:fill="FCE4D6"/>
            <w:noWrap/>
            <w:vAlign w:val="center"/>
            <w:hideMark/>
          </w:tcPr>
          <w:p w14:paraId="2DB711E5"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63365482"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3654E2A8"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7188224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0E987A3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23E843ED"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31FDEBAE"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Vaginal</w:t>
            </w:r>
          </w:p>
        </w:tc>
        <w:tc>
          <w:tcPr>
            <w:tcW w:w="1080" w:type="dxa"/>
            <w:tcBorders>
              <w:top w:val="nil"/>
              <w:left w:val="nil"/>
              <w:bottom w:val="nil"/>
              <w:right w:val="nil"/>
            </w:tcBorders>
            <w:shd w:val="clear" w:color="auto" w:fill="auto"/>
            <w:noWrap/>
            <w:vAlign w:val="center"/>
            <w:hideMark/>
          </w:tcPr>
          <w:p w14:paraId="754743A8" w14:textId="77777777" w:rsidR="00393D9A" w:rsidRPr="00A9161A" w:rsidRDefault="00393D9A" w:rsidP="00BE1BB6">
            <w:pPr>
              <w:jc w:val="center"/>
              <w:rPr>
                <w:rFonts w:eastAsia="Times New Roman"/>
                <w:sz w:val="16"/>
                <w:szCs w:val="16"/>
              </w:rPr>
            </w:pPr>
            <w:r w:rsidRPr="00A9161A">
              <w:rPr>
                <w:rFonts w:eastAsia="Times New Roman"/>
                <w:sz w:val="16"/>
                <w:szCs w:val="16"/>
              </w:rPr>
              <w:t>39</w:t>
            </w:r>
          </w:p>
        </w:tc>
        <w:tc>
          <w:tcPr>
            <w:tcW w:w="1512" w:type="dxa"/>
            <w:tcBorders>
              <w:top w:val="nil"/>
              <w:left w:val="nil"/>
              <w:bottom w:val="nil"/>
              <w:right w:val="nil"/>
            </w:tcBorders>
            <w:shd w:val="clear" w:color="auto" w:fill="auto"/>
            <w:noWrap/>
            <w:vAlign w:val="bottom"/>
            <w:hideMark/>
          </w:tcPr>
          <w:p w14:paraId="49FB6EE1"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bottom"/>
            <w:hideMark/>
          </w:tcPr>
          <w:p w14:paraId="4DD9887A" w14:textId="77777777" w:rsidR="00393D9A" w:rsidRPr="00A9161A" w:rsidRDefault="00393D9A" w:rsidP="00BE1BB6">
            <w:pPr>
              <w:jc w:val="center"/>
              <w:rPr>
                <w:rFonts w:eastAsia="Times New Roman"/>
                <w:sz w:val="16"/>
                <w:szCs w:val="16"/>
              </w:rPr>
            </w:pPr>
            <w:r w:rsidRPr="00A9161A">
              <w:rPr>
                <w:sz w:val="16"/>
                <w:szCs w:val="16"/>
              </w:rPr>
              <w:t>21:00 (1:52)</w:t>
            </w:r>
          </w:p>
        </w:tc>
        <w:tc>
          <w:tcPr>
            <w:tcW w:w="1675" w:type="dxa"/>
            <w:tcBorders>
              <w:top w:val="nil"/>
              <w:left w:val="nil"/>
              <w:bottom w:val="nil"/>
              <w:right w:val="nil"/>
            </w:tcBorders>
            <w:shd w:val="clear" w:color="auto" w:fill="auto"/>
            <w:noWrap/>
            <w:vAlign w:val="bottom"/>
            <w:hideMark/>
          </w:tcPr>
          <w:p w14:paraId="2D5588E3" w14:textId="77777777" w:rsidR="00393D9A" w:rsidRPr="00A9161A" w:rsidRDefault="00393D9A" w:rsidP="00BE1BB6">
            <w:pPr>
              <w:jc w:val="center"/>
              <w:rPr>
                <w:rFonts w:eastAsia="Times New Roman"/>
                <w:sz w:val="16"/>
                <w:szCs w:val="16"/>
              </w:rPr>
            </w:pPr>
            <w:r w:rsidRPr="00A9161A">
              <w:rPr>
                <w:sz w:val="16"/>
                <w:szCs w:val="16"/>
              </w:rPr>
              <w:t>2:45 (1:07)</w:t>
            </w:r>
          </w:p>
        </w:tc>
        <w:tc>
          <w:tcPr>
            <w:tcW w:w="1620" w:type="dxa"/>
            <w:tcBorders>
              <w:top w:val="nil"/>
              <w:left w:val="nil"/>
              <w:bottom w:val="nil"/>
              <w:right w:val="nil"/>
            </w:tcBorders>
            <w:shd w:val="clear" w:color="auto" w:fill="auto"/>
            <w:noWrap/>
            <w:vAlign w:val="bottom"/>
            <w:hideMark/>
          </w:tcPr>
          <w:p w14:paraId="45713AC4" w14:textId="77777777" w:rsidR="00393D9A" w:rsidRPr="00A9161A" w:rsidRDefault="00393D9A" w:rsidP="00BE1BB6">
            <w:pPr>
              <w:jc w:val="center"/>
              <w:rPr>
                <w:rFonts w:eastAsia="Times New Roman"/>
                <w:sz w:val="16"/>
                <w:szCs w:val="16"/>
              </w:rPr>
            </w:pPr>
            <w:r w:rsidRPr="00A9161A">
              <w:rPr>
                <w:sz w:val="16"/>
                <w:szCs w:val="16"/>
              </w:rPr>
              <w:t>11.5 (2.22)</w:t>
            </w:r>
          </w:p>
        </w:tc>
      </w:tr>
      <w:tr w:rsidR="00393D9A" w:rsidRPr="00A9161A" w14:paraId="68D58E9C"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2082A2F5"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Cesarean Section</w:t>
            </w:r>
          </w:p>
        </w:tc>
        <w:tc>
          <w:tcPr>
            <w:tcW w:w="1080" w:type="dxa"/>
            <w:tcBorders>
              <w:top w:val="nil"/>
              <w:left w:val="nil"/>
              <w:bottom w:val="nil"/>
              <w:right w:val="nil"/>
            </w:tcBorders>
            <w:shd w:val="clear" w:color="auto" w:fill="auto"/>
            <w:noWrap/>
            <w:vAlign w:val="center"/>
            <w:hideMark/>
          </w:tcPr>
          <w:p w14:paraId="4EB24BE6" w14:textId="77777777" w:rsidR="00393D9A" w:rsidRPr="00A9161A" w:rsidRDefault="00393D9A" w:rsidP="00BE1BB6">
            <w:pPr>
              <w:jc w:val="center"/>
              <w:rPr>
                <w:rFonts w:eastAsia="Times New Roman"/>
                <w:sz w:val="16"/>
                <w:szCs w:val="16"/>
              </w:rPr>
            </w:pPr>
            <w:r w:rsidRPr="00A9161A">
              <w:rPr>
                <w:rFonts w:eastAsia="Times New Roman"/>
                <w:sz w:val="16"/>
                <w:szCs w:val="16"/>
              </w:rPr>
              <w:t>23</w:t>
            </w:r>
          </w:p>
        </w:tc>
        <w:tc>
          <w:tcPr>
            <w:tcW w:w="1512" w:type="dxa"/>
            <w:tcBorders>
              <w:top w:val="nil"/>
              <w:left w:val="nil"/>
              <w:bottom w:val="nil"/>
              <w:right w:val="nil"/>
            </w:tcBorders>
            <w:shd w:val="clear" w:color="auto" w:fill="auto"/>
            <w:noWrap/>
            <w:vAlign w:val="bottom"/>
            <w:hideMark/>
          </w:tcPr>
          <w:p w14:paraId="2916878E" w14:textId="77777777" w:rsidR="00393D9A" w:rsidRPr="00A9161A" w:rsidRDefault="00393D9A" w:rsidP="00BE1BB6">
            <w:pPr>
              <w:jc w:val="center"/>
              <w:rPr>
                <w:rFonts w:eastAsia="Times New Roman"/>
                <w:sz w:val="16"/>
                <w:szCs w:val="16"/>
              </w:rPr>
            </w:pPr>
            <w:r w:rsidRPr="00A9161A">
              <w:rPr>
                <w:sz w:val="16"/>
                <w:szCs w:val="16"/>
              </w:rPr>
              <w:t>9:00 (1:45)</w:t>
            </w:r>
          </w:p>
        </w:tc>
        <w:tc>
          <w:tcPr>
            <w:tcW w:w="1583" w:type="dxa"/>
            <w:tcBorders>
              <w:top w:val="nil"/>
              <w:left w:val="nil"/>
              <w:bottom w:val="nil"/>
              <w:right w:val="nil"/>
            </w:tcBorders>
            <w:shd w:val="clear" w:color="auto" w:fill="auto"/>
            <w:noWrap/>
            <w:vAlign w:val="bottom"/>
            <w:hideMark/>
          </w:tcPr>
          <w:p w14:paraId="605B139F"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bottom"/>
            <w:hideMark/>
          </w:tcPr>
          <w:p w14:paraId="210CAE14" w14:textId="77777777" w:rsidR="00393D9A" w:rsidRPr="00A9161A" w:rsidRDefault="00393D9A" w:rsidP="00BE1BB6">
            <w:pPr>
              <w:jc w:val="center"/>
              <w:rPr>
                <w:rFonts w:eastAsia="Times New Roman"/>
                <w:sz w:val="16"/>
                <w:szCs w:val="16"/>
              </w:rPr>
            </w:pPr>
            <w:r w:rsidRPr="00A9161A">
              <w:rPr>
                <w:sz w:val="16"/>
                <w:szCs w:val="16"/>
              </w:rPr>
              <w:t>3:00 (1:37)</w:t>
            </w:r>
          </w:p>
        </w:tc>
        <w:tc>
          <w:tcPr>
            <w:tcW w:w="1620" w:type="dxa"/>
            <w:tcBorders>
              <w:top w:val="nil"/>
              <w:left w:val="nil"/>
              <w:bottom w:val="nil"/>
              <w:right w:val="nil"/>
            </w:tcBorders>
            <w:shd w:val="clear" w:color="auto" w:fill="auto"/>
            <w:noWrap/>
            <w:vAlign w:val="bottom"/>
            <w:hideMark/>
          </w:tcPr>
          <w:p w14:paraId="7E7EFDA5" w14:textId="77777777" w:rsidR="00393D9A" w:rsidRPr="00A9161A" w:rsidRDefault="00393D9A" w:rsidP="00BE1BB6">
            <w:pPr>
              <w:jc w:val="center"/>
              <w:rPr>
                <w:rFonts w:eastAsia="Times New Roman"/>
                <w:sz w:val="16"/>
                <w:szCs w:val="16"/>
              </w:rPr>
            </w:pPr>
            <w:r w:rsidRPr="00A9161A">
              <w:rPr>
                <w:sz w:val="16"/>
                <w:szCs w:val="16"/>
              </w:rPr>
              <w:t>12.0 (1.75)</w:t>
            </w:r>
          </w:p>
        </w:tc>
      </w:tr>
      <w:tr w:rsidR="00393D9A" w:rsidRPr="00A9161A" w14:paraId="049CA5AB"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63CCF79F"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49447FC1"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bottom"/>
            <w:hideMark/>
          </w:tcPr>
          <w:p w14:paraId="63E5E5A7" w14:textId="77777777" w:rsidR="00393D9A" w:rsidRPr="00A9161A" w:rsidRDefault="00393D9A" w:rsidP="00BE1BB6">
            <w:pPr>
              <w:jc w:val="center"/>
              <w:rPr>
                <w:rFonts w:eastAsia="Times New Roman"/>
                <w:sz w:val="16"/>
                <w:szCs w:val="16"/>
              </w:rPr>
            </w:pPr>
            <w:r w:rsidRPr="00A9161A">
              <w:rPr>
                <w:sz w:val="16"/>
                <w:szCs w:val="16"/>
              </w:rPr>
              <w:t>0.21</w:t>
            </w:r>
          </w:p>
        </w:tc>
        <w:tc>
          <w:tcPr>
            <w:tcW w:w="1583" w:type="dxa"/>
            <w:tcBorders>
              <w:top w:val="nil"/>
              <w:left w:val="nil"/>
              <w:bottom w:val="nil"/>
              <w:right w:val="nil"/>
            </w:tcBorders>
            <w:shd w:val="clear" w:color="auto" w:fill="auto"/>
            <w:noWrap/>
            <w:vAlign w:val="bottom"/>
            <w:hideMark/>
          </w:tcPr>
          <w:p w14:paraId="05A83002" w14:textId="77777777" w:rsidR="00393D9A" w:rsidRPr="00A9161A" w:rsidRDefault="00393D9A" w:rsidP="00BE1BB6">
            <w:pPr>
              <w:jc w:val="center"/>
              <w:rPr>
                <w:rFonts w:eastAsia="Times New Roman"/>
                <w:sz w:val="16"/>
                <w:szCs w:val="16"/>
              </w:rPr>
            </w:pPr>
            <w:r w:rsidRPr="00A9161A">
              <w:rPr>
                <w:sz w:val="16"/>
                <w:szCs w:val="16"/>
              </w:rPr>
              <w:t>0.46</w:t>
            </w:r>
          </w:p>
        </w:tc>
        <w:tc>
          <w:tcPr>
            <w:tcW w:w="1675" w:type="dxa"/>
            <w:tcBorders>
              <w:top w:val="nil"/>
              <w:left w:val="nil"/>
              <w:bottom w:val="nil"/>
              <w:right w:val="nil"/>
            </w:tcBorders>
            <w:shd w:val="clear" w:color="auto" w:fill="auto"/>
            <w:noWrap/>
            <w:vAlign w:val="bottom"/>
            <w:hideMark/>
          </w:tcPr>
          <w:p w14:paraId="20466544" w14:textId="77777777" w:rsidR="00393D9A" w:rsidRPr="00A9161A" w:rsidRDefault="00393D9A" w:rsidP="00BE1BB6">
            <w:pPr>
              <w:jc w:val="center"/>
              <w:rPr>
                <w:rFonts w:eastAsia="Times New Roman"/>
                <w:sz w:val="16"/>
                <w:szCs w:val="16"/>
              </w:rPr>
            </w:pPr>
            <w:r w:rsidRPr="00A9161A">
              <w:rPr>
                <w:sz w:val="16"/>
                <w:szCs w:val="16"/>
              </w:rPr>
              <w:t>0.73</w:t>
            </w:r>
          </w:p>
        </w:tc>
        <w:tc>
          <w:tcPr>
            <w:tcW w:w="1620" w:type="dxa"/>
            <w:tcBorders>
              <w:top w:val="nil"/>
              <w:left w:val="nil"/>
              <w:bottom w:val="nil"/>
              <w:right w:val="nil"/>
            </w:tcBorders>
            <w:shd w:val="clear" w:color="auto" w:fill="auto"/>
            <w:noWrap/>
            <w:vAlign w:val="bottom"/>
            <w:hideMark/>
          </w:tcPr>
          <w:p w14:paraId="47A79F72" w14:textId="77777777" w:rsidR="00393D9A" w:rsidRPr="00A9161A" w:rsidRDefault="00393D9A" w:rsidP="00BE1BB6">
            <w:pPr>
              <w:jc w:val="center"/>
              <w:rPr>
                <w:rFonts w:eastAsia="Times New Roman"/>
                <w:sz w:val="16"/>
                <w:szCs w:val="16"/>
              </w:rPr>
            </w:pPr>
            <w:r w:rsidRPr="00A9161A">
              <w:rPr>
                <w:sz w:val="16"/>
                <w:szCs w:val="16"/>
              </w:rPr>
              <w:t>0.14</w:t>
            </w:r>
          </w:p>
        </w:tc>
      </w:tr>
      <w:tr w:rsidR="00393D9A" w:rsidRPr="00A9161A" w14:paraId="5D0360A8" w14:textId="77777777" w:rsidTr="001F0CBF">
        <w:trPr>
          <w:gridAfter w:val="1"/>
          <w:wAfter w:w="1849" w:type="dxa"/>
          <w:trHeight w:val="360"/>
        </w:trPr>
        <w:tc>
          <w:tcPr>
            <w:tcW w:w="2155" w:type="dxa"/>
            <w:tcBorders>
              <w:top w:val="nil"/>
              <w:left w:val="nil"/>
              <w:bottom w:val="nil"/>
              <w:right w:val="nil"/>
            </w:tcBorders>
            <w:shd w:val="clear" w:color="000000" w:fill="FCE4D6"/>
            <w:vAlign w:val="bottom"/>
            <w:hideMark/>
          </w:tcPr>
          <w:p w14:paraId="088C4F04" w14:textId="77777777" w:rsidR="00393D9A" w:rsidRPr="00A9161A" w:rsidRDefault="00393D9A" w:rsidP="00BE1BB6">
            <w:pPr>
              <w:rPr>
                <w:rFonts w:eastAsia="Times New Roman"/>
                <w:sz w:val="16"/>
                <w:szCs w:val="16"/>
              </w:rPr>
            </w:pPr>
            <w:r w:rsidRPr="00A9161A">
              <w:rPr>
                <w:rFonts w:eastAsia="Times New Roman"/>
                <w:sz w:val="16"/>
                <w:szCs w:val="16"/>
              </w:rPr>
              <w:lastRenderedPageBreak/>
              <w:t>Gestational Age at Delivery</w:t>
            </w:r>
          </w:p>
        </w:tc>
        <w:tc>
          <w:tcPr>
            <w:tcW w:w="1080" w:type="dxa"/>
            <w:tcBorders>
              <w:top w:val="nil"/>
              <w:left w:val="nil"/>
              <w:bottom w:val="nil"/>
              <w:right w:val="nil"/>
            </w:tcBorders>
            <w:shd w:val="clear" w:color="000000" w:fill="FCE4D6"/>
            <w:noWrap/>
            <w:vAlign w:val="center"/>
            <w:hideMark/>
          </w:tcPr>
          <w:p w14:paraId="09C00148" w14:textId="77777777" w:rsidR="00393D9A" w:rsidRPr="00A9161A" w:rsidRDefault="00393D9A" w:rsidP="00BE1BB6">
            <w:pPr>
              <w:jc w:val="center"/>
              <w:rPr>
                <w:rFonts w:eastAsia="Times New Roman"/>
                <w:i/>
                <w:iCs/>
                <w:sz w:val="16"/>
                <w:szCs w:val="16"/>
              </w:rPr>
            </w:pPr>
            <w:r w:rsidRPr="00A9161A">
              <w:rPr>
                <w:rFonts w:eastAsia="Times New Roman"/>
                <w:i/>
                <w:iCs/>
                <w:sz w:val="16"/>
                <w:szCs w:val="16"/>
              </w:rPr>
              <w:t> </w:t>
            </w:r>
          </w:p>
        </w:tc>
        <w:tc>
          <w:tcPr>
            <w:tcW w:w="1512" w:type="dxa"/>
            <w:tcBorders>
              <w:top w:val="nil"/>
              <w:left w:val="nil"/>
              <w:bottom w:val="nil"/>
              <w:right w:val="nil"/>
            </w:tcBorders>
            <w:shd w:val="clear" w:color="000000" w:fill="FCE4D6"/>
            <w:noWrap/>
            <w:vAlign w:val="bottom"/>
            <w:hideMark/>
          </w:tcPr>
          <w:p w14:paraId="25FDDCC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170CA6C7"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5B66CEE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21C26A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0C78C91E"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659FE944"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&lt;37 weeks</w:t>
            </w:r>
          </w:p>
        </w:tc>
        <w:tc>
          <w:tcPr>
            <w:tcW w:w="1080" w:type="dxa"/>
            <w:tcBorders>
              <w:top w:val="nil"/>
              <w:left w:val="nil"/>
              <w:bottom w:val="nil"/>
              <w:right w:val="nil"/>
            </w:tcBorders>
            <w:shd w:val="clear" w:color="auto" w:fill="auto"/>
            <w:noWrap/>
            <w:vAlign w:val="bottom"/>
            <w:hideMark/>
          </w:tcPr>
          <w:p w14:paraId="42C4C68C" w14:textId="77777777" w:rsidR="00393D9A" w:rsidRPr="00A9161A" w:rsidRDefault="00393D9A" w:rsidP="00BE1BB6">
            <w:pPr>
              <w:jc w:val="center"/>
              <w:rPr>
                <w:rFonts w:eastAsia="Times New Roman"/>
                <w:sz w:val="16"/>
                <w:szCs w:val="16"/>
              </w:rPr>
            </w:pPr>
            <w:r w:rsidRPr="00A9161A">
              <w:rPr>
                <w:rFonts w:eastAsia="Times New Roman"/>
                <w:sz w:val="16"/>
                <w:szCs w:val="16"/>
              </w:rPr>
              <w:t>2</w:t>
            </w:r>
          </w:p>
        </w:tc>
        <w:tc>
          <w:tcPr>
            <w:tcW w:w="1512" w:type="dxa"/>
            <w:tcBorders>
              <w:top w:val="nil"/>
              <w:left w:val="nil"/>
              <w:bottom w:val="nil"/>
              <w:right w:val="nil"/>
            </w:tcBorders>
            <w:shd w:val="clear" w:color="auto" w:fill="auto"/>
            <w:noWrap/>
            <w:vAlign w:val="center"/>
            <w:hideMark/>
          </w:tcPr>
          <w:p w14:paraId="1201B178" w14:textId="77777777" w:rsidR="00393D9A" w:rsidRPr="00A9161A" w:rsidRDefault="00393D9A" w:rsidP="00BE1BB6">
            <w:pPr>
              <w:jc w:val="center"/>
              <w:rPr>
                <w:rFonts w:eastAsia="Times New Roman"/>
                <w:sz w:val="16"/>
                <w:szCs w:val="16"/>
              </w:rPr>
            </w:pPr>
            <w:r w:rsidRPr="00A9161A">
              <w:rPr>
                <w:sz w:val="16"/>
                <w:szCs w:val="16"/>
              </w:rPr>
              <w:t>9:00 (1:00)</w:t>
            </w:r>
          </w:p>
        </w:tc>
        <w:tc>
          <w:tcPr>
            <w:tcW w:w="1583" w:type="dxa"/>
            <w:tcBorders>
              <w:top w:val="nil"/>
              <w:left w:val="nil"/>
              <w:bottom w:val="nil"/>
              <w:right w:val="nil"/>
            </w:tcBorders>
            <w:shd w:val="clear" w:color="auto" w:fill="auto"/>
            <w:noWrap/>
            <w:vAlign w:val="center"/>
            <w:hideMark/>
          </w:tcPr>
          <w:p w14:paraId="6601FC71" w14:textId="77777777" w:rsidR="00393D9A" w:rsidRPr="00A9161A" w:rsidRDefault="00393D9A" w:rsidP="00BE1BB6">
            <w:pPr>
              <w:jc w:val="center"/>
              <w:rPr>
                <w:rFonts w:eastAsia="Times New Roman"/>
                <w:sz w:val="16"/>
                <w:szCs w:val="16"/>
              </w:rPr>
            </w:pPr>
            <w:r w:rsidRPr="00A9161A">
              <w:rPr>
                <w:sz w:val="16"/>
                <w:szCs w:val="16"/>
              </w:rPr>
              <w:t>21:00 (1:00)</w:t>
            </w:r>
          </w:p>
        </w:tc>
        <w:tc>
          <w:tcPr>
            <w:tcW w:w="1675" w:type="dxa"/>
            <w:tcBorders>
              <w:top w:val="nil"/>
              <w:left w:val="nil"/>
              <w:bottom w:val="nil"/>
              <w:right w:val="nil"/>
            </w:tcBorders>
            <w:shd w:val="clear" w:color="auto" w:fill="auto"/>
            <w:noWrap/>
            <w:vAlign w:val="center"/>
            <w:hideMark/>
          </w:tcPr>
          <w:p w14:paraId="753E6F90" w14:textId="77777777" w:rsidR="00393D9A" w:rsidRPr="00A9161A" w:rsidRDefault="00393D9A" w:rsidP="00BE1BB6">
            <w:pPr>
              <w:jc w:val="center"/>
              <w:rPr>
                <w:rFonts w:eastAsia="Times New Roman"/>
                <w:sz w:val="16"/>
                <w:szCs w:val="16"/>
              </w:rPr>
            </w:pPr>
            <w:r w:rsidRPr="00A9161A">
              <w:rPr>
                <w:sz w:val="16"/>
                <w:szCs w:val="16"/>
              </w:rPr>
              <w:t>3:00 (1:00)</w:t>
            </w:r>
          </w:p>
        </w:tc>
        <w:tc>
          <w:tcPr>
            <w:tcW w:w="1620" w:type="dxa"/>
            <w:tcBorders>
              <w:top w:val="nil"/>
              <w:left w:val="nil"/>
              <w:bottom w:val="nil"/>
              <w:right w:val="nil"/>
            </w:tcBorders>
            <w:shd w:val="clear" w:color="auto" w:fill="auto"/>
            <w:noWrap/>
            <w:vAlign w:val="center"/>
            <w:hideMark/>
          </w:tcPr>
          <w:p w14:paraId="774AD275" w14:textId="77777777" w:rsidR="00393D9A" w:rsidRPr="00A9161A" w:rsidRDefault="00393D9A" w:rsidP="00BE1BB6">
            <w:pPr>
              <w:jc w:val="center"/>
              <w:rPr>
                <w:rFonts w:eastAsia="Times New Roman"/>
                <w:sz w:val="16"/>
                <w:szCs w:val="16"/>
              </w:rPr>
            </w:pPr>
            <w:r w:rsidRPr="00A9161A">
              <w:rPr>
                <w:sz w:val="16"/>
                <w:szCs w:val="16"/>
              </w:rPr>
              <w:t>12.0 (0.00)</w:t>
            </w:r>
          </w:p>
        </w:tc>
      </w:tr>
      <w:tr w:rsidR="00393D9A" w:rsidRPr="00A9161A" w14:paraId="76E9EB73"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0C84C0F"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37+ weeks</w:t>
            </w:r>
          </w:p>
        </w:tc>
        <w:tc>
          <w:tcPr>
            <w:tcW w:w="1080" w:type="dxa"/>
            <w:tcBorders>
              <w:top w:val="nil"/>
              <w:left w:val="nil"/>
              <w:bottom w:val="nil"/>
              <w:right w:val="nil"/>
            </w:tcBorders>
            <w:shd w:val="clear" w:color="auto" w:fill="auto"/>
            <w:noWrap/>
            <w:vAlign w:val="bottom"/>
            <w:hideMark/>
          </w:tcPr>
          <w:p w14:paraId="6F1A8BDA" w14:textId="77777777" w:rsidR="00393D9A" w:rsidRPr="00A9161A" w:rsidRDefault="00393D9A" w:rsidP="00BE1BB6">
            <w:pPr>
              <w:jc w:val="center"/>
              <w:rPr>
                <w:rFonts w:eastAsia="Times New Roman"/>
                <w:sz w:val="16"/>
                <w:szCs w:val="16"/>
              </w:rPr>
            </w:pPr>
            <w:r w:rsidRPr="00A9161A">
              <w:rPr>
                <w:rFonts w:eastAsia="Times New Roman"/>
                <w:sz w:val="16"/>
                <w:szCs w:val="16"/>
              </w:rPr>
              <w:t>61</w:t>
            </w:r>
          </w:p>
        </w:tc>
        <w:tc>
          <w:tcPr>
            <w:tcW w:w="1512" w:type="dxa"/>
            <w:tcBorders>
              <w:top w:val="nil"/>
              <w:left w:val="nil"/>
              <w:bottom w:val="nil"/>
              <w:right w:val="nil"/>
            </w:tcBorders>
            <w:shd w:val="clear" w:color="auto" w:fill="auto"/>
            <w:noWrap/>
            <w:vAlign w:val="center"/>
            <w:hideMark/>
          </w:tcPr>
          <w:p w14:paraId="68741112"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47BFC883"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237C35CA" w14:textId="77777777" w:rsidR="00393D9A" w:rsidRPr="00A9161A" w:rsidRDefault="00393D9A" w:rsidP="00BE1BB6">
            <w:pPr>
              <w:jc w:val="center"/>
              <w:rPr>
                <w:rFonts w:eastAsia="Times New Roman"/>
                <w:sz w:val="16"/>
                <w:szCs w:val="16"/>
              </w:rPr>
            </w:pPr>
            <w:r w:rsidRPr="00A9161A">
              <w:rPr>
                <w:sz w:val="16"/>
                <w:szCs w:val="16"/>
              </w:rPr>
              <w:t>2:45 (1:15)</w:t>
            </w:r>
          </w:p>
        </w:tc>
        <w:tc>
          <w:tcPr>
            <w:tcW w:w="1620" w:type="dxa"/>
            <w:tcBorders>
              <w:top w:val="nil"/>
              <w:left w:val="nil"/>
              <w:bottom w:val="nil"/>
              <w:right w:val="nil"/>
            </w:tcBorders>
            <w:shd w:val="clear" w:color="auto" w:fill="auto"/>
            <w:noWrap/>
            <w:vAlign w:val="center"/>
            <w:hideMark/>
          </w:tcPr>
          <w:p w14:paraId="6F2844F2" w14:textId="77777777" w:rsidR="00393D9A" w:rsidRPr="00A9161A" w:rsidRDefault="00393D9A" w:rsidP="00BE1BB6">
            <w:pPr>
              <w:jc w:val="center"/>
              <w:rPr>
                <w:rFonts w:eastAsia="Times New Roman"/>
                <w:sz w:val="16"/>
                <w:szCs w:val="16"/>
              </w:rPr>
            </w:pPr>
            <w:r w:rsidRPr="00A9161A">
              <w:rPr>
                <w:sz w:val="16"/>
                <w:szCs w:val="16"/>
              </w:rPr>
              <w:t>12.0 (2.25)</w:t>
            </w:r>
          </w:p>
        </w:tc>
      </w:tr>
      <w:tr w:rsidR="00393D9A" w:rsidRPr="00A9161A" w14:paraId="5CE96514"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06FA9E94"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57A25AB9"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0A7F4593" w14:textId="77777777" w:rsidR="00393D9A" w:rsidRPr="00A9161A" w:rsidRDefault="00393D9A" w:rsidP="00BE1BB6">
            <w:pPr>
              <w:jc w:val="center"/>
              <w:rPr>
                <w:rFonts w:eastAsia="Times New Roman"/>
                <w:b/>
                <w:bCs/>
                <w:color w:val="FF0000"/>
                <w:sz w:val="16"/>
                <w:szCs w:val="16"/>
              </w:rPr>
            </w:pPr>
            <w:r w:rsidRPr="00A9161A">
              <w:rPr>
                <w:sz w:val="16"/>
                <w:szCs w:val="16"/>
              </w:rPr>
              <w:t>0.75</w:t>
            </w:r>
          </w:p>
        </w:tc>
        <w:tc>
          <w:tcPr>
            <w:tcW w:w="1583" w:type="dxa"/>
            <w:tcBorders>
              <w:top w:val="nil"/>
              <w:left w:val="nil"/>
              <w:bottom w:val="nil"/>
              <w:right w:val="nil"/>
            </w:tcBorders>
            <w:shd w:val="clear" w:color="auto" w:fill="auto"/>
            <w:noWrap/>
            <w:vAlign w:val="center"/>
            <w:hideMark/>
          </w:tcPr>
          <w:p w14:paraId="4F9CCE20" w14:textId="77777777" w:rsidR="00393D9A" w:rsidRPr="00A9161A" w:rsidRDefault="00393D9A" w:rsidP="00BE1BB6">
            <w:pPr>
              <w:jc w:val="center"/>
              <w:rPr>
                <w:rFonts w:eastAsia="Times New Roman"/>
                <w:sz w:val="16"/>
                <w:szCs w:val="16"/>
              </w:rPr>
            </w:pPr>
            <w:r w:rsidRPr="00A9161A">
              <w:rPr>
                <w:sz w:val="16"/>
                <w:szCs w:val="16"/>
              </w:rPr>
              <w:t>0.91</w:t>
            </w:r>
          </w:p>
        </w:tc>
        <w:tc>
          <w:tcPr>
            <w:tcW w:w="1675" w:type="dxa"/>
            <w:tcBorders>
              <w:top w:val="nil"/>
              <w:left w:val="nil"/>
              <w:bottom w:val="nil"/>
              <w:right w:val="nil"/>
            </w:tcBorders>
            <w:shd w:val="clear" w:color="auto" w:fill="auto"/>
            <w:noWrap/>
            <w:vAlign w:val="center"/>
            <w:hideMark/>
          </w:tcPr>
          <w:p w14:paraId="4D9C8488" w14:textId="77777777" w:rsidR="00393D9A" w:rsidRPr="00A9161A" w:rsidRDefault="00393D9A" w:rsidP="00BE1BB6">
            <w:pPr>
              <w:jc w:val="center"/>
              <w:rPr>
                <w:rFonts w:eastAsia="Times New Roman"/>
                <w:sz w:val="16"/>
                <w:szCs w:val="16"/>
              </w:rPr>
            </w:pPr>
            <w:r w:rsidRPr="00A9161A">
              <w:rPr>
                <w:sz w:val="16"/>
                <w:szCs w:val="16"/>
              </w:rPr>
              <w:t>0.86</w:t>
            </w:r>
          </w:p>
        </w:tc>
        <w:tc>
          <w:tcPr>
            <w:tcW w:w="1620" w:type="dxa"/>
            <w:tcBorders>
              <w:top w:val="nil"/>
              <w:left w:val="nil"/>
              <w:bottom w:val="nil"/>
              <w:right w:val="nil"/>
            </w:tcBorders>
            <w:shd w:val="clear" w:color="auto" w:fill="auto"/>
            <w:noWrap/>
            <w:vAlign w:val="center"/>
            <w:hideMark/>
          </w:tcPr>
          <w:p w14:paraId="08952642" w14:textId="77777777" w:rsidR="00393D9A" w:rsidRPr="00A9161A" w:rsidRDefault="00393D9A" w:rsidP="00BE1BB6">
            <w:pPr>
              <w:jc w:val="center"/>
              <w:rPr>
                <w:rFonts w:eastAsia="Times New Roman"/>
                <w:sz w:val="16"/>
                <w:szCs w:val="16"/>
              </w:rPr>
            </w:pPr>
            <w:r w:rsidRPr="00A9161A">
              <w:rPr>
                <w:sz w:val="16"/>
                <w:szCs w:val="16"/>
              </w:rPr>
              <w:t>0.87</w:t>
            </w:r>
          </w:p>
        </w:tc>
      </w:tr>
      <w:tr w:rsidR="00393D9A" w:rsidRPr="00A9161A" w14:paraId="3CF84438"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00D78577" w14:textId="77777777" w:rsidR="00393D9A" w:rsidRPr="00A9161A" w:rsidRDefault="00393D9A" w:rsidP="00BE1BB6">
            <w:pPr>
              <w:rPr>
                <w:rFonts w:eastAsia="Times New Roman"/>
                <w:sz w:val="16"/>
                <w:szCs w:val="16"/>
              </w:rPr>
            </w:pPr>
            <w:r w:rsidRPr="00A9161A">
              <w:rPr>
                <w:rFonts w:eastAsia="Times New Roman"/>
                <w:sz w:val="16"/>
                <w:szCs w:val="16"/>
              </w:rPr>
              <w:t>Infant Sex at Birth</w:t>
            </w:r>
          </w:p>
        </w:tc>
        <w:tc>
          <w:tcPr>
            <w:tcW w:w="1080" w:type="dxa"/>
            <w:tcBorders>
              <w:top w:val="nil"/>
              <w:left w:val="nil"/>
              <w:bottom w:val="nil"/>
              <w:right w:val="nil"/>
            </w:tcBorders>
            <w:shd w:val="clear" w:color="000000" w:fill="FCE4D6"/>
            <w:noWrap/>
            <w:vAlign w:val="center"/>
            <w:hideMark/>
          </w:tcPr>
          <w:p w14:paraId="6727C77F" w14:textId="77777777" w:rsidR="00393D9A" w:rsidRPr="00A9161A" w:rsidRDefault="00393D9A" w:rsidP="00BE1BB6">
            <w:pPr>
              <w:jc w:val="center"/>
              <w:rPr>
                <w:rFonts w:eastAsia="Times New Roman"/>
                <w:i/>
                <w:iCs/>
                <w:sz w:val="16"/>
                <w:szCs w:val="16"/>
              </w:rPr>
            </w:pPr>
            <w:r w:rsidRPr="00A9161A">
              <w:rPr>
                <w:rFonts w:eastAsia="Times New Roman"/>
                <w:i/>
                <w:iCs/>
                <w:sz w:val="16"/>
                <w:szCs w:val="16"/>
              </w:rPr>
              <w:t> </w:t>
            </w:r>
          </w:p>
        </w:tc>
        <w:tc>
          <w:tcPr>
            <w:tcW w:w="1512" w:type="dxa"/>
            <w:tcBorders>
              <w:top w:val="nil"/>
              <w:left w:val="nil"/>
              <w:bottom w:val="nil"/>
              <w:right w:val="nil"/>
            </w:tcBorders>
            <w:shd w:val="clear" w:color="000000" w:fill="FCE4D6"/>
            <w:noWrap/>
            <w:vAlign w:val="bottom"/>
            <w:hideMark/>
          </w:tcPr>
          <w:p w14:paraId="7C1D45DA"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0A0DA50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48808F27"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070098F3"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30901561"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B5DFD0D"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Male</w:t>
            </w:r>
          </w:p>
        </w:tc>
        <w:tc>
          <w:tcPr>
            <w:tcW w:w="1080" w:type="dxa"/>
            <w:tcBorders>
              <w:top w:val="nil"/>
              <w:left w:val="nil"/>
              <w:bottom w:val="nil"/>
              <w:right w:val="nil"/>
            </w:tcBorders>
            <w:shd w:val="clear" w:color="auto" w:fill="auto"/>
            <w:noWrap/>
            <w:vAlign w:val="bottom"/>
            <w:hideMark/>
          </w:tcPr>
          <w:p w14:paraId="7FC193FE" w14:textId="77777777" w:rsidR="00393D9A" w:rsidRPr="00A9161A" w:rsidRDefault="00393D9A" w:rsidP="00BE1BB6">
            <w:pPr>
              <w:jc w:val="center"/>
              <w:rPr>
                <w:rFonts w:eastAsia="Times New Roman"/>
                <w:sz w:val="16"/>
                <w:szCs w:val="16"/>
              </w:rPr>
            </w:pPr>
            <w:r w:rsidRPr="00A9161A">
              <w:rPr>
                <w:rFonts w:eastAsia="Times New Roman"/>
                <w:sz w:val="16"/>
                <w:szCs w:val="16"/>
              </w:rPr>
              <w:t>34</w:t>
            </w:r>
          </w:p>
        </w:tc>
        <w:tc>
          <w:tcPr>
            <w:tcW w:w="1512" w:type="dxa"/>
            <w:tcBorders>
              <w:top w:val="nil"/>
              <w:left w:val="nil"/>
              <w:bottom w:val="nil"/>
              <w:right w:val="nil"/>
            </w:tcBorders>
            <w:shd w:val="clear" w:color="auto" w:fill="auto"/>
            <w:noWrap/>
            <w:vAlign w:val="center"/>
            <w:hideMark/>
          </w:tcPr>
          <w:p w14:paraId="405760EC" w14:textId="77777777" w:rsidR="00393D9A" w:rsidRPr="00A9161A" w:rsidRDefault="00393D9A" w:rsidP="00BE1BB6">
            <w:pPr>
              <w:jc w:val="center"/>
              <w:rPr>
                <w:rFonts w:eastAsia="Times New Roman"/>
                <w:sz w:val="16"/>
                <w:szCs w:val="16"/>
              </w:rPr>
            </w:pPr>
            <w:r w:rsidRPr="00A9161A">
              <w:rPr>
                <w:sz w:val="16"/>
                <w:szCs w:val="16"/>
              </w:rPr>
              <w:t>9:00 (1:00)</w:t>
            </w:r>
          </w:p>
        </w:tc>
        <w:tc>
          <w:tcPr>
            <w:tcW w:w="1583" w:type="dxa"/>
            <w:tcBorders>
              <w:top w:val="nil"/>
              <w:left w:val="nil"/>
              <w:bottom w:val="nil"/>
              <w:right w:val="nil"/>
            </w:tcBorders>
            <w:shd w:val="clear" w:color="auto" w:fill="auto"/>
            <w:noWrap/>
            <w:vAlign w:val="center"/>
            <w:hideMark/>
          </w:tcPr>
          <w:p w14:paraId="732E1C11"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4AF7AC50" w14:textId="77777777" w:rsidR="00393D9A" w:rsidRPr="00A9161A" w:rsidRDefault="00393D9A" w:rsidP="00BE1BB6">
            <w:pPr>
              <w:jc w:val="center"/>
              <w:rPr>
                <w:rFonts w:eastAsia="Times New Roman"/>
                <w:sz w:val="16"/>
                <w:szCs w:val="16"/>
              </w:rPr>
            </w:pPr>
            <w:r w:rsidRPr="00A9161A">
              <w:rPr>
                <w:sz w:val="16"/>
                <w:szCs w:val="16"/>
              </w:rPr>
              <w:t>2:45 (1:11)</w:t>
            </w:r>
          </w:p>
        </w:tc>
        <w:tc>
          <w:tcPr>
            <w:tcW w:w="1620" w:type="dxa"/>
            <w:tcBorders>
              <w:top w:val="nil"/>
              <w:left w:val="nil"/>
              <w:bottom w:val="nil"/>
              <w:right w:val="nil"/>
            </w:tcBorders>
            <w:shd w:val="clear" w:color="auto" w:fill="auto"/>
            <w:noWrap/>
            <w:vAlign w:val="center"/>
            <w:hideMark/>
          </w:tcPr>
          <w:p w14:paraId="1A9A67E2" w14:textId="77777777" w:rsidR="00393D9A" w:rsidRPr="00A9161A" w:rsidRDefault="00393D9A" w:rsidP="00BE1BB6">
            <w:pPr>
              <w:jc w:val="center"/>
              <w:rPr>
                <w:rFonts w:eastAsia="Times New Roman"/>
                <w:sz w:val="16"/>
                <w:szCs w:val="16"/>
              </w:rPr>
            </w:pPr>
            <w:r w:rsidRPr="00A9161A">
              <w:rPr>
                <w:sz w:val="16"/>
                <w:szCs w:val="16"/>
              </w:rPr>
              <w:t>12.0 (1.96)</w:t>
            </w:r>
          </w:p>
        </w:tc>
      </w:tr>
      <w:tr w:rsidR="00393D9A" w:rsidRPr="00A9161A" w14:paraId="4FF63E2C"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229100A2"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Female</w:t>
            </w:r>
          </w:p>
        </w:tc>
        <w:tc>
          <w:tcPr>
            <w:tcW w:w="1080" w:type="dxa"/>
            <w:tcBorders>
              <w:top w:val="nil"/>
              <w:left w:val="nil"/>
              <w:bottom w:val="nil"/>
              <w:right w:val="nil"/>
            </w:tcBorders>
            <w:shd w:val="clear" w:color="auto" w:fill="auto"/>
            <w:noWrap/>
            <w:vAlign w:val="bottom"/>
            <w:hideMark/>
          </w:tcPr>
          <w:p w14:paraId="2FD20AE3" w14:textId="77777777" w:rsidR="00393D9A" w:rsidRPr="00A9161A" w:rsidRDefault="00393D9A" w:rsidP="00BE1BB6">
            <w:pPr>
              <w:jc w:val="center"/>
              <w:rPr>
                <w:rFonts w:eastAsia="Times New Roman"/>
                <w:sz w:val="16"/>
                <w:szCs w:val="16"/>
              </w:rPr>
            </w:pPr>
            <w:r w:rsidRPr="00A9161A">
              <w:rPr>
                <w:rFonts w:eastAsia="Times New Roman"/>
                <w:sz w:val="16"/>
                <w:szCs w:val="16"/>
              </w:rPr>
              <w:t>28</w:t>
            </w:r>
          </w:p>
        </w:tc>
        <w:tc>
          <w:tcPr>
            <w:tcW w:w="1512" w:type="dxa"/>
            <w:tcBorders>
              <w:top w:val="nil"/>
              <w:left w:val="nil"/>
              <w:bottom w:val="nil"/>
              <w:right w:val="nil"/>
            </w:tcBorders>
            <w:shd w:val="clear" w:color="auto" w:fill="auto"/>
            <w:noWrap/>
            <w:vAlign w:val="center"/>
            <w:hideMark/>
          </w:tcPr>
          <w:p w14:paraId="27F87D9C" w14:textId="77777777" w:rsidR="00393D9A" w:rsidRPr="00A9161A" w:rsidRDefault="00393D9A" w:rsidP="00BE1BB6">
            <w:pPr>
              <w:jc w:val="center"/>
              <w:rPr>
                <w:rFonts w:eastAsia="Times New Roman"/>
                <w:sz w:val="16"/>
                <w:szCs w:val="16"/>
              </w:rPr>
            </w:pPr>
            <w:r w:rsidRPr="00A9161A">
              <w:rPr>
                <w:sz w:val="16"/>
                <w:szCs w:val="16"/>
              </w:rPr>
              <w:t>8:37 (1:39)</w:t>
            </w:r>
          </w:p>
        </w:tc>
        <w:tc>
          <w:tcPr>
            <w:tcW w:w="1583" w:type="dxa"/>
            <w:tcBorders>
              <w:top w:val="nil"/>
              <w:left w:val="nil"/>
              <w:bottom w:val="nil"/>
              <w:right w:val="nil"/>
            </w:tcBorders>
            <w:shd w:val="clear" w:color="auto" w:fill="auto"/>
            <w:noWrap/>
            <w:vAlign w:val="center"/>
            <w:hideMark/>
          </w:tcPr>
          <w:p w14:paraId="02F786AB" w14:textId="77777777" w:rsidR="00393D9A" w:rsidRPr="00A9161A" w:rsidRDefault="00393D9A" w:rsidP="00BE1BB6">
            <w:pPr>
              <w:jc w:val="center"/>
              <w:rPr>
                <w:rFonts w:eastAsia="Times New Roman"/>
                <w:sz w:val="16"/>
                <w:szCs w:val="16"/>
              </w:rPr>
            </w:pPr>
            <w:r w:rsidRPr="00A9161A">
              <w:rPr>
                <w:sz w:val="16"/>
                <w:szCs w:val="16"/>
              </w:rPr>
              <w:t>21:07 (2:00)</w:t>
            </w:r>
          </w:p>
        </w:tc>
        <w:tc>
          <w:tcPr>
            <w:tcW w:w="1675" w:type="dxa"/>
            <w:tcBorders>
              <w:top w:val="nil"/>
              <w:left w:val="nil"/>
              <w:bottom w:val="nil"/>
              <w:right w:val="nil"/>
            </w:tcBorders>
            <w:shd w:val="clear" w:color="auto" w:fill="auto"/>
            <w:noWrap/>
            <w:vAlign w:val="center"/>
            <w:hideMark/>
          </w:tcPr>
          <w:p w14:paraId="6CF5FC0D" w14:textId="77777777" w:rsidR="00393D9A" w:rsidRPr="00A9161A" w:rsidRDefault="00393D9A" w:rsidP="00BE1BB6">
            <w:pPr>
              <w:jc w:val="center"/>
              <w:rPr>
                <w:rFonts w:eastAsia="Times New Roman"/>
                <w:sz w:val="16"/>
                <w:szCs w:val="16"/>
              </w:rPr>
            </w:pPr>
            <w:r w:rsidRPr="00A9161A">
              <w:rPr>
                <w:sz w:val="16"/>
                <w:szCs w:val="16"/>
              </w:rPr>
              <w:t>3:00 (1:13)</w:t>
            </w:r>
          </w:p>
        </w:tc>
        <w:tc>
          <w:tcPr>
            <w:tcW w:w="1620" w:type="dxa"/>
            <w:tcBorders>
              <w:top w:val="nil"/>
              <w:left w:val="nil"/>
              <w:bottom w:val="nil"/>
              <w:right w:val="nil"/>
            </w:tcBorders>
            <w:shd w:val="clear" w:color="auto" w:fill="auto"/>
            <w:noWrap/>
            <w:vAlign w:val="center"/>
            <w:hideMark/>
          </w:tcPr>
          <w:p w14:paraId="33D365D4" w14:textId="77777777" w:rsidR="00393D9A" w:rsidRPr="00A9161A" w:rsidRDefault="00393D9A" w:rsidP="00BE1BB6">
            <w:pPr>
              <w:jc w:val="center"/>
              <w:rPr>
                <w:rFonts w:eastAsia="Times New Roman"/>
                <w:sz w:val="16"/>
                <w:szCs w:val="16"/>
              </w:rPr>
            </w:pPr>
            <w:r w:rsidRPr="00A9161A">
              <w:rPr>
                <w:sz w:val="16"/>
                <w:szCs w:val="16"/>
              </w:rPr>
              <w:t>11.1 (2.52)</w:t>
            </w:r>
          </w:p>
        </w:tc>
      </w:tr>
      <w:tr w:rsidR="00393D9A" w:rsidRPr="00A9161A" w14:paraId="39D5E585" w14:textId="77777777" w:rsidTr="001F0CBF">
        <w:trPr>
          <w:gridAfter w:val="1"/>
          <w:wAfter w:w="1849" w:type="dxa"/>
          <w:trHeight w:val="340"/>
        </w:trPr>
        <w:tc>
          <w:tcPr>
            <w:tcW w:w="2155" w:type="dxa"/>
            <w:tcBorders>
              <w:top w:val="nil"/>
              <w:left w:val="nil"/>
              <w:bottom w:val="single" w:sz="4" w:space="0" w:color="auto"/>
              <w:right w:val="nil"/>
            </w:tcBorders>
            <w:shd w:val="clear" w:color="auto" w:fill="auto"/>
            <w:vAlign w:val="bottom"/>
            <w:hideMark/>
          </w:tcPr>
          <w:p w14:paraId="34BBF4C1"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single" w:sz="4" w:space="0" w:color="auto"/>
              <w:right w:val="nil"/>
            </w:tcBorders>
            <w:shd w:val="clear" w:color="auto" w:fill="auto"/>
            <w:noWrap/>
            <w:vAlign w:val="bottom"/>
            <w:hideMark/>
          </w:tcPr>
          <w:p w14:paraId="29A950A1"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single" w:sz="4" w:space="0" w:color="auto"/>
              <w:right w:val="nil"/>
            </w:tcBorders>
            <w:shd w:val="clear" w:color="auto" w:fill="auto"/>
            <w:noWrap/>
            <w:vAlign w:val="center"/>
            <w:hideMark/>
          </w:tcPr>
          <w:p w14:paraId="5F86F306" w14:textId="77777777" w:rsidR="00393D9A" w:rsidRPr="00A9161A" w:rsidRDefault="00393D9A" w:rsidP="00BE1BB6">
            <w:pPr>
              <w:jc w:val="center"/>
              <w:rPr>
                <w:rFonts w:eastAsia="Times New Roman"/>
                <w:sz w:val="16"/>
                <w:szCs w:val="16"/>
              </w:rPr>
            </w:pPr>
            <w:r w:rsidRPr="00A9161A">
              <w:rPr>
                <w:sz w:val="16"/>
                <w:szCs w:val="16"/>
              </w:rPr>
              <w:t>0.97</w:t>
            </w:r>
          </w:p>
        </w:tc>
        <w:tc>
          <w:tcPr>
            <w:tcW w:w="1583" w:type="dxa"/>
            <w:tcBorders>
              <w:top w:val="nil"/>
              <w:left w:val="nil"/>
              <w:bottom w:val="single" w:sz="4" w:space="0" w:color="auto"/>
              <w:right w:val="nil"/>
            </w:tcBorders>
            <w:shd w:val="clear" w:color="auto" w:fill="auto"/>
            <w:noWrap/>
            <w:vAlign w:val="center"/>
            <w:hideMark/>
          </w:tcPr>
          <w:p w14:paraId="57261268" w14:textId="77777777" w:rsidR="00393D9A" w:rsidRPr="00A9161A" w:rsidRDefault="00393D9A" w:rsidP="00BE1BB6">
            <w:pPr>
              <w:jc w:val="center"/>
              <w:rPr>
                <w:rFonts w:eastAsia="Times New Roman"/>
                <w:sz w:val="16"/>
                <w:szCs w:val="16"/>
              </w:rPr>
            </w:pPr>
            <w:r w:rsidRPr="00A9161A">
              <w:rPr>
                <w:sz w:val="16"/>
                <w:szCs w:val="16"/>
              </w:rPr>
              <w:t>0.11</w:t>
            </w:r>
          </w:p>
        </w:tc>
        <w:tc>
          <w:tcPr>
            <w:tcW w:w="1675" w:type="dxa"/>
            <w:tcBorders>
              <w:top w:val="nil"/>
              <w:left w:val="nil"/>
              <w:bottom w:val="single" w:sz="4" w:space="0" w:color="auto"/>
              <w:right w:val="nil"/>
            </w:tcBorders>
            <w:shd w:val="clear" w:color="auto" w:fill="auto"/>
            <w:noWrap/>
            <w:vAlign w:val="center"/>
            <w:hideMark/>
          </w:tcPr>
          <w:p w14:paraId="6A9D08D4" w14:textId="77777777" w:rsidR="00393D9A" w:rsidRPr="00A9161A" w:rsidRDefault="00393D9A" w:rsidP="00BE1BB6">
            <w:pPr>
              <w:jc w:val="center"/>
              <w:rPr>
                <w:rFonts w:eastAsia="Times New Roman"/>
                <w:sz w:val="16"/>
                <w:szCs w:val="16"/>
              </w:rPr>
            </w:pPr>
            <w:r w:rsidRPr="00A9161A">
              <w:rPr>
                <w:sz w:val="16"/>
                <w:szCs w:val="16"/>
              </w:rPr>
              <w:t>0.33</w:t>
            </w:r>
          </w:p>
        </w:tc>
        <w:tc>
          <w:tcPr>
            <w:tcW w:w="1620" w:type="dxa"/>
            <w:tcBorders>
              <w:top w:val="nil"/>
              <w:left w:val="nil"/>
              <w:bottom w:val="single" w:sz="4" w:space="0" w:color="auto"/>
              <w:right w:val="nil"/>
            </w:tcBorders>
            <w:shd w:val="clear" w:color="auto" w:fill="auto"/>
            <w:noWrap/>
            <w:vAlign w:val="center"/>
            <w:hideMark/>
          </w:tcPr>
          <w:p w14:paraId="2568A02F" w14:textId="77777777" w:rsidR="00393D9A" w:rsidRPr="00A9161A" w:rsidRDefault="00393D9A" w:rsidP="00BE1BB6">
            <w:pPr>
              <w:jc w:val="center"/>
              <w:rPr>
                <w:rFonts w:eastAsia="Times New Roman"/>
                <w:sz w:val="16"/>
                <w:szCs w:val="16"/>
              </w:rPr>
            </w:pPr>
            <w:r w:rsidRPr="00A9161A">
              <w:rPr>
                <w:sz w:val="16"/>
                <w:szCs w:val="16"/>
              </w:rPr>
              <w:t>0.12</w:t>
            </w:r>
          </w:p>
        </w:tc>
      </w:tr>
      <w:tr w:rsidR="00393D9A" w:rsidRPr="00A9161A" w14:paraId="7FD5DA69" w14:textId="77777777" w:rsidTr="00393D9A">
        <w:trPr>
          <w:trHeight w:val="580"/>
        </w:trPr>
        <w:tc>
          <w:tcPr>
            <w:tcW w:w="11474" w:type="dxa"/>
            <w:gridSpan w:val="7"/>
            <w:tcBorders>
              <w:top w:val="single" w:sz="4" w:space="0" w:color="auto"/>
              <w:left w:val="nil"/>
              <w:bottom w:val="nil"/>
              <w:right w:val="nil"/>
            </w:tcBorders>
            <w:shd w:val="clear" w:color="auto" w:fill="auto"/>
            <w:vAlign w:val="bottom"/>
            <w:hideMark/>
          </w:tcPr>
          <w:p w14:paraId="5DD2ECDE" w14:textId="77777777" w:rsidR="00393D9A" w:rsidRPr="00A9161A" w:rsidRDefault="00393D9A" w:rsidP="00BE1BB6">
            <w:pPr>
              <w:rPr>
                <w:rFonts w:eastAsia="Times New Roman"/>
                <w:sz w:val="16"/>
                <w:szCs w:val="16"/>
              </w:rPr>
            </w:pPr>
            <w:r w:rsidRPr="00A9161A">
              <w:rPr>
                <w:rFonts w:eastAsia="Times New Roman"/>
                <w:sz w:val="16"/>
                <w:szCs w:val="16"/>
              </w:rPr>
              <w:t xml:space="preserve">  P values were calculated from Kruskal-</w:t>
            </w:r>
            <w:proofErr w:type="gramStart"/>
            <w:r w:rsidRPr="00A9161A">
              <w:rPr>
                <w:rFonts w:eastAsia="Times New Roman"/>
                <w:sz w:val="16"/>
                <w:szCs w:val="16"/>
              </w:rPr>
              <w:t>Wallis</w:t>
            </w:r>
            <w:proofErr w:type="gramEnd"/>
            <w:r w:rsidRPr="00A9161A">
              <w:rPr>
                <w:rFonts w:eastAsia="Times New Roman"/>
                <w:sz w:val="16"/>
                <w:szCs w:val="16"/>
              </w:rPr>
              <w:t xml:space="preserve"> test</w:t>
            </w:r>
          </w:p>
        </w:tc>
      </w:tr>
    </w:tbl>
    <w:p w14:paraId="63FDB89A" w14:textId="37615C19" w:rsidR="00143C70" w:rsidRDefault="00143C70" w:rsidP="003B18F3"/>
    <w:p w14:paraId="2D16F0FE" w14:textId="642805CE" w:rsidR="00143C70" w:rsidRDefault="00143C70" w:rsidP="003B18F3"/>
    <w:p w14:paraId="6E739F40" w14:textId="0D750E1F" w:rsidR="00143C70" w:rsidRDefault="00143C70" w:rsidP="003B18F3"/>
    <w:p w14:paraId="5EAB6DFD" w14:textId="1ED5EB57" w:rsidR="00143C70" w:rsidRDefault="00143C70" w:rsidP="003B18F3"/>
    <w:p w14:paraId="0FB2382F" w14:textId="40B0AC0C" w:rsidR="00143C70" w:rsidRDefault="00143C70" w:rsidP="003B18F3"/>
    <w:p w14:paraId="54C52A37" w14:textId="75AD444A" w:rsidR="00143C70" w:rsidRDefault="00143C70" w:rsidP="003B18F3"/>
    <w:p w14:paraId="1321C3D2" w14:textId="2443D325" w:rsidR="00143C70" w:rsidRDefault="00143C70" w:rsidP="003B18F3"/>
    <w:p w14:paraId="5907FB58" w14:textId="72E6EB2E" w:rsidR="00143C70" w:rsidRDefault="00143C70" w:rsidP="003B18F3"/>
    <w:p w14:paraId="1FD92C17" w14:textId="79D32894" w:rsidR="00143C70" w:rsidRDefault="00143C70" w:rsidP="003B18F3"/>
    <w:p w14:paraId="34C8AF9A" w14:textId="05AF9B60" w:rsidR="00143C70" w:rsidRDefault="00143C70" w:rsidP="003B18F3"/>
    <w:p w14:paraId="3CE8631A" w14:textId="74222046" w:rsidR="00143C70" w:rsidRDefault="00143C70" w:rsidP="003B18F3"/>
    <w:p w14:paraId="5C3D061A" w14:textId="49B769FC" w:rsidR="00143C70" w:rsidRDefault="00143C70" w:rsidP="003B18F3"/>
    <w:p w14:paraId="1C69D44C" w14:textId="73F33FFE" w:rsidR="00143C70" w:rsidRDefault="00143C70" w:rsidP="003B18F3"/>
    <w:p w14:paraId="55EAE7B6" w14:textId="4E48F0EE" w:rsidR="00143C70" w:rsidRDefault="00143C70" w:rsidP="003B18F3"/>
    <w:p w14:paraId="5F4FB6C5" w14:textId="1BE53FCC" w:rsidR="00143C70" w:rsidRDefault="00143C70" w:rsidP="003B18F3"/>
    <w:p w14:paraId="7B973A49" w14:textId="6C5ABA02" w:rsidR="00143C70" w:rsidRDefault="00143C70" w:rsidP="003B18F3"/>
    <w:tbl>
      <w:tblPr>
        <w:tblW w:w="9270" w:type="dxa"/>
        <w:tblLayout w:type="fixed"/>
        <w:tblLook w:val="04A0" w:firstRow="1" w:lastRow="0" w:firstColumn="1" w:lastColumn="0" w:noHBand="0" w:noVBand="1"/>
      </w:tblPr>
      <w:tblGrid>
        <w:gridCol w:w="2884"/>
        <w:gridCol w:w="723"/>
        <w:gridCol w:w="3503"/>
        <w:gridCol w:w="2160"/>
      </w:tblGrid>
      <w:tr w:rsidR="00A2080E" w:rsidRPr="00E11BE8" w14:paraId="15082127" w14:textId="77777777" w:rsidTr="00A921DF">
        <w:trPr>
          <w:trHeight w:val="660"/>
        </w:trPr>
        <w:tc>
          <w:tcPr>
            <w:tcW w:w="9270" w:type="dxa"/>
            <w:gridSpan w:val="4"/>
            <w:tcBorders>
              <w:top w:val="nil"/>
              <w:left w:val="nil"/>
              <w:bottom w:val="nil"/>
              <w:right w:val="nil"/>
            </w:tcBorders>
            <w:shd w:val="clear" w:color="auto" w:fill="auto"/>
            <w:vAlign w:val="bottom"/>
            <w:hideMark/>
          </w:tcPr>
          <w:p w14:paraId="43A7BCF0" w14:textId="57E7933F" w:rsidR="00A2080E" w:rsidRPr="00A2080E" w:rsidRDefault="00A2080E" w:rsidP="00A2080E">
            <w:pPr>
              <w:pStyle w:val="Caption"/>
              <w:keepNext/>
            </w:pPr>
            <w:bookmarkStart w:id="804" w:name="_Toc126851058"/>
            <w:r>
              <w:lastRenderedPageBreak/>
              <w:t xml:space="preserve">Table </w:t>
            </w:r>
            <w:fldSimple w:instr=" SEQ Table \* ARABIC ">
              <w:r w:rsidR="0065774C">
                <w:rPr>
                  <w:noProof/>
                </w:rPr>
                <w:t>5</w:t>
              </w:r>
            </w:fldSimple>
            <w:r>
              <w:t xml:space="preserve">: </w:t>
            </w:r>
            <w:r w:rsidRPr="009D72B7">
              <w:rPr>
                <w:i w:val="0"/>
                <w:iCs w:val="0"/>
              </w:rPr>
              <w:t>Parent mid-gestation 1-hour oral glucose tolerance test values and infant birth weight in relation to sociodemographic and lifestyle factors</w:t>
            </w:r>
            <w:bookmarkEnd w:id="804"/>
          </w:p>
        </w:tc>
      </w:tr>
      <w:tr w:rsidR="00A2080E" w:rsidRPr="00E11BE8" w14:paraId="5AEA5857" w14:textId="77777777" w:rsidTr="00A921DF">
        <w:trPr>
          <w:trHeight w:val="683"/>
        </w:trPr>
        <w:tc>
          <w:tcPr>
            <w:tcW w:w="2884" w:type="dxa"/>
            <w:tcBorders>
              <w:top w:val="single" w:sz="4" w:space="0" w:color="auto"/>
              <w:left w:val="nil"/>
              <w:bottom w:val="nil"/>
              <w:right w:val="nil"/>
            </w:tcBorders>
            <w:shd w:val="clear" w:color="auto" w:fill="auto"/>
            <w:vAlign w:val="bottom"/>
            <w:hideMark/>
          </w:tcPr>
          <w:p w14:paraId="73EC8019" w14:textId="77777777" w:rsidR="00A2080E" w:rsidRPr="00E11BE8" w:rsidRDefault="00A2080E" w:rsidP="00BE1BB6">
            <w:pPr>
              <w:rPr>
                <w:rFonts w:eastAsia="Times New Roman"/>
                <w:b/>
                <w:bCs/>
                <w:sz w:val="16"/>
                <w:szCs w:val="16"/>
              </w:rPr>
            </w:pPr>
            <w:r w:rsidRPr="00E11BE8">
              <w:rPr>
                <w:rFonts w:eastAsia="Times New Roman"/>
                <w:b/>
                <w:bCs/>
                <w:sz w:val="16"/>
                <w:szCs w:val="16"/>
              </w:rPr>
              <w:t>Maternal Characteristics</w:t>
            </w:r>
          </w:p>
        </w:tc>
        <w:tc>
          <w:tcPr>
            <w:tcW w:w="723" w:type="dxa"/>
            <w:tcBorders>
              <w:top w:val="single" w:sz="4" w:space="0" w:color="auto"/>
              <w:left w:val="nil"/>
              <w:bottom w:val="nil"/>
              <w:right w:val="nil"/>
            </w:tcBorders>
            <w:shd w:val="clear" w:color="auto" w:fill="auto"/>
            <w:vAlign w:val="center"/>
            <w:hideMark/>
          </w:tcPr>
          <w:p w14:paraId="52FB425B" w14:textId="77777777" w:rsidR="00A2080E" w:rsidRPr="00E11BE8" w:rsidRDefault="00A2080E" w:rsidP="00BE1BB6">
            <w:pPr>
              <w:jc w:val="center"/>
              <w:rPr>
                <w:rFonts w:eastAsia="Times New Roman"/>
                <w:sz w:val="16"/>
                <w:szCs w:val="16"/>
              </w:rPr>
            </w:pPr>
          </w:p>
        </w:tc>
        <w:tc>
          <w:tcPr>
            <w:tcW w:w="3503" w:type="dxa"/>
            <w:tcBorders>
              <w:top w:val="single" w:sz="4" w:space="0" w:color="auto"/>
              <w:left w:val="nil"/>
              <w:bottom w:val="nil"/>
              <w:right w:val="nil"/>
            </w:tcBorders>
            <w:shd w:val="clear" w:color="auto" w:fill="auto"/>
            <w:vAlign w:val="center"/>
            <w:hideMark/>
          </w:tcPr>
          <w:p w14:paraId="0C2D7FE4" w14:textId="77777777" w:rsidR="00A2080E" w:rsidRPr="00E11BE8" w:rsidRDefault="00A2080E" w:rsidP="00BE1BB6">
            <w:pPr>
              <w:jc w:val="center"/>
              <w:rPr>
                <w:rFonts w:eastAsia="Times New Roman"/>
                <w:sz w:val="16"/>
                <w:szCs w:val="16"/>
              </w:rPr>
            </w:pPr>
            <w:r w:rsidRPr="00E11BE8">
              <w:rPr>
                <w:rFonts w:eastAsia="Times New Roman"/>
                <w:sz w:val="16"/>
                <w:szCs w:val="16"/>
              </w:rPr>
              <w:t>1-hour Oral Glucose Tolerance Test Value (mg/dL)</w:t>
            </w:r>
          </w:p>
        </w:tc>
        <w:tc>
          <w:tcPr>
            <w:tcW w:w="2160" w:type="dxa"/>
            <w:tcBorders>
              <w:top w:val="single" w:sz="4" w:space="0" w:color="auto"/>
              <w:left w:val="nil"/>
              <w:bottom w:val="nil"/>
              <w:right w:val="nil"/>
            </w:tcBorders>
            <w:shd w:val="clear" w:color="auto" w:fill="auto"/>
            <w:vAlign w:val="center"/>
            <w:hideMark/>
          </w:tcPr>
          <w:p w14:paraId="489017B5" w14:textId="77777777" w:rsidR="00A2080E" w:rsidRPr="00E11BE8" w:rsidRDefault="00A2080E" w:rsidP="00BE1BB6">
            <w:pPr>
              <w:jc w:val="center"/>
              <w:rPr>
                <w:rFonts w:eastAsia="Times New Roman"/>
                <w:sz w:val="16"/>
                <w:szCs w:val="16"/>
              </w:rPr>
            </w:pPr>
            <w:r w:rsidRPr="00E11BE8">
              <w:rPr>
                <w:rFonts w:eastAsia="Times New Roman"/>
                <w:sz w:val="16"/>
                <w:szCs w:val="16"/>
              </w:rPr>
              <w:t>Infant Birth Weight (grams)</w:t>
            </w:r>
          </w:p>
        </w:tc>
      </w:tr>
      <w:tr w:rsidR="00A2080E" w:rsidRPr="00E11BE8" w14:paraId="47FB60F0" w14:textId="77777777" w:rsidTr="00A921DF">
        <w:trPr>
          <w:trHeight w:val="320"/>
        </w:trPr>
        <w:tc>
          <w:tcPr>
            <w:tcW w:w="2884" w:type="dxa"/>
            <w:tcBorders>
              <w:top w:val="nil"/>
              <w:left w:val="nil"/>
              <w:bottom w:val="single" w:sz="4" w:space="0" w:color="auto"/>
              <w:right w:val="nil"/>
            </w:tcBorders>
            <w:shd w:val="clear" w:color="auto" w:fill="auto"/>
            <w:noWrap/>
            <w:vAlign w:val="bottom"/>
            <w:hideMark/>
          </w:tcPr>
          <w:p w14:paraId="6B4BD66C" w14:textId="77777777" w:rsidR="00A2080E" w:rsidRPr="00E11BE8" w:rsidRDefault="00A2080E" w:rsidP="00BE1BB6">
            <w:pPr>
              <w:rPr>
                <w:rFonts w:eastAsia="Times New Roman"/>
                <w:b/>
                <w:bCs/>
                <w:sz w:val="16"/>
                <w:szCs w:val="16"/>
              </w:rPr>
            </w:pPr>
            <w:r w:rsidRPr="00E11BE8">
              <w:rPr>
                <w:rFonts w:eastAsia="Times New Roman"/>
                <w:b/>
                <w:bCs/>
                <w:sz w:val="16"/>
                <w:szCs w:val="16"/>
              </w:rPr>
              <w:t> </w:t>
            </w:r>
          </w:p>
        </w:tc>
        <w:tc>
          <w:tcPr>
            <w:tcW w:w="723" w:type="dxa"/>
            <w:tcBorders>
              <w:top w:val="nil"/>
              <w:left w:val="nil"/>
              <w:bottom w:val="single" w:sz="4" w:space="0" w:color="auto"/>
              <w:right w:val="nil"/>
            </w:tcBorders>
            <w:shd w:val="clear" w:color="auto" w:fill="auto"/>
            <w:noWrap/>
            <w:vAlign w:val="center"/>
            <w:hideMark/>
          </w:tcPr>
          <w:p w14:paraId="576DDEC0" w14:textId="77777777" w:rsidR="00A2080E" w:rsidRPr="00E11BE8" w:rsidRDefault="00A2080E" w:rsidP="00BE1BB6">
            <w:pPr>
              <w:jc w:val="center"/>
              <w:rPr>
                <w:rFonts w:eastAsia="Times New Roman"/>
                <w:sz w:val="16"/>
                <w:szCs w:val="16"/>
              </w:rPr>
            </w:pPr>
            <w:r w:rsidRPr="00E11BE8">
              <w:rPr>
                <w:rFonts w:eastAsia="Times New Roman"/>
                <w:sz w:val="16"/>
                <w:szCs w:val="16"/>
              </w:rPr>
              <w:t> n=102</w:t>
            </w:r>
          </w:p>
        </w:tc>
        <w:tc>
          <w:tcPr>
            <w:tcW w:w="3503" w:type="dxa"/>
            <w:tcBorders>
              <w:top w:val="nil"/>
              <w:left w:val="nil"/>
              <w:bottom w:val="single" w:sz="4" w:space="0" w:color="auto"/>
              <w:right w:val="nil"/>
            </w:tcBorders>
            <w:shd w:val="clear" w:color="auto" w:fill="auto"/>
            <w:noWrap/>
            <w:vAlign w:val="bottom"/>
            <w:hideMark/>
          </w:tcPr>
          <w:p w14:paraId="2D074CC9" w14:textId="77777777" w:rsidR="00A2080E" w:rsidRPr="00E11BE8" w:rsidRDefault="00A2080E" w:rsidP="00BE1BB6">
            <w:pPr>
              <w:jc w:val="center"/>
              <w:rPr>
                <w:rFonts w:eastAsia="Times New Roman"/>
                <w:sz w:val="16"/>
                <w:szCs w:val="16"/>
              </w:rPr>
            </w:pPr>
            <w:r w:rsidRPr="00E11BE8">
              <w:rPr>
                <w:rFonts w:eastAsia="Times New Roman"/>
                <w:sz w:val="16"/>
                <w:szCs w:val="16"/>
              </w:rPr>
              <w:t>n=99</w:t>
            </w:r>
          </w:p>
        </w:tc>
        <w:tc>
          <w:tcPr>
            <w:tcW w:w="2160" w:type="dxa"/>
            <w:tcBorders>
              <w:top w:val="nil"/>
              <w:left w:val="nil"/>
              <w:bottom w:val="single" w:sz="4" w:space="0" w:color="auto"/>
              <w:right w:val="nil"/>
            </w:tcBorders>
            <w:shd w:val="clear" w:color="auto" w:fill="auto"/>
            <w:noWrap/>
            <w:vAlign w:val="bottom"/>
            <w:hideMark/>
          </w:tcPr>
          <w:p w14:paraId="0C19771E" w14:textId="77777777" w:rsidR="00A2080E" w:rsidRPr="00E11BE8" w:rsidRDefault="00A2080E" w:rsidP="00BE1BB6">
            <w:pPr>
              <w:jc w:val="center"/>
              <w:rPr>
                <w:rFonts w:eastAsia="Times New Roman"/>
                <w:sz w:val="16"/>
                <w:szCs w:val="16"/>
              </w:rPr>
            </w:pPr>
            <w:r w:rsidRPr="00E11BE8">
              <w:rPr>
                <w:rFonts w:eastAsia="Times New Roman"/>
                <w:sz w:val="16"/>
                <w:szCs w:val="16"/>
              </w:rPr>
              <w:t>n=102</w:t>
            </w:r>
          </w:p>
        </w:tc>
      </w:tr>
      <w:tr w:rsidR="00A2080E" w:rsidRPr="00E11BE8" w14:paraId="6A691426" w14:textId="77777777" w:rsidTr="00A921DF">
        <w:trPr>
          <w:trHeight w:val="320"/>
        </w:trPr>
        <w:tc>
          <w:tcPr>
            <w:tcW w:w="2884" w:type="dxa"/>
            <w:tcBorders>
              <w:top w:val="nil"/>
              <w:left w:val="nil"/>
              <w:bottom w:val="nil"/>
              <w:right w:val="nil"/>
            </w:tcBorders>
            <w:shd w:val="clear" w:color="000000" w:fill="FCE4D6"/>
            <w:noWrap/>
            <w:vAlign w:val="bottom"/>
            <w:hideMark/>
          </w:tcPr>
          <w:p w14:paraId="11C2A305"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Maternal race/ethnicity</w:t>
            </w:r>
          </w:p>
        </w:tc>
        <w:tc>
          <w:tcPr>
            <w:tcW w:w="723" w:type="dxa"/>
            <w:tcBorders>
              <w:top w:val="nil"/>
              <w:left w:val="nil"/>
              <w:bottom w:val="nil"/>
              <w:right w:val="nil"/>
            </w:tcBorders>
            <w:shd w:val="clear" w:color="000000" w:fill="FCE4D6"/>
            <w:noWrap/>
            <w:vAlign w:val="center"/>
            <w:hideMark/>
          </w:tcPr>
          <w:p w14:paraId="72F4A36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2E2D5CD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D4E92F9"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27731081" w14:textId="77777777" w:rsidTr="00A921DF">
        <w:trPr>
          <w:trHeight w:val="320"/>
        </w:trPr>
        <w:tc>
          <w:tcPr>
            <w:tcW w:w="2884" w:type="dxa"/>
            <w:tcBorders>
              <w:top w:val="nil"/>
              <w:left w:val="nil"/>
              <w:bottom w:val="nil"/>
              <w:right w:val="nil"/>
            </w:tcBorders>
            <w:shd w:val="clear" w:color="auto" w:fill="auto"/>
            <w:noWrap/>
            <w:vAlign w:val="bottom"/>
            <w:hideMark/>
          </w:tcPr>
          <w:p w14:paraId="5C36F0C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White or Caucasian</w:t>
            </w:r>
          </w:p>
        </w:tc>
        <w:tc>
          <w:tcPr>
            <w:tcW w:w="723" w:type="dxa"/>
            <w:tcBorders>
              <w:top w:val="nil"/>
              <w:left w:val="nil"/>
              <w:bottom w:val="nil"/>
              <w:right w:val="nil"/>
            </w:tcBorders>
            <w:shd w:val="clear" w:color="auto" w:fill="auto"/>
            <w:noWrap/>
            <w:vAlign w:val="center"/>
            <w:hideMark/>
          </w:tcPr>
          <w:p w14:paraId="42BF4574" w14:textId="77777777" w:rsidR="00A2080E" w:rsidRPr="00E11BE8" w:rsidRDefault="00A2080E" w:rsidP="00BE1BB6">
            <w:pPr>
              <w:jc w:val="center"/>
              <w:rPr>
                <w:rFonts w:eastAsia="Times New Roman"/>
                <w:sz w:val="16"/>
                <w:szCs w:val="16"/>
              </w:rPr>
            </w:pPr>
            <w:r w:rsidRPr="00E11BE8">
              <w:rPr>
                <w:rFonts w:eastAsia="Times New Roman"/>
                <w:sz w:val="16"/>
                <w:szCs w:val="16"/>
              </w:rPr>
              <w:t>76</w:t>
            </w:r>
          </w:p>
        </w:tc>
        <w:tc>
          <w:tcPr>
            <w:tcW w:w="3503" w:type="dxa"/>
            <w:tcBorders>
              <w:top w:val="nil"/>
              <w:left w:val="nil"/>
              <w:bottom w:val="nil"/>
              <w:right w:val="nil"/>
            </w:tcBorders>
            <w:shd w:val="clear" w:color="auto" w:fill="auto"/>
            <w:noWrap/>
            <w:vAlign w:val="bottom"/>
            <w:hideMark/>
          </w:tcPr>
          <w:p w14:paraId="3ED83A19" w14:textId="77777777" w:rsidR="00A2080E" w:rsidRPr="00E11BE8" w:rsidRDefault="00A2080E" w:rsidP="00BE1BB6">
            <w:pPr>
              <w:jc w:val="center"/>
              <w:rPr>
                <w:rFonts w:eastAsia="Times New Roman"/>
                <w:sz w:val="16"/>
                <w:szCs w:val="16"/>
              </w:rPr>
            </w:pPr>
            <w:r w:rsidRPr="00E11BE8">
              <w:rPr>
                <w:rFonts w:eastAsia="Times New Roman"/>
                <w:sz w:val="16"/>
                <w:szCs w:val="16"/>
              </w:rPr>
              <w:t>115 ± 26.3</w:t>
            </w:r>
          </w:p>
        </w:tc>
        <w:tc>
          <w:tcPr>
            <w:tcW w:w="2160" w:type="dxa"/>
            <w:tcBorders>
              <w:top w:val="nil"/>
              <w:left w:val="nil"/>
              <w:bottom w:val="nil"/>
              <w:right w:val="nil"/>
            </w:tcBorders>
            <w:shd w:val="clear" w:color="auto" w:fill="auto"/>
            <w:noWrap/>
            <w:vAlign w:val="center"/>
            <w:hideMark/>
          </w:tcPr>
          <w:p w14:paraId="0839AB73" w14:textId="77777777" w:rsidR="00A2080E" w:rsidRPr="00E11BE8" w:rsidRDefault="00A2080E" w:rsidP="00BE1BB6">
            <w:pPr>
              <w:jc w:val="center"/>
              <w:rPr>
                <w:rFonts w:eastAsia="Times New Roman"/>
                <w:sz w:val="16"/>
                <w:szCs w:val="16"/>
              </w:rPr>
            </w:pPr>
            <w:r w:rsidRPr="00E11BE8">
              <w:rPr>
                <w:rFonts w:eastAsia="Times New Roman"/>
                <w:sz w:val="16"/>
                <w:szCs w:val="16"/>
              </w:rPr>
              <w:t>3401 ± 534.9</w:t>
            </w:r>
          </w:p>
        </w:tc>
      </w:tr>
      <w:tr w:rsidR="00A2080E" w:rsidRPr="00E11BE8" w14:paraId="0E81BA61" w14:textId="77777777" w:rsidTr="00A921DF">
        <w:trPr>
          <w:trHeight w:val="320"/>
        </w:trPr>
        <w:tc>
          <w:tcPr>
            <w:tcW w:w="2884" w:type="dxa"/>
            <w:tcBorders>
              <w:top w:val="nil"/>
              <w:left w:val="nil"/>
              <w:bottom w:val="nil"/>
              <w:right w:val="nil"/>
            </w:tcBorders>
            <w:shd w:val="clear" w:color="auto" w:fill="auto"/>
            <w:noWrap/>
            <w:vAlign w:val="bottom"/>
            <w:hideMark/>
          </w:tcPr>
          <w:p w14:paraId="044CE169"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Asian American or Asian</w:t>
            </w:r>
          </w:p>
        </w:tc>
        <w:tc>
          <w:tcPr>
            <w:tcW w:w="723" w:type="dxa"/>
            <w:tcBorders>
              <w:top w:val="nil"/>
              <w:left w:val="nil"/>
              <w:bottom w:val="nil"/>
              <w:right w:val="nil"/>
            </w:tcBorders>
            <w:shd w:val="clear" w:color="auto" w:fill="auto"/>
            <w:noWrap/>
            <w:vAlign w:val="center"/>
            <w:hideMark/>
          </w:tcPr>
          <w:p w14:paraId="147023A2" w14:textId="77777777" w:rsidR="00A2080E" w:rsidRPr="00E11BE8" w:rsidRDefault="00A2080E" w:rsidP="00BE1BB6">
            <w:pPr>
              <w:jc w:val="center"/>
              <w:rPr>
                <w:rFonts w:eastAsia="Times New Roman"/>
                <w:sz w:val="16"/>
                <w:szCs w:val="16"/>
              </w:rPr>
            </w:pPr>
            <w:r w:rsidRPr="00E11BE8">
              <w:rPr>
                <w:rFonts w:eastAsia="Times New Roman"/>
                <w:sz w:val="16"/>
                <w:szCs w:val="16"/>
              </w:rPr>
              <w:t>10</w:t>
            </w:r>
          </w:p>
        </w:tc>
        <w:tc>
          <w:tcPr>
            <w:tcW w:w="3503" w:type="dxa"/>
            <w:tcBorders>
              <w:top w:val="nil"/>
              <w:left w:val="nil"/>
              <w:bottom w:val="nil"/>
              <w:right w:val="nil"/>
            </w:tcBorders>
            <w:shd w:val="clear" w:color="auto" w:fill="auto"/>
            <w:noWrap/>
            <w:vAlign w:val="bottom"/>
            <w:hideMark/>
          </w:tcPr>
          <w:p w14:paraId="2D13B0F4" w14:textId="77777777" w:rsidR="00A2080E" w:rsidRPr="00E11BE8" w:rsidRDefault="00A2080E" w:rsidP="00BE1BB6">
            <w:pPr>
              <w:jc w:val="center"/>
              <w:rPr>
                <w:rFonts w:eastAsia="Times New Roman"/>
                <w:sz w:val="16"/>
                <w:szCs w:val="16"/>
              </w:rPr>
            </w:pPr>
            <w:r w:rsidRPr="00E11BE8">
              <w:rPr>
                <w:rFonts w:eastAsia="Times New Roman"/>
                <w:sz w:val="16"/>
                <w:szCs w:val="16"/>
              </w:rPr>
              <w:t>130 ± 30.8</w:t>
            </w:r>
          </w:p>
        </w:tc>
        <w:tc>
          <w:tcPr>
            <w:tcW w:w="2160" w:type="dxa"/>
            <w:tcBorders>
              <w:top w:val="nil"/>
              <w:left w:val="nil"/>
              <w:bottom w:val="nil"/>
              <w:right w:val="nil"/>
            </w:tcBorders>
            <w:shd w:val="clear" w:color="auto" w:fill="auto"/>
            <w:noWrap/>
            <w:vAlign w:val="center"/>
            <w:hideMark/>
          </w:tcPr>
          <w:p w14:paraId="677855D5" w14:textId="77777777" w:rsidR="00A2080E" w:rsidRPr="00E11BE8" w:rsidRDefault="00A2080E" w:rsidP="00BE1BB6">
            <w:pPr>
              <w:jc w:val="center"/>
              <w:rPr>
                <w:rFonts w:eastAsia="Times New Roman"/>
                <w:sz w:val="16"/>
                <w:szCs w:val="16"/>
              </w:rPr>
            </w:pPr>
            <w:r w:rsidRPr="00E11BE8">
              <w:rPr>
                <w:rFonts w:eastAsia="Times New Roman"/>
                <w:sz w:val="16"/>
                <w:szCs w:val="16"/>
              </w:rPr>
              <w:t>3290 ± 573.2</w:t>
            </w:r>
          </w:p>
        </w:tc>
      </w:tr>
      <w:tr w:rsidR="00A2080E" w:rsidRPr="00E11BE8" w14:paraId="46FB24A0" w14:textId="77777777" w:rsidTr="00A921DF">
        <w:trPr>
          <w:trHeight w:val="320"/>
        </w:trPr>
        <w:tc>
          <w:tcPr>
            <w:tcW w:w="2884" w:type="dxa"/>
            <w:tcBorders>
              <w:top w:val="nil"/>
              <w:left w:val="nil"/>
              <w:bottom w:val="nil"/>
              <w:right w:val="nil"/>
            </w:tcBorders>
            <w:shd w:val="clear" w:color="auto" w:fill="auto"/>
            <w:noWrap/>
            <w:vAlign w:val="bottom"/>
            <w:hideMark/>
          </w:tcPr>
          <w:p w14:paraId="21D7C13B"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Hispanic, Latinx, or Spanish Origin</w:t>
            </w:r>
          </w:p>
        </w:tc>
        <w:tc>
          <w:tcPr>
            <w:tcW w:w="723" w:type="dxa"/>
            <w:tcBorders>
              <w:top w:val="nil"/>
              <w:left w:val="nil"/>
              <w:bottom w:val="nil"/>
              <w:right w:val="nil"/>
            </w:tcBorders>
            <w:shd w:val="clear" w:color="auto" w:fill="auto"/>
            <w:noWrap/>
            <w:vAlign w:val="center"/>
            <w:hideMark/>
          </w:tcPr>
          <w:p w14:paraId="6D1CAB6E" w14:textId="77777777" w:rsidR="00A2080E" w:rsidRPr="00E11BE8" w:rsidRDefault="00A2080E" w:rsidP="00BE1BB6">
            <w:pPr>
              <w:jc w:val="center"/>
              <w:rPr>
                <w:rFonts w:eastAsia="Times New Roman"/>
                <w:sz w:val="16"/>
                <w:szCs w:val="16"/>
              </w:rPr>
            </w:pPr>
            <w:r w:rsidRPr="00E11BE8">
              <w:rPr>
                <w:rFonts w:eastAsia="Times New Roman"/>
                <w:sz w:val="16"/>
                <w:szCs w:val="16"/>
              </w:rPr>
              <w:t>6</w:t>
            </w:r>
          </w:p>
        </w:tc>
        <w:tc>
          <w:tcPr>
            <w:tcW w:w="3503" w:type="dxa"/>
            <w:tcBorders>
              <w:top w:val="nil"/>
              <w:left w:val="nil"/>
              <w:bottom w:val="nil"/>
              <w:right w:val="nil"/>
            </w:tcBorders>
            <w:shd w:val="clear" w:color="auto" w:fill="auto"/>
            <w:noWrap/>
            <w:vAlign w:val="bottom"/>
            <w:hideMark/>
          </w:tcPr>
          <w:p w14:paraId="7FE9813C" w14:textId="77777777" w:rsidR="00A2080E" w:rsidRPr="00E11BE8" w:rsidRDefault="00A2080E" w:rsidP="00BE1BB6">
            <w:pPr>
              <w:jc w:val="center"/>
              <w:rPr>
                <w:rFonts w:eastAsia="Times New Roman"/>
                <w:sz w:val="16"/>
                <w:szCs w:val="16"/>
              </w:rPr>
            </w:pPr>
            <w:r w:rsidRPr="00E11BE8">
              <w:rPr>
                <w:rFonts w:eastAsia="Times New Roman"/>
                <w:sz w:val="16"/>
                <w:szCs w:val="16"/>
              </w:rPr>
              <w:t>140 ± 24.4</w:t>
            </w:r>
          </w:p>
        </w:tc>
        <w:tc>
          <w:tcPr>
            <w:tcW w:w="2160" w:type="dxa"/>
            <w:tcBorders>
              <w:top w:val="nil"/>
              <w:left w:val="nil"/>
              <w:bottom w:val="nil"/>
              <w:right w:val="nil"/>
            </w:tcBorders>
            <w:shd w:val="clear" w:color="auto" w:fill="auto"/>
            <w:noWrap/>
            <w:vAlign w:val="center"/>
            <w:hideMark/>
          </w:tcPr>
          <w:p w14:paraId="3C0FD8C0" w14:textId="77777777" w:rsidR="00A2080E" w:rsidRPr="00E11BE8" w:rsidRDefault="00A2080E" w:rsidP="00BE1BB6">
            <w:pPr>
              <w:jc w:val="center"/>
              <w:rPr>
                <w:rFonts w:eastAsia="Times New Roman"/>
                <w:sz w:val="16"/>
                <w:szCs w:val="16"/>
              </w:rPr>
            </w:pPr>
            <w:r w:rsidRPr="00E11BE8">
              <w:rPr>
                <w:rFonts w:eastAsia="Times New Roman"/>
                <w:sz w:val="16"/>
                <w:szCs w:val="16"/>
              </w:rPr>
              <w:t>3248 ± 6498.1</w:t>
            </w:r>
          </w:p>
        </w:tc>
      </w:tr>
      <w:tr w:rsidR="00A2080E" w:rsidRPr="00E11BE8" w14:paraId="0E4CE943" w14:textId="77777777" w:rsidTr="00A921DF">
        <w:trPr>
          <w:trHeight w:val="320"/>
        </w:trPr>
        <w:tc>
          <w:tcPr>
            <w:tcW w:w="2884" w:type="dxa"/>
            <w:tcBorders>
              <w:top w:val="nil"/>
              <w:left w:val="nil"/>
              <w:bottom w:val="nil"/>
              <w:right w:val="nil"/>
            </w:tcBorders>
            <w:shd w:val="clear" w:color="auto" w:fill="auto"/>
            <w:noWrap/>
            <w:vAlign w:val="bottom"/>
            <w:hideMark/>
          </w:tcPr>
          <w:p w14:paraId="2BB8F707"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Middle Eastern or North African</w:t>
            </w:r>
          </w:p>
        </w:tc>
        <w:tc>
          <w:tcPr>
            <w:tcW w:w="723" w:type="dxa"/>
            <w:tcBorders>
              <w:top w:val="nil"/>
              <w:left w:val="nil"/>
              <w:bottom w:val="nil"/>
              <w:right w:val="nil"/>
            </w:tcBorders>
            <w:shd w:val="clear" w:color="auto" w:fill="auto"/>
            <w:noWrap/>
            <w:vAlign w:val="center"/>
            <w:hideMark/>
          </w:tcPr>
          <w:p w14:paraId="71E98668" w14:textId="77777777" w:rsidR="00A2080E" w:rsidRPr="00E11BE8" w:rsidRDefault="00A2080E" w:rsidP="00BE1BB6">
            <w:pPr>
              <w:jc w:val="center"/>
              <w:rPr>
                <w:rFonts w:eastAsia="Times New Roman"/>
                <w:sz w:val="16"/>
                <w:szCs w:val="16"/>
              </w:rPr>
            </w:pPr>
            <w:r w:rsidRPr="00E11BE8">
              <w:rPr>
                <w:rFonts w:eastAsia="Times New Roman"/>
                <w:sz w:val="16"/>
                <w:szCs w:val="16"/>
              </w:rPr>
              <w:t>2</w:t>
            </w:r>
          </w:p>
        </w:tc>
        <w:tc>
          <w:tcPr>
            <w:tcW w:w="3503" w:type="dxa"/>
            <w:tcBorders>
              <w:top w:val="nil"/>
              <w:left w:val="nil"/>
              <w:bottom w:val="nil"/>
              <w:right w:val="nil"/>
            </w:tcBorders>
            <w:shd w:val="clear" w:color="auto" w:fill="auto"/>
            <w:noWrap/>
            <w:vAlign w:val="bottom"/>
            <w:hideMark/>
          </w:tcPr>
          <w:p w14:paraId="26D62CD5" w14:textId="77777777" w:rsidR="00A2080E" w:rsidRPr="00E11BE8" w:rsidRDefault="00A2080E" w:rsidP="00BE1BB6">
            <w:pPr>
              <w:jc w:val="center"/>
              <w:rPr>
                <w:rFonts w:eastAsia="Times New Roman"/>
                <w:sz w:val="16"/>
                <w:szCs w:val="16"/>
              </w:rPr>
            </w:pPr>
            <w:r w:rsidRPr="00E11BE8">
              <w:rPr>
                <w:rFonts w:eastAsia="Times New Roman"/>
                <w:sz w:val="16"/>
                <w:szCs w:val="16"/>
              </w:rPr>
              <w:t>148 ± 48.1</w:t>
            </w:r>
          </w:p>
        </w:tc>
        <w:tc>
          <w:tcPr>
            <w:tcW w:w="2160" w:type="dxa"/>
            <w:tcBorders>
              <w:top w:val="nil"/>
              <w:left w:val="nil"/>
              <w:bottom w:val="nil"/>
              <w:right w:val="nil"/>
            </w:tcBorders>
            <w:shd w:val="clear" w:color="auto" w:fill="auto"/>
            <w:noWrap/>
            <w:vAlign w:val="center"/>
            <w:hideMark/>
          </w:tcPr>
          <w:p w14:paraId="0182B456" w14:textId="77777777" w:rsidR="00A2080E" w:rsidRPr="00E11BE8" w:rsidRDefault="00A2080E" w:rsidP="00BE1BB6">
            <w:pPr>
              <w:jc w:val="center"/>
              <w:rPr>
                <w:rFonts w:eastAsia="Times New Roman"/>
                <w:sz w:val="16"/>
                <w:szCs w:val="16"/>
              </w:rPr>
            </w:pPr>
            <w:r w:rsidRPr="00E11BE8">
              <w:rPr>
                <w:rFonts w:eastAsia="Times New Roman"/>
                <w:sz w:val="16"/>
                <w:szCs w:val="16"/>
              </w:rPr>
              <w:t>3058 ± 830.9</w:t>
            </w:r>
          </w:p>
        </w:tc>
      </w:tr>
      <w:tr w:rsidR="00A2080E" w:rsidRPr="00E11BE8" w14:paraId="61DB2E53" w14:textId="77777777" w:rsidTr="00A921DF">
        <w:trPr>
          <w:trHeight w:val="320"/>
        </w:trPr>
        <w:tc>
          <w:tcPr>
            <w:tcW w:w="2884" w:type="dxa"/>
            <w:tcBorders>
              <w:top w:val="nil"/>
              <w:left w:val="nil"/>
              <w:bottom w:val="nil"/>
              <w:right w:val="nil"/>
            </w:tcBorders>
            <w:shd w:val="clear" w:color="auto" w:fill="auto"/>
            <w:noWrap/>
            <w:vAlign w:val="bottom"/>
            <w:hideMark/>
          </w:tcPr>
          <w:p w14:paraId="379D74A7"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Black or African American</w:t>
            </w:r>
          </w:p>
        </w:tc>
        <w:tc>
          <w:tcPr>
            <w:tcW w:w="723" w:type="dxa"/>
            <w:tcBorders>
              <w:top w:val="nil"/>
              <w:left w:val="nil"/>
              <w:bottom w:val="nil"/>
              <w:right w:val="nil"/>
            </w:tcBorders>
            <w:shd w:val="clear" w:color="auto" w:fill="auto"/>
            <w:noWrap/>
            <w:vAlign w:val="center"/>
            <w:hideMark/>
          </w:tcPr>
          <w:p w14:paraId="2E90EA52" w14:textId="77777777" w:rsidR="00A2080E" w:rsidRPr="00E11BE8" w:rsidRDefault="00A2080E" w:rsidP="00BE1BB6">
            <w:pPr>
              <w:jc w:val="center"/>
              <w:rPr>
                <w:rFonts w:eastAsia="Times New Roman"/>
                <w:sz w:val="16"/>
                <w:szCs w:val="16"/>
              </w:rPr>
            </w:pPr>
            <w:r w:rsidRPr="00E11BE8">
              <w:rPr>
                <w:rFonts w:eastAsia="Times New Roman"/>
                <w:sz w:val="16"/>
                <w:szCs w:val="16"/>
              </w:rPr>
              <w:t>2</w:t>
            </w:r>
          </w:p>
        </w:tc>
        <w:tc>
          <w:tcPr>
            <w:tcW w:w="3503" w:type="dxa"/>
            <w:tcBorders>
              <w:top w:val="nil"/>
              <w:left w:val="nil"/>
              <w:bottom w:val="nil"/>
              <w:right w:val="nil"/>
            </w:tcBorders>
            <w:shd w:val="clear" w:color="auto" w:fill="auto"/>
            <w:noWrap/>
            <w:vAlign w:val="bottom"/>
            <w:hideMark/>
          </w:tcPr>
          <w:p w14:paraId="087A1E10" w14:textId="77777777" w:rsidR="00A2080E" w:rsidRPr="00E11BE8" w:rsidRDefault="00A2080E" w:rsidP="00BE1BB6">
            <w:pPr>
              <w:jc w:val="center"/>
              <w:rPr>
                <w:rFonts w:eastAsia="Times New Roman"/>
                <w:sz w:val="16"/>
                <w:szCs w:val="16"/>
              </w:rPr>
            </w:pPr>
            <w:r w:rsidRPr="00E11BE8">
              <w:rPr>
                <w:rFonts w:eastAsia="Times New Roman"/>
                <w:sz w:val="16"/>
                <w:szCs w:val="16"/>
              </w:rPr>
              <w:t>116 ± 19.1</w:t>
            </w:r>
          </w:p>
        </w:tc>
        <w:tc>
          <w:tcPr>
            <w:tcW w:w="2160" w:type="dxa"/>
            <w:tcBorders>
              <w:top w:val="nil"/>
              <w:left w:val="nil"/>
              <w:bottom w:val="nil"/>
              <w:right w:val="nil"/>
            </w:tcBorders>
            <w:shd w:val="clear" w:color="auto" w:fill="auto"/>
            <w:noWrap/>
            <w:vAlign w:val="center"/>
            <w:hideMark/>
          </w:tcPr>
          <w:p w14:paraId="4FE01039" w14:textId="77777777" w:rsidR="00A2080E" w:rsidRPr="00E11BE8" w:rsidRDefault="00A2080E" w:rsidP="00BE1BB6">
            <w:pPr>
              <w:jc w:val="center"/>
              <w:rPr>
                <w:rFonts w:eastAsia="Times New Roman"/>
                <w:sz w:val="16"/>
                <w:szCs w:val="16"/>
              </w:rPr>
            </w:pPr>
            <w:r w:rsidRPr="00E11BE8">
              <w:rPr>
                <w:rFonts w:eastAsia="Times New Roman"/>
                <w:sz w:val="16"/>
                <w:szCs w:val="16"/>
              </w:rPr>
              <w:t>2855 ± 42.4</w:t>
            </w:r>
          </w:p>
        </w:tc>
      </w:tr>
      <w:tr w:rsidR="00A2080E" w:rsidRPr="00E11BE8" w14:paraId="39E2B961" w14:textId="77777777" w:rsidTr="00A921DF">
        <w:trPr>
          <w:trHeight w:val="320"/>
        </w:trPr>
        <w:tc>
          <w:tcPr>
            <w:tcW w:w="2884" w:type="dxa"/>
            <w:tcBorders>
              <w:top w:val="nil"/>
              <w:left w:val="nil"/>
              <w:bottom w:val="nil"/>
              <w:right w:val="nil"/>
            </w:tcBorders>
            <w:shd w:val="clear" w:color="auto" w:fill="auto"/>
            <w:noWrap/>
            <w:vAlign w:val="bottom"/>
            <w:hideMark/>
          </w:tcPr>
          <w:p w14:paraId="308D1B44"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305BD5DF"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4E28A181" w14:textId="77777777" w:rsidR="00A2080E" w:rsidRPr="00E11BE8" w:rsidRDefault="00A2080E" w:rsidP="00BE1BB6">
            <w:pPr>
              <w:jc w:val="center"/>
              <w:rPr>
                <w:rFonts w:eastAsia="Times New Roman"/>
                <w:sz w:val="16"/>
                <w:szCs w:val="16"/>
              </w:rPr>
            </w:pPr>
            <w:r w:rsidRPr="00E11BE8">
              <w:rPr>
                <w:rFonts w:eastAsia="Times New Roman"/>
                <w:sz w:val="16"/>
                <w:szCs w:val="16"/>
              </w:rPr>
              <w:t>0.066</w:t>
            </w:r>
          </w:p>
        </w:tc>
        <w:tc>
          <w:tcPr>
            <w:tcW w:w="2160" w:type="dxa"/>
            <w:tcBorders>
              <w:top w:val="nil"/>
              <w:left w:val="nil"/>
              <w:bottom w:val="nil"/>
              <w:right w:val="nil"/>
            </w:tcBorders>
            <w:shd w:val="clear" w:color="auto" w:fill="auto"/>
            <w:noWrap/>
            <w:vAlign w:val="center"/>
            <w:hideMark/>
          </w:tcPr>
          <w:p w14:paraId="07C8B55F" w14:textId="77777777" w:rsidR="00A2080E" w:rsidRPr="00E11BE8" w:rsidRDefault="00A2080E" w:rsidP="00BE1BB6">
            <w:pPr>
              <w:jc w:val="center"/>
              <w:rPr>
                <w:rFonts w:eastAsia="Times New Roman"/>
                <w:sz w:val="16"/>
                <w:szCs w:val="16"/>
              </w:rPr>
            </w:pPr>
            <w:r w:rsidRPr="00E11BE8">
              <w:rPr>
                <w:rFonts w:eastAsia="Times New Roman"/>
                <w:sz w:val="16"/>
                <w:szCs w:val="16"/>
              </w:rPr>
              <w:t>0.68</w:t>
            </w:r>
          </w:p>
        </w:tc>
      </w:tr>
      <w:tr w:rsidR="00A2080E" w:rsidRPr="00E11BE8" w14:paraId="23E6E0C0" w14:textId="77777777" w:rsidTr="00A921DF">
        <w:trPr>
          <w:trHeight w:val="340"/>
        </w:trPr>
        <w:tc>
          <w:tcPr>
            <w:tcW w:w="2884" w:type="dxa"/>
            <w:tcBorders>
              <w:top w:val="nil"/>
              <w:left w:val="nil"/>
              <w:bottom w:val="nil"/>
              <w:right w:val="nil"/>
            </w:tcBorders>
            <w:shd w:val="clear" w:color="000000" w:fill="FCE4D6"/>
            <w:vAlign w:val="bottom"/>
            <w:hideMark/>
          </w:tcPr>
          <w:p w14:paraId="49EE9D19" w14:textId="77777777" w:rsidR="00A2080E" w:rsidRPr="00E11BE8" w:rsidRDefault="00A2080E" w:rsidP="00BE1BB6">
            <w:pPr>
              <w:rPr>
                <w:rFonts w:eastAsia="Times New Roman"/>
                <w:sz w:val="16"/>
                <w:szCs w:val="16"/>
              </w:rPr>
            </w:pPr>
            <w:r w:rsidRPr="00E11BE8">
              <w:rPr>
                <w:rFonts w:eastAsia="Times New Roman"/>
                <w:sz w:val="16"/>
                <w:szCs w:val="16"/>
              </w:rPr>
              <w:t>Maternal Age</w:t>
            </w:r>
          </w:p>
        </w:tc>
        <w:tc>
          <w:tcPr>
            <w:tcW w:w="723" w:type="dxa"/>
            <w:tcBorders>
              <w:top w:val="nil"/>
              <w:left w:val="nil"/>
              <w:bottom w:val="nil"/>
              <w:right w:val="nil"/>
            </w:tcBorders>
            <w:shd w:val="clear" w:color="000000" w:fill="FCE4D6"/>
            <w:noWrap/>
            <w:vAlign w:val="center"/>
            <w:hideMark/>
          </w:tcPr>
          <w:p w14:paraId="620DA04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3FCA6F40"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541AD193"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604CFA71" w14:textId="77777777" w:rsidTr="00A921DF">
        <w:trPr>
          <w:trHeight w:val="340"/>
        </w:trPr>
        <w:tc>
          <w:tcPr>
            <w:tcW w:w="2884" w:type="dxa"/>
            <w:tcBorders>
              <w:top w:val="nil"/>
              <w:left w:val="nil"/>
              <w:bottom w:val="nil"/>
              <w:right w:val="nil"/>
            </w:tcBorders>
            <w:shd w:val="clear" w:color="auto" w:fill="auto"/>
            <w:vAlign w:val="bottom"/>
            <w:hideMark/>
          </w:tcPr>
          <w:p w14:paraId="6B48F240"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18-35</w:t>
            </w:r>
          </w:p>
        </w:tc>
        <w:tc>
          <w:tcPr>
            <w:tcW w:w="723" w:type="dxa"/>
            <w:tcBorders>
              <w:top w:val="nil"/>
              <w:left w:val="nil"/>
              <w:bottom w:val="nil"/>
              <w:right w:val="nil"/>
            </w:tcBorders>
            <w:shd w:val="clear" w:color="auto" w:fill="auto"/>
            <w:noWrap/>
            <w:vAlign w:val="center"/>
            <w:hideMark/>
          </w:tcPr>
          <w:p w14:paraId="68826C8C" w14:textId="77777777" w:rsidR="00A2080E" w:rsidRPr="00E11BE8" w:rsidRDefault="00A2080E" w:rsidP="00BE1BB6">
            <w:pPr>
              <w:jc w:val="center"/>
              <w:rPr>
                <w:rFonts w:eastAsia="Times New Roman"/>
                <w:sz w:val="16"/>
                <w:szCs w:val="16"/>
              </w:rPr>
            </w:pPr>
            <w:r w:rsidRPr="00E11BE8">
              <w:rPr>
                <w:rFonts w:eastAsia="Times New Roman"/>
                <w:sz w:val="16"/>
                <w:szCs w:val="16"/>
              </w:rPr>
              <w:t>71</w:t>
            </w:r>
          </w:p>
        </w:tc>
        <w:tc>
          <w:tcPr>
            <w:tcW w:w="3503" w:type="dxa"/>
            <w:tcBorders>
              <w:top w:val="nil"/>
              <w:left w:val="nil"/>
              <w:bottom w:val="nil"/>
              <w:right w:val="nil"/>
            </w:tcBorders>
            <w:shd w:val="clear" w:color="auto" w:fill="auto"/>
            <w:noWrap/>
            <w:vAlign w:val="bottom"/>
            <w:hideMark/>
          </w:tcPr>
          <w:p w14:paraId="6E8B14E4" w14:textId="77777777" w:rsidR="00A2080E" w:rsidRPr="00E11BE8" w:rsidRDefault="00A2080E" w:rsidP="00BE1BB6">
            <w:pPr>
              <w:jc w:val="center"/>
              <w:rPr>
                <w:rFonts w:eastAsia="Times New Roman"/>
                <w:sz w:val="16"/>
                <w:szCs w:val="16"/>
              </w:rPr>
            </w:pPr>
            <w:r w:rsidRPr="00E11BE8">
              <w:rPr>
                <w:rFonts w:eastAsia="Times New Roman"/>
                <w:sz w:val="16"/>
                <w:szCs w:val="16"/>
              </w:rPr>
              <w:t>119 ± 28</w:t>
            </w:r>
          </w:p>
        </w:tc>
        <w:tc>
          <w:tcPr>
            <w:tcW w:w="2160" w:type="dxa"/>
            <w:tcBorders>
              <w:top w:val="nil"/>
              <w:left w:val="nil"/>
              <w:bottom w:val="nil"/>
              <w:right w:val="nil"/>
            </w:tcBorders>
            <w:shd w:val="clear" w:color="auto" w:fill="auto"/>
            <w:noWrap/>
            <w:vAlign w:val="center"/>
            <w:hideMark/>
          </w:tcPr>
          <w:p w14:paraId="68AD6D74" w14:textId="77777777" w:rsidR="00A2080E" w:rsidRPr="00E11BE8" w:rsidRDefault="00A2080E" w:rsidP="00BE1BB6">
            <w:pPr>
              <w:jc w:val="center"/>
              <w:rPr>
                <w:rFonts w:eastAsia="Times New Roman"/>
                <w:sz w:val="16"/>
                <w:szCs w:val="16"/>
              </w:rPr>
            </w:pPr>
            <w:r w:rsidRPr="00E11BE8">
              <w:rPr>
                <w:rFonts w:eastAsia="Times New Roman"/>
                <w:sz w:val="16"/>
                <w:szCs w:val="16"/>
              </w:rPr>
              <w:t>3356 ± 572</w:t>
            </w:r>
          </w:p>
        </w:tc>
      </w:tr>
      <w:tr w:rsidR="00A2080E" w:rsidRPr="00E11BE8" w14:paraId="563A22AC" w14:textId="77777777" w:rsidTr="00A921DF">
        <w:trPr>
          <w:trHeight w:val="340"/>
        </w:trPr>
        <w:tc>
          <w:tcPr>
            <w:tcW w:w="2884" w:type="dxa"/>
            <w:tcBorders>
              <w:top w:val="nil"/>
              <w:left w:val="nil"/>
              <w:bottom w:val="nil"/>
              <w:right w:val="nil"/>
            </w:tcBorders>
            <w:shd w:val="clear" w:color="auto" w:fill="auto"/>
            <w:vAlign w:val="bottom"/>
            <w:hideMark/>
          </w:tcPr>
          <w:p w14:paraId="0430B232"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more than 35 years</w:t>
            </w:r>
          </w:p>
        </w:tc>
        <w:tc>
          <w:tcPr>
            <w:tcW w:w="723" w:type="dxa"/>
            <w:tcBorders>
              <w:top w:val="nil"/>
              <w:left w:val="nil"/>
              <w:bottom w:val="nil"/>
              <w:right w:val="nil"/>
            </w:tcBorders>
            <w:shd w:val="clear" w:color="auto" w:fill="auto"/>
            <w:noWrap/>
            <w:vAlign w:val="center"/>
            <w:hideMark/>
          </w:tcPr>
          <w:p w14:paraId="5B30E647" w14:textId="77777777" w:rsidR="00A2080E" w:rsidRPr="00E11BE8" w:rsidRDefault="00A2080E" w:rsidP="00BE1BB6">
            <w:pPr>
              <w:jc w:val="center"/>
              <w:rPr>
                <w:rFonts w:eastAsia="Times New Roman"/>
                <w:sz w:val="16"/>
                <w:szCs w:val="16"/>
              </w:rPr>
            </w:pPr>
            <w:r w:rsidRPr="00E11BE8">
              <w:rPr>
                <w:rFonts w:eastAsia="Times New Roman"/>
                <w:sz w:val="16"/>
                <w:szCs w:val="16"/>
              </w:rPr>
              <w:t>26</w:t>
            </w:r>
          </w:p>
        </w:tc>
        <w:tc>
          <w:tcPr>
            <w:tcW w:w="3503" w:type="dxa"/>
            <w:tcBorders>
              <w:top w:val="nil"/>
              <w:left w:val="nil"/>
              <w:bottom w:val="nil"/>
              <w:right w:val="nil"/>
            </w:tcBorders>
            <w:shd w:val="clear" w:color="auto" w:fill="auto"/>
            <w:noWrap/>
            <w:vAlign w:val="bottom"/>
            <w:hideMark/>
          </w:tcPr>
          <w:p w14:paraId="7DFF21E2" w14:textId="77777777" w:rsidR="00A2080E" w:rsidRPr="00E11BE8" w:rsidRDefault="00A2080E" w:rsidP="00BE1BB6">
            <w:pPr>
              <w:jc w:val="center"/>
              <w:rPr>
                <w:rFonts w:eastAsia="Times New Roman"/>
                <w:sz w:val="16"/>
                <w:szCs w:val="16"/>
              </w:rPr>
            </w:pPr>
            <w:r w:rsidRPr="00E11BE8">
              <w:rPr>
                <w:rFonts w:eastAsia="Times New Roman"/>
                <w:sz w:val="16"/>
                <w:szCs w:val="16"/>
              </w:rPr>
              <w:t>119 ± 27</w:t>
            </w:r>
          </w:p>
        </w:tc>
        <w:tc>
          <w:tcPr>
            <w:tcW w:w="2160" w:type="dxa"/>
            <w:tcBorders>
              <w:top w:val="nil"/>
              <w:left w:val="nil"/>
              <w:bottom w:val="nil"/>
              <w:right w:val="nil"/>
            </w:tcBorders>
            <w:shd w:val="clear" w:color="auto" w:fill="auto"/>
            <w:noWrap/>
            <w:vAlign w:val="center"/>
            <w:hideMark/>
          </w:tcPr>
          <w:p w14:paraId="3FC3D11D" w14:textId="77777777" w:rsidR="00A2080E" w:rsidRPr="00E11BE8" w:rsidRDefault="00A2080E" w:rsidP="00BE1BB6">
            <w:pPr>
              <w:jc w:val="center"/>
              <w:rPr>
                <w:rFonts w:eastAsia="Times New Roman"/>
                <w:sz w:val="16"/>
                <w:szCs w:val="16"/>
              </w:rPr>
            </w:pPr>
            <w:r w:rsidRPr="00E11BE8">
              <w:rPr>
                <w:rFonts w:eastAsia="Times New Roman"/>
                <w:sz w:val="16"/>
                <w:szCs w:val="16"/>
              </w:rPr>
              <w:t>3386 ± 458</w:t>
            </w:r>
          </w:p>
        </w:tc>
      </w:tr>
      <w:tr w:rsidR="00A2080E" w:rsidRPr="00E11BE8" w14:paraId="050900C4" w14:textId="77777777" w:rsidTr="00A921DF">
        <w:trPr>
          <w:trHeight w:val="340"/>
        </w:trPr>
        <w:tc>
          <w:tcPr>
            <w:tcW w:w="2884" w:type="dxa"/>
            <w:tcBorders>
              <w:top w:val="nil"/>
              <w:left w:val="nil"/>
              <w:bottom w:val="nil"/>
              <w:right w:val="nil"/>
            </w:tcBorders>
            <w:shd w:val="clear" w:color="auto" w:fill="auto"/>
            <w:vAlign w:val="bottom"/>
            <w:hideMark/>
          </w:tcPr>
          <w:p w14:paraId="0F50F1DC"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2F5B4270"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B10A165" w14:textId="77777777" w:rsidR="00A2080E" w:rsidRPr="00E11BE8" w:rsidRDefault="00A2080E" w:rsidP="00BE1BB6">
            <w:pPr>
              <w:jc w:val="center"/>
              <w:rPr>
                <w:rFonts w:eastAsia="Times New Roman"/>
                <w:sz w:val="16"/>
                <w:szCs w:val="16"/>
              </w:rPr>
            </w:pPr>
            <w:r w:rsidRPr="00E11BE8">
              <w:rPr>
                <w:rFonts w:eastAsia="Times New Roman"/>
                <w:sz w:val="16"/>
                <w:szCs w:val="16"/>
              </w:rPr>
              <w:t>0.51</w:t>
            </w:r>
          </w:p>
        </w:tc>
        <w:tc>
          <w:tcPr>
            <w:tcW w:w="2160" w:type="dxa"/>
            <w:tcBorders>
              <w:top w:val="nil"/>
              <w:left w:val="nil"/>
              <w:bottom w:val="nil"/>
              <w:right w:val="nil"/>
            </w:tcBorders>
            <w:shd w:val="clear" w:color="auto" w:fill="auto"/>
            <w:noWrap/>
            <w:vAlign w:val="center"/>
            <w:hideMark/>
          </w:tcPr>
          <w:p w14:paraId="280C904F" w14:textId="77777777" w:rsidR="00A2080E" w:rsidRPr="00E11BE8" w:rsidRDefault="00A2080E" w:rsidP="00BE1BB6">
            <w:pPr>
              <w:jc w:val="center"/>
              <w:rPr>
                <w:rFonts w:eastAsia="Times New Roman"/>
                <w:sz w:val="16"/>
                <w:szCs w:val="16"/>
              </w:rPr>
            </w:pPr>
            <w:r w:rsidRPr="00E11BE8">
              <w:rPr>
                <w:rFonts w:eastAsia="Times New Roman"/>
                <w:sz w:val="16"/>
                <w:szCs w:val="16"/>
              </w:rPr>
              <w:t>0.96</w:t>
            </w:r>
          </w:p>
        </w:tc>
      </w:tr>
      <w:tr w:rsidR="00A2080E" w:rsidRPr="00E11BE8" w14:paraId="641595A1" w14:textId="77777777" w:rsidTr="00A921DF">
        <w:trPr>
          <w:trHeight w:val="420"/>
        </w:trPr>
        <w:tc>
          <w:tcPr>
            <w:tcW w:w="2884" w:type="dxa"/>
            <w:tcBorders>
              <w:top w:val="nil"/>
              <w:left w:val="nil"/>
              <w:bottom w:val="nil"/>
              <w:right w:val="nil"/>
            </w:tcBorders>
            <w:shd w:val="clear" w:color="000000" w:fill="FCE4D6"/>
            <w:vAlign w:val="bottom"/>
            <w:hideMark/>
          </w:tcPr>
          <w:p w14:paraId="456F1F6B" w14:textId="77777777" w:rsidR="00A2080E" w:rsidRPr="00E11BE8" w:rsidRDefault="00A2080E" w:rsidP="00BE1BB6">
            <w:pPr>
              <w:rPr>
                <w:rFonts w:eastAsia="Times New Roman"/>
                <w:sz w:val="16"/>
                <w:szCs w:val="16"/>
              </w:rPr>
            </w:pPr>
            <w:r w:rsidRPr="00E11BE8">
              <w:rPr>
                <w:rFonts w:eastAsia="Times New Roman"/>
                <w:sz w:val="16"/>
                <w:szCs w:val="16"/>
              </w:rPr>
              <w:t>Parity</w:t>
            </w:r>
          </w:p>
        </w:tc>
        <w:tc>
          <w:tcPr>
            <w:tcW w:w="723" w:type="dxa"/>
            <w:tcBorders>
              <w:top w:val="nil"/>
              <w:left w:val="nil"/>
              <w:bottom w:val="nil"/>
              <w:right w:val="nil"/>
            </w:tcBorders>
            <w:shd w:val="clear" w:color="000000" w:fill="FCE4D6"/>
            <w:noWrap/>
            <w:vAlign w:val="center"/>
            <w:hideMark/>
          </w:tcPr>
          <w:p w14:paraId="531518E6" w14:textId="77777777" w:rsidR="00A2080E" w:rsidRPr="00E11BE8" w:rsidRDefault="00A2080E" w:rsidP="00BE1BB6">
            <w:pPr>
              <w:jc w:val="center"/>
              <w:rPr>
                <w:rFonts w:eastAsia="Times New Roman"/>
                <w:b/>
                <w:bCs/>
                <w:sz w:val="16"/>
                <w:szCs w:val="16"/>
              </w:rPr>
            </w:pPr>
            <w:r w:rsidRPr="00E11BE8">
              <w:rPr>
                <w:rFonts w:eastAsia="Times New Roman"/>
                <w:b/>
                <w:bCs/>
                <w:sz w:val="16"/>
                <w:szCs w:val="16"/>
              </w:rPr>
              <w:t> </w:t>
            </w:r>
          </w:p>
        </w:tc>
        <w:tc>
          <w:tcPr>
            <w:tcW w:w="3503" w:type="dxa"/>
            <w:tcBorders>
              <w:top w:val="nil"/>
              <w:left w:val="nil"/>
              <w:bottom w:val="nil"/>
              <w:right w:val="nil"/>
            </w:tcBorders>
            <w:shd w:val="clear" w:color="000000" w:fill="FCE4D6"/>
            <w:noWrap/>
            <w:vAlign w:val="bottom"/>
            <w:hideMark/>
          </w:tcPr>
          <w:p w14:paraId="6B68FEE7"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3607CB78" w14:textId="77777777" w:rsidR="00A2080E" w:rsidRPr="00E11BE8" w:rsidRDefault="00A2080E" w:rsidP="00BE1BB6">
            <w:pPr>
              <w:jc w:val="center"/>
              <w:rPr>
                <w:rFonts w:eastAsia="Times New Roman"/>
                <w:b/>
                <w:bCs/>
                <w:sz w:val="16"/>
                <w:szCs w:val="16"/>
              </w:rPr>
            </w:pPr>
            <w:r w:rsidRPr="00E11BE8">
              <w:rPr>
                <w:rFonts w:eastAsia="Times New Roman"/>
                <w:b/>
                <w:bCs/>
                <w:sz w:val="16"/>
                <w:szCs w:val="16"/>
              </w:rPr>
              <w:t> </w:t>
            </w:r>
          </w:p>
        </w:tc>
      </w:tr>
      <w:tr w:rsidR="00A2080E" w:rsidRPr="00E11BE8" w14:paraId="772E1244" w14:textId="77777777" w:rsidTr="00A921DF">
        <w:trPr>
          <w:trHeight w:val="320"/>
        </w:trPr>
        <w:tc>
          <w:tcPr>
            <w:tcW w:w="2884" w:type="dxa"/>
            <w:tcBorders>
              <w:top w:val="nil"/>
              <w:left w:val="nil"/>
              <w:bottom w:val="nil"/>
              <w:right w:val="nil"/>
            </w:tcBorders>
            <w:shd w:val="clear" w:color="auto" w:fill="auto"/>
            <w:vAlign w:val="bottom"/>
            <w:hideMark/>
          </w:tcPr>
          <w:p w14:paraId="2B1A35EE"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0</w:t>
            </w:r>
          </w:p>
        </w:tc>
        <w:tc>
          <w:tcPr>
            <w:tcW w:w="723" w:type="dxa"/>
            <w:tcBorders>
              <w:top w:val="nil"/>
              <w:left w:val="nil"/>
              <w:bottom w:val="nil"/>
              <w:right w:val="nil"/>
            </w:tcBorders>
            <w:shd w:val="clear" w:color="auto" w:fill="auto"/>
            <w:noWrap/>
            <w:vAlign w:val="center"/>
            <w:hideMark/>
          </w:tcPr>
          <w:p w14:paraId="2793A947" w14:textId="77777777" w:rsidR="00A2080E" w:rsidRPr="00E11BE8" w:rsidRDefault="00A2080E" w:rsidP="00BE1BB6">
            <w:pPr>
              <w:jc w:val="center"/>
              <w:rPr>
                <w:rFonts w:eastAsia="Times New Roman"/>
                <w:sz w:val="16"/>
                <w:szCs w:val="16"/>
              </w:rPr>
            </w:pPr>
            <w:r w:rsidRPr="00E11BE8">
              <w:rPr>
                <w:rFonts w:eastAsia="Times New Roman"/>
                <w:sz w:val="16"/>
                <w:szCs w:val="16"/>
              </w:rPr>
              <w:t>45</w:t>
            </w:r>
          </w:p>
        </w:tc>
        <w:tc>
          <w:tcPr>
            <w:tcW w:w="3503" w:type="dxa"/>
            <w:tcBorders>
              <w:top w:val="nil"/>
              <w:left w:val="nil"/>
              <w:bottom w:val="nil"/>
              <w:right w:val="nil"/>
            </w:tcBorders>
            <w:shd w:val="clear" w:color="auto" w:fill="auto"/>
            <w:noWrap/>
            <w:vAlign w:val="bottom"/>
            <w:hideMark/>
          </w:tcPr>
          <w:p w14:paraId="66D1DD03" w14:textId="77777777" w:rsidR="00A2080E" w:rsidRPr="00E11BE8" w:rsidRDefault="00A2080E" w:rsidP="00BE1BB6">
            <w:pPr>
              <w:jc w:val="center"/>
              <w:rPr>
                <w:rFonts w:eastAsia="Times New Roman"/>
                <w:sz w:val="16"/>
                <w:szCs w:val="16"/>
              </w:rPr>
            </w:pPr>
            <w:r w:rsidRPr="00E11BE8">
              <w:rPr>
                <w:rFonts w:eastAsia="Times New Roman"/>
                <w:sz w:val="16"/>
                <w:szCs w:val="16"/>
              </w:rPr>
              <w:t>121 ± 26.4</w:t>
            </w:r>
          </w:p>
        </w:tc>
        <w:tc>
          <w:tcPr>
            <w:tcW w:w="2160" w:type="dxa"/>
            <w:tcBorders>
              <w:top w:val="nil"/>
              <w:left w:val="nil"/>
              <w:bottom w:val="nil"/>
              <w:right w:val="nil"/>
            </w:tcBorders>
            <w:shd w:val="clear" w:color="auto" w:fill="auto"/>
            <w:noWrap/>
            <w:vAlign w:val="center"/>
            <w:hideMark/>
          </w:tcPr>
          <w:p w14:paraId="1C189C3A" w14:textId="77777777" w:rsidR="00A2080E" w:rsidRPr="00E11BE8" w:rsidRDefault="00A2080E" w:rsidP="00BE1BB6">
            <w:pPr>
              <w:jc w:val="center"/>
              <w:rPr>
                <w:rFonts w:eastAsia="Times New Roman"/>
                <w:sz w:val="16"/>
                <w:szCs w:val="16"/>
              </w:rPr>
            </w:pPr>
            <w:r w:rsidRPr="00E11BE8">
              <w:rPr>
                <w:rFonts w:eastAsia="Times New Roman"/>
                <w:sz w:val="16"/>
                <w:szCs w:val="16"/>
              </w:rPr>
              <w:t>3315 ± 529</w:t>
            </w:r>
          </w:p>
        </w:tc>
      </w:tr>
      <w:tr w:rsidR="00A2080E" w:rsidRPr="00E11BE8" w14:paraId="56CC69AA" w14:textId="77777777" w:rsidTr="00A921DF">
        <w:trPr>
          <w:trHeight w:val="340"/>
        </w:trPr>
        <w:tc>
          <w:tcPr>
            <w:tcW w:w="2884" w:type="dxa"/>
            <w:tcBorders>
              <w:top w:val="nil"/>
              <w:left w:val="nil"/>
              <w:bottom w:val="nil"/>
              <w:right w:val="nil"/>
            </w:tcBorders>
            <w:shd w:val="clear" w:color="auto" w:fill="auto"/>
            <w:vAlign w:val="bottom"/>
            <w:hideMark/>
          </w:tcPr>
          <w:p w14:paraId="3D7FB98F"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w:t>
            </w:r>
          </w:p>
        </w:tc>
        <w:tc>
          <w:tcPr>
            <w:tcW w:w="723" w:type="dxa"/>
            <w:tcBorders>
              <w:top w:val="nil"/>
              <w:left w:val="nil"/>
              <w:bottom w:val="nil"/>
              <w:right w:val="nil"/>
            </w:tcBorders>
            <w:shd w:val="clear" w:color="auto" w:fill="auto"/>
            <w:noWrap/>
            <w:vAlign w:val="center"/>
            <w:hideMark/>
          </w:tcPr>
          <w:p w14:paraId="67FE6A5B" w14:textId="77777777" w:rsidR="00A2080E" w:rsidRPr="00E11BE8" w:rsidRDefault="00A2080E" w:rsidP="00BE1BB6">
            <w:pPr>
              <w:jc w:val="center"/>
              <w:rPr>
                <w:rFonts w:eastAsia="Times New Roman"/>
                <w:sz w:val="16"/>
                <w:szCs w:val="16"/>
              </w:rPr>
            </w:pPr>
            <w:r w:rsidRPr="00E11BE8">
              <w:rPr>
                <w:rFonts w:eastAsia="Times New Roman"/>
                <w:sz w:val="16"/>
                <w:szCs w:val="16"/>
              </w:rPr>
              <w:t>55</w:t>
            </w:r>
          </w:p>
        </w:tc>
        <w:tc>
          <w:tcPr>
            <w:tcW w:w="3503" w:type="dxa"/>
            <w:tcBorders>
              <w:top w:val="nil"/>
              <w:left w:val="nil"/>
              <w:bottom w:val="nil"/>
              <w:right w:val="nil"/>
            </w:tcBorders>
            <w:shd w:val="clear" w:color="auto" w:fill="auto"/>
            <w:noWrap/>
            <w:vAlign w:val="bottom"/>
            <w:hideMark/>
          </w:tcPr>
          <w:p w14:paraId="264302DF" w14:textId="77777777" w:rsidR="00A2080E" w:rsidRPr="00E11BE8" w:rsidRDefault="00A2080E" w:rsidP="00BE1BB6">
            <w:pPr>
              <w:jc w:val="center"/>
              <w:rPr>
                <w:rFonts w:eastAsia="Times New Roman"/>
                <w:sz w:val="16"/>
                <w:szCs w:val="16"/>
              </w:rPr>
            </w:pPr>
            <w:r w:rsidRPr="00E11BE8">
              <w:rPr>
                <w:rFonts w:eastAsia="Times New Roman"/>
                <w:sz w:val="16"/>
                <w:szCs w:val="16"/>
              </w:rPr>
              <w:t>116 ± 28.7</w:t>
            </w:r>
          </w:p>
        </w:tc>
        <w:tc>
          <w:tcPr>
            <w:tcW w:w="2160" w:type="dxa"/>
            <w:tcBorders>
              <w:top w:val="nil"/>
              <w:left w:val="nil"/>
              <w:bottom w:val="nil"/>
              <w:right w:val="nil"/>
            </w:tcBorders>
            <w:shd w:val="clear" w:color="auto" w:fill="auto"/>
            <w:noWrap/>
            <w:vAlign w:val="center"/>
            <w:hideMark/>
          </w:tcPr>
          <w:p w14:paraId="73D1E85F" w14:textId="77777777" w:rsidR="00A2080E" w:rsidRPr="00E11BE8" w:rsidRDefault="00A2080E" w:rsidP="00BE1BB6">
            <w:pPr>
              <w:jc w:val="center"/>
              <w:rPr>
                <w:rFonts w:eastAsia="Times New Roman"/>
                <w:sz w:val="16"/>
                <w:szCs w:val="16"/>
              </w:rPr>
            </w:pPr>
            <w:r w:rsidRPr="00E11BE8">
              <w:rPr>
                <w:rFonts w:eastAsia="Times New Roman"/>
                <w:sz w:val="16"/>
                <w:szCs w:val="16"/>
              </w:rPr>
              <w:t>3385 ± 560</w:t>
            </w:r>
          </w:p>
        </w:tc>
      </w:tr>
      <w:tr w:rsidR="00A2080E" w:rsidRPr="00E11BE8" w14:paraId="67255FDD" w14:textId="77777777" w:rsidTr="00A921DF">
        <w:trPr>
          <w:trHeight w:val="340"/>
        </w:trPr>
        <w:tc>
          <w:tcPr>
            <w:tcW w:w="2884" w:type="dxa"/>
            <w:tcBorders>
              <w:top w:val="nil"/>
              <w:left w:val="nil"/>
              <w:bottom w:val="nil"/>
              <w:right w:val="nil"/>
            </w:tcBorders>
            <w:shd w:val="clear" w:color="auto" w:fill="auto"/>
            <w:vAlign w:val="bottom"/>
            <w:hideMark/>
          </w:tcPr>
          <w:p w14:paraId="7AFE80FC"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10A748C6"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7C9F85E7" w14:textId="77777777" w:rsidR="00A2080E" w:rsidRPr="00E11BE8" w:rsidRDefault="00A2080E" w:rsidP="00BE1BB6">
            <w:pPr>
              <w:jc w:val="center"/>
              <w:rPr>
                <w:rFonts w:eastAsia="Times New Roman"/>
                <w:sz w:val="16"/>
                <w:szCs w:val="16"/>
              </w:rPr>
            </w:pPr>
            <w:r w:rsidRPr="00E11BE8">
              <w:rPr>
                <w:rFonts w:eastAsia="Times New Roman"/>
                <w:sz w:val="16"/>
                <w:szCs w:val="16"/>
              </w:rPr>
              <w:t>0.67</w:t>
            </w:r>
          </w:p>
        </w:tc>
        <w:tc>
          <w:tcPr>
            <w:tcW w:w="2160" w:type="dxa"/>
            <w:tcBorders>
              <w:top w:val="nil"/>
              <w:left w:val="nil"/>
              <w:bottom w:val="nil"/>
              <w:right w:val="nil"/>
            </w:tcBorders>
            <w:shd w:val="clear" w:color="auto" w:fill="auto"/>
            <w:noWrap/>
            <w:vAlign w:val="center"/>
            <w:hideMark/>
          </w:tcPr>
          <w:p w14:paraId="0EE0F50B" w14:textId="77777777" w:rsidR="00A2080E" w:rsidRPr="00E11BE8" w:rsidRDefault="00A2080E" w:rsidP="00BE1BB6">
            <w:pPr>
              <w:jc w:val="center"/>
              <w:rPr>
                <w:rFonts w:eastAsia="Times New Roman"/>
                <w:sz w:val="16"/>
                <w:szCs w:val="16"/>
              </w:rPr>
            </w:pPr>
            <w:r w:rsidRPr="00E11BE8">
              <w:rPr>
                <w:rFonts w:eastAsia="Times New Roman"/>
                <w:sz w:val="16"/>
                <w:szCs w:val="16"/>
              </w:rPr>
              <w:t>0.44</w:t>
            </w:r>
          </w:p>
        </w:tc>
      </w:tr>
      <w:tr w:rsidR="00A2080E" w:rsidRPr="00E11BE8" w14:paraId="5D626449" w14:textId="77777777" w:rsidTr="00A921DF">
        <w:trPr>
          <w:trHeight w:val="340"/>
        </w:trPr>
        <w:tc>
          <w:tcPr>
            <w:tcW w:w="2884" w:type="dxa"/>
            <w:tcBorders>
              <w:top w:val="nil"/>
              <w:left w:val="nil"/>
              <w:bottom w:val="nil"/>
              <w:right w:val="nil"/>
            </w:tcBorders>
            <w:shd w:val="clear" w:color="000000" w:fill="FCE4D6"/>
            <w:vAlign w:val="bottom"/>
            <w:hideMark/>
          </w:tcPr>
          <w:p w14:paraId="1FDB9C52" w14:textId="77777777" w:rsidR="00A2080E" w:rsidRPr="00E11BE8" w:rsidRDefault="00A2080E" w:rsidP="00BE1BB6">
            <w:pPr>
              <w:rPr>
                <w:rFonts w:eastAsia="Times New Roman"/>
                <w:sz w:val="16"/>
                <w:szCs w:val="16"/>
              </w:rPr>
            </w:pPr>
            <w:r w:rsidRPr="00E11BE8">
              <w:rPr>
                <w:rFonts w:eastAsia="Times New Roman"/>
                <w:sz w:val="16"/>
                <w:szCs w:val="16"/>
              </w:rPr>
              <w:t>Maternal education</w:t>
            </w:r>
          </w:p>
        </w:tc>
        <w:tc>
          <w:tcPr>
            <w:tcW w:w="723" w:type="dxa"/>
            <w:tcBorders>
              <w:top w:val="nil"/>
              <w:left w:val="nil"/>
              <w:bottom w:val="nil"/>
              <w:right w:val="nil"/>
            </w:tcBorders>
            <w:shd w:val="clear" w:color="000000" w:fill="FCE4D6"/>
            <w:noWrap/>
            <w:vAlign w:val="center"/>
            <w:hideMark/>
          </w:tcPr>
          <w:p w14:paraId="4708B30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33C81690"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E166D0E"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5D1F49E8" w14:textId="77777777" w:rsidTr="00A921DF">
        <w:trPr>
          <w:trHeight w:val="360"/>
        </w:trPr>
        <w:tc>
          <w:tcPr>
            <w:tcW w:w="2884" w:type="dxa"/>
            <w:tcBorders>
              <w:top w:val="nil"/>
              <w:left w:val="nil"/>
              <w:bottom w:val="nil"/>
              <w:right w:val="nil"/>
            </w:tcBorders>
            <w:shd w:val="clear" w:color="auto" w:fill="auto"/>
            <w:vAlign w:val="center"/>
            <w:hideMark/>
          </w:tcPr>
          <w:p w14:paraId="22AE392F"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 Bachelor's Degree</w:t>
            </w:r>
          </w:p>
        </w:tc>
        <w:tc>
          <w:tcPr>
            <w:tcW w:w="723" w:type="dxa"/>
            <w:tcBorders>
              <w:top w:val="nil"/>
              <w:left w:val="nil"/>
              <w:bottom w:val="nil"/>
              <w:right w:val="nil"/>
            </w:tcBorders>
            <w:shd w:val="clear" w:color="auto" w:fill="auto"/>
            <w:noWrap/>
            <w:vAlign w:val="center"/>
            <w:hideMark/>
          </w:tcPr>
          <w:p w14:paraId="10D492CC" w14:textId="77777777" w:rsidR="00A2080E" w:rsidRPr="00E11BE8" w:rsidRDefault="00A2080E" w:rsidP="00BE1BB6">
            <w:pPr>
              <w:jc w:val="center"/>
              <w:rPr>
                <w:rFonts w:eastAsia="Times New Roman"/>
                <w:sz w:val="16"/>
                <w:szCs w:val="16"/>
              </w:rPr>
            </w:pPr>
            <w:r w:rsidRPr="00E11BE8">
              <w:rPr>
                <w:rFonts w:eastAsia="Times New Roman"/>
                <w:sz w:val="16"/>
                <w:szCs w:val="16"/>
              </w:rPr>
              <w:t>17</w:t>
            </w:r>
          </w:p>
        </w:tc>
        <w:tc>
          <w:tcPr>
            <w:tcW w:w="3503" w:type="dxa"/>
            <w:tcBorders>
              <w:top w:val="nil"/>
              <w:left w:val="nil"/>
              <w:bottom w:val="nil"/>
              <w:right w:val="nil"/>
            </w:tcBorders>
            <w:shd w:val="clear" w:color="auto" w:fill="auto"/>
            <w:noWrap/>
            <w:vAlign w:val="bottom"/>
            <w:hideMark/>
          </w:tcPr>
          <w:p w14:paraId="461063F7" w14:textId="77777777" w:rsidR="00A2080E" w:rsidRPr="00E11BE8" w:rsidRDefault="00A2080E" w:rsidP="00BE1BB6">
            <w:pPr>
              <w:jc w:val="center"/>
              <w:rPr>
                <w:rFonts w:eastAsia="Times New Roman"/>
                <w:sz w:val="16"/>
                <w:szCs w:val="16"/>
              </w:rPr>
            </w:pPr>
            <w:r w:rsidRPr="00E11BE8">
              <w:rPr>
                <w:rFonts w:eastAsia="Times New Roman"/>
                <w:sz w:val="16"/>
                <w:szCs w:val="16"/>
              </w:rPr>
              <w:t>118 ± 29.7</w:t>
            </w:r>
          </w:p>
        </w:tc>
        <w:tc>
          <w:tcPr>
            <w:tcW w:w="2160" w:type="dxa"/>
            <w:tcBorders>
              <w:top w:val="nil"/>
              <w:left w:val="nil"/>
              <w:bottom w:val="nil"/>
              <w:right w:val="nil"/>
            </w:tcBorders>
            <w:shd w:val="clear" w:color="auto" w:fill="auto"/>
            <w:noWrap/>
            <w:vAlign w:val="center"/>
            <w:hideMark/>
          </w:tcPr>
          <w:p w14:paraId="7DD7DBFC" w14:textId="77777777" w:rsidR="00A2080E" w:rsidRPr="00E11BE8" w:rsidRDefault="00A2080E" w:rsidP="00BE1BB6">
            <w:pPr>
              <w:jc w:val="center"/>
              <w:rPr>
                <w:rFonts w:eastAsia="Times New Roman"/>
                <w:sz w:val="16"/>
                <w:szCs w:val="16"/>
              </w:rPr>
            </w:pPr>
            <w:r w:rsidRPr="00E11BE8">
              <w:rPr>
                <w:rFonts w:eastAsia="Times New Roman"/>
                <w:sz w:val="16"/>
                <w:szCs w:val="16"/>
              </w:rPr>
              <w:t>3234 ± 414</w:t>
            </w:r>
          </w:p>
        </w:tc>
      </w:tr>
      <w:tr w:rsidR="00A2080E" w:rsidRPr="00E11BE8" w14:paraId="3A1E912A" w14:textId="77777777" w:rsidTr="00A921DF">
        <w:trPr>
          <w:trHeight w:val="360"/>
        </w:trPr>
        <w:tc>
          <w:tcPr>
            <w:tcW w:w="2884" w:type="dxa"/>
            <w:tcBorders>
              <w:top w:val="nil"/>
              <w:left w:val="nil"/>
              <w:bottom w:val="nil"/>
              <w:right w:val="nil"/>
            </w:tcBorders>
            <w:shd w:val="clear" w:color="auto" w:fill="auto"/>
            <w:vAlign w:val="center"/>
            <w:hideMark/>
          </w:tcPr>
          <w:p w14:paraId="146330C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Bachelor's Degree</w:t>
            </w:r>
          </w:p>
        </w:tc>
        <w:tc>
          <w:tcPr>
            <w:tcW w:w="723" w:type="dxa"/>
            <w:tcBorders>
              <w:top w:val="nil"/>
              <w:left w:val="nil"/>
              <w:bottom w:val="nil"/>
              <w:right w:val="nil"/>
            </w:tcBorders>
            <w:shd w:val="clear" w:color="auto" w:fill="auto"/>
            <w:noWrap/>
            <w:vAlign w:val="center"/>
            <w:hideMark/>
          </w:tcPr>
          <w:p w14:paraId="3C525666" w14:textId="77777777" w:rsidR="00A2080E" w:rsidRPr="00E11BE8" w:rsidRDefault="00A2080E" w:rsidP="00BE1BB6">
            <w:pPr>
              <w:jc w:val="center"/>
              <w:rPr>
                <w:rFonts w:eastAsia="Times New Roman"/>
                <w:sz w:val="16"/>
                <w:szCs w:val="16"/>
              </w:rPr>
            </w:pPr>
            <w:r w:rsidRPr="00E11BE8">
              <w:rPr>
                <w:rFonts w:eastAsia="Times New Roman"/>
                <w:sz w:val="16"/>
                <w:szCs w:val="16"/>
              </w:rPr>
              <w:t>24</w:t>
            </w:r>
          </w:p>
        </w:tc>
        <w:tc>
          <w:tcPr>
            <w:tcW w:w="3503" w:type="dxa"/>
            <w:tcBorders>
              <w:top w:val="nil"/>
              <w:left w:val="nil"/>
              <w:bottom w:val="nil"/>
              <w:right w:val="nil"/>
            </w:tcBorders>
            <w:shd w:val="clear" w:color="auto" w:fill="auto"/>
            <w:noWrap/>
            <w:vAlign w:val="bottom"/>
            <w:hideMark/>
          </w:tcPr>
          <w:p w14:paraId="3DC94B51" w14:textId="77777777" w:rsidR="00A2080E" w:rsidRPr="00E11BE8" w:rsidRDefault="00A2080E" w:rsidP="00BE1BB6">
            <w:pPr>
              <w:jc w:val="center"/>
              <w:rPr>
                <w:rFonts w:eastAsia="Times New Roman"/>
                <w:sz w:val="16"/>
                <w:szCs w:val="16"/>
              </w:rPr>
            </w:pPr>
            <w:r w:rsidRPr="00E11BE8">
              <w:rPr>
                <w:rFonts w:eastAsia="Times New Roman"/>
                <w:sz w:val="16"/>
                <w:szCs w:val="16"/>
              </w:rPr>
              <w:t>125 ± 26.3</w:t>
            </w:r>
          </w:p>
        </w:tc>
        <w:tc>
          <w:tcPr>
            <w:tcW w:w="2160" w:type="dxa"/>
            <w:tcBorders>
              <w:top w:val="nil"/>
              <w:left w:val="nil"/>
              <w:bottom w:val="nil"/>
              <w:right w:val="nil"/>
            </w:tcBorders>
            <w:shd w:val="clear" w:color="auto" w:fill="auto"/>
            <w:noWrap/>
            <w:vAlign w:val="center"/>
            <w:hideMark/>
          </w:tcPr>
          <w:p w14:paraId="6E5B281B" w14:textId="77777777" w:rsidR="00A2080E" w:rsidRPr="00E11BE8" w:rsidRDefault="00A2080E" w:rsidP="00BE1BB6">
            <w:pPr>
              <w:jc w:val="center"/>
              <w:rPr>
                <w:rFonts w:eastAsia="Times New Roman"/>
                <w:sz w:val="16"/>
                <w:szCs w:val="16"/>
              </w:rPr>
            </w:pPr>
            <w:r w:rsidRPr="00E11BE8">
              <w:rPr>
                <w:rFonts w:eastAsia="Times New Roman"/>
                <w:sz w:val="16"/>
                <w:szCs w:val="16"/>
              </w:rPr>
              <w:t>3444 ± 548</w:t>
            </w:r>
          </w:p>
        </w:tc>
      </w:tr>
      <w:tr w:rsidR="00A2080E" w:rsidRPr="00E11BE8" w14:paraId="44DA18DB" w14:textId="77777777" w:rsidTr="00A921DF">
        <w:trPr>
          <w:trHeight w:val="180"/>
        </w:trPr>
        <w:tc>
          <w:tcPr>
            <w:tcW w:w="2884" w:type="dxa"/>
            <w:tcBorders>
              <w:top w:val="nil"/>
              <w:left w:val="nil"/>
              <w:bottom w:val="nil"/>
              <w:right w:val="nil"/>
            </w:tcBorders>
            <w:shd w:val="clear" w:color="auto" w:fill="auto"/>
            <w:vAlign w:val="center"/>
            <w:hideMark/>
          </w:tcPr>
          <w:p w14:paraId="41B3CDC0"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Master's Degree</w:t>
            </w:r>
          </w:p>
        </w:tc>
        <w:tc>
          <w:tcPr>
            <w:tcW w:w="723" w:type="dxa"/>
            <w:tcBorders>
              <w:top w:val="nil"/>
              <w:left w:val="nil"/>
              <w:bottom w:val="nil"/>
              <w:right w:val="nil"/>
            </w:tcBorders>
            <w:shd w:val="clear" w:color="auto" w:fill="auto"/>
            <w:noWrap/>
            <w:vAlign w:val="center"/>
            <w:hideMark/>
          </w:tcPr>
          <w:p w14:paraId="29E92242" w14:textId="77777777" w:rsidR="00A2080E" w:rsidRPr="00E11BE8" w:rsidRDefault="00A2080E" w:rsidP="00BE1BB6">
            <w:pPr>
              <w:jc w:val="center"/>
              <w:rPr>
                <w:rFonts w:eastAsia="Times New Roman"/>
                <w:sz w:val="16"/>
                <w:szCs w:val="16"/>
              </w:rPr>
            </w:pPr>
            <w:r w:rsidRPr="00E11BE8">
              <w:rPr>
                <w:rFonts w:eastAsia="Times New Roman"/>
                <w:sz w:val="16"/>
                <w:szCs w:val="16"/>
              </w:rPr>
              <w:t>37</w:t>
            </w:r>
          </w:p>
        </w:tc>
        <w:tc>
          <w:tcPr>
            <w:tcW w:w="3503" w:type="dxa"/>
            <w:tcBorders>
              <w:top w:val="nil"/>
              <w:left w:val="nil"/>
              <w:bottom w:val="nil"/>
              <w:right w:val="nil"/>
            </w:tcBorders>
            <w:shd w:val="clear" w:color="auto" w:fill="auto"/>
            <w:noWrap/>
            <w:vAlign w:val="bottom"/>
            <w:hideMark/>
          </w:tcPr>
          <w:p w14:paraId="6FD3F9D7" w14:textId="77777777" w:rsidR="00A2080E" w:rsidRPr="00E11BE8" w:rsidRDefault="00A2080E" w:rsidP="00BE1BB6">
            <w:pPr>
              <w:jc w:val="center"/>
              <w:rPr>
                <w:rFonts w:eastAsia="Times New Roman"/>
                <w:sz w:val="16"/>
                <w:szCs w:val="16"/>
              </w:rPr>
            </w:pPr>
            <w:r w:rsidRPr="00E11BE8">
              <w:rPr>
                <w:rFonts w:eastAsia="Times New Roman"/>
                <w:sz w:val="16"/>
                <w:szCs w:val="16"/>
              </w:rPr>
              <w:t>120 ± 28.5</w:t>
            </w:r>
          </w:p>
        </w:tc>
        <w:tc>
          <w:tcPr>
            <w:tcW w:w="2160" w:type="dxa"/>
            <w:tcBorders>
              <w:top w:val="nil"/>
              <w:left w:val="nil"/>
              <w:bottom w:val="nil"/>
              <w:right w:val="nil"/>
            </w:tcBorders>
            <w:shd w:val="clear" w:color="auto" w:fill="auto"/>
            <w:noWrap/>
            <w:vAlign w:val="center"/>
            <w:hideMark/>
          </w:tcPr>
          <w:p w14:paraId="3224B254" w14:textId="77777777" w:rsidR="00A2080E" w:rsidRPr="00E11BE8" w:rsidRDefault="00A2080E" w:rsidP="00BE1BB6">
            <w:pPr>
              <w:jc w:val="center"/>
              <w:rPr>
                <w:rFonts w:eastAsia="Times New Roman"/>
                <w:sz w:val="16"/>
                <w:szCs w:val="16"/>
              </w:rPr>
            </w:pPr>
            <w:r w:rsidRPr="00E11BE8">
              <w:rPr>
                <w:rFonts w:eastAsia="Times New Roman"/>
                <w:sz w:val="16"/>
                <w:szCs w:val="16"/>
              </w:rPr>
              <w:t>3371 ± 526</w:t>
            </w:r>
          </w:p>
        </w:tc>
      </w:tr>
      <w:tr w:rsidR="00A2080E" w:rsidRPr="00E11BE8" w14:paraId="11C45F04" w14:textId="77777777" w:rsidTr="00A921DF">
        <w:trPr>
          <w:trHeight w:val="660"/>
        </w:trPr>
        <w:tc>
          <w:tcPr>
            <w:tcW w:w="2884" w:type="dxa"/>
            <w:tcBorders>
              <w:top w:val="nil"/>
              <w:left w:val="nil"/>
              <w:bottom w:val="nil"/>
              <w:right w:val="nil"/>
            </w:tcBorders>
            <w:shd w:val="clear" w:color="auto" w:fill="auto"/>
            <w:vAlign w:val="center"/>
            <w:hideMark/>
          </w:tcPr>
          <w:p w14:paraId="7DF86950" w14:textId="77777777" w:rsidR="00A2080E" w:rsidRPr="00E11BE8" w:rsidRDefault="00A2080E" w:rsidP="00BE1BB6">
            <w:pPr>
              <w:rPr>
                <w:rFonts w:eastAsia="Times New Roman"/>
                <w:sz w:val="16"/>
                <w:szCs w:val="16"/>
              </w:rPr>
            </w:pPr>
            <w:r w:rsidRPr="00E11BE8">
              <w:rPr>
                <w:rFonts w:eastAsia="Times New Roman"/>
                <w:sz w:val="16"/>
                <w:szCs w:val="16"/>
              </w:rPr>
              <w:t>Doctorate or Professional Degree</w:t>
            </w:r>
          </w:p>
        </w:tc>
        <w:tc>
          <w:tcPr>
            <w:tcW w:w="723" w:type="dxa"/>
            <w:tcBorders>
              <w:top w:val="nil"/>
              <w:left w:val="nil"/>
              <w:bottom w:val="nil"/>
              <w:right w:val="nil"/>
            </w:tcBorders>
            <w:shd w:val="clear" w:color="auto" w:fill="auto"/>
            <w:noWrap/>
            <w:vAlign w:val="center"/>
            <w:hideMark/>
          </w:tcPr>
          <w:p w14:paraId="3DED2783" w14:textId="77777777" w:rsidR="00A2080E" w:rsidRPr="00E11BE8" w:rsidRDefault="00A2080E" w:rsidP="00BE1BB6">
            <w:pPr>
              <w:jc w:val="center"/>
              <w:rPr>
                <w:rFonts w:eastAsia="Times New Roman"/>
                <w:sz w:val="16"/>
                <w:szCs w:val="16"/>
              </w:rPr>
            </w:pPr>
            <w:r w:rsidRPr="00E11BE8">
              <w:rPr>
                <w:rFonts w:eastAsia="Times New Roman"/>
                <w:sz w:val="16"/>
                <w:szCs w:val="16"/>
              </w:rPr>
              <w:t>19</w:t>
            </w:r>
          </w:p>
        </w:tc>
        <w:tc>
          <w:tcPr>
            <w:tcW w:w="3503" w:type="dxa"/>
            <w:tcBorders>
              <w:top w:val="nil"/>
              <w:left w:val="nil"/>
              <w:bottom w:val="nil"/>
              <w:right w:val="nil"/>
            </w:tcBorders>
            <w:shd w:val="clear" w:color="auto" w:fill="auto"/>
            <w:noWrap/>
            <w:vAlign w:val="center"/>
            <w:hideMark/>
          </w:tcPr>
          <w:p w14:paraId="4E119366" w14:textId="77777777" w:rsidR="00A2080E" w:rsidRPr="00E11BE8" w:rsidRDefault="00A2080E" w:rsidP="00BE1BB6">
            <w:pPr>
              <w:jc w:val="center"/>
              <w:rPr>
                <w:rFonts w:eastAsia="Times New Roman"/>
                <w:sz w:val="16"/>
                <w:szCs w:val="16"/>
              </w:rPr>
            </w:pPr>
            <w:r w:rsidRPr="00E11BE8">
              <w:rPr>
                <w:rFonts w:eastAsia="Times New Roman"/>
                <w:sz w:val="16"/>
                <w:szCs w:val="16"/>
              </w:rPr>
              <w:t>111 ± 25.5</w:t>
            </w:r>
          </w:p>
        </w:tc>
        <w:tc>
          <w:tcPr>
            <w:tcW w:w="2160" w:type="dxa"/>
            <w:tcBorders>
              <w:top w:val="nil"/>
              <w:left w:val="nil"/>
              <w:bottom w:val="nil"/>
              <w:right w:val="nil"/>
            </w:tcBorders>
            <w:shd w:val="clear" w:color="auto" w:fill="auto"/>
            <w:noWrap/>
            <w:vAlign w:val="center"/>
            <w:hideMark/>
          </w:tcPr>
          <w:p w14:paraId="13507C7C" w14:textId="77777777" w:rsidR="00A2080E" w:rsidRPr="00E11BE8" w:rsidRDefault="00A2080E" w:rsidP="00BE1BB6">
            <w:pPr>
              <w:jc w:val="center"/>
              <w:rPr>
                <w:rFonts w:eastAsia="Times New Roman"/>
                <w:sz w:val="16"/>
                <w:szCs w:val="16"/>
              </w:rPr>
            </w:pPr>
            <w:r w:rsidRPr="00E11BE8">
              <w:rPr>
                <w:rFonts w:eastAsia="Times New Roman"/>
                <w:sz w:val="16"/>
                <w:szCs w:val="16"/>
              </w:rPr>
              <w:t>3366 ± 673</w:t>
            </w:r>
          </w:p>
        </w:tc>
      </w:tr>
      <w:tr w:rsidR="00A2080E" w:rsidRPr="00E11BE8" w14:paraId="0F3133F7" w14:textId="77777777" w:rsidTr="00A921DF">
        <w:trPr>
          <w:trHeight w:val="90"/>
        </w:trPr>
        <w:tc>
          <w:tcPr>
            <w:tcW w:w="2884" w:type="dxa"/>
            <w:tcBorders>
              <w:top w:val="nil"/>
              <w:left w:val="nil"/>
              <w:bottom w:val="nil"/>
              <w:right w:val="nil"/>
            </w:tcBorders>
            <w:shd w:val="clear" w:color="auto" w:fill="auto"/>
            <w:vAlign w:val="bottom"/>
            <w:hideMark/>
          </w:tcPr>
          <w:p w14:paraId="357DD83F"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bottom"/>
            <w:hideMark/>
          </w:tcPr>
          <w:p w14:paraId="37DDC0C7"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1396E9B" w14:textId="77777777" w:rsidR="00A2080E" w:rsidRPr="00E11BE8" w:rsidRDefault="00A2080E" w:rsidP="00BE1BB6">
            <w:pPr>
              <w:jc w:val="center"/>
              <w:rPr>
                <w:rFonts w:eastAsia="Times New Roman"/>
                <w:sz w:val="16"/>
                <w:szCs w:val="16"/>
              </w:rPr>
            </w:pPr>
            <w:r w:rsidRPr="00E11BE8">
              <w:rPr>
                <w:rFonts w:eastAsia="Times New Roman"/>
                <w:sz w:val="16"/>
                <w:szCs w:val="16"/>
              </w:rPr>
              <w:t>0.41</w:t>
            </w:r>
          </w:p>
        </w:tc>
        <w:tc>
          <w:tcPr>
            <w:tcW w:w="2160" w:type="dxa"/>
            <w:tcBorders>
              <w:top w:val="nil"/>
              <w:left w:val="nil"/>
              <w:bottom w:val="nil"/>
              <w:right w:val="nil"/>
            </w:tcBorders>
            <w:shd w:val="clear" w:color="auto" w:fill="auto"/>
            <w:noWrap/>
            <w:vAlign w:val="bottom"/>
            <w:hideMark/>
          </w:tcPr>
          <w:p w14:paraId="235501C2" w14:textId="77777777" w:rsidR="00A2080E" w:rsidRPr="00E11BE8" w:rsidRDefault="00A2080E" w:rsidP="00BE1BB6">
            <w:pPr>
              <w:jc w:val="center"/>
              <w:rPr>
                <w:rFonts w:eastAsia="Times New Roman"/>
                <w:sz w:val="16"/>
                <w:szCs w:val="16"/>
              </w:rPr>
            </w:pPr>
            <w:r w:rsidRPr="00E11BE8">
              <w:rPr>
                <w:rFonts w:eastAsia="Times New Roman"/>
                <w:sz w:val="16"/>
                <w:szCs w:val="16"/>
              </w:rPr>
              <w:t>0.83</w:t>
            </w:r>
          </w:p>
        </w:tc>
      </w:tr>
      <w:tr w:rsidR="00A2080E" w:rsidRPr="00E11BE8" w14:paraId="6C09D4A8" w14:textId="77777777" w:rsidTr="00A921DF">
        <w:trPr>
          <w:trHeight w:val="340"/>
        </w:trPr>
        <w:tc>
          <w:tcPr>
            <w:tcW w:w="2884" w:type="dxa"/>
            <w:tcBorders>
              <w:top w:val="nil"/>
              <w:left w:val="nil"/>
              <w:bottom w:val="nil"/>
              <w:right w:val="nil"/>
            </w:tcBorders>
            <w:shd w:val="clear" w:color="000000" w:fill="FCE4D6"/>
            <w:vAlign w:val="bottom"/>
            <w:hideMark/>
          </w:tcPr>
          <w:p w14:paraId="6DA33EF4" w14:textId="77777777" w:rsidR="00A2080E" w:rsidRPr="00E11BE8" w:rsidRDefault="00A2080E" w:rsidP="00BE1BB6">
            <w:pPr>
              <w:rPr>
                <w:rFonts w:eastAsia="Times New Roman"/>
                <w:sz w:val="16"/>
                <w:szCs w:val="16"/>
              </w:rPr>
            </w:pPr>
            <w:r w:rsidRPr="00E11BE8">
              <w:rPr>
                <w:rFonts w:eastAsia="Times New Roman"/>
                <w:sz w:val="16"/>
                <w:szCs w:val="16"/>
              </w:rPr>
              <w:t>Household Annual Income</w:t>
            </w:r>
          </w:p>
        </w:tc>
        <w:tc>
          <w:tcPr>
            <w:tcW w:w="723" w:type="dxa"/>
            <w:tcBorders>
              <w:top w:val="nil"/>
              <w:left w:val="nil"/>
              <w:bottom w:val="nil"/>
              <w:right w:val="nil"/>
            </w:tcBorders>
            <w:shd w:val="clear" w:color="000000" w:fill="FCE4D6"/>
            <w:noWrap/>
            <w:vAlign w:val="bottom"/>
            <w:hideMark/>
          </w:tcPr>
          <w:p w14:paraId="2AB307A2" w14:textId="77777777" w:rsidR="00A2080E" w:rsidRPr="00E11BE8" w:rsidRDefault="00A2080E" w:rsidP="00BE1BB6">
            <w:pPr>
              <w:jc w:val="center"/>
              <w:rPr>
                <w:rFonts w:eastAsia="Times New Roman"/>
                <w:b/>
                <w:bCs/>
                <w:sz w:val="16"/>
                <w:szCs w:val="16"/>
              </w:rPr>
            </w:pPr>
            <w:r w:rsidRPr="00E11BE8">
              <w:rPr>
                <w:rFonts w:eastAsia="Times New Roman"/>
                <w:b/>
                <w:bCs/>
                <w:sz w:val="16"/>
                <w:szCs w:val="16"/>
              </w:rPr>
              <w:t> </w:t>
            </w:r>
          </w:p>
        </w:tc>
        <w:tc>
          <w:tcPr>
            <w:tcW w:w="3503" w:type="dxa"/>
            <w:tcBorders>
              <w:top w:val="nil"/>
              <w:left w:val="nil"/>
              <w:bottom w:val="nil"/>
              <w:right w:val="nil"/>
            </w:tcBorders>
            <w:shd w:val="clear" w:color="000000" w:fill="FCE4D6"/>
            <w:noWrap/>
            <w:vAlign w:val="bottom"/>
            <w:hideMark/>
          </w:tcPr>
          <w:p w14:paraId="3138A86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bottom"/>
            <w:hideMark/>
          </w:tcPr>
          <w:p w14:paraId="65A0FCA9" w14:textId="77777777" w:rsidR="00A2080E" w:rsidRPr="00E11BE8" w:rsidRDefault="00A2080E" w:rsidP="00BE1BB6">
            <w:pPr>
              <w:jc w:val="center"/>
              <w:rPr>
                <w:rFonts w:eastAsia="Times New Roman"/>
                <w:b/>
                <w:bCs/>
                <w:sz w:val="16"/>
                <w:szCs w:val="16"/>
              </w:rPr>
            </w:pPr>
            <w:r w:rsidRPr="00E11BE8">
              <w:rPr>
                <w:rFonts w:eastAsia="Times New Roman"/>
                <w:b/>
                <w:bCs/>
                <w:sz w:val="16"/>
                <w:szCs w:val="16"/>
              </w:rPr>
              <w:t> </w:t>
            </w:r>
          </w:p>
        </w:tc>
      </w:tr>
      <w:tr w:rsidR="00A2080E" w:rsidRPr="00E11BE8" w14:paraId="2B60294F" w14:textId="77777777" w:rsidTr="00A921DF">
        <w:trPr>
          <w:trHeight w:val="340"/>
        </w:trPr>
        <w:tc>
          <w:tcPr>
            <w:tcW w:w="2884" w:type="dxa"/>
            <w:tcBorders>
              <w:top w:val="nil"/>
              <w:left w:val="nil"/>
              <w:bottom w:val="nil"/>
              <w:right w:val="nil"/>
            </w:tcBorders>
            <w:shd w:val="clear" w:color="auto" w:fill="auto"/>
            <w:vAlign w:val="bottom"/>
            <w:hideMark/>
          </w:tcPr>
          <w:p w14:paraId="5030152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&lt;$100,000</w:t>
            </w:r>
          </w:p>
        </w:tc>
        <w:tc>
          <w:tcPr>
            <w:tcW w:w="723" w:type="dxa"/>
            <w:tcBorders>
              <w:top w:val="nil"/>
              <w:left w:val="nil"/>
              <w:bottom w:val="nil"/>
              <w:right w:val="nil"/>
            </w:tcBorders>
            <w:shd w:val="clear" w:color="auto" w:fill="auto"/>
            <w:noWrap/>
            <w:vAlign w:val="bottom"/>
            <w:hideMark/>
          </w:tcPr>
          <w:p w14:paraId="5FA7ACF7" w14:textId="77777777" w:rsidR="00A2080E" w:rsidRPr="00E11BE8" w:rsidRDefault="00A2080E" w:rsidP="00BE1BB6">
            <w:pPr>
              <w:jc w:val="center"/>
              <w:rPr>
                <w:rFonts w:eastAsia="Times New Roman"/>
                <w:sz w:val="16"/>
                <w:szCs w:val="16"/>
              </w:rPr>
            </w:pPr>
            <w:r w:rsidRPr="00E11BE8">
              <w:rPr>
                <w:rFonts w:eastAsia="Times New Roman"/>
                <w:sz w:val="16"/>
                <w:szCs w:val="16"/>
              </w:rPr>
              <w:t>29</w:t>
            </w:r>
          </w:p>
        </w:tc>
        <w:tc>
          <w:tcPr>
            <w:tcW w:w="3503" w:type="dxa"/>
            <w:tcBorders>
              <w:top w:val="nil"/>
              <w:left w:val="nil"/>
              <w:bottom w:val="nil"/>
              <w:right w:val="nil"/>
            </w:tcBorders>
            <w:shd w:val="clear" w:color="auto" w:fill="auto"/>
            <w:noWrap/>
            <w:vAlign w:val="bottom"/>
            <w:hideMark/>
          </w:tcPr>
          <w:p w14:paraId="3EA363FC" w14:textId="77777777" w:rsidR="00A2080E" w:rsidRPr="00E11BE8" w:rsidRDefault="00A2080E" w:rsidP="00BE1BB6">
            <w:pPr>
              <w:jc w:val="center"/>
              <w:rPr>
                <w:rFonts w:eastAsia="Times New Roman"/>
                <w:sz w:val="16"/>
                <w:szCs w:val="16"/>
              </w:rPr>
            </w:pPr>
            <w:r w:rsidRPr="00E11BE8">
              <w:rPr>
                <w:rFonts w:eastAsia="Times New Roman"/>
                <w:sz w:val="16"/>
                <w:szCs w:val="16"/>
              </w:rPr>
              <w:t>120 ± 26.3</w:t>
            </w:r>
          </w:p>
        </w:tc>
        <w:tc>
          <w:tcPr>
            <w:tcW w:w="2160" w:type="dxa"/>
            <w:tcBorders>
              <w:top w:val="nil"/>
              <w:left w:val="nil"/>
              <w:bottom w:val="nil"/>
              <w:right w:val="nil"/>
            </w:tcBorders>
            <w:shd w:val="clear" w:color="auto" w:fill="auto"/>
            <w:noWrap/>
            <w:vAlign w:val="bottom"/>
            <w:hideMark/>
          </w:tcPr>
          <w:p w14:paraId="1D3F95BD" w14:textId="77777777" w:rsidR="00A2080E" w:rsidRPr="00E11BE8" w:rsidRDefault="00A2080E" w:rsidP="00BE1BB6">
            <w:pPr>
              <w:jc w:val="center"/>
              <w:rPr>
                <w:rFonts w:eastAsia="Times New Roman"/>
                <w:sz w:val="16"/>
                <w:szCs w:val="16"/>
              </w:rPr>
            </w:pPr>
            <w:r w:rsidRPr="00E11BE8">
              <w:rPr>
                <w:rFonts w:eastAsia="Times New Roman"/>
                <w:sz w:val="16"/>
                <w:szCs w:val="16"/>
              </w:rPr>
              <w:t>3315 ± 404</w:t>
            </w:r>
          </w:p>
        </w:tc>
      </w:tr>
      <w:tr w:rsidR="00A2080E" w:rsidRPr="00E11BE8" w14:paraId="527D78B1" w14:textId="77777777" w:rsidTr="00A921DF">
        <w:trPr>
          <w:trHeight w:val="340"/>
        </w:trPr>
        <w:tc>
          <w:tcPr>
            <w:tcW w:w="2884" w:type="dxa"/>
            <w:tcBorders>
              <w:top w:val="nil"/>
              <w:left w:val="nil"/>
              <w:bottom w:val="nil"/>
              <w:right w:val="nil"/>
            </w:tcBorders>
            <w:shd w:val="clear" w:color="auto" w:fill="auto"/>
            <w:vAlign w:val="bottom"/>
            <w:hideMark/>
          </w:tcPr>
          <w:p w14:paraId="231D97A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$100,000 - 149,999</w:t>
            </w:r>
          </w:p>
        </w:tc>
        <w:tc>
          <w:tcPr>
            <w:tcW w:w="723" w:type="dxa"/>
            <w:tcBorders>
              <w:top w:val="nil"/>
              <w:left w:val="nil"/>
              <w:bottom w:val="nil"/>
              <w:right w:val="nil"/>
            </w:tcBorders>
            <w:shd w:val="clear" w:color="auto" w:fill="auto"/>
            <w:noWrap/>
            <w:vAlign w:val="bottom"/>
            <w:hideMark/>
          </w:tcPr>
          <w:p w14:paraId="414F1D2F" w14:textId="77777777" w:rsidR="00A2080E" w:rsidRPr="00E11BE8" w:rsidRDefault="00A2080E" w:rsidP="00BE1BB6">
            <w:pPr>
              <w:jc w:val="center"/>
              <w:rPr>
                <w:rFonts w:eastAsia="Times New Roman"/>
                <w:sz w:val="16"/>
                <w:szCs w:val="16"/>
              </w:rPr>
            </w:pPr>
            <w:r w:rsidRPr="00E11BE8">
              <w:rPr>
                <w:rFonts w:eastAsia="Times New Roman"/>
                <w:sz w:val="16"/>
                <w:szCs w:val="16"/>
              </w:rPr>
              <w:t>29</w:t>
            </w:r>
          </w:p>
        </w:tc>
        <w:tc>
          <w:tcPr>
            <w:tcW w:w="3503" w:type="dxa"/>
            <w:tcBorders>
              <w:top w:val="nil"/>
              <w:left w:val="nil"/>
              <w:bottom w:val="nil"/>
              <w:right w:val="nil"/>
            </w:tcBorders>
            <w:shd w:val="clear" w:color="auto" w:fill="auto"/>
            <w:noWrap/>
            <w:vAlign w:val="bottom"/>
            <w:hideMark/>
          </w:tcPr>
          <w:p w14:paraId="131F6D2B" w14:textId="77777777" w:rsidR="00A2080E" w:rsidRPr="00E11BE8" w:rsidRDefault="00A2080E" w:rsidP="00BE1BB6">
            <w:pPr>
              <w:jc w:val="center"/>
              <w:rPr>
                <w:rFonts w:eastAsia="Times New Roman"/>
                <w:sz w:val="16"/>
                <w:szCs w:val="16"/>
              </w:rPr>
            </w:pPr>
            <w:r w:rsidRPr="00E11BE8">
              <w:rPr>
                <w:rFonts w:eastAsia="Times New Roman"/>
                <w:sz w:val="16"/>
                <w:szCs w:val="16"/>
              </w:rPr>
              <w:t>116 ± 28.4</w:t>
            </w:r>
          </w:p>
        </w:tc>
        <w:tc>
          <w:tcPr>
            <w:tcW w:w="2160" w:type="dxa"/>
            <w:tcBorders>
              <w:top w:val="nil"/>
              <w:left w:val="nil"/>
              <w:bottom w:val="nil"/>
              <w:right w:val="nil"/>
            </w:tcBorders>
            <w:shd w:val="clear" w:color="auto" w:fill="auto"/>
            <w:noWrap/>
            <w:vAlign w:val="bottom"/>
            <w:hideMark/>
          </w:tcPr>
          <w:p w14:paraId="37ABBCF9" w14:textId="77777777" w:rsidR="00A2080E" w:rsidRPr="00E11BE8" w:rsidRDefault="00A2080E" w:rsidP="00BE1BB6">
            <w:pPr>
              <w:jc w:val="center"/>
              <w:rPr>
                <w:rFonts w:eastAsia="Times New Roman"/>
                <w:sz w:val="16"/>
                <w:szCs w:val="16"/>
              </w:rPr>
            </w:pPr>
            <w:r w:rsidRPr="00E11BE8">
              <w:rPr>
                <w:rFonts w:eastAsia="Times New Roman"/>
                <w:sz w:val="16"/>
                <w:szCs w:val="16"/>
              </w:rPr>
              <w:t>3390 ± 602</w:t>
            </w:r>
          </w:p>
        </w:tc>
      </w:tr>
      <w:tr w:rsidR="00A2080E" w:rsidRPr="00E11BE8" w14:paraId="1ED2A673" w14:textId="77777777" w:rsidTr="00A921DF">
        <w:trPr>
          <w:trHeight w:val="340"/>
        </w:trPr>
        <w:tc>
          <w:tcPr>
            <w:tcW w:w="2884" w:type="dxa"/>
            <w:tcBorders>
              <w:top w:val="nil"/>
              <w:left w:val="nil"/>
              <w:bottom w:val="nil"/>
              <w:right w:val="nil"/>
            </w:tcBorders>
            <w:shd w:val="clear" w:color="auto" w:fill="auto"/>
            <w:vAlign w:val="bottom"/>
            <w:hideMark/>
          </w:tcPr>
          <w:p w14:paraId="328C0F25"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$150,000 or more</w:t>
            </w:r>
          </w:p>
        </w:tc>
        <w:tc>
          <w:tcPr>
            <w:tcW w:w="723" w:type="dxa"/>
            <w:tcBorders>
              <w:top w:val="nil"/>
              <w:left w:val="nil"/>
              <w:bottom w:val="nil"/>
              <w:right w:val="nil"/>
            </w:tcBorders>
            <w:shd w:val="clear" w:color="auto" w:fill="auto"/>
            <w:noWrap/>
            <w:vAlign w:val="center"/>
            <w:hideMark/>
          </w:tcPr>
          <w:p w14:paraId="422DC70C" w14:textId="77777777" w:rsidR="00A2080E" w:rsidRPr="00E11BE8" w:rsidRDefault="00A2080E" w:rsidP="00BE1BB6">
            <w:pPr>
              <w:jc w:val="center"/>
              <w:rPr>
                <w:rFonts w:eastAsia="Times New Roman"/>
                <w:sz w:val="16"/>
                <w:szCs w:val="16"/>
              </w:rPr>
            </w:pPr>
            <w:r w:rsidRPr="00E11BE8">
              <w:rPr>
                <w:rFonts w:eastAsia="Times New Roman"/>
                <w:sz w:val="16"/>
                <w:szCs w:val="16"/>
              </w:rPr>
              <w:t>36</w:t>
            </w:r>
          </w:p>
        </w:tc>
        <w:tc>
          <w:tcPr>
            <w:tcW w:w="3503" w:type="dxa"/>
            <w:tcBorders>
              <w:top w:val="nil"/>
              <w:left w:val="nil"/>
              <w:bottom w:val="nil"/>
              <w:right w:val="nil"/>
            </w:tcBorders>
            <w:shd w:val="clear" w:color="auto" w:fill="auto"/>
            <w:noWrap/>
            <w:vAlign w:val="bottom"/>
            <w:hideMark/>
          </w:tcPr>
          <w:p w14:paraId="7139F192" w14:textId="77777777" w:rsidR="00A2080E" w:rsidRPr="00E11BE8" w:rsidRDefault="00A2080E" w:rsidP="00BE1BB6">
            <w:pPr>
              <w:jc w:val="center"/>
              <w:rPr>
                <w:rFonts w:eastAsia="Times New Roman"/>
                <w:sz w:val="16"/>
                <w:szCs w:val="16"/>
              </w:rPr>
            </w:pPr>
            <w:r w:rsidRPr="00E11BE8">
              <w:rPr>
                <w:rFonts w:eastAsia="Times New Roman"/>
                <w:sz w:val="16"/>
                <w:szCs w:val="16"/>
              </w:rPr>
              <w:t>118 ± 28.7</w:t>
            </w:r>
          </w:p>
        </w:tc>
        <w:tc>
          <w:tcPr>
            <w:tcW w:w="2160" w:type="dxa"/>
            <w:tcBorders>
              <w:top w:val="nil"/>
              <w:left w:val="nil"/>
              <w:bottom w:val="nil"/>
              <w:right w:val="nil"/>
            </w:tcBorders>
            <w:shd w:val="clear" w:color="auto" w:fill="auto"/>
            <w:noWrap/>
            <w:vAlign w:val="center"/>
            <w:hideMark/>
          </w:tcPr>
          <w:p w14:paraId="56F5628D" w14:textId="77777777" w:rsidR="00A2080E" w:rsidRPr="00E11BE8" w:rsidRDefault="00A2080E" w:rsidP="00BE1BB6">
            <w:pPr>
              <w:jc w:val="center"/>
              <w:rPr>
                <w:rFonts w:eastAsia="Times New Roman"/>
                <w:sz w:val="16"/>
                <w:szCs w:val="16"/>
              </w:rPr>
            </w:pPr>
            <w:r w:rsidRPr="00E11BE8">
              <w:rPr>
                <w:rFonts w:eastAsia="Times New Roman"/>
                <w:sz w:val="16"/>
                <w:szCs w:val="16"/>
              </w:rPr>
              <w:t>3351 ± 598</w:t>
            </w:r>
          </w:p>
        </w:tc>
      </w:tr>
      <w:tr w:rsidR="00A2080E" w:rsidRPr="00E11BE8" w14:paraId="0954571D" w14:textId="77777777" w:rsidTr="00A921DF">
        <w:trPr>
          <w:trHeight w:val="340"/>
        </w:trPr>
        <w:tc>
          <w:tcPr>
            <w:tcW w:w="2884" w:type="dxa"/>
            <w:tcBorders>
              <w:top w:val="nil"/>
              <w:left w:val="nil"/>
              <w:bottom w:val="nil"/>
              <w:right w:val="nil"/>
            </w:tcBorders>
            <w:shd w:val="clear" w:color="auto" w:fill="auto"/>
            <w:vAlign w:val="bottom"/>
            <w:hideMark/>
          </w:tcPr>
          <w:p w14:paraId="12483A7C"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77F85D11"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0E1753F5" w14:textId="77777777" w:rsidR="00A2080E" w:rsidRPr="00E11BE8" w:rsidRDefault="00A2080E" w:rsidP="00BE1BB6">
            <w:pPr>
              <w:jc w:val="center"/>
              <w:rPr>
                <w:rFonts w:eastAsia="Times New Roman"/>
                <w:sz w:val="16"/>
                <w:szCs w:val="16"/>
              </w:rPr>
            </w:pPr>
            <w:r w:rsidRPr="00E11BE8">
              <w:rPr>
                <w:rFonts w:eastAsia="Times New Roman"/>
                <w:sz w:val="16"/>
                <w:szCs w:val="16"/>
              </w:rPr>
              <w:t>0.95</w:t>
            </w:r>
          </w:p>
        </w:tc>
        <w:tc>
          <w:tcPr>
            <w:tcW w:w="2160" w:type="dxa"/>
            <w:tcBorders>
              <w:top w:val="nil"/>
              <w:left w:val="nil"/>
              <w:bottom w:val="nil"/>
              <w:right w:val="nil"/>
            </w:tcBorders>
            <w:shd w:val="clear" w:color="auto" w:fill="auto"/>
            <w:noWrap/>
            <w:vAlign w:val="center"/>
            <w:hideMark/>
          </w:tcPr>
          <w:p w14:paraId="2FFC9E5E" w14:textId="77777777" w:rsidR="00A2080E" w:rsidRPr="00E11BE8" w:rsidRDefault="00A2080E" w:rsidP="00BE1BB6">
            <w:pPr>
              <w:jc w:val="center"/>
              <w:rPr>
                <w:rFonts w:eastAsia="Times New Roman"/>
                <w:sz w:val="16"/>
                <w:szCs w:val="16"/>
              </w:rPr>
            </w:pPr>
            <w:r w:rsidRPr="00E11BE8">
              <w:rPr>
                <w:rFonts w:eastAsia="Times New Roman"/>
                <w:sz w:val="16"/>
                <w:szCs w:val="16"/>
              </w:rPr>
              <w:t>0.88</w:t>
            </w:r>
          </w:p>
        </w:tc>
      </w:tr>
      <w:tr w:rsidR="00A2080E" w:rsidRPr="00E11BE8" w14:paraId="5C8C27B1" w14:textId="77777777" w:rsidTr="00A921DF">
        <w:trPr>
          <w:trHeight w:val="340"/>
        </w:trPr>
        <w:tc>
          <w:tcPr>
            <w:tcW w:w="2884" w:type="dxa"/>
            <w:tcBorders>
              <w:top w:val="nil"/>
              <w:left w:val="nil"/>
              <w:bottom w:val="nil"/>
              <w:right w:val="nil"/>
            </w:tcBorders>
            <w:shd w:val="clear" w:color="000000" w:fill="FCE4D6"/>
            <w:vAlign w:val="bottom"/>
            <w:hideMark/>
          </w:tcPr>
          <w:p w14:paraId="039EBAA5" w14:textId="77777777" w:rsidR="00A2080E" w:rsidRPr="00E11BE8" w:rsidRDefault="00A2080E" w:rsidP="00BE1BB6">
            <w:pPr>
              <w:rPr>
                <w:rFonts w:eastAsia="Times New Roman"/>
                <w:sz w:val="16"/>
                <w:szCs w:val="16"/>
              </w:rPr>
            </w:pPr>
            <w:r w:rsidRPr="00E11BE8">
              <w:rPr>
                <w:rFonts w:eastAsia="Times New Roman"/>
                <w:sz w:val="16"/>
                <w:szCs w:val="16"/>
              </w:rPr>
              <w:t>Number of persons in household</w:t>
            </w:r>
          </w:p>
        </w:tc>
        <w:tc>
          <w:tcPr>
            <w:tcW w:w="723" w:type="dxa"/>
            <w:tcBorders>
              <w:top w:val="nil"/>
              <w:left w:val="nil"/>
              <w:bottom w:val="nil"/>
              <w:right w:val="nil"/>
            </w:tcBorders>
            <w:shd w:val="clear" w:color="000000" w:fill="FCE4D6"/>
            <w:noWrap/>
            <w:vAlign w:val="center"/>
            <w:hideMark/>
          </w:tcPr>
          <w:p w14:paraId="7B6B0DE0"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5500449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0653EBDD"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6E28AE00" w14:textId="77777777" w:rsidTr="00A921DF">
        <w:trPr>
          <w:trHeight w:val="340"/>
        </w:trPr>
        <w:tc>
          <w:tcPr>
            <w:tcW w:w="2884" w:type="dxa"/>
            <w:tcBorders>
              <w:top w:val="nil"/>
              <w:left w:val="nil"/>
              <w:bottom w:val="nil"/>
              <w:right w:val="nil"/>
            </w:tcBorders>
            <w:shd w:val="clear" w:color="auto" w:fill="auto"/>
            <w:vAlign w:val="bottom"/>
            <w:hideMark/>
          </w:tcPr>
          <w:p w14:paraId="07DBAA2A"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2 or fewer</w:t>
            </w:r>
          </w:p>
        </w:tc>
        <w:tc>
          <w:tcPr>
            <w:tcW w:w="723" w:type="dxa"/>
            <w:tcBorders>
              <w:top w:val="nil"/>
              <w:left w:val="nil"/>
              <w:bottom w:val="nil"/>
              <w:right w:val="nil"/>
            </w:tcBorders>
            <w:shd w:val="clear" w:color="auto" w:fill="auto"/>
            <w:noWrap/>
            <w:vAlign w:val="center"/>
            <w:hideMark/>
          </w:tcPr>
          <w:p w14:paraId="111BC036" w14:textId="77777777" w:rsidR="00A2080E" w:rsidRPr="00E11BE8" w:rsidRDefault="00A2080E" w:rsidP="00BE1BB6">
            <w:pPr>
              <w:jc w:val="center"/>
              <w:rPr>
                <w:rFonts w:eastAsia="Times New Roman"/>
                <w:sz w:val="16"/>
                <w:szCs w:val="16"/>
              </w:rPr>
            </w:pPr>
            <w:r w:rsidRPr="00E11BE8">
              <w:rPr>
                <w:rFonts w:eastAsia="Times New Roman"/>
                <w:sz w:val="16"/>
                <w:szCs w:val="16"/>
              </w:rPr>
              <w:t>43</w:t>
            </w:r>
          </w:p>
        </w:tc>
        <w:tc>
          <w:tcPr>
            <w:tcW w:w="3503" w:type="dxa"/>
            <w:tcBorders>
              <w:top w:val="nil"/>
              <w:left w:val="nil"/>
              <w:bottom w:val="nil"/>
              <w:right w:val="nil"/>
            </w:tcBorders>
            <w:shd w:val="clear" w:color="auto" w:fill="auto"/>
            <w:noWrap/>
            <w:vAlign w:val="bottom"/>
            <w:hideMark/>
          </w:tcPr>
          <w:p w14:paraId="70A99EDF" w14:textId="77777777" w:rsidR="00A2080E" w:rsidRPr="00E11BE8" w:rsidRDefault="00A2080E" w:rsidP="00BE1BB6">
            <w:pPr>
              <w:jc w:val="center"/>
              <w:rPr>
                <w:rFonts w:eastAsia="Times New Roman"/>
                <w:sz w:val="16"/>
                <w:szCs w:val="16"/>
              </w:rPr>
            </w:pPr>
            <w:r w:rsidRPr="00E11BE8">
              <w:rPr>
                <w:rFonts w:eastAsia="Times New Roman"/>
                <w:sz w:val="16"/>
                <w:szCs w:val="16"/>
              </w:rPr>
              <w:t>121 ± 25.0</w:t>
            </w:r>
          </w:p>
        </w:tc>
        <w:tc>
          <w:tcPr>
            <w:tcW w:w="2160" w:type="dxa"/>
            <w:tcBorders>
              <w:top w:val="nil"/>
              <w:left w:val="nil"/>
              <w:bottom w:val="nil"/>
              <w:right w:val="nil"/>
            </w:tcBorders>
            <w:shd w:val="clear" w:color="auto" w:fill="auto"/>
            <w:noWrap/>
            <w:vAlign w:val="center"/>
            <w:hideMark/>
          </w:tcPr>
          <w:p w14:paraId="3640C740" w14:textId="77777777" w:rsidR="00A2080E" w:rsidRPr="00E11BE8" w:rsidRDefault="00A2080E" w:rsidP="00BE1BB6">
            <w:pPr>
              <w:jc w:val="center"/>
              <w:rPr>
                <w:rFonts w:eastAsia="Times New Roman"/>
                <w:sz w:val="16"/>
                <w:szCs w:val="16"/>
              </w:rPr>
            </w:pPr>
            <w:r w:rsidRPr="00E11BE8">
              <w:rPr>
                <w:rFonts w:eastAsia="Times New Roman"/>
                <w:sz w:val="16"/>
                <w:szCs w:val="16"/>
              </w:rPr>
              <w:t>3274 ± 593</w:t>
            </w:r>
          </w:p>
        </w:tc>
      </w:tr>
      <w:tr w:rsidR="00A2080E" w:rsidRPr="00E11BE8" w14:paraId="4D54785E" w14:textId="77777777" w:rsidTr="00A921DF">
        <w:trPr>
          <w:trHeight w:val="340"/>
        </w:trPr>
        <w:tc>
          <w:tcPr>
            <w:tcW w:w="2884" w:type="dxa"/>
            <w:tcBorders>
              <w:top w:val="nil"/>
              <w:left w:val="nil"/>
              <w:bottom w:val="nil"/>
              <w:right w:val="nil"/>
            </w:tcBorders>
            <w:shd w:val="clear" w:color="auto" w:fill="auto"/>
            <w:vAlign w:val="bottom"/>
            <w:hideMark/>
          </w:tcPr>
          <w:p w14:paraId="29A82858"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3+</w:t>
            </w:r>
          </w:p>
        </w:tc>
        <w:tc>
          <w:tcPr>
            <w:tcW w:w="723" w:type="dxa"/>
            <w:tcBorders>
              <w:top w:val="nil"/>
              <w:left w:val="nil"/>
              <w:bottom w:val="nil"/>
              <w:right w:val="nil"/>
            </w:tcBorders>
            <w:shd w:val="clear" w:color="auto" w:fill="auto"/>
            <w:noWrap/>
            <w:vAlign w:val="center"/>
            <w:hideMark/>
          </w:tcPr>
          <w:p w14:paraId="332072A4" w14:textId="77777777" w:rsidR="00A2080E" w:rsidRPr="00E11BE8" w:rsidRDefault="00A2080E" w:rsidP="00BE1BB6">
            <w:pPr>
              <w:jc w:val="center"/>
              <w:rPr>
                <w:rFonts w:eastAsia="Times New Roman"/>
                <w:sz w:val="16"/>
                <w:szCs w:val="16"/>
              </w:rPr>
            </w:pPr>
            <w:r w:rsidRPr="00E11BE8">
              <w:rPr>
                <w:rFonts w:eastAsia="Times New Roman"/>
                <w:sz w:val="16"/>
                <w:szCs w:val="16"/>
              </w:rPr>
              <w:t>53</w:t>
            </w:r>
          </w:p>
        </w:tc>
        <w:tc>
          <w:tcPr>
            <w:tcW w:w="3503" w:type="dxa"/>
            <w:tcBorders>
              <w:top w:val="nil"/>
              <w:left w:val="nil"/>
              <w:bottom w:val="nil"/>
              <w:right w:val="nil"/>
            </w:tcBorders>
            <w:shd w:val="clear" w:color="auto" w:fill="auto"/>
            <w:noWrap/>
            <w:vAlign w:val="bottom"/>
            <w:hideMark/>
          </w:tcPr>
          <w:p w14:paraId="7EDAB9AB" w14:textId="77777777" w:rsidR="00A2080E" w:rsidRPr="00E11BE8" w:rsidRDefault="00A2080E" w:rsidP="00BE1BB6">
            <w:pPr>
              <w:jc w:val="center"/>
              <w:rPr>
                <w:rFonts w:eastAsia="Times New Roman"/>
                <w:sz w:val="16"/>
                <w:szCs w:val="16"/>
              </w:rPr>
            </w:pPr>
            <w:r w:rsidRPr="00E11BE8">
              <w:rPr>
                <w:rFonts w:eastAsia="Times New Roman"/>
                <w:sz w:val="16"/>
                <w:szCs w:val="16"/>
              </w:rPr>
              <w:t>118 ± 29.8</w:t>
            </w:r>
          </w:p>
        </w:tc>
        <w:tc>
          <w:tcPr>
            <w:tcW w:w="2160" w:type="dxa"/>
            <w:tcBorders>
              <w:top w:val="nil"/>
              <w:left w:val="nil"/>
              <w:bottom w:val="nil"/>
              <w:right w:val="nil"/>
            </w:tcBorders>
            <w:shd w:val="clear" w:color="auto" w:fill="auto"/>
            <w:noWrap/>
            <w:vAlign w:val="center"/>
            <w:hideMark/>
          </w:tcPr>
          <w:p w14:paraId="2811C8E3" w14:textId="77777777" w:rsidR="00A2080E" w:rsidRPr="00E11BE8" w:rsidRDefault="00A2080E" w:rsidP="00BE1BB6">
            <w:pPr>
              <w:jc w:val="center"/>
              <w:rPr>
                <w:rFonts w:eastAsia="Times New Roman"/>
                <w:sz w:val="16"/>
                <w:szCs w:val="16"/>
              </w:rPr>
            </w:pPr>
            <w:r w:rsidRPr="00E11BE8">
              <w:rPr>
                <w:rFonts w:eastAsia="Times New Roman"/>
                <w:sz w:val="16"/>
                <w:szCs w:val="16"/>
              </w:rPr>
              <w:t>3446 ± 490</w:t>
            </w:r>
          </w:p>
        </w:tc>
      </w:tr>
      <w:tr w:rsidR="00A2080E" w:rsidRPr="00E11BE8" w14:paraId="03F4F69F" w14:textId="77777777" w:rsidTr="00A921DF">
        <w:trPr>
          <w:trHeight w:val="340"/>
        </w:trPr>
        <w:tc>
          <w:tcPr>
            <w:tcW w:w="2884" w:type="dxa"/>
            <w:tcBorders>
              <w:top w:val="nil"/>
              <w:left w:val="nil"/>
              <w:bottom w:val="nil"/>
              <w:right w:val="nil"/>
            </w:tcBorders>
            <w:shd w:val="clear" w:color="auto" w:fill="auto"/>
            <w:vAlign w:val="bottom"/>
            <w:hideMark/>
          </w:tcPr>
          <w:p w14:paraId="3C9A8810" w14:textId="77777777" w:rsidR="00A2080E" w:rsidRPr="00E11BE8" w:rsidRDefault="00A2080E" w:rsidP="00BE1BB6">
            <w:pPr>
              <w:rPr>
                <w:rFonts w:eastAsia="Times New Roman"/>
                <w:sz w:val="16"/>
                <w:szCs w:val="16"/>
              </w:rPr>
            </w:pPr>
            <w:r w:rsidRPr="00E11BE8">
              <w:rPr>
                <w:rFonts w:eastAsia="Times New Roman"/>
                <w:sz w:val="16"/>
                <w:szCs w:val="16"/>
              </w:rPr>
              <w:lastRenderedPageBreak/>
              <w:t>P value</w:t>
            </w:r>
          </w:p>
        </w:tc>
        <w:tc>
          <w:tcPr>
            <w:tcW w:w="723" w:type="dxa"/>
            <w:tcBorders>
              <w:top w:val="nil"/>
              <w:left w:val="nil"/>
              <w:bottom w:val="nil"/>
              <w:right w:val="nil"/>
            </w:tcBorders>
            <w:shd w:val="clear" w:color="auto" w:fill="auto"/>
            <w:noWrap/>
            <w:vAlign w:val="bottom"/>
            <w:hideMark/>
          </w:tcPr>
          <w:p w14:paraId="0F62A675"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6988568" w14:textId="77777777" w:rsidR="00A2080E" w:rsidRPr="00E11BE8" w:rsidRDefault="00A2080E" w:rsidP="00BE1BB6">
            <w:pPr>
              <w:jc w:val="center"/>
              <w:rPr>
                <w:rFonts w:eastAsia="Times New Roman"/>
                <w:sz w:val="16"/>
                <w:szCs w:val="16"/>
              </w:rPr>
            </w:pPr>
            <w:r w:rsidRPr="00E11BE8">
              <w:rPr>
                <w:rFonts w:eastAsia="Times New Roman"/>
                <w:sz w:val="16"/>
                <w:szCs w:val="16"/>
              </w:rPr>
              <w:t>0.59</w:t>
            </w:r>
          </w:p>
        </w:tc>
        <w:tc>
          <w:tcPr>
            <w:tcW w:w="2160" w:type="dxa"/>
            <w:tcBorders>
              <w:top w:val="nil"/>
              <w:left w:val="nil"/>
              <w:bottom w:val="nil"/>
              <w:right w:val="nil"/>
            </w:tcBorders>
            <w:shd w:val="clear" w:color="auto" w:fill="auto"/>
            <w:noWrap/>
            <w:vAlign w:val="bottom"/>
            <w:hideMark/>
          </w:tcPr>
          <w:p w14:paraId="3442DBBF" w14:textId="77777777" w:rsidR="00A2080E" w:rsidRPr="00E11BE8" w:rsidRDefault="00A2080E" w:rsidP="00BE1BB6">
            <w:pPr>
              <w:jc w:val="center"/>
              <w:rPr>
                <w:rFonts w:eastAsia="Times New Roman"/>
                <w:sz w:val="16"/>
                <w:szCs w:val="16"/>
              </w:rPr>
            </w:pPr>
            <w:r w:rsidRPr="00E11BE8">
              <w:rPr>
                <w:rFonts w:eastAsia="Times New Roman"/>
                <w:sz w:val="16"/>
                <w:szCs w:val="16"/>
              </w:rPr>
              <w:t>0.12</w:t>
            </w:r>
          </w:p>
        </w:tc>
      </w:tr>
      <w:tr w:rsidR="00A2080E" w:rsidRPr="00E11BE8" w14:paraId="54CBBFAF" w14:textId="77777777" w:rsidTr="00A921DF">
        <w:trPr>
          <w:trHeight w:val="340"/>
        </w:trPr>
        <w:tc>
          <w:tcPr>
            <w:tcW w:w="2884" w:type="dxa"/>
            <w:tcBorders>
              <w:top w:val="nil"/>
              <w:left w:val="nil"/>
              <w:bottom w:val="nil"/>
              <w:right w:val="nil"/>
            </w:tcBorders>
            <w:shd w:val="clear" w:color="000000" w:fill="FCE4D6"/>
            <w:vAlign w:val="bottom"/>
            <w:hideMark/>
          </w:tcPr>
          <w:p w14:paraId="67A5E922" w14:textId="77777777" w:rsidR="00A2080E" w:rsidRPr="00E11BE8" w:rsidRDefault="00A2080E" w:rsidP="00BE1BB6">
            <w:pPr>
              <w:rPr>
                <w:rFonts w:eastAsia="Times New Roman"/>
                <w:sz w:val="16"/>
                <w:szCs w:val="16"/>
              </w:rPr>
            </w:pPr>
            <w:r w:rsidRPr="00E11BE8">
              <w:rPr>
                <w:rFonts w:eastAsia="Times New Roman"/>
                <w:sz w:val="16"/>
                <w:szCs w:val="16"/>
              </w:rPr>
              <w:t>Sleep Duration</w:t>
            </w:r>
          </w:p>
        </w:tc>
        <w:tc>
          <w:tcPr>
            <w:tcW w:w="723" w:type="dxa"/>
            <w:tcBorders>
              <w:top w:val="nil"/>
              <w:left w:val="nil"/>
              <w:bottom w:val="nil"/>
              <w:right w:val="nil"/>
            </w:tcBorders>
            <w:shd w:val="clear" w:color="000000" w:fill="FCE4D6"/>
            <w:noWrap/>
            <w:vAlign w:val="center"/>
            <w:hideMark/>
          </w:tcPr>
          <w:p w14:paraId="62EDA01B"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c>
          <w:tcPr>
            <w:tcW w:w="3503" w:type="dxa"/>
            <w:tcBorders>
              <w:top w:val="nil"/>
              <w:left w:val="nil"/>
              <w:bottom w:val="nil"/>
              <w:right w:val="nil"/>
            </w:tcBorders>
            <w:shd w:val="clear" w:color="000000" w:fill="FCE4D6"/>
            <w:noWrap/>
            <w:vAlign w:val="bottom"/>
            <w:hideMark/>
          </w:tcPr>
          <w:p w14:paraId="5124151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7049A855"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r>
      <w:tr w:rsidR="00A2080E" w:rsidRPr="00E11BE8" w14:paraId="75E0DB8C" w14:textId="77777777" w:rsidTr="00A921DF">
        <w:trPr>
          <w:trHeight w:val="340"/>
        </w:trPr>
        <w:tc>
          <w:tcPr>
            <w:tcW w:w="2884" w:type="dxa"/>
            <w:tcBorders>
              <w:top w:val="nil"/>
              <w:left w:val="nil"/>
              <w:bottom w:val="nil"/>
              <w:right w:val="nil"/>
            </w:tcBorders>
            <w:shd w:val="clear" w:color="auto" w:fill="auto"/>
            <w:vAlign w:val="bottom"/>
            <w:hideMark/>
          </w:tcPr>
          <w:p w14:paraId="278591B0"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&lt;8 hours</w:t>
            </w:r>
          </w:p>
        </w:tc>
        <w:tc>
          <w:tcPr>
            <w:tcW w:w="723" w:type="dxa"/>
            <w:tcBorders>
              <w:top w:val="nil"/>
              <w:left w:val="nil"/>
              <w:bottom w:val="nil"/>
              <w:right w:val="nil"/>
            </w:tcBorders>
            <w:shd w:val="clear" w:color="auto" w:fill="auto"/>
            <w:noWrap/>
            <w:vAlign w:val="center"/>
            <w:hideMark/>
          </w:tcPr>
          <w:p w14:paraId="4A32E31B" w14:textId="77777777" w:rsidR="00A2080E" w:rsidRPr="00E11BE8" w:rsidRDefault="00A2080E" w:rsidP="00BE1BB6">
            <w:pPr>
              <w:jc w:val="center"/>
              <w:rPr>
                <w:rFonts w:eastAsia="Times New Roman"/>
                <w:sz w:val="16"/>
                <w:szCs w:val="16"/>
              </w:rPr>
            </w:pPr>
            <w:r w:rsidRPr="00E11BE8">
              <w:rPr>
                <w:rFonts w:eastAsia="Times New Roman"/>
                <w:sz w:val="16"/>
                <w:szCs w:val="16"/>
              </w:rPr>
              <w:t>15</w:t>
            </w:r>
          </w:p>
        </w:tc>
        <w:tc>
          <w:tcPr>
            <w:tcW w:w="3503" w:type="dxa"/>
            <w:tcBorders>
              <w:top w:val="nil"/>
              <w:left w:val="nil"/>
              <w:bottom w:val="nil"/>
              <w:right w:val="nil"/>
            </w:tcBorders>
            <w:shd w:val="clear" w:color="auto" w:fill="auto"/>
            <w:noWrap/>
            <w:vAlign w:val="bottom"/>
            <w:hideMark/>
          </w:tcPr>
          <w:p w14:paraId="1D3F584E" w14:textId="77777777" w:rsidR="00A2080E" w:rsidRPr="00E11BE8" w:rsidRDefault="00A2080E" w:rsidP="00BE1BB6">
            <w:pPr>
              <w:jc w:val="center"/>
              <w:rPr>
                <w:rFonts w:eastAsia="Times New Roman"/>
                <w:sz w:val="16"/>
                <w:szCs w:val="16"/>
              </w:rPr>
            </w:pPr>
            <w:r w:rsidRPr="00E11BE8">
              <w:rPr>
                <w:rFonts w:eastAsia="Times New Roman"/>
                <w:sz w:val="16"/>
                <w:szCs w:val="16"/>
              </w:rPr>
              <w:t>126 ± 34.3</w:t>
            </w:r>
          </w:p>
        </w:tc>
        <w:tc>
          <w:tcPr>
            <w:tcW w:w="2160" w:type="dxa"/>
            <w:tcBorders>
              <w:top w:val="nil"/>
              <w:left w:val="nil"/>
              <w:bottom w:val="nil"/>
              <w:right w:val="nil"/>
            </w:tcBorders>
            <w:shd w:val="clear" w:color="auto" w:fill="auto"/>
            <w:noWrap/>
            <w:vAlign w:val="center"/>
            <w:hideMark/>
          </w:tcPr>
          <w:p w14:paraId="222B657B" w14:textId="77777777" w:rsidR="00A2080E" w:rsidRPr="00E11BE8" w:rsidRDefault="00A2080E" w:rsidP="00BE1BB6">
            <w:pPr>
              <w:jc w:val="center"/>
              <w:rPr>
                <w:rFonts w:eastAsia="Times New Roman"/>
                <w:sz w:val="16"/>
                <w:szCs w:val="16"/>
              </w:rPr>
            </w:pPr>
            <w:r w:rsidRPr="00E11BE8">
              <w:rPr>
                <w:rFonts w:eastAsia="Times New Roman"/>
                <w:sz w:val="16"/>
                <w:szCs w:val="16"/>
              </w:rPr>
              <w:t>3170 ± 686</w:t>
            </w:r>
          </w:p>
        </w:tc>
      </w:tr>
      <w:tr w:rsidR="00A2080E" w:rsidRPr="00E11BE8" w14:paraId="3BCB33A1" w14:textId="77777777" w:rsidTr="00A921DF">
        <w:trPr>
          <w:trHeight w:val="340"/>
        </w:trPr>
        <w:tc>
          <w:tcPr>
            <w:tcW w:w="2884" w:type="dxa"/>
            <w:tcBorders>
              <w:top w:val="nil"/>
              <w:left w:val="nil"/>
              <w:bottom w:val="nil"/>
              <w:right w:val="nil"/>
            </w:tcBorders>
            <w:shd w:val="clear" w:color="auto" w:fill="auto"/>
            <w:vAlign w:val="bottom"/>
            <w:hideMark/>
          </w:tcPr>
          <w:p w14:paraId="4E538F15"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8 + hours</w:t>
            </w:r>
          </w:p>
        </w:tc>
        <w:tc>
          <w:tcPr>
            <w:tcW w:w="723" w:type="dxa"/>
            <w:tcBorders>
              <w:top w:val="nil"/>
              <w:left w:val="nil"/>
              <w:bottom w:val="nil"/>
              <w:right w:val="nil"/>
            </w:tcBorders>
            <w:shd w:val="clear" w:color="auto" w:fill="auto"/>
            <w:noWrap/>
            <w:vAlign w:val="center"/>
            <w:hideMark/>
          </w:tcPr>
          <w:p w14:paraId="76A4F0F7" w14:textId="77777777" w:rsidR="00A2080E" w:rsidRPr="00E11BE8" w:rsidRDefault="00A2080E" w:rsidP="00BE1BB6">
            <w:pPr>
              <w:jc w:val="center"/>
              <w:rPr>
                <w:rFonts w:eastAsia="Times New Roman"/>
                <w:sz w:val="16"/>
                <w:szCs w:val="16"/>
              </w:rPr>
            </w:pPr>
            <w:r w:rsidRPr="00E11BE8">
              <w:rPr>
                <w:rFonts w:eastAsia="Times New Roman"/>
                <w:sz w:val="16"/>
                <w:szCs w:val="16"/>
              </w:rPr>
              <w:t>87</w:t>
            </w:r>
          </w:p>
        </w:tc>
        <w:tc>
          <w:tcPr>
            <w:tcW w:w="3503" w:type="dxa"/>
            <w:tcBorders>
              <w:top w:val="nil"/>
              <w:left w:val="nil"/>
              <w:bottom w:val="nil"/>
              <w:right w:val="nil"/>
            </w:tcBorders>
            <w:shd w:val="clear" w:color="auto" w:fill="auto"/>
            <w:noWrap/>
            <w:vAlign w:val="bottom"/>
            <w:hideMark/>
          </w:tcPr>
          <w:p w14:paraId="30BD39DA" w14:textId="77777777" w:rsidR="00A2080E" w:rsidRPr="00E11BE8" w:rsidRDefault="00A2080E" w:rsidP="00BE1BB6">
            <w:pPr>
              <w:jc w:val="center"/>
              <w:rPr>
                <w:rFonts w:eastAsia="Times New Roman"/>
                <w:sz w:val="16"/>
                <w:szCs w:val="16"/>
              </w:rPr>
            </w:pPr>
            <w:r w:rsidRPr="00E11BE8">
              <w:rPr>
                <w:rFonts w:eastAsia="Times New Roman"/>
                <w:sz w:val="16"/>
                <w:szCs w:val="16"/>
              </w:rPr>
              <w:t>117 ± 26.1</w:t>
            </w:r>
          </w:p>
        </w:tc>
        <w:tc>
          <w:tcPr>
            <w:tcW w:w="2160" w:type="dxa"/>
            <w:tcBorders>
              <w:top w:val="nil"/>
              <w:left w:val="nil"/>
              <w:bottom w:val="nil"/>
              <w:right w:val="nil"/>
            </w:tcBorders>
            <w:shd w:val="clear" w:color="auto" w:fill="auto"/>
            <w:noWrap/>
            <w:vAlign w:val="center"/>
            <w:hideMark/>
          </w:tcPr>
          <w:p w14:paraId="66613F6D" w14:textId="77777777" w:rsidR="00A2080E" w:rsidRPr="00E11BE8" w:rsidRDefault="00A2080E" w:rsidP="00BE1BB6">
            <w:pPr>
              <w:jc w:val="center"/>
              <w:rPr>
                <w:rFonts w:eastAsia="Times New Roman"/>
                <w:sz w:val="16"/>
                <w:szCs w:val="16"/>
              </w:rPr>
            </w:pPr>
            <w:r w:rsidRPr="00E11BE8">
              <w:rPr>
                <w:rFonts w:eastAsia="Times New Roman"/>
                <w:sz w:val="16"/>
                <w:szCs w:val="16"/>
              </w:rPr>
              <w:t>3395 ± 512</w:t>
            </w:r>
          </w:p>
        </w:tc>
      </w:tr>
      <w:tr w:rsidR="00A2080E" w:rsidRPr="00E11BE8" w14:paraId="1AFEEE1E" w14:textId="77777777" w:rsidTr="00A921DF">
        <w:trPr>
          <w:trHeight w:val="340"/>
        </w:trPr>
        <w:tc>
          <w:tcPr>
            <w:tcW w:w="2884" w:type="dxa"/>
            <w:tcBorders>
              <w:top w:val="nil"/>
              <w:left w:val="nil"/>
              <w:bottom w:val="nil"/>
              <w:right w:val="nil"/>
            </w:tcBorders>
            <w:shd w:val="clear" w:color="auto" w:fill="auto"/>
            <w:vAlign w:val="bottom"/>
            <w:hideMark/>
          </w:tcPr>
          <w:p w14:paraId="7D888B11"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7A4BF45F"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4EEAE19D" w14:textId="77777777" w:rsidR="00A2080E" w:rsidRPr="00E11BE8" w:rsidRDefault="00A2080E" w:rsidP="00BE1BB6">
            <w:pPr>
              <w:jc w:val="center"/>
              <w:rPr>
                <w:rFonts w:eastAsia="Times New Roman"/>
                <w:sz w:val="16"/>
                <w:szCs w:val="16"/>
              </w:rPr>
            </w:pPr>
            <w:r w:rsidRPr="00E11BE8">
              <w:rPr>
                <w:rFonts w:eastAsia="Times New Roman"/>
                <w:sz w:val="16"/>
                <w:szCs w:val="16"/>
              </w:rPr>
              <w:t>0.24</w:t>
            </w:r>
          </w:p>
        </w:tc>
        <w:tc>
          <w:tcPr>
            <w:tcW w:w="2160" w:type="dxa"/>
            <w:tcBorders>
              <w:top w:val="nil"/>
              <w:left w:val="nil"/>
              <w:bottom w:val="nil"/>
              <w:right w:val="nil"/>
            </w:tcBorders>
            <w:shd w:val="clear" w:color="auto" w:fill="auto"/>
            <w:noWrap/>
            <w:vAlign w:val="center"/>
            <w:hideMark/>
          </w:tcPr>
          <w:p w14:paraId="23DE1CAD" w14:textId="77777777" w:rsidR="00A2080E" w:rsidRPr="00E11BE8" w:rsidRDefault="00A2080E" w:rsidP="00BE1BB6">
            <w:pPr>
              <w:jc w:val="center"/>
              <w:rPr>
                <w:rFonts w:eastAsia="Times New Roman"/>
                <w:sz w:val="16"/>
                <w:szCs w:val="16"/>
              </w:rPr>
            </w:pPr>
            <w:r w:rsidRPr="00E11BE8">
              <w:rPr>
                <w:rFonts w:eastAsia="Times New Roman"/>
                <w:sz w:val="16"/>
                <w:szCs w:val="16"/>
              </w:rPr>
              <w:t>0.14</w:t>
            </w:r>
          </w:p>
        </w:tc>
      </w:tr>
      <w:tr w:rsidR="00A2080E" w:rsidRPr="00E11BE8" w14:paraId="78E0D084" w14:textId="77777777" w:rsidTr="00A921DF">
        <w:trPr>
          <w:trHeight w:val="340"/>
        </w:trPr>
        <w:tc>
          <w:tcPr>
            <w:tcW w:w="2884" w:type="dxa"/>
            <w:tcBorders>
              <w:top w:val="nil"/>
              <w:left w:val="nil"/>
              <w:bottom w:val="nil"/>
              <w:right w:val="nil"/>
            </w:tcBorders>
            <w:shd w:val="clear" w:color="000000" w:fill="FCE4D6"/>
            <w:vAlign w:val="bottom"/>
            <w:hideMark/>
          </w:tcPr>
          <w:p w14:paraId="4101C380" w14:textId="77777777" w:rsidR="00A2080E" w:rsidRPr="00E11BE8" w:rsidRDefault="00A2080E" w:rsidP="00BE1BB6">
            <w:pPr>
              <w:rPr>
                <w:rFonts w:eastAsia="Times New Roman"/>
                <w:sz w:val="16"/>
                <w:szCs w:val="16"/>
              </w:rPr>
            </w:pPr>
            <w:r w:rsidRPr="00E11BE8">
              <w:rPr>
                <w:rFonts w:eastAsia="Times New Roman"/>
                <w:sz w:val="16"/>
                <w:szCs w:val="16"/>
              </w:rPr>
              <w:t>Physical Activity</w:t>
            </w:r>
          </w:p>
        </w:tc>
        <w:tc>
          <w:tcPr>
            <w:tcW w:w="723" w:type="dxa"/>
            <w:tcBorders>
              <w:top w:val="nil"/>
              <w:left w:val="nil"/>
              <w:bottom w:val="nil"/>
              <w:right w:val="nil"/>
            </w:tcBorders>
            <w:shd w:val="clear" w:color="000000" w:fill="FCE4D6"/>
            <w:noWrap/>
            <w:vAlign w:val="center"/>
            <w:hideMark/>
          </w:tcPr>
          <w:p w14:paraId="7BB5CDBA"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08A25CAC"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57C9EEF3"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7F36C014" w14:textId="77777777" w:rsidTr="00A921DF">
        <w:trPr>
          <w:trHeight w:val="340"/>
        </w:trPr>
        <w:tc>
          <w:tcPr>
            <w:tcW w:w="2884" w:type="dxa"/>
            <w:tcBorders>
              <w:top w:val="nil"/>
              <w:left w:val="nil"/>
              <w:bottom w:val="nil"/>
              <w:right w:val="nil"/>
            </w:tcBorders>
            <w:shd w:val="clear" w:color="auto" w:fill="auto"/>
            <w:vAlign w:val="bottom"/>
            <w:hideMark/>
          </w:tcPr>
          <w:p w14:paraId="63AC5BE6"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0-2 times per week</w:t>
            </w:r>
          </w:p>
        </w:tc>
        <w:tc>
          <w:tcPr>
            <w:tcW w:w="723" w:type="dxa"/>
            <w:tcBorders>
              <w:top w:val="nil"/>
              <w:left w:val="nil"/>
              <w:bottom w:val="nil"/>
              <w:right w:val="nil"/>
            </w:tcBorders>
            <w:shd w:val="clear" w:color="auto" w:fill="auto"/>
            <w:noWrap/>
            <w:vAlign w:val="center"/>
            <w:hideMark/>
          </w:tcPr>
          <w:p w14:paraId="664E81CF" w14:textId="77777777" w:rsidR="00A2080E" w:rsidRPr="00E11BE8" w:rsidRDefault="00A2080E" w:rsidP="00BE1BB6">
            <w:pPr>
              <w:jc w:val="center"/>
              <w:rPr>
                <w:rFonts w:eastAsia="Times New Roman"/>
                <w:sz w:val="16"/>
                <w:szCs w:val="16"/>
              </w:rPr>
            </w:pPr>
            <w:r w:rsidRPr="00E11BE8">
              <w:rPr>
                <w:rFonts w:eastAsia="Times New Roman"/>
                <w:sz w:val="16"/>
                <w:szCs w:val="16"/>
              </w:rPr>
              <w:t>47</w:t>
            </w:r>
          </w:p>
        </w:tc>
        <w:tc>
          <w:tcPr>
            <w:tcW w:w="3503" w:type="dxa"/>
            <w:tcBorders>
              <w:top w:val="nil"/>
              <w:left w:val="nil"/>
              <w:bottom w:val="nil"/>
              <w:right w:val="nil"/>
            </w:tcBorders>
            <w:shd w:val="clear" w:color="auto" w:fill="auto"/>
            <w:noWrap/>
            <w:vAlign w:val="bottom"/>
            <w:hideMark/>
          </w:tcPr>
          <w:p w14:paraId="6CD6DAAE" w14:textId="77777777" w:rsidR="00A2080E" w:rsidRPr="00E11BE8" w:rsidRDefault="00A2080E" w:rsidP="00BE1BB6">
            <w:pPr>
              <w:jc w:val="center"/>
              <w:rPr>
                <w:rFonts w:eastAsia="Times New Roman"/>
                <w:sz w:val="16"/>
                <w:szCs w:val="16"/>
              </w:rPr>
            </w:pPr>
            <w:r w:rsidRPr="00E11BE8">
              <w:rPr>
                <w:rFonts w:eastAsia="Times New Roman"/>
                <w:sz w:val="16"/>
                <w:szCs w:val="16"/>
              </w:rPr>
              <w:t>126 ± 25.1</w:t>
            </w:r>
          </w:p>
        </w:tc>
        <w:tc>
          <w:tcPr>
            <w:tcW w:w="2160" w:type="dxa"/>
            <w:tcBorders>
              <w:top w:val="nil"/>
              <w:left w:val="nil"/>
              <w:bottom w:val="nil"/>
              <w:right w:val="nil"/>
            </w:tcBorders>
            <w:shd w:val="clear" w:color="auto" w:fill="auto"/>
            <w:noWrap/>
            <w:vAlign w:val="center"/>
            <w:hideMark/>
          </w:tcPr>
          <w:p w14:paraId="0990486A" w14:textId="77777777" w:rsidR="00A2080E" w:rsidRPr="00E11BE8" w:rsidRDefault="00A2080E" w:rsidP="00BE1BB6">
            <w:pPr>
              <w:jc w:val="center"/>
              <w:rPr>
                <w:rFonts w:eastAsia="Times New Roman"/>
                <w:sz w:val="16"/>
                <w:szCs w:val="16"/>
              </w:rPr>
            </w:pPr>
            <w:r w:rsidRPr="00E11BE8">
              <w:rPr>
                <w:rFonts w:eastAsia="Times New Roman"/>
                <w:sz w:val="16"/>
                <w:szCs w:val="16"/>
              </w:rPr>
              <w:t>3396 ± 467</w:t>
            </w:r>
          </w:p>
        </w:tc>
      </w:tr>
      <w:tr w:rsidR="00A2080E" w:rsidRPr="00E11BE8" w14:paraId="53E542FA" w14:textId="77777777" w:rsidTr="00A921DF">
        <w:trPr>
          <w:trHeight w:val="340"/>
        </w:trPr>
        <w:tc>
          <w:tcPr>
            <w:tcW w:w="2884" w:type="dxa"/>
            <w:tcBorders>
              <w:top w:val="nil"/>
              <w:left w:val="nil"/>
              <w:bottom w:val="nil"/>
              <w:right w:val="nil"/>
            </w:tcBorders>
            <w:shd w:val="clear" w:color="auto" w:fill="auto"/>
            <w:vAlign w:val="bottom"/>
            <w:hideMark/>
          </w:tcPr>
          <w:p w14:paraId="7273BA98"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3-4 times per week</w:t>
            </w:r>
          </w:p>
        </w:tc>
        <w:tc>
          <w:tcPr>
            <w:tcW w:w="723" w:type="dxa"/>
            <w:tcBorders>
              <w:top w:val="nil"/>
              <w:left w:val="nil"/>
              <w:bottom w:val="nil"/>
              <w:right w:val="nil"/>
            </w:tcBorders>
            <w:shd w:val="clear" w:color="auto" w:fill="auto"/>
            <w:noWrap/>
            <w:vAlign w:val="center"/>
            <w:hideMark/>
          </w:tcPr>
          <w:p w14:paraId="5CCA58D2" w14:textId="77777777" w:rsidR="00A2080E" w:rsidRPr="00E11BE8" w:rsidRDefault="00A2080E" w:rsidP="00BE1BB6">
            <w:pPr>
              <w:jc w:val="center"/>
              <w:rPr>
                <w:rFonts w:eastAsia="Times New Roman"/>
                <w:sz w:val="16"/>
                <w:szCs w:val="16"/>
              </w:rPr>
            </w:pPr>
            <w:r w:rsidRPr="00E11BE8">
              <w:rPr>
                <w:rFonts w:eastAsia="Times New Roman"/>
                <w:sz w:val="16"/>
                <w:szCs w:val="16"/>
              </w:rPr>
              <w:t>36</w:t>
            </w:r>
          </w:p>
        </w:tc>
        <w:tc>
          <w:tcPr>
            <w:tcW w:w="3503" w:type="dxa"/>
            <w:tcBorders>
              <w:top w:val="nil"/>
              <w:left w:val="nil"/>
              <w:bottom w:val="nil"/>
              <w:right w:val="nil"/>
            </w:tcBorders>
            <w:shd w:val="clear" w:color="auto" w:fill="auto"/>
            <w:noWrap/>
            <w:vAlign w:val="bottom"/>
            <w:hideMark/>
          </w:tcPr>
          <w:p w14:paraId="59BE5704" w14:textId="77777777" w:rsidR="00A2080E" w:rsidRPr="00E11BE8" w:rsidRDefault="00A2080E" w:rsidP="00BE1BB6">
            <w:pPr>
              <w:jc w:val="center"/>
              <w:rPr>
                <w:rFonts w:eastAsia="Times New Roman"/>
                <w:sz w:val="16"/>
                <w:szCs w:val="16"/>
              </w:rPr>
            </w:pPr>
            <w:r w:rsidRPr="00E11BE8">
              <w:rPr>
                <w:rFonts w:eastAsia="Times New Roman"/>
                <w:sz w:val="16"/>
                <w:szCs w:val="16"/>
              </w:rPr>
              <w:t>114 ± 29.2</w:t>
            </w:r>
          </w:p>
        </w:tc>
        <w:tc>
          <w:tcPr>
            <w:tcW w:w="2160" w:type="dxa"/>
            <w:tcBorders>
              <w:top w:val="nil"/>
              <w:left w:val="nil"/>
              <w:bottom w:val="nil"/>
              <w:right w:val="nil"/>
            </w:tcBorders>
            <w:shd w:val="clear" w:color="auto" w:fill="auto"/>
            <w:noWrap/>
            <w:vAlign w:val="center"/>
            <w:hideMark/>
          </w:tcPr>
          <w:p w14:paraId="761D0F6A" w14:textId="77777777" w:rsidR="00A2080E" w:rsidRPr="00E11BE8" w:rsidRDefault="00A2080E" w:rsidP="00BE1BB6">
            <w:pPr>
              <w:jc w:val="center"/>
              <w:rPr>
                <w:rFonts w:eastAsia="Times New Roman"/>
                <w:sz w:val="16"/>
                <w:szCs w:val="16"/>
              </w:rPr>
            </w:pPr>
            <w:r w:rsidRPr="00E11BE8">
              <w:rPr>
                <w:rFonts w:eastAsia="Times New Roman"/>
                <w:sz w:val="16"/>
                <w:szCs w:val="16"/>
              </w:rPr>
              <w:t>3467 ± 523</w:t>
            </w:r>
          </w:p>
        </w:tc>
      </w:tr>
      <w:tr w:rsidR="00A2080E" w:rsidRPr="00E11BE8" w14:paraId="3E157742" w14:textId="77777777" w:rsidTr="00A921DF">
        <w:trPr>
          <w:trHeight w:val="340"/>
        </w:trPr>
        <w:tc>
          <w:tcPr>
            <w:tcW w:w="2884" w:type="dxa"/>
            <w:tcBorders>
              <w:top w:val="nil"/>
              <w:left w:val="nil"/>
              <w:bottom w:val="nil"/>
              <w:right w:val="nil"/>
            </w:tcBorders>
            <w:shd w:val="clear" w:color="auto" w:fill="auto"/>
            <w:vAlign w:val="bottom"/>
            <w:hideMark/>
          </w:tcPr>
          <w:p w14:paraId="1D47593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5-7 times per week</w:t>
            </w:r>
          </w:p>
        </w:tc>
        <w:tc>
          <w:tcPr>
            <w:tcW w:w="723" w:type="dxa"/>
            <w:tcBorders>
              <w:top w:val="nil"/>
              <w:left w:val="nil"/>
              <w:bottom w:val="nil"/>
              <w:right w:val="nil"/>
            </w:tcBorders>
            <w:shd w:val="clear" w:color="auto" w:fill="auto"/>
            <w:noWrap/>
            <w:vAlign w:val="center"/>
            <w:hideMark/>
          </w:tcPr>
          <w:p w14:paraId="5535ADFA" w14:textId="77777777" w:rsidR="00A2080E" w:rsidRPr="00E11BE8" w:rsidRDefault="00A2080E" w:rsidP="00BE1BB6">
            <w:pPr>
              <w:jc w:val="center"/>
              <w:rPr>
                <w:rFonts w:eastAsia="Times New Roman"/>
                <w:sz w:val="16"/>
                <w:szCs w:val="16"/>
              </w:rPr>
            </w:pPr>
            <w:r w:rsidRPr="00E11BE8">
              <w:rPr>
                <w:rFonts w:eastAsia="Times New Roman"/>
                <w:sz w:val="16"/>
                <w:szCs w:val="16"/>
              </w:rPr>
              <w:t>18</w:t>
            </w:r>
          </w:p>
        </w:tc>
        <w:tc>
          <w:tcPr>
            <w:tcW w:w="3503" w:type="dxa"/>
            <w:tcBorders>
              <w:top w:val="nil"/>
              <w:left w:val="nil"/>
              <w:bottom w:val="nil"/>
              <w:right w:val="nil"/>
            </w:tcBorders>
            <w:shd w:val="clear" w:color="auto" w:fill="auto"/>
            <w:noWrap/>
            <w:vAlign w:val="bottom"/>
            <w:hideMark/>
          </w:tcPr>
          <w:p w14:paraId="07602F5C" w14:textId="77777777" w:rsidR="00A2080E" w:rsidRPr="00E11BE8" w:rsidRDefault="00A2080E" w:rsidP="00BE1BB6">
            <w:pPr>
              <w:jc w:val="center"/>
              <w:rPr>
                <w:rFonts w:eastAsia="Times New Roman"/>
                <w:sz w:val="16"/>
                <w:szCs w:val="16"/>
              </w:rPr>
            </w:pPr>
            <w:r w:rsidRPr="00E11BE8">
              <w:rPr>
                <w:rFonts w:eastAsia="Times New Roman"/>
                <w:sz w:val="16"/>
                <w:szCs w:val="16"/>
              </w:rPr>
              <w:t>107 ± 25.2</w:t>
            </w:r>
          </w:p>
        </w:tc>
        <w:tc>
          <w:tcPr>
            <w:tcW w:w="2160" w:type="dxa"/>
            <w:tcBorders>
              <w:top w:val="nil"/>
              <w:left w:val="nil"/>
              <w:bottom w:val="nil"/>
              <w:right w:val="nil"/>
            </w:tcBorders>
            <w:shd w:val="clear" w:color="auto" w:fill="auto"/>
            <w:noWrap/>
            <w:vAlign w:val="center"/>
            <w:hideMark/>
          </w:tcPr>
          <w:p w14:paraId="1005803E" w14:textId="77777777" w:rsidR="00A2080E" w:rsidRPr="00E11BE8" w:rsidRDefault="00A2080E" w:rsidP="00BE1BB6">
            <w:pPr>
              <w:jc w:val="center"/>
              <w:rPr>
                <w:rFonts w:eastAsia="Times New Roman"/>
                <w:sz w:val="16"/>
                <w:szCs w:val="16"/>
              </w:rPr>
            </w:pPr>
            <w:r w:rsidRPr="00E11BE8">
              <w:rPr>
                <w:rFonts w:eastAsia="Times New Roman"/>
                <w:sz w:val="16"/>
                <w:szCs w:val="16"/>
              </w:rPr>
              <w:t>3074 ± 696</w:t>
            </w:r>
          </w:p>
        </w:tc>
      </w:tr>
      <w:tr w:rsidR="00A2080E" w:rsidRPr="00E11BE8" w14:paraId="4FD6156D" w14:textId="77777777" w:rsidTr="00A921DF">
        <w:trPr>
          <w:trHeight w:val="340"/>
        </w:trPr>
        <w:tc>
          <w:tcPr>
            <w:tcW w:w="2884" w:type="dxa"/>
            <w:tcBorders>
              <w:top w:val="nil"/>
              <w:left w:val="nil"/>
              <w:bottom w:val="nil"/>
              <w:right w:val="nil"/>
            </w:tcBorders>
            <w:shd w:val="clear" w:color="auto" w:fill="auto"/>
            <w:vAlign w:val="bottom"/>
            <w:hideMark/>
          </w:tcPr>
          <w:p w14:paraId="588CE34F"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2FF940B7"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08347F5B" w14:textId="77777777" w:rsidR="00A2080E" w:rsidRPr="00E11BE8" w:rsidRDefault="00A2080E" w:rsidP="00BE1BB6">
            <w:pPr>
              <w:jc w:val="center"/>
              <w:rPr>
                <w:rFonts w:eastAsia="Times New Roman"/>
                <w:b/>
                <w:bCs/>
                <w:color w:val="FF0000"/>
                <w:sz w:val="16"/>
                <w:szCs w:val="16"/>
              </w:rPr>
            </w:pPr>
            <w:r w:rsidRPr="00E11BE8">
              <w:rPr>
                <w:rFonts w:eastAsia="Times New Roman"/>
                <w:b/>
                <w:bCs/>
                <w:color w:val="FF0000"/>
                <w:sz w:val="16"/>
                <w:szCs w:val="16"/>
              </w:rPr>
              <w:t>0.018</w:t>
            </w:r>
          </w:p>
        </w:tc>
        <w:tc>
          <w:tcPr>
            <w:tcW w:w="2160" w:type="dxa"/>
            <w:tcBorders>
              <w:top w:val="nil"/>
              <w:left w:val="nil"/>
              <w:bottom w:val="nil"/>
              <w:right w:val="nil"/>
            </w:tcBorders>
            <w:shd w:val="clear" w:color="auto" w:fill="auto"/>
            <w:noWrap/>
            <w:vAlign w:val="center"/>
            <w:hideMark/>
          </w:tcPr>
          <w:p w14:paraId="6106757D" w14:textId="77777777" w:rsidR="00A2080E" w:rsidRPr="00E11BE8" w:rsidRDefault="00A2080E" w:rsidP="00BE1BB6">
            <w:pPr>
              <w:jc w:val="center"/>
              <w:rPr>
                <w:rFonts w:eastAsia="Times New Roman"/>
                <w:sz w:val="16"/>
                <w:szCs w:val="16"/>
              </w:rPr>
            </w:pPr>
            <w:r w:rsidRPr="00E11BE8">
              <w:rPr>
                <w:rFonts w:eastAsia="Times New Roman"/>
                <w:sz w:val="16"/>
                <w:szCs w:val="16"/>
              </w:rPr>
              <w:t>0.079</w:t>
            </w:r>
          </w:p>
        </w:tc>
      </w:tr>
      <w:tr w:rsidR="00A2080E" w:rsidRPr="00E11BE8" w14:paraId="4200AE49" w14:textId="77777777" w:rsidTr="00A921DF">
        <w:trPr>
          <w:trHeight w:val="520"/>
        </w:trPr>
        <w:tc>
          <w:tcPr>
            <w:tcW w:w="2884" w:type="dxa"/>
            <w:tcBorders>
              <w:top w:val="nil"/>
              <w:left w:val="nil"/>
              <w:bottom w:val="nil"/>
              <w:right w:val="nil"/>
            </w:tcBorders>
            <w:shd w:val="clear" w:color="000000" w:fill="FCE4D6"/>
            <w:vAlign w:val="bottom"/>
            <w:hideMark/>
          </w:tcPr>
          <w:p w14:paraId="6300C858" w14:textId="77777777" w:rsidR="00A2080E" w:rsidRPr="00E11BE8" w:rsidRDefault="00A2080E" w:rsidP="00BE1BB6">
            <w:pPr>
              <w:rPr>
                <w:rFonts w:eastAsia="Times New Roman"/>
                <w:sz w:val="16"/>
                <w:szCs w:val="16"/>
              </w:rPr>
            </w:pPr>
            <w:r w:rsidRPr="00E11BE8">
              <w:rPr>
                <w:rFonts w:eastAsia="Times New Roman"/>
                <w:sz w:val="16"/>
                <w:szCs w:val="16"/>
              </w:rPr>
              <w:t>PSS score</w:t>
            </w:r>
          </w:p>
        </w:tc>
        <w:tc>
          <w:tcPr>
            <w:tcW w:w="723" w:type="dxa"/>
            <w:tcBorders>
              <w:top w:val="nil"/>
              <w:left w:val="nil"/>
              <w:bottom w:val="nil"/>
              <w:right w:val="nil"/>
            </w:tcBorders>
            <w:shd w:val="clear" w:color="000000" w:fill="FCE4D6"/>
            <w:noWrap/>
            <w:vAlign w:val="center"/>
            <w:hideMark/>
          </w:tcPr>
          <w:p w14:paraId="3012B854"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5936389E"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026F7E4"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195C5806" w14:textId="77777777" w:rsidTr="00A921DF">
        <w:trPr>
          <w:trHeight w:val="340"/>
        </w:trPr>
        <w:tc>
          <w:tcPr>
            <w:tcW w:w="2884" w:type="dxa"/>
            <w:tcBorders>
              <w:top w:val="nil"/>
              <w:left w:val="nil"/>
              <w:bottom w:val="nil"/>
              <w:right w:val="nil"/>
            </w:tcBorders>
            <w:shd w:val="clear" w:color="auto" w:fill="auto"/>
            <w:vAlign w:val="bottom"/>
            <w:hideMark/>
          </w:tcPr>
          <w:p w14:paraId="2F2AF2CC"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&lt;12</w:t>
            </w:r>
          </w:p>
        </w:tc>
        <w:tc>
          <w:tcPr>
            <w:tcW w:w="723" w:type="dxa"/>
            <w:tcBorders>
              <w:top w:val="nil"/>
              <w:left w:val="nil"/>
              <w:bottom w:val="nil"/>
              <w:right w:val="nil"/>
            </w:tcBorders>
            <w:shd w:val="clear" w:color="auto" w:fill="auto"/>
            <w:noWrap/>
            <w:vAlign w:val="center"/>
            <w:hideMark/>
          </w:tcPr>
          <w:p w14:paraId="1DB15281" w14:textId="77777777" w:rsidR="00A2080E" w:rsidRPr="00E11BE8" w:rsidRDefault="00A2080E" w:rsidP="00BE1BB6">
            <w:pPr>
              <w:jc w:val="center"/>
              <w:rPr>
                <w:rFonts w:eastAsia="Times New Roman"/>
                <w:sz w:val="16"/>
                <w:szCs w:val="16"/>
              </w:rPr>
            </w:pPr>
            <w:r w:rsidRPr="00E11BE8">
              <w:rPr>
                <w:rFonts w:eastAsia="Times New Roman"/>
                <w:sz w:val="16"/>
                <w:szCs w:val="16"/>
              </w:rPr>
              <w:t>27</w:t>
            </w:r>
          </w:p>
        </w:tc>
        <w:tc>
          <w:tcPr>
            <w:tcW w:w="3503" w:type="dxa"/>
            <w:tcBorders>
              <w:top w:val="nil"/>
              <w:left w:val="nil"/>
              <w:bottom w:val="nil"/>
              <w:right w:val="nil"/>
            </w:tcBorders>
            <w:shd w:val="clear" w:color="auto" w:fill="auto"/>
            <w:noWrap/>
            <w:vAlign w:val="bottom"/>
            <w:hideMark/>
          </w:tcPr>
          <w:p w14:paraId="36B6E2E6" w14:textId="77777777" w:rsidR="00A2080E" w:rsidRPr="00E11BE8" w:rsidRDefault="00A2080E" w:rsidP="00BE1BB6">
            <w:pPr>
              <w:jc w:val="center"/>
              <w:rPr>
                <w:rFonts w:eastAsia="Times New Roman"/>
                <w:sz w:val="16"/>
                <w:szCs w:val="16"/>
              </w:rPr>
            </w:pPr>
            <w:r w:rsidRPr="00E11BE8">
              <w:rPr>
                <w:rFonts w:eastAsia="Times New Roman"/>
                <w:sz w:val="16"/>
                <w:szCs w:val="16"/>
              </w:rPr>
              <w:t>124 ± 30.9</w:t>
            </w:r>
          </w:p>
        </w:tc>
        <w:tc>
          <w:tcPr>
            <w:tcW w:w="2160" w:type="dxa"/>
            <w:tcBorders>
              <w:top w:val="nil"/>
              <w:left w:val="nil"/>
              <w:bottom w:val="nil"/>
              <w:right w:val="nil"/>
            </w:tcBorders>
            <w:shd w:val="clear" w:color="auto" w:fill="auto"/>
            <w:noWrap/>
            <w:vAlign w:val="center"/>
            <w:hideMark/>
          </w:tcPr>
          <w:p w14:paraId="212B68B3" w14:textId="77777777" w:rsidR="00A2080E" w:rsidRPr="00E11BE8" w:rsidRDefault="00A2080E" w:rsidP="00BE1BB6">
            <w:pPr>
              <w:jc w:val="center"/>
              <w:rPr>
                <w:rFonts w:eastAsia="Times New Roman"/>
                <w:sz w:val="16"/>
                <w:szCs w:val="16"/>
              </w:rPr>
            </w:pPr>
            <w:r w:rsidRPr="00E11BE8">
              <w:rPr>
                <w:rFonts w:eastAsia="Times New Roman"/>
                <w:sz w:val="16"/>
                <w:szCs w:val="16"/>
              </w:rPr>
              <w:t>3426 ± 588</w:t>
            </w:r>
          </w:p>
        </w:tc>
      </w:tr>
      <w:tr w:rsidR="00A2080E" w:rsidRPr="00E11BE8" w14:paraId="28E08F8D" w14:textId="77777777" w:rsidTr="00A921DF">
        <w:trPr>
          <w:trHeight w:val="340"/>
        </w:trPr>
        <w:tc>
          <w:tcPr>
            <w:tcW w:w="2884" w:type="dxa"/>
            <w:tcBorders>
              <w:top w:val="nil"/>
              <w:left w:val="nil"/>
              <w:bottom w:val="nil"/>
              <w:right w:val="nil"/>
            </w:tcBorders>
            <w:shd w:val="clear" w:color="auto" w:fill="auto"/>
            <w:vAlign w:val="bottom"/>
            <w:hideMark/>
          </w:tcPr>
          <w:p w14:paraId="06A98C1D"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12 +</w:t>
            </w:r>
          </w:p>
        </w:tc>
        <w:tc>
          <w:tcPr>
            <w:tcW w:w="723" w:type="dxa"/>
            <w:tcBorders>
              <w:top w:val="nil"/>
              <w:left w:val="nil"/>
              <w:bottom w:val="nil"/>
              <w:right w:val="nil"/>
            </w:tcBorders>
            <w:shd w:val="clear" w:color="auto" w:fill="auto"/>
            <w:noWrap/>
            <w:vAlign w:val="center"/>
            <w:hideMark/>
          </w:tcPr>
          <w:p w14:paraId="3170F546" w14:textId="77777777" w:rsidR="00A2080E" w:rsidRPr="00E11BE8" w:rsidRDefault="00A2080E" w:rsidP="00BE1BB6">
            <w:pPr>
              <w:jc w:val="center"/>
              <w:rPr>
                <w:rFonts w:eastAsia="Times New Roman"/>
                <w:sz w:val="16"/>
                <w:szCs w:val="16"/>
              </w:rPr>
            </w:pPr>
            <w:r w:rsidRPr="00E11BE8">
              <w:rPr>
                <w:rFonts w:eastAsia="Times New Roman"/>
                <w:sz w:val="16"/>
                <w:szCs w:val="16"/>
              </w:rPr>
              <w:t>74</w:t>
            </w:r>
          </w:p>
        </w:tc>
        <w:tc>
          <w:tcPr>
            <w:tcW w:w="3503" w:type="dxa"/>
            <w:tcBorders>
              <w:top w:val="nil"/>
              <w:left w:val="nil"/>
              <w:bottom w:val="nil"/>
              <w:right w:val="nil"/>
            </w:tcBorders>
            <w:shd w:val="clear" w:color="auto" w:fill="auto"/>
            <w:noWrap/>
            <w:vAlign w:val="bottom"/>
            <w:hideMark/>
          </w:tcPr>
          <w:p w14:paraId="557E55DF" w14:textId="77777777" w:rsidR="00A2080E" w:rsidRPr="00E11BE8" w:rsidRDefault="00A2080E" w:rsidP="00BE1BB6">
            <w:pPr>
              <w:jc w:val="center"/>
              <w:rPr>
                <w:rFonts w:eastAsia="Times New Roman"/>
                <w:sz w:val="16"/>
                <w:szCs w:val="16"/>
              </w:rPr>
            </w:pPr>
            <w:r w:rsidRPr="00E11BE8">
              <w:rPr>
                <w:rFonts w:eastAsia="Times New Roman"/>
                <w:sz w:val="16"/>
                <w:szCs w:val="16"/>
              </w:rPr>
              <w:t>116 ± 26.1</w:t>
            </w:r>
          </w:p>
        </w:tc>
        <w:tc>
          <w:tcPr>
            <w:tcW w:w="2160" w:type="dxa"/>
            <w:tcBorders>
              <w:top w:val="nil"/>
              <w:left w:val="nil"/>
              <w:bottom w:val="nil"/>
              <w:right w:val="nil"/>
            </w:tcBorders>
            <w:shd w:val="clear" w:color="auto" w:fill="auto"/>
            <w:noWrap/>
            <w:vAlign w:val="center"/>
            <w:hideMark/>
          </w:tcPr>
          <w:p w14:paraId="6AB124E0" w14:textId="77777777" w:rsidR="00A2080E" w:rsidRPr="00E11BE8" w:rsidRDefault="00A2080E" w:rsidP="00BE1BB6">
            <w:pPr>
              <w:jc w:val="center"/>
              <w:rPr>
                <w:rFonts w:eastAsia="Times New Roman"/>
                <w:sz w:val="16"/>
                <w:szCs w:val="16"/>
              </w:rPr>
            </w:pPr>
            <w:r w:rsidRPr="00E11BE8">
              <w:rPr>
                <w:rFonts w:eastAsia="Times New Roman"/>
                <w:sz w:val="16"/>
                <w:szCs w:val="16"/>
              </w:rPr>
              <w:t>3341 ± 532</w:t>
            </w:r>
          </w:p>
        </w:tc>
      </w:tr>
      <w:tr w:rsidR="00A2080E" w:rsidRPr="00E11BE8" w14:paraId="28151887" w14:textId="77777777" w:rsidTr="00A921DF">
        <w:trPr>
          <w:trHeight w:val="340"/>
        </w:trPr>
        <w:tc>
          <w:tcPr>
            <w:tcW w:w="2884" w:type="dxa"/>
            <w:tcBorders>
              <w:top w:val="nil"/>
              <w:left w:val="nil"/>
              <w:bottom w:val="nil"/>
              <w:right w:val="nil"/>
            </w:tcBorders>
            <w:shd w:val="clear" w:color="auto" w:fill="auto"/>
            <w:vAlign w:val="bottom"/>
            <w:hideMark/>
          </w:tcPr>
          <w:p w14:paraId="49EFD676"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1103363A"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4343FBE1" w14:textId="77777777" w:rsidR="00A2080E" w:rsidRPr="00E11BE8" w:rsidRDefault="00A2080E" w:rsidP="00BE1BB6">
            <w:pPr>
              <w:jc w:val="center"/>
              <w:rPr>
                <w:rFonts w:eastAsia="Times New Roman"/>
                <w:sz w:val="16"/>
                <w:szCs w:val="16"/>
              </w:rPr>
            </w:pPr>
            <w:r w:rsidRPr="00E11BE8">
              <w:rPr>
                <w:rFonts w:eastAsia="Times New Roman"/>
                <w:sz w:val="16"/>
                <w:szCs w:val="16"/>
              </w:rPr>
              <w:t>0.22</w:t>
            </w:r>
          </w:p>
        </w:tc>
        <w:tc>
          <w:tcPr>
            <w:tcW w:w="2160" w:type="dxa"/>
            <w:tcBorders>
              <w:top w:val="nil"/>
              <w:left w:val="nil"/>
              <w:bottom w:val="nil"/>
              <w:right w:val="nil"/>
            </w:tcBorders>
            <w:shd w:val="clear" w:color="auto" w:fill="auto"/>
            <w:noWrap/>
            <w:vAlign w:val="center"/>
            <w:hideMark/>
          </w:tcPr>
          <w:p w14:paraId="2222B20B" w14:textId="77777777" w:rsidR="00A2080E" w:rsidRPr="00E11BE8" w:rsidRDefault="00A2080E" w:rsidP="00BE1BB6">
            <w:pPr>
              <w:jc w:val="center"/>
              <w:rPr>
                <w:rFonts w:eastAsia="Times New Roman"/>
                <w:sz w:val="16"/>
                <w:szCs w:val="16"/>
              </w:rPr>
            </w:pPr>
            <w:r w:rsidRPr="00E11BE8">
              <w:rPr>
                <w:rFonts w:eastAsia="Times New Roman"/>
                <w:sz w:val="16"/>
                <w:szCs w:val="16"/>
              </w:rPr>
              <w:t>0.73</w:t>
            </w:r>
          </w:p>
        </w:tc>
      </w:tr>
      <w:tr w:rsidR="00A2080E" w:rsidRPr="00E11BE8" w14:paraId="74DA78BB" w14:textId="77777777" w:rsidTr="00A921DF">
        <w:trPr>
          <w:trHeight w:val="340"/>
        </w:trPr>
        <w:tc>
          <w:tcPr>
            <w:tcW w:w="2884" w:type="dxa"/>
            <w:tcBorders>
              <w:top w:val="nil"/>
              <w:left w:val="nil"/>
              <w:bottom w:val="nil"/>
              <w:right w:val="nil"/>
            </w:tcBorders>
            <w:shd w:val="clear" w:color="000000" w:fill="FCE4D6"/>
            <w:vAlign w:val="bottom"/>
            <w:hideMark/>
          </w:tcPr>
          <w:p w14:paraId="4C5AC64A" w14:textId="77777777" w:rsidR="00A2080E" w:rsidRPr="00E11BE8" w:rsidRDefault="00A2080E" w:rsidP="00BE1BB6">
            <w:pPr>
              <w:rPr>
                <w:rFonts w:eastAsia="Times New Roman"/>
                <w:sz w:val="16"/>
                <w:szCs w:val="16"/>
              </w:rPr>
            </w:pPr>
            <w:r w:rsidRPr="00E11BE8">
              <w:rPr>
                <w:rFonts w:eastAsia="Times New Roman"/>
                <w:sz w:val="16"/>
                <w:szCs w:val="16"/>
              </w:rPr>
              <w:t>Gestational Age at Enrollment</w:t>
            </w:r>
          </w:p>
        </w:tc>
        <w:tc>
          <w:tcPr>
            <w:tcW w:w="723" w:type="dxa"/>
            <w:tcBorders>
              <w:top w:val="nil"/>
              <w:left w:val="nil"/>
              <w:bottom w:val="nil"/>
              <w:right w:val="nil"/>
            </w:tcBorders>
            <w:shd w:val="clear" w:color="000000" w:fill="FCE4D6"/>
            <w:noWrap/>
            <w:vAlign w:val="center"/>
            <w:hideMark/>
          </w:tcPr>
          <w:p w14:paraId="5175D727"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30CBDDF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80E3A2C"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4AA14FA3" w14:textId="77777777" w:rsidTr="00A921DF">
        <w:trPr>
          <w:trHeight w:val="340"/>
        </w:trPr>
        <w:tc>
          <w:tcPr>
            <w:tcW w:w="2884" w:type="dxa"/>
            <w:tcBorders>
              <w:top w:val="nil"/>
              <w:left w:val="nil"/>
              <w:bottom w:val="nil"/>
              <w:right w:val="nil"/>
            </w:tcBorders>
            <w:shd w:val="clear" w:color="auto" w:fill="auto"/>
            <w:vAlign w:val="bottom"/>
            <w:hideMark/>
          </w:tcPr>
          <w:p w14:paraId="7C569A76"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trimester 1 (0-13 weeks)</w:t>
            </w:r>
          </w:p>
        </w:tc>
        <w:tc>
          <w:tcPr>
            <w:tcW w:w="723" w:type="dxa"/>
            <w:tcBorders>
              <w:top w:val="nil"/>
              <w:left w:val="nil"/>
              <w:bottom w:val="nil"/>
              <w:right w:val="nil"/>
            </w:tcBorders>
            <w:shd w:val="clear" w:color="auto" w:fill="auto"/>
            <w:noWrap/>
            <w:vAlign w:val="center"/>
            <w:hideMark/>
          </w:tcPr>
          <w:p w14:paraId="21709CE0" w14:textId="77777777" w:rsidR="00A2080E" w:rsidRPr="00E11BE8" w:rsidRDefault="00A2080E" w:rsidP="00BE1BB6">
            <w:pPr>
              <w:jc w:val="center"/>
              <w:rPr>
                <w:rFonts w:eastAsia="Times New Roman"/>
                <w:sz w:val="16"/>
                <w:szCs w:val="16"/>
              </w:rPr>
            </w:pPr>
            <w:r w:rsidRPr="00E11BE8">
              <w:rPr>
                <w:rFonts w:eastAsia="Times New Roman"/>
                <w:sz w:val="16"/>
                <w:szCs w:val="16"/>
              </w:rPr>
              <w:t>1</w:t>
            </w:r>
          </w:p>
        </w:tc>
        <w:tc>
          <w:tcPr>
            <w:tcW w:w="3503" w:type="dxa"/>
            <w:tcBorders>
              <w:top w:val="nil"/>
              <w:left w:val="nil"/>
              <w:bottom w:val="nil"/>
              <w:right w:val="nil"/>
            </w:tcBorders>
            <w:shd w:val="clear" w:color="auto" w:fill="auto"/>
            <w:noWrap/>
            <w:vAlign w:val="bottom"/>
            <w:hideMark/>
          </w:tcPr>
          <w:p w14:paraId="783F0886" w14:textId="77777777" w:rsidR="00A2080E" w:rsidRPr="00E11BE8" w:rsidRDefault="00A2080E" w:rsidP="00BE1BB6">
            <w:pPr>
              <w:jc w:val="center"/>
              <w:rPr>
                <w:rFonts w:eastAsia="Times New Roman"/>
                <w:sz w:val="16"/>
                <w:szCs w:val="16"/>
              </w:rPr>
            </w:pPr>
            <w:r w:rsidRPr="00E11BE8">
              <w:rPr>
                <w:rFonts w:eastAsia="Times New Roman"/>
                <w:sz w:val="16"/>
                <w:szCs w:val="16"/>
              </w:rPr>
              <w:t>159</w:t>
            </w:r>
          </w:p>
        </w:tc>
        <w:tc>
          <w:tcPr>
            <w:tcW w:w="2160" w:type="dxa"/>
            <w:tcBorders>
              <w:top w:val="nil"/>
              <w:left w:val="nil"/>
              <w:bottom w:val="nil"/>
              <w:right w:val="nil"/>
            </w:tcBorders>
            <w:shd w:val="clear" w:color="auto" w:fill="auto"/>
            <w:noWrap/>
            <w:vAlign w:val="center"/>
            <w:hideMark/>
          </w:tcPr>
          <w:p w14:paraId="25370401" w14:textId="77777777" w:rsidR="00A2080E" w:rsidRPr="00E11BE8" w:rsidRDefault="00A2080E" w:rsidP="00BE1BB6">
            <w:pPr>
              <w:jc w:val="center"/>
              <w:rPr>
                <w:rFonts w:eastAsia="Times New Roman"/>
                <w:sz w:val="16"/>
                <w:szCs w:val="16"/>
              </w:rPr>
            </w:pPr>
            <w:r w:rsidRPr="00E11BE8">
              <w:rPr>
                <w:rFonts w:eastAsia="Times New Roman"/>
                <w:sz w:val="16"/>
                <w:szCs w:val="16"/>
              </w:rPr>
              <w:t>4380</w:t>
            </w:r>
          </w:p>
        </w:tc>
      </w:tr>
      <w:tr w:rsidR="00A2080E" w:rsidRPr="00E11BE8" w14:paraId="32932ECE" w14:textId="77777777" w:rsidTr="00A921DF">
        <w:trPr>
          <w:trHeight w:val="340"/>
        </w:trPr>
        <w:tc>
          <w:tcPr>
            <w:tcW w:w="2884" w:type="dxa"/>
            <w:tcBorders>
              <w:top w:val="nil"/>
              <w:left w:val="nil"/>
              <w:bottom w:val="nil"/>
              <w:right w:val="nil"/>
            </w:tcBorders>
            <w:shd w:val="clear" w:color="auto" w:fill="auto"/>
            <w:vAlign w:val="bottom"/>
            <w:hideMark/>
          </w:tcPr>
          <w:p w14:paraId="2978FFAD"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trimester 2 (14-26 weeks)</w:t>
            </w:r>
          </w:p>
        </w:tc>
        <w:tc>
          <w:tcPr>
            <w:tcW w:w="723" w:type="dxa"/>
            <w:tcBorders>
              <w:top w:val="nil"/>
              <w:left w:val="nil"/>
              <w:bottom w:val="nil"/>
              <w:right w:val="nil"/>
            </w:tcBorders>
            <w:shd w:val="clear" w:color="auto" w:fill="auto"/>
            <w:noWrap/>
            <w:vAlign w:val="center"/>
            <w:hideMark/>
          </w:tcPr>
          <w:p w14:paraId="21F5530F" w14:textId="77777777" w:rsidR="00A2080E" w:rsidRPr="00E11BE8" w:rsidRDefault="00A2080E" w:rsidP="00BE1BB6">
            <w:pPr>
              <w:jc w:val="center"/>
              <w:rPr>
                <w:rFonts w:eastAsia="Times New Roman"/>
                <w:sz w:val="16"/>
                <w:szCs w:val="16"/>
              </w:rPr>
            </w:pPr>
            <w:r w:rsidRPr="00E11BE8">
              <w:rPr>
                <w:rFonts w:eastAsia="Times New Roman"/>
                <w:sz w:val="16"/>
                <w:szCs w:val="16"/>
              </w:rPr>
              <w:t>88</w:t>
            </w:r>
          </w:p>
        </w:tc>
        <w:tc>
          <w:tcPr>
            <w:tcW w:w="3503" w:type="dxa"/>
            <w:tcBorders>
              <w:top w:val="nil"/>
              <w:left w:val="nil"/>
              <w:bottom w:val="nil"/>
              <w:right w:val="nil"/>
            </w:tcBorders>
            <w:shd w:val="clear" w:color="auto" w:fill="auto"/>
            <w:noWrap/>
            <w:vAlign w:val="bottom"/>
            <w:hideMark/>
          </w:tcPr>
          <w:p w14:paraId="5B803DAA" w14:textId="77777777" w:rsidR="00A2080E" w:rsidRPr="00E11BE8" w:rsidRDefault="00A2080E" w:rsidP="00BE1BB6">
            <w:pPr>
              <w:jc w:val="center"/>
              <w:rPr>
                <w:rFonts w:eastAsia="Times New Roman"/>
                <w:sz w:val="16"/>
                <w:szCs w:val="16"/>
              </w:rPr>
            </w:pPr>
            <w:r w:rsidRPr="00E11BE8">
              <w:rPr>
                <w:rFonts w:eastAsia="Times New Roman"/>
                <w:sz w:val="16"/>
                <w:szCs w:val="16"/>
              </w:rPr>
              <w:t>118 ± 27.5</w:t>
            </w:r>
          </w:p>
        </w:tc>
        <w:tc>
          <w:tcPr>
            <w:tcW w:w="2160" w:type="dxa"/>
            <w:tcBorders>
              <w:top w:val="nil"/>
              <w:left w:val="nil"/>
              <w:bottom w:val="nil"/>
              <w:right w:val="nil"/>
            </w:tcBorders>
            <w:shd w:val="clear" w:color="auto" w:fill="auto"/>
            <w:noWrap/>
            <w:vAlign w:val="center"/>
            <w:hideMark/>
          </w:tcPr>
          <w:p w14:paraId="61CA8D14" w14:textId="77777777" w:rsidR="00A2080E" w:rsidRPr="00E11BE8" w:rsidRDefault="00A2080E" w:rsidP="00BE1BB6">
            <w:pPr>
              <w:jc w:val="center"/>
              <w:rPr>
                <w:rFonts w:eastAsia="Times New Roman"/>
                <w:sz w:val="16"/>
                <w:szCs w:val="16"/>
              </w:rPr>
            </w:pPr>
            <w:r w:rsidRPr="00E11BE8">
              <w:rPr>
                <w:rFonts w:eastAsia="Times New Roman"/>
                <w:sz w:val="16"/>
                <w:szCs w:val="16"/>
              </w:rPr>
              <w:t>3369±540</w:t>
            </w:r>
          </w:p>
        </w:tc>
      </w:tr>
      <w:tr w:rsidR="00A2080E" w:rsidRPr="00E11BE8" w14:paraId="2B27A52B" w14:textId="77777777" w:rsidTr="00A921DF">
        <w:trPr>
          <w:trHeight w:val="340"/>
        </w:trPr>
        <w:tc>
          <w:tcPr>
            <w:tcW w:w="2884" w:type="dxa"/>
            <w:tcBorders>
              <w:top w:val="nil"/>
              <w:left w:val="nil"/>
              <w:bottom w:val="nil"/>
              <w:right w:val="nil"/>
            </w:tcBorders>
            <w:shd w:val="clear" w:color="auto" w:fill="auto"/>
            <w:vAlign w:val="bottom"/>
            <w:hideMark/>
          </w:tcPr>
          <w:p w14:paraId="537755F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trimester 3 (27+ weeks)</w:t>
            </w:r>
          </w:p>
        </w:tc>
        <w:tc>
          <w:tcPr>
            <w:tcW w:w="723" w:type="dxa"/>
            <w:tcBorders>
              <w:top w:val="nil"/>
              <w:left w:val="nil"/>
              <w:bottom w:val="nil"/>
              <w:right w:val="nil"/>
            </w:tcBorders>
            <w:shd w:val="clear" w:color="auto" w:fill="auto"/>
            <w:noWrap/>
            <w:vAlign w:val="center"/>
            <w:hideMark/>
          </w:tcPr>
          <w:p w14:paraId="24291F33" w14:textId="77777777" w:rsidR="00A2080E" w:rsidRPr="00E11BE8" w:rsidRDefault="00A2080E" w:rsidP="00BE1BB6">
            <w:pPr>
              <w:jc w:val="center"/>
              <w:rPr>
                <w:rFonts w:eastAsia="Times New Roman"/>
                <w:sz w:val="16"/>
                <w:szCs w:val="16"/>
              </w:rPr>
            </w:pPr>
            <w:r w:rsidRPr="00E11BE8">
              <w:rPr>
                <w:rFonts w:eastAsia="Times New Roman"/>
                <w:sz w:val="16"/>
                <w:szCs w:val="16"/>
              </w:rPr>
              <w:t>13</w:t>
            </w:r>
          </w:p>
        </w:tc>
        <w:tc>
          <w:tcPr>
            <w:tcW w:w="3503" w:type="dxa"/>
            <w:tcBorders>
              <w:top w:val="nil"/>
              <w:left w:val="nil"/>
              <w:bottom w:val="nil"/>
              <w:right w:val="nil"/>
            </w:tcBorders>
            <w:shd w:val="clear" w:color="auto" w:fill="auto"/>
            <w:noWrap/>
            <w:vAlign w:val="bottom"/>
            <w:hideMark/>
          </w:tcPr>
          <w:p w14:paraId="589EABC9" w14:textId="77777777" w:rsidR="00A2080E" w:rsidRPr="00E11BE8" w:rsidRDefault="00A2080E" w:rsidP="00BE1BB6">
            <w:pPr>
              <w:jc w:val="center"/>
              <w:rPr>
                <w:rFonts w:eastAsia="Times New Roman"/>
                <w:sz w:val="16"/>
                <w:szCs w:val="16"/>
              </w:rPr>
            </w:pPr>
            <w:r w:rsidRPr="00E11BE8">
              <w:rPr>
                <w:rFonts w:eastAsia="Times New Roman"/>
                <w:sz w:val="16"/>
                <w:szCs w:val="16"/>
              </w:rPr>
              <w:t>115±26.6</w:t>
            </w:r>
          </w:p>
        </w:tc>
        <w:tc>
          <w:tcPr>
            <w:tcW w:w="2160" w:type="dxa"/>
            <w:tcBorders>
              <w:top w:val="nil"/>
              <w:left w:val="nil"/>
              <w:bottom w:val="nil"/>
              <w:right w:val="nil"/>
            </w:tcBorders>
            <w:shd w:val="clear" w:color="auto" w:fill="auto"/>
            <w:noWrap/>
            <w:vAlign w:val="center"/>
            <w:hideMark/>
          </w:tcPr>
          <w:p w14:paraId="5A312A11" w14:textId="77777777" w:rsidR="00A2080E" w:rsidRPr="00E11BE8" w:rsidRDefault="00A2080E" w:rsidP="00BE1BB6">
            <w:pPr>
              <w:jc w:val="center"/>
              <w:rPr>
                <w:rFonts w:eastAsia="Times New Roman"/>
                <w:sz w:val="16"/>
                <w:szCs w:val="16"/>
              </w:rPr>
            </w:pPr>
            <w:r w:rsidRPr="00E11BE8">
              <w:rPr>
                <w:rFonts w:eastAsia="Times New Roman"/>
                <w:sz w:val="16"/>
                <w:szCs w:val="16"/>
              </w:rPr>
              <w:t>3237 ± 520</w:t>
            </w:r>
          </w:p>
        </w:tc>
      </w:tr>
      <w:tr w:rsidR="00A2080E" w:rsidRPr="00E11BE8" w14:paraId="67FF8243" w14:textId="77777777" w:rsidTr="00A921DF">
        <w:trPr>
          <w:trHeight w:val="340"/>
        </w:trPr>
        <w:tc>
          <w:tcPr>
            <w:tcW w:w="2884" w:type="dxa"/>
            <w:tcBorders>
              <w:top w:val="nil"/>
              <w:left w:val="nil"/>
              <w:bottom w:val="nil"/>
              <w:right w:val="nil"/>
            </w:tcBorders>
            <w:shd w:val="clear" w:color="auto" w:fill="auto"/>
            <w:vAlign w:val="bottom"/>
            <w:hideMark/>
          </w:tcPr>
          <w:p w14:paraId="2AF8380A"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0F8AB42C"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72EBBF9" w14:textId="77777777" w:rsidR="00A2080E" w:rsidRPr="00E11BE8" w:rsidRDefault="00A2080E" w:rsidP="00BE1BB6">
            <w:pPr>
              <w:jc w:val="center"/>
              <w:rPr>
                <w:rFonts w:eastAsia="Times New Roman"/>
                <w:sz w:val="16"/>
                <w:szCs w:val="16"/>
              </w:rPr>
            </w:pPr>
            <w:r w:rsidRPr="00E11BE8">
              <w:rPr>
                <w:rFonts w:eastAsia="Times New Roman"/>
                <w:sz w:val="16"/>
                <w:szCs w:val="16"/>
              </w:rPr>
              <w:t>0.43</w:t>
            </w:r>
          </w:p>
        </w:tc>
        <w:tc>
          <w:tcPr>
            <w:tcW w:w="2160" w:type="dxa"/>
            <w:tcBorders>
              <w:top w:val="nil"/>
              <w:left w:val="nil"/>
              <w:bottom w:val="nil"/>
              <w:right w:val="nil"/>
            </w:tcBorders>
            <w:shd w:val="clear" w:color="auto" w:fill="auto"/>
            <w:noWrap/>
            <w:vAlign w:val="center"/>
            <w:hideMark/>
          </w:tcPr>
          <w:p w14:paraId="36EE1DF1" w14:textId="77777777" w:rsidR="00A2080E" w:rsidRPr="00E11BE8" w:rsidRDefault="00A2080E" w:rsidP="00BE1BB6">
            <w:pPr>
              <w:jc w:val="center"/>
              <w:rPr>
                <w:rFonts w:eastAsia="Times New Roman"/>
                <w:sz w:val="16"/>
                <w:szCs w:val="16"/>
              </w:rPr>
            </w:pPr>
            <w:r w:rsidRPr="00E11BE8">
              <w:rPr>
                <w:rFonts w:eastAsia="Times New Roman"/>
                <w:sz w:val="16"/>
                <w:szCs w:val="16"/>
              </w:rPr>
              <w:t>0.17</w:t>
            </w:r>
          </w:p>
        </w:tc>
      </w:tr>
      <w:tr w:rsidR="00A2080E" w:rsidRPr="00E11BE8" w14:paraId="0123CA3F" w14:textId="77777777" w:rsidTr="00A921DF">
        <w:trPr>
          <w:trHeight w:val="90"/>
        </w:trPr>
        <w:tc>
          <w:tcPr>
            <w:tcW w:w="2884" w:type="dxa"/>
            <w:tcBorders>
              <w:top w:val="nil"/>
              <w:left w:val="nil"/>
              <w:bottom w:val="nil"/>
              <w:right w:val="nil"/>
            </w:tcBorders>
            <w:shd w:val="clear" w:color="000000" w:fill="FCE4D6"/>
            <w:vAlign w:val="bottom"/>
            <w:hideMark/>
          </w:tcPr>
          <w:p w14:paraId="50352AC4" w14:textId="77777777" w:rsidR="00A2080E" w:rsidRPr="00E11BE8" w:rsidRDefault="00A2080E" w:rsidP="00BE1BB6">
            <w:pPr>
              <w:rPr>
                <w:rFonts w:eastAsia="Times New Roman"/>
                <w:sz w:val="16"/>
                <w:szCs w:val="16"/>
              </w:rPr>
            </w:pPr>
            <w:r w:rsidRPr="00E11BE8">
              <w:rPr>
                <w:rFonts w:eastAsia="Times New Roman"/>
                <w:sz w:val="16"/>
                <w:szCs w:val="16"/>
              </w:rPr>
              <w:t>Maternal BMI</w:t>
            </w:r>
          </w:p>
        </w:tc>
        <w:tc>
          <w:tcPr>
            <w:tcW w:w="723" w:type="dxa"/>
            <w:tcBorders>
              <w:top w:val="nil"/>
              <w:left w:val="nil"/>
              <w:bottom w:val="nil"/>
              <w:right w:val="nil"/>
            </w:tcBorders>
            <w:shd w:val="clear" w:color="000000" w:fill="FCE4D6"/>
            <w:noWrap/>
            <w:vAlign w:val="center"/>
            <w:hideMark/>
          </w:tcPr>
          <w:p w14:paraId="22B686A8"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4F58B29F"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8C9649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7EC6DA46" w14:textId="77777777" w:rsidTr="00A921DF">
        <w:trPr>
          <w:trHeight w:val="340"/>
        </w:trPr>
        <w:tc>
          <w:tcPr>
            <w:tcW w:w="2884" w:type="dxa"/>
            <w:tcBorders>
              <w:top w:val="nil"/>
              <w:left w:val="nil"/>
              <w:bottom w:val="nil"/>
              <w:right w:val="nil"/>
            </w:tcBorders>
            <w:shd w:val="clear" w:color="auto" w:fill="auto"/>
            <w:vAlign w:val="bottom"/>
            <w:hideMark/>
          </w:tcPr>
          <w:p w14:paraId="551295DF"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Underweight</w:t>
            </w:r>
          </w:p>
        </w:tc>
        <w:tc>
          <w:tcPr>
            <w:tcW w:w="723" w:type="dxa"/>
            <w:tcBorders>
              <w:top w:val="nil"/>
              <w:left w:val="nil"/>
              <w:bottom w:val="nil"/>
              <w:right w:val="nil"/>
            </w:tcBorders>
            <w:shd w:val="clear" w:color="auto" w:fill="auto"/>
            <w:noWrap/>
            <w:vAlign w:val="center"/>
            <w:hideMark/>
          </w:tcPr>
          <w:p w14:paraId="450C74B0" w14:textId="77777777" w:rsidR="00A2080E" w:rsidRPr="00E11BE8" w:rsidRDefault="00A2080E" w:rsidP="00BE1BB6">
            <w:pPr>
              <w:jc w:val="center"/>
              <w:rPr>
                <w:rFonts w:eastAsia="Times New Roman"/>
                <w:sz w:val="16"/>
                <w:szCs w:val="16"/>
              </w:rPr>
            </w:pPr>
            <w:r w:rsidRPr="00E11BE8">
              <w:rPr>
                <w:rFonts w:eastAsia="Times New Roman"/>
                <w:sz w:val="16"/>
                <w:szCs w:val="16"/>
              </w:rPr>
              <w:t>2</w:t>
            </w:r>
          </w:p>
        </w:tc>
        <w:tc>
          <w:tcPr>
            <w:tcW w:w="3503" w:type="dxa"/>
            <w:tcBorders>
              <w:top w:val="nil"/>
              <w:left w:val="nil"/>
              <w:bottom w:val="nil"/>
              <w:right w:val="nil"/>
            </w:tcBorders>
            <w:shd w:val="clear" w:color="auto" w:fill="auto"/>
            <w:noWrap/>
            <w:vAlign w:val="bottom"/>
            <w:hideMark/>
          </w:tcPr>
          <w:p w14:paraId="09E55FBA" w14:textId="77777777" w:rsidR="00A2080E" w:rsidRPr="00E11BE8" w:rsidRDefault="00A2080E" w:rsidP="00BE1BB6">
            <w:pPr>
              <w:jc w:val="center"/>
              <w:rPr>
                <w:rFonts w:eastAsia="Times New Roman"/>
                <w:sz w:val="16"/>
                <w:szCs w:val="16"/>
              </w:rPr>
            </w:pPr>
            <w:r w:rsidRPr="00E11BE8">
              <w:rPr>
                <w:rFonts w:eastAsia="Times New Roman"/>
                <w:sz w:val="16"/>
                <w:szCs w:val="16"/>
              </w:rPr>
              <w:t>99 ± 18.4</w:t>
            </w:r>
          </w:p>
        </w:tc>
        <w:tc>
          <w:tcPr>
            <w:tcW w:w="2160" w:type="dxa"/>
            <w:tcBorders>
              <w:top w:val="nil"/>
              <w:left w:val="nil"/>
              <w:bottom w:val="nil"/>
              <w:right w:val="nil"/>
            </w:tcBorders>
            <w:shd w:val="clear" w:color="auto" w:fill="auto"/>
            <w:noWrap/>
            <w:vAlign w:val="center"/>
            <w:hideMark/>
          </w:tcPr>
          <w:p w14:paraId="3F96299A" w14:textId="77777777" w:rsidR="00A2080E" w:rsidRPr="00E11BE8" w:rsidRDefault="00A2080E" w:rsidP="00BE1BB6">
            <w:pPr>
              <w:jc w:val="center"/>
              <w:rPr>
                <w:rFonts w:eastAsia="Times New Roman"/>
                <w:sz w:val="16"/>
                <w:szCs w:val="16"/>
              </w:rPr>
            </w:pPr>
            <w:r w:rsidRPr="00E11BE8">
              <w:rPr>
                <w:rFonts w:eastAsia="Times New Roman"/>
                <w:sz w:val="16"/>
                <w:szCs w:val="16"/>
              </w:rPr>
              <w:t>2912 ± 499</w:t>
            </w:r>
          </w:p>
        </w:tc>
      </w:tr>
      <w:tr w:rsidR="00A2080E" w:rsidRPr="00E11BE8" w14:paraId="5A6737E0" w14:textId="77777777" w:rsidTr="00A921DF">
        <w:trPr>
          <w:trHeight w:val="340"/>
        </w:trPr>
        <w:tc>
          <w:tcPr>
            <w:tcW w:w="2884" w:type="dxa"/>
            <w:tcBorders>
              <w:top w:val="nil"/>
              <w:left w:val="nil"/>
              <w:bottom w:val="nil"/>
              <w:right w:val="nil"/>
            </w:tcBorders>
            <w:shd w:val="clear" w:color="auto" w:fill="auto"/>
            <w:vAlign w:val="bottom"/>
            <w:hideMark/>
          </w:tcPr>
          <w:p w14:paraId="2DB0ADC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Normal weight</w:t>
            </w:r>
          </w:p>
        </w:tc>
        <w:tc>
          <w:tcPr>
            <w:tcW w:w="723" w:type="dxa"/>
            <w:tcBorders>
              <w:top w:val="nil"/>
              <w:left w:val="nil"/>
              <w:bottom w:val="nil"/>
              <w:right w:val="nil"/>
            </w:tcBorders>
            <w:shd w:val="clear" w:color="auto" w:fill="auto"/>
            <w:noWrap/>
            <w:vAlign w:val="center"/>
            <w:hideMark/>
          </w:tcPr>
          <w:p w14:paraId="6E06CEE7" w14:textId="77777777" w:rsidR="00A2080E" w:rsidRPr="00E11BE8" w:rsidRDefault="00A2080E" w:rsidP="00BE1BB6">
            <w:pPr>
              <w:jc w:val="center"/>
              <w:rPr>
                <w:rFonts w:eastAsia="Times New Roman"/>
                <w:sz w:val="16"/>
                <w:szCs w:val="16"/>
              </w:rPr>
            </w:pPr>
            <w:r w:rsidRPr="00E11BE8">
              <w:rPr>
                <w:rFonts w:eastAsia="Times New Roman"/>
                <w:sz w:val="16"/>
                <w:szCs w:val="16"/>
              </w:rPr>
              <w:t>43</w:t>
            </w:r>
          </w:p>
        </w:tc>
        <w:tc>
          <w:tcPr>
            <w:tcW w:w="3503" w:type="dxa"/>
            <w:tcBorders>
              <w:top w:val="nil"/>
              <w:left w:val="nil"/>
              <w:bottom w:val="nil"/>
              <w:right w:val="nil"/>
            </w:tcBorders>
            <w:shd w:val="clear" w:color="auto" w:fill="auto"/>
            <w:noWrap/>
            <w:vAlign w:val="bottom"/>
            <w:hideMark/>
          </w:tcPr>
          <w:p w14:paraId="163C758C" w14:textId="77777777" w:rsidR="00A2080E" w:rsidRPr="00E11BE8" w:rsidRDefault="00A2080E" w:rsidP="00BE1BB6">
            <w:pPr>
              <w:jc w:val="center"/>
              <w:rPr>
                <w:rFonts w:eastAsia="Times New Roman"/>
                <w:sz w:val="16"/>
                <w:szCs w:val="16"/>
              </w:rPr>
            </w:pPr>
            <w:r w:rsidRPr="00E11BE8">
              <w:rPr>
                <w:rFonts w:eastAsia="Times New Roman"/>
                <w:sz w:val="16"/>
                <w:szCs w:val="16"/>
              </w:rPr>
              <w:t>115 ± 25.4</w:t>
            </w:r>
          </w:p>
        </w:tc>
        <w:tc>
          <w:tcPr>
            <w:tcW w:w="2160" w:type="dxa"/>
            <w:tcBorders>
              <w:top w:val="nil"/>
              <w:left w:val="nil"/>
              <w:bottom w:val="nil"/>
              <w:right w:val="nil"/>
            </w:tcBorders>
            <w:shd w:val="clear" w:color="auto" w:fill="auto"/>
            <w:noWrap/>
            <w:vAlign w:val="center"/>
            <w:hideMark/>
          </w:tcPr>
          <w:p w14:paraId="287638A1" w14:textId="77777777" w:rsidR="00A2080E" w:rsidRPr="00E11BE8" w:rsidRDefault="00A2080E" w:rsidP="00BE1BB6">
            <w:pPr>
              <w:jc w:val="center"/>
              <w:rPr>
                <w:rFonts w:eastAsia="Times New Roman"/>
                <w:sz w:val="16"/>
                <w:szCs w:val="16"/>
              </w:rPr>
            </w:pPr>
            <w:r w:rsidRPr="00E11BE8">
              <w:rPr>
                <w:rFonts w:eastAsia="Times New Roman"/>
                <w:sz w:val="16"/>
                <w:szCs w:val="16"/>
              </w:rPr>
              <w:t>3296 ± 593</w:t>
            </w:r>
          </w:p>
        </w:tc>
      </w:tr>
      <w:tr w:rsidR="00A2080E" w:rsidRPr="00E11BE8" w14:paraId="638E9ACB" w14:textId="77777777" w:rsidTr="00A921DF">
        <w:trPr>
          <w:trHeight w:val="340"/>
        </w:trPr>
        <w:tc>
          <w:tcPr>
            <w:tcW w:w="2884" w:type="dxa"/>
            <w:tcBorders>
              <w:top w:val="nil"/>
              <w:left w:val="nil"/>
              <w:bottom w:val="nil"/>
              <w:right w:val="nil"/>
            </w:tcBorders>
            <w:shd w:val="clear" w:color="auto" w:fill="auto"/>
            <w:vAlign w:val="bottom"/>
            <w:hideMark/>
          </w:tcPr>
          <w:p w14:paraId="44D77FD7"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Overweight</w:t>
            </w:r>
          </w:p>
        </w:tc>
        <w:tc>
          <w:tcPr>
            <w:tcW w:w="723" w:type="dxa"/>
            <w:tcBorders>
              <w:top w:val="nil"/>
              <w:left w:val="nil"/>
              <w:bottom w:val="nil"/>
              <w:right w:val="nil"/>
            </w:tcBorders>
            <w:shd w:val="clear" w:color="auto" w:fill="auto"/>
            <w:noWrap/>
            <w:vAlign w:val="center"/>
            <w:hideMark/>
          </w:tcPr>
          <w:p w14:paraId="1A50316D" w14:textId="77777777" w:rsidR="00A2080E" w:rsidRPr="00E11BE8" w:rsidRDefault="00A2080E" w:rsidP="00BE1BB6">
            <w:pPr>
              <w:jc w:val="center"/>
              <w:rPr>
                <w:rFonts w:eastAsia="Times New Roman"/>
                <w:sz w:val="16"/>
                <w:szCs w:val="16"/>
              </w:rPr>
            </w:pPr>
            <w:r w:rsidRPr="00E11BE8">
              <w:rPr>
                <w:rFonts w:eastAsia="Times New Roman"/>
                <w:sz w:val="16"/>
                <w:szCs w:val="16"/>
              </w:rPr>
              <w:t>24</w:t>
            </w:r>
          </w:p>
        </w:tc>
        <w:tc>
          <w:tcPr>
            <w:tcW w:w="3503" w:type="dxa"/>
            <w:tcBorders>
              <w:top w:val="nil"/>
              <w:left w:val="nil"/>
              <w:bottom w:val="nil"/>
              <w:right w:val="nil"/>
            </w:tcBorders>
            <w:shd w:val="clear" w:color="auto" w:fill="auto"/>
            <w:noWrap/>
            <w:vAlign w:val="bottom"/>
            <w:hideMark/>
          </w:tcPr>
          <w:p w14:paraId="1184DFAB" w14:textId="77777777" w:rsidR="00A2080E" w:rsidRPr="00E11BE8" w:rsidRDefault="00A2080E" w:rsidP="00BE1BB6">
            <w:pPr>
              <w:jc w:val="center"/>
              <w:rPr>
                <w:rFonts w:eastAsia="Times New Roman"/>
                <w:sz w:val="16"/>
                <w:szCs w:val="16"/>
              </w:rPr>
            </w:pPr>
            <w:r w:rsidRPr="00E11BE8">
              <w:rPr>
                <w:rFonts w:eastAsia="Times New Roman"/>
                <w:sz w:val="16"/>
                <w:szCs w:val="16"/>
              </w:rPr>
              <w:t>122 ± 29.9</w:t>
            </w:r>
          </w:p>
        </w:tc>
        <w:tc>
          <w:tcPr>
            <w:tcW w:w="2160" w:type="dxa"/>
            <w:tcBorders>
              <w:top w:val="nil"/>
              <w:left w:val="nil"/>
              <w:bottom w:val="nil"/>
              <w:right w:val="nil"/>
            </w:tcBorders>
            <w:shd w:val="clear" w:color="auto" w:fill="auto"/>
            <w:noWrap/>
            <w:vAlign w:val="center"/>
            <w:hideMark/>
          </w:tcPr>
          <w:p w14:paraId="31855806" w14:textId="77777777" w:rsidR="00A2080E" w:rsidRPr="00E11BE8" w:rsidRDefault="00A2080E" w:rsidP="00BE1BB6">
            <w:pPr>
              <w:jc w:val="center"/>
              <w:rPr>
                <w:rFonts w:eastAsia="Times New Roman"/>
                <w:sz w:val="16"/>
                <w:szCs w:val="16"/>
              </w:rPr>
            </w:pPr>
            <w:r w:rsidRPr="00E11BE8">
              <w:rPr>
                <w:rFonts w:eastAsia="Times New Roman"/>
                <w:sz w:val="16"/>
                <w:szCs w:val="16"/>
              </w:rPr>
              <w:t>3371 ± 515</w:t>
            </w:r>
          </w:p>
        </w:tc>
      </w:tr>
      <w:tr w:rsidR="00A2080E" w:rsidRPr="00E11BE8" w14:paraId="52827A03" w14:textId="77777777" w:rsidTr="00A921DF">
        <w:trPr>
          <w:trHeight w:val="340"/>
        </w:trPr>
        <w:tc>
          <w:tcPr>
            <w:tcW w:w="2884" w:type="dxa"/>
            <w:tcBorders>
              <w:top w:val="nil"/>
              <w:left w:val="nil"/>
              <w:bottom w:val="nil"/>
              <w:right w:val="nil"/>
            </w:tcBorders>
            <w:shd w:val="clear" w:color="auto" w:fill="auto"/>
            <w:vAlign w:val="bottom"/>
            <w:hideMark/>
          </w:tcPr>
          <w:p w14:paraId="70D55BEC"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Obesity Class 1</w:t>
            </w:r>
          </w:p>
        </w:tc>
        <w:tc>
          <w:tcPr>
            <w:tcW w:w="723" w:type="dxa"/>
            <w:tcBorders>
              <w:top w:val="nil"/>
              <w:left w:val="nil"/>
              <w:bottom w:val="nil"/>
              <w:right w:val="nil"/>
            </w:tcBorders>
            <w:shd w:val="clear" w:color="auto" w:fill="auto"/>
            <w:noWrap/>
            <w:vAlign w:val="center"/>
            <w:hideMark/>
          </w:tcPr>
          <w:p w14:paraId="44346871" w14:textId="77777777" w:rsidR="00A2080E" w:rsidRPr="00E11BE8" w:rsidRDefault="00A2080E" w:rsidP="00BE1BB6">
            <w:pPr>
              <w:jc w:val="center"/>
              <w:rPr>
                <w:rFonts w:eastAsia="Times New Roman"/>
                <w:sz w:val="16"/>
                <w:szCs w:val="16"/>
              </w:rPr>
            </w:pPr>
            <w:r w:rsidRPr="00E11BE8">
              <w:rPr>
                <w:rFonts w:eastAsia="Times New Roman"/>
                <w:sz w:val="16"/>
                <w:szCs w:val="16"/>
              </w:rPr>
              <w:t>13</w:t>
            </w:r>
          </w:p>
        </w:tc>
        <w:tc>
          <w:tcPr>
            <w:tcW w:w="3503" w:type="dxa"/>
            <w:tcBorders>
              <w:top w:val="nil"/>
              <w:left w:val="nil"/>
              <w:bottom w:val="nil"/>
              <w:right w:val="nil"/>
            </w:tcBorders>
            <w:shd w:val="clear" w:color="auto" w:fill="auto"/>
            <w:noWrap/>
            <w:vAlign w:val="bottom"/>
            <w:hideMark/>
          </w:tcPr>
          <w:p w14:paraId="29978CB2" w14:textId="77777777" w:rsidR="00A2080E" w:rsidRPr="00E11BE8" w:rsidRDefault="00A2080E" w:rsidP="00BE1BB6">
            <w:pPr>
              <w:jc w:val="center"/>
              <w:rPr>
                <w:rFonts w:eastAsia="Times New Roman"/>
                <w:sz w:val="16"/>
                <w:szCs w:val="16"/>
              </w:rPr>
            </w:pPr>
            <w:r w:rsidRPr="00E11BE8">
              <w:rPr>
                <w:rFonts w:eastAsia="Times New Roman"/>
                <w:sz w:val="16"/>
                <w:szCs w:val="16"/>
              </w:rPr>
              <w:t>122 ± 32.4</w:t>
            </w:r>
          </w:p>
        </w:tc>
        <w:tc>
          <w:tcPr>
            <w:tcW w:w="2160" w:type="dxa"/>
            <w:tcBorders>
              <w:top w:val="nil"/>
              <w:left w:val="nil"/>
              <w:bottom w:val="nil"/>
              <w:right w:val="nil"/>
            </w:tcBorders>
            <w:shd w:val="clear" w:color="auto" w:fill="auto"/>
            <w:noWrap/>
            <w:vAlign w:val="center"/>
            <w:hideMark/>
          </w:tcPr>
          <w:p w14:paraId="35FD53BE" w14:textId="77777777" w:rsidR="00A2080E" w:rsidRPr="00E11BE8" w:rsidRDefault="00A2080E" w:rsidP="00BE1BB6">
            <w:pPr>
              <w:jc w:val="center"/>
              <w:rPr>
                <w:rFonts w:eastAsia="Times New Roman"/>
                <w:sz w:val="16"/>
                <w:szCs w:val="16"/>
              </w:rPr>
            </w:pPr>
            <w:r w:rsidRPr="00E11BE8">
              <w:rPr>
                <w:rFonts w:eastAsia="Times New Roman"/>
                <w:sz w:val="16"/>
                <w:szCs w:val="16"/>
              </w:rPr>
              <w:t>3620 ± 347</w:t>
            </w:r>
          </w:p>
        </w:tc>
      </w:tr>
      <w:tr w:rsidR="00A2080E" w:rsidRPr="00E11BE8" w14:paraId="01EE024F" w14:textId="77777777" w:rsidTr="00A921DF">
        <w:trPr>
          <w:trHeight w:val="340"/>
        </w:trPr>
        <w:tc>
          <w:tcPr>
            <w:tcW w:w="2884" w:type="dxa"/>
            <w:tcBorders>
              <w:top w:val="nil"/>
              <w:left w:val="nil"/>
              <w:bottom w:val="nil"/>
              <w:right w:val="nil"/>
            </w:tcBorders>
            <w:shd w:val="clear" w:color="auto" w:fill="auto"/>
            <w:vAlign w:val="bottom"/>
            <w:hideMark/>
          </w:tcPr>
          <w:p w14:paraId="728FA4B2"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Obesity Class 2</w:t>
            </w:r>
          </w:p>
        </w:tc>
        <w:tc>
          <w:tcPr>
            <w:tcW w:w="723" w:type="dxa"/>
            <w:tcBorders>
              <w:top w:val="nil"/>
              <w:left w:val="nil"/>
              <w:bottom w:val="nil"/>
              <w:right w:val="nil"/>
            </w:tcBorders>
            <w:shd w:val="clear" w:color="auto" w:fill="auto"/>
            <w:noWrap/>
            <w:vAlign w:val="bottom"/>
            <w:hideMark/>
          </w:tcPr>
          <w:p w14:paraId="0BAE382E" w14:textId="77777777" w:rsidR="00A2080E" w:rsidRPr="00E11BE8" w:rsidRDefault="00A2080E" w:rsidP="00BE1BB6">
            <w:pPr>
              <w:jc w:val="center"/>
              <w:rPr>
                <w:rFonts w:eastAsia="Times New Roman"/>
                <w:sz w:val="16"/>
                <w:szCs w:val="16"/>
              </w:rPr>
            </w:pPr>
            <w:r w:rsidRPr="00E11BE8">
              <w:rPr>
                <w:rFonts w:eastAsia="Times New Roman"/>
                <w:sz w:val="16"/>
                <w:szCs w:val="16"/>
              </w:rPr>
              <w:t>8</w:t>
            </w:r>
          </w:p>
        </w:tc>
        <w:tc>
          <w:tcPr>
            <w:tcW w:w="3503" w:type="dxa"/>
            <w:tcBorders>
              <w:top w:val="nil"/>
              <w:left w:val="nil"/>
              <w:bottom w:val="nil"/>
              <w:right w:val="nil"/>
            </w:tcBorders>
            <w:shd w:val="clear" w:color="auto" w:fill="auto"/>
            <w:noWrap/>
            <w:vAlign w:val="bottom"/>
            <w:hideMark/>
          </w:tcPr>
          <w:p w14:paraId="35ADE566" w14:textId="77777777" w:rsidR="00A2080E" w:rsidRPr="00E11BE8" w:rsidRDefault="00A2080E" w:rsidP="00BE1BB6">
            <w:pPr>
              <w:jc w:val="center"/>
              <w:rPr>
                <w:rFonts w:eastAsia="Times New Roman"/>
                <w:sz w:val="16"/>
                <w:szCs w:val="16"/>
              </w:rPr>
            </w:pPr>
            <w:r w:rsidRPr="00E11BE8">
              <w:rPr>
                <w:rFonts w:eastAsia="Times New Roman"/>
                <w:sz w:val="16"/>
                <w:szCs w:val="16"/>
              </w:rPr>
              <w:t>119 ± 23.0</w:t>
            </w:r>
          </w:p>
        </w:tc>
        <w:tc>
          <w:tcPr>
            <w:tcW w:w="2160" w:type="dxa"/>
            <w:tcBorders>
              <w:top w:val="nil"/>
              <w:left w:val="nil"/>
              <w:bottom w:val="nil"/>
              <w:right w:val="nil"/>
            </w:tcBorders>
            <w:shd w:val="clear" w:color="auto" w:fill="auto"/>
            <w:noWrap/>
            <w:vAlign w:val="bottom"/>
            <w:hideMark/>
          </w:tcPr>
          <w:p w14:paraId="6B4645BB" w14:textId="77777777" w:rsidR="00A2080E" w:rsidRPr="00E11BE8" w:rsidRDefault="00A2080E" w:rsidP="00BE1BB6">
            <w:pPr>
              <w:jc w:val="center"/>
              <w:rPr>
                <w:rFonts w:eastAsia="Times New Roman"/>
                <w:sz w:val="16"/>
                <w:szCs w:val="16"/>
              </w:rPr>
            </w:pPr>
            <w:r w:rsidRPr="00E11BE8">
              <w:rPr>
                <w:rFonts w:eastAsia="Times New Roman"/>
                <w:sz w:val="16"/>
                <w:szCs w:val="16"/>
              </w:rPr>
              <w:t>3481 ± 469</w:t>
            </w:r>
          </w:p>
        </w:tc>
      </w:tr>
      <w:tr w:rsidR="00A2080E" w:rsidRPr="00E11BE8" w14:paraId="4294404B" w14:textId="77777777" w:rsidTr="00A921DF">
        <w:trPr>
          <w:trHeight w:val="340"/>
        </w:trPr>
        <w:tc>
          <w:tcPr>
            <w:tcW w:w="2884" w:type="dxa"/>
            <w:tcBorders>
              <w:top w:val="nil"/>
              <w:left w:val="nil"/>
              <w:bottom w:val="nil"/>
              <w:right w:val="nil"/>
            </w:tcBorders>
            <w:shd w:val="clear" w:color="auto" w:fill="auto"/>
            <w:vAlign w:val="bottom"/>
            <w:hideMark/>
          </w:tcPr>
          <w:p w14:paraId="22DB4F6B"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Obesity Class 3</w:t>
            </w:r>
          </w:p>
        </w:tc>
        <w:tc>
          <w:tcPr>
            <w:tcW w:w="723" w:type="dxa"/>
            <w:tcBorders>
              <w:top w:val="nil"/>
              <w:left w:val="nil"/>
              <w:bottom w:val="nil"/>
              <w:right w:val="nil"/>
            </w:tcBorders>
            <w:shd w:val="clear" w:color="auto" w:fill="auto"/>
            <w:noWrap/>
            <w:vAlign w:val="center"/>
            <w:hideMark/>
          </w:tcPr>
          <w:p w14:paraId="5282709F" w14:textId="77777777" w:rsidR="00A2080E" w:rsidRPr="00E11BE8" w:rsidRDefault="00A2080E" w:rsidP="00BE1BB6">
            <w:pPr>
              <w:jc w:val="center"/>
              <w:rPr>
                <w:rFonts w:eastAsia="Times New Roman"/>
                <w:sz w:val="16"/>
                <w:szCs w:val="16"/>
              </w:rPr>
            </w:pPr>
            <w:r w:rsidRPr="00E11BE8">
              <w:rPr>
                <w:rFonts w:eastAsia="Times New Roman"/>
                <w:sz w:val="16"/>
                <w:szCs w:val="16"/>
              </w:rPr>
              <w:t>5</w:t>
            </w:r>
          </w:p>
        </w:tc>
        <w:tc>
          <w:tcPr>
            <w:tcW w:w="3503" w:type="dxa"/>
            <w:tcBorders>
              <w:top w:val="nil"/>
              <w:left w:val="nil"/>
              <w:bottom w:val="nil"/>
              <w:right w:val="nil"/>
            </w:tcBorders>
            <w:shd w:val="clear" w:color="auto" w:fill="auto"/>
            <w:noWrap/>
            <w:vAlign w:val="bottom"/>
            <w:hideMark/>
          </w:tcPr>
          <w:p w14:paraId="71276FCE" w14:textId="77777777" w:rsidR="00A2080E" w:rsidRPr="00E11BE8" w:rsidRDefault="00A2080E" w:rsidP="00BE1BB6">
            <w:pPr>
              <w:jc w:val="center"/>
              <w:rPr>
                <w:rFonts w:eastAsia="Times New Roman"/>
                <w:sz w:val="16"/>
                <w:szCs w:val="16"/>
              </w:rPr>
            </w:pPr>
            <w:r w:rsidRPr="00E11BE8">
              <w:rPr>
                <w:rFonts w:eastAsia="Times New Roman"/>
                <w:sz w:val="16"/>
                <w:szCs w:val="16"/>
              </w:rPr>
              <w:t>149 ± 21.8</w:t>
            </w:r>
          </w:p>
        </w:tc>
        <w:tc>
          <w:tcPr>
            <w:tcW w:w="2160" w:type="dxa"/>
            <w:tcBorders>
              <w:top w:val="nil"/>
              <w:left w:val="nil"/>
              <w:bottom w:val="nil"/>
              <w:right w:val="nil"/>
            </w:tcBorders>
            <w:shd w:val="clear" w:color="auto" w:fill="auto"/>
            <w:noWrap/>
            <w:vAlign w:val="center"/>
            <w:hideMark/>
          </w:tcPr>
          <w:p w14:paraId="10F92F32" w14:textId="77777777" w:rsidR="00A2080E" w:rsidRPr="00E11BE8" w:rsidRDefault="00A2080E" w:rsidP="00BE1BB6">
            <w:pPr>
              <w:jc w:val="center"/>
              <w:rPr>
                <w:rFonts w:eastAsia="Times New Roman"/>
                <w:sz w:val="16"/>
                <w:szCs w:val="16"/>
              </w:rPr>
            </w:pPr>
            <w:r w:rsidRPr="00E11BE8">
              <w:rPr>
                <w:rFonts w:eastAsia="Times New Roman"/>
                <w:sz w:val="16"/>
                <w:szCs w:val="16"/>
              </w:rPr>
              <w:t>3171 ± 753</w:t>
            </w:r>
          </w:p>
        </w:tc>
      </w:tr>
      <w:tr w:rsidR="00A2080E" w:rsidRPr="00E11BE8" w14:paraId="4754D3DF" w14:textId="77777777" w:rsidTr="00A921DF">
        <w:trPr>
          <w:trHeight w:val="340"/>
        </w:trPr>
        <w:tc>
          <w:tcPr>
            <w:tcW w:w="2884" w:type="dxa"/>
            <w:tcBorders>
              <w:top w:val="nil"/>
              <w:left w:val="nil"/>
              <w:bottom w:val="nil"/>
              <w:right w:val="nil"/>
            </w:tcBorders>
            <w:shd w:val="clear" w:color="auto" w:fill="auto"/>
            <w:vAlign w:val="bottom"/>
            <w:hideMark/>
          </w:tcPr>
          <w:p w14:paraId="4C7360C0"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015387FC"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7C94870A" w14:textId="77777777" w:rsidR="00A2080E" w:rsidRPr="00E11BE8" w:rsidRDefault="00A2080E" w:rsidP="00BE1BB6">
            <w:pPr>
              <w:jc w:val="center"/>
              <w:rPr>
                <w:rFonts w:eastAsia="Times New Roman"/>
                <w:sz w:val="16"/>
                <w:szCs w:val="16"/>
              </w:rPr>
            </w:pPr>
            <w:r w:rsidRPr="00E11BE8">
              <w:rPr>
                <w:rFonts w:eastAsia="Times New Roman"/>
                <w:sz w:val="16"/>
                <w:szCs w:val="16"/>
              </w:rPr>
              <w:t>0.18</w:t>
            </w:r>
          </w:p>
        </w:tc>
        <w:tc>
          <w:tcPr>
            <w:tcW w:w="2160" w:type="dxa"/>
            <w:tcBorders>
              <w:top w:val="nil"/>
              <w:left w:val="nil"/>
              <w:bottom w:val="nil"/>
              <w:right w:val="nil"/>
            </w:tcBorders>
            <w:shd w:val="clear" w:color="auto" w:fill="auto"/>
            <w:noWrap/>
            <w:vAlign w:val="center"/>
            <w:hideMark/>
          </w:tcPr>
          <w:p w14:paraId="690D8930" w14:textId="77777777" w:rsidR="00A2080E" w:rsidRPr="00E11BE8" w:rsidRDefault="00A2080E" w:rsidP="00BE1BB6">
            <w:pPr>
              <w:jc w:val="center"/>
              <w:rPr>
                <w:rFonts w:eastAsia="Times New Roman"/>
                <w:sz w:val="16"/>
                <w:szCs w:val="16"/>
              </w:rPr>
            </w:pPr>
            <w:r w:rsidRPr="00E11BE8">
              <w:rPr>
                <w:rFonts w:eastAsia="Times New Roman"/>
                <w:sz w:val="16"/>
                <w:szCs w:val="16"/>
              </w:rPr>
              <w:t>0.44</w:t>
            </w:r>
          </w:p>
        </w:tc>
      </w:tr>
      <w:tr w:rsidR="00A2080E" w:rsidRPr="00E11BE8" w14:paraId="5A43763E" w14:textId="77777777" w:rsidTr="00A921DF">
        <w:trPr>
          <w:trHeight w:val="340"/>
        </w:trPr>
        <w:tc>
          <w:tcPr>
            <w:tcW w:w="2884" w:type="dxa"/>
            <w:tcBorders>
              <w:top w:val="nil"/>
              <w:left w:val="nil"/>
              <w:bottom w:val="nil"/>
              <w:right w:val="nil"/>
            </w:tcBorders>
            <w:shd w:val="clear" w:color="000000" w:fill="FCE4D6"/>
            <w:vAlign w:val="bottom"/>
            <w:hideMark/>
          </w:tcPr>
          <w:p w14:paraId="1C50FF42" w14:textId="77777777" w:rsidR="00A2080E" w:rsidRPr="00E11BE8" w:rsidRDefault="00A2080E" w:rsidP="00BE1BB6">
            <w:pPr>
              <w:rPr>
                <w:rFonts w:eastAsia="Times New Roman"/>
                <w:sz w:val="16"/>
                <w:szCs w:val="16"/>
              </w:rPr>
            </w:pPr>
            <w:r w:rsidRPr="00E11BE8">
              <w:rPr>
                <w:rFonts w:eastAsia="Times New Roman"/>
                <w:sz w:val="16"/>
                <w:szCs w:val="16"/>
              </w:rPr>
              <w:t>Marital Status</w:t>
            </w:r>
          </w:p>
        </w:tc>
        <w:tc>
          <w:tcPr>
            <w:tcW w:w="723" w:type="dxa"/>
            <w:tcBorders>
              <w:top w:val="nil"/>
              <w:left w:val="nil"/>
              <w:bottom w:val="nil"/>
              <w:right w:val="nil"/>
            </w:tcBorders>
            <w:shd w:val="clear" w:color="000000" w:fill="FCE4D6"/>
            <w:noWrap/>
            <w:vAlign w:val="center"/>
            <w:hideMark/>
          </w:tcPr>
          <w:p w14:paraId="6A5D5A5F"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1A60CEB9"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0EE74B6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64EBAD32" w14:textId="77777777" w:rsidTr="00A921DF">
        <w:trPr>
          <w:trHeight w:val="380"/>
        </w:trPr>
        <w:tc>
          <w:tcPr>
            <w:tcW w:w="2884" w:type="dxa"/>
            <w:tcBorders>
              <w:top w:val="nil"/>
              <w:left w:val="nil"/>
              <w:bottom w:val="nil"/>
              <w:right w:val="nil"/>
            </w:tcBorders>
            <w:shd w:val="clear" w:color="000000" w:fill="FFFFFF"/>
            <w:vAlign w:val="bottom"/>
            <w:hideMark/>
          </w:tcPr>
          <w:p w14:paraId="691C1697"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Married or Long-term Partnership</w:t>
            </w:r>
          </w:p>
        </w:tc>
        <w:tc>
          <w:tcPr>
            <w:tcW w:w="723" w:type="dxa"/>
            <w:tcBorders>
              <w:top w:val="nil"/>
              <w:left w:val="nil"/>
              <w:bottom w:val="nil"/>
              <w:right w:val="nil"/>
            </w:tcBorders>
            <w:shd w:val="clear" w:color="auto" w:fill="auto"/>
            <w:noWrap/>
            <w:vAlign w:val="center"/>
            <w:hideMark/>
          </w:tcPr>
          <w:p w14:paraId="759B9889" w14:textId="77777777" w:rsidR="00A2080E" w:rsidRPr="00E11BE8" w:rsidRDefault="00A2080E" w:rsidP="00BE1BB6">
            <w:pPr>
              <w:jc w:val="center"/>
              <w:rPr>
                <w:rFonts w:eastAsia="Times New Roman"/>
                <w:sz w:val="16"/>
                <w:szCs w:val="16"/>
              </w:rPr>
            </w:pPr>
            <w:r w:rsidRPr="00E11BE8">
              <w:rPr>
                <w:rFonts w:eastAsia="Times New Roman"/>
                <w:sz w:val="16"/>
                <w:szCs w:val="16"/>
              </w:rPr>
              <w:t>91</w:t>
            </w:r>
          </w:p>
        </w:tc>
        <w:tc>
          <w:tcPr>
            <w:tcW w:w="3503" w:type="dxa"/>
            <w:tcBorders>
              <w:top w:val="nil"/>
              <w:left w:val="nil"/>
              <w:bottom w:val="nil"/>
              <w:right w:val="nil"/>
            </w:tcBorders>
            <w:shd w:val="clear" w:color="auto" w:fill="auto"/>
            <w:noWrap/>
            <w:vAlign w:val="bottom"/>
            <w:hideMark/>
          </w:tcPr>
          <w:p w14:paraId="6D37BF5F" w14:textId="77777777" w:rsidR="00A2080E" w:rsidRPr="00E11BE8" w:rsidRDefault="00A2080E" w:rsidP="00BE1BB6">
            <w:pPr>
              <w:jc w:val="center"/>
              <w:rPr>
                <w:rFonts w:eastAsia="Times New Roman"/>
                <w:sz w:val="16"/>
                <w:szCs w:val="16"/>
              </w:rPr>
            </w:pPr>
            <w:r w:rsidRPr="00E11BE8">
              <w:rPr>
                <w:rFonts w:eastAsia="Times New Roman"/>
                <w:sz w:val="16"/>
                <w:szCs w:val="16"/>
              </w:rPr>
              <w:t>118 ± 27.6</w:t>
            </w:r>
          </w:p>
        </w:tc>
        <w:tc>
          <w:tcPr>
            <w:tcW w:w="2160" w:type="dxa"/>
            <w:tcBorders>
              <w:top w:val="nil"/>
              <w:left w:val="nil"/>
              <w:bottom w:val="nil"/>
              <w:right w:val="nil"/>
            </w:tcBorders>
            <w:shd w:val="clear" w:color="auto" w:fill="auto"/>
            <w:noWrap/>
            <w:vAlign w:val="center"/>
            <w:hideMark/>
          </w:tcPr>
          <w:p w14:paraId="0EB5863E" w14:textId="77777777" w:rsidR="00A2080E" w:rsidRPr="00E11BE8" w:rsidRDefault="00A2080E" w:rsidP="00BE1BB6">
            <w:pPr>
              <w:jc w:val="center"/>
              <w:rPr>
                <w:rFonts w:eastAsia="Times New Roman"/>
                <w:sz w:val="16"/>
                <w:szCs w:val="16"/>
              </w:rPr>
            </w:pPr>
            <w:r w:rsidRPr="00E11BE8">
              <w:rPr>
                <w:rFonts w:eastAsia="Times New Roman"/>
                <w:sz w:val="16"/>
                <w:szCs w:val="16"/>
              </w:rPr>
              <w:t>3375 ± 554</w:t>
            </w:r>
          </w:p>
        </w:tc>
      </w:tr>
      <w:tr w:rsidR="00A2080E" w:rsidRPr="00E11BE8" w14:paraId="4C3E5F82" w14:textId="77777777" w:rsidTr="00A921DF">
        <w:trPr>
          <w:trHeight w:val="340"/>
        </w:trPr>
        <w:tc>
          <w:tcPr>
            <w:tcW w:w="2884" w:type="dxa"/>
            <w:tcBorders>
              <w:top w:val="nil"/>
              <w:left w:val="nil"/>
              <w:bottom w:val="nil"/>
              <w:right w:val="nil"/>
            </w:tcBorders>
            <w:shd w:val="clear" w:color="000000" w:fill="FFFFFF"/>
            <w:vAlign w:val="bottom"/>
            <w:hideMark/>
          </w:tcPr>
          <w:p w14:paraId="40604B9A"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Not Married or Partnered</w:t>
            </w:r>
          </w:p>
        </w:tc>
        <w:tc>
          <w:tcPr>
            <w:tcW w:w="723" w:type="dxa"/>
            <w:tcBorders>
              <w:top w:val="nil"/>
              <w:left w:val="nil"/>
              <w:bottom w:val="nil"/>
              <w:right w:val="nil"/>
            </w:tcBorders>
            <w:shd w:val="clear" w:color="auto" w:fill="auto"/>
            <w:noWrap/>
            <w:vAlign w:val="center"/>
            <w:hideMark/>
          </w:tcPr>
          <w:p w14:paraId="49413720" w14:textId="77777777" w:rsidR="00A2080E" w:rsidRPr="00E11BE8" w:rsidRDefault="00A2080E" w:rsidP="00BE1BB6">
            <w:pPr>
              <w:jc w:val="center"/>
              <w:rPr>
                <w:rFonts w:eastAsia="Times New Roman"/>
                <w:sz w:val="16"/>
                <w:szCs w:val="16"/>
              </w:rPr>
            </w:pPr>
            <w:r w:rsidRPr="00E11BE8">
              <w:rPr>
                <w:rFonts w:eastAsia="Times New Roman"/>
                <w:sz w:val="16"/>
                <w:szCs w:val="16"/>
              </w:rPr>
              <w:t>6</w:t>
            </w:r>
          </w:p>
        </w:tc>
        <w:tc>
          <w:tcPr>
            <w:tcW w:w="3503" w:type="dxa"/>
            <w:tcBorders>
              <w:top w:val="nil"/>
              <w:left w:val="nil"/>
              <w:bottom w:val="nil"/>
              <w:right w:val="nil"/>
            </w:tcBorders>
            <w:shd w:val="clear" w:color="auto" w:fill="auto"/>
            <w:noWrap/>
            <w:vAlign w:val="bottom"/>
            <w:hideMark/>
          </w:tcPr>
          <w:p w14:paraId="65EC9AD8" w14:textId="77777777" w:rsidR="00A2080E" w:rsidRPr="00E11BE8" w:rsidRDefault="00A2080E" w:rsidP="00BE1BB6">
            <w:pPr>
              <w:jc w:val="center"/>
              <w:rPr>
                <w:rFonts w:eastAsia="Times New Roman"/>
                <w:sz w:val="16"/>
                <w:szCs w:val="16"/>
              </w:rPr>
            </w:pPr>
            <w:r w:rsidRPr="00E11BE8">
              <w:rPr>
                <w:rFonts w:eastAsia="Times New Roman"/>
                <w:sz w:val="16"/>
                <w:szCs w:val="16"/>
              </w:rPr>
              <w:t>133 ± 23.9</w:t>
            </w:r>
          </w:p>
        </w:tc>
        <w:tc>
          <w:tcPr>
            <w:tcW w:w="2160" w:type="dxa"/>
            <w:tcBorders>
              <w:top w:val="nil"/>
              <w:left w:val="nil"/>
              <w:bottom w:val="nil"/>
              <w:right w:val="nil"/>
            </w:tcBorders>
            <w:shd w:val="clear" w:color="auto" w:fill="auto"/>
            <w:noWrap/>
            <w:vAlign w:val="center"/>
            <w:hideMark/>
          </w:tcPr>
          <w:p w14:paraId="40FD309A" w14:textId="77777777" w:rsidR="00A2080E" w:rsidRPr="00E11BE8" w:rsidRDefault="00A2080E" w:rsidP="00BE1BB6">
            <w:pPr>
              <w:jc w:val="center"/>
              <w:rPr>
                <w:rFonts w:eastAsia="Times New Roman"/>
                <w:sz w:val="16"/>
                <w:szCs w:val="16"/>
              </w:rPr>
            </w:pPr>
            <w:r w:rsidRPr="00E11BE8">
              <w:rPr>
                <w:rFonts w:eastAsia="Times New Roman"/>
                <w:sz w:val="16"/>
                <w:szCs w:val="16"/>
              </w:rPr>
              <w:t>3193 ± 277</w:t>
            </w:r>
          </w:p>
        </w:tc>
      </w:tr>
      <w:tr w:rsidR="00A2080E" w:rsidRPr="00E11BE8" w14:paraId="08C666F0" w14:textId="77777777" w:rsidTr="00A921DF">
        <w:trPr>
          <w:trHeight w:val="340"/>
        </w:trPr>
        <w:tc>
          <w:tcPr>
            <w:tcW w:w="2884" w:type="dxa"/>
            <w:tcBorders>
              <w:top w:val="nil"/>
              <w:left w:val="nil"/>
              <w:bottom w:val="nil"/>
              <w:right w:val="nil"/>
            </w:tcBorders>
            <w:shd w:val="clear" w:color="000000" w:fill="FFFFFF"/>
            <w:vAlign w:val="bottom"/>
            <w:hideMark/>
          </w:tcPr>
          <w:p w14:paraId="0FE2D6B8"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0C54182E"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11304D31" w14:textId="77777777" w:rsidR="00A2080E" w:rsidRPr="00E11BE8" w:rsidRDefault="00A2080E" w:rsidP="00BE1BB6">
            <w:pPr>
              <w:jc w:val="center"/>
              <w:rPr>
                <w:rFonts w:eastAsia="Times New Roman"/>
                <w:sz w:val="16"/>
                <w:szCs w:val="16"/>
              </w:rPr>
            </w:pPr>
            <w:r w:rsidRPr="00E11BE8">
              <w:rPr>
                <w:rFonts w:eastAsia="Times New Roman"/>
                <w:sz w:val="16"/>
                <w:szCs w:val="16"/>
              </w:rPr>
              <w:t>0.21</w:t>
            </w:r>
          </w:p>
        </w:tc>
        <w:tc>
          <w:tcPr>
            <w:tcW w:w="2160" w:type="dxa"/>
            <w:tcBorders>
              <w:top w:val="nil"/>
              <w:left w:val="nil"/>
              <w:bottom w:val="nil"/>
              <w:right w:val="nil"/>
            </w:tcBorders>
            <w:shd w:val="clear" w:color="auto" w:fill="auto"/>
            <w:noWrap/>
            <w:vAlign w:val="center"/>
            <w:hideMark/>
          </w:tcPr>
          <w:p w14:paraId="050E1849" w14:textId="77777777" w:rsidR="00A2080E" w:rsidRPr="00E11BE8" w:rsidRDefault="00A2080E" w:rsidP="00BE1BB6">
            <w:pPr>
              <w:jc w:val="center"/>
              <w:rPr>
                <w:rFonts w:eastAsia="Times New Roman"/>
                <w:sz w:val="16"/>
                <w:szCs w:val="16"/>
              </w:rPr>
            </w:pPr>
            <w:r w:rsidRPr="00E11BE8">
              <w:rPr>
                <w:rFonts w:eastAsia="Times New Roman"/>
                <w:sz w:val="16"/>
                <w:szCs w:val="16"/>
              </w:rPr>
              <w:t>0.72</w:t>
            </w:r>
          </w:p>
        </w:tc>
      </w:tr>
      <w:tr w:rsidR="00A2080E" w:rsidRPr="00E11BE8" w14:paraId="39328C6C" w14:textId="77777777" w:rsidTr="00A921DF">
        <w:trPr>
          <w:trHeight w:val="340"/>
        </w:trPr>
        <w:tc>
          <w:tcPr>
            <w:tcW w:w="2884" w:type="dxa"/>
            <w:tcBorders>
              <w:top w:val="nil"/>
              <w:left w:val="nil"/>
              <w:bottom w:val="nil"/>
              <w:right w:val="nil"/>
            </w:tcBorders>
            <w:shd w:val="clear" w:color="auto" w:fill="auto"/>
            <w:vAlign w:val="bottom"/>
            <w:hideMark/>
          </w:tcPr>
          <w:p w14:paraId="3E67C46D" w14:textId="77777777" w:rsidR="00A2080E" w:rsidRPr="00E11BE8" w:rsidRDefault="00A2080E" w:rsidP="00BE1BB6">
            <w:pPr>
              <w:rPr>
                <w:rFonts w:eastAsia="Times New Roman"/>
                <w:b/>
                <w:bCs/>
                <w:sz w:val="16"/>
                <w:szCs w:val="16"/>
              </w:rPr>
            </w:pPr>
            <w:r w:rsidRPr="00E11BE8">
              <w:rPr>
                <w:rFonts w:eastAsia="Times New Roman"/>
                <w:b/>
                <w:bCs/>
                <w:sz w:val="16"/>
                <w:szCs w:val="16"/>
              </w:rPr>
              <w:t>Child Characteristics</w:t>
            </w:r>
          </w:p>
        </w:tc>
        <w:tc>
          <w:tcPr>
            <w:tcW w:w="723" w:type="dxa"/>
            <w:tcBorders>
              <w:top w:val="nil"/>
              <w:left w:val="nil"/>
              <w:bottom w:val="nil"/>
              <w:right w:val="nil"/>
            </w:tcBorders>
            <w:shd w:val="clear" w:color="auto" w:fill="auto"/>
            <w:noWrap/>
            <w:vAlign w:val="center"/>
            <w:hideMark/>
          </w:tcPr>
          <w:p w14:paraId="2DE76F20" w14:textId="77777777" w:rsidR="00A2080E" w:rsidRPr="00E11BE8" w:rsidRDefault="00A2080E" w:rsidP="00BE1BB6">
            <w:pPr>
              <w:rPr>
                <w:rFonts w:eastAsia="Times New Roman"/>
                <w:b/>
                <w:bCs/>
                <w:sz w:val="16"/>
                <w:szCs w:val="16"/>
              </w:rPr>
            </w:pPr>
          </w:p>
        </w:tc>
        <w:tc>
          <w:tcPr>
            <w:tcW w:w="3503" w:type="dxa"/>
            <w:tcBorders>
              <w:top w:val="nil"/>
              <w:left w:val="nil"/>
              <w:bottom w:val="nil"/>
              <w:right w:val="nil"/>
            </w:tcBorders>
            <w:shd w:val="clear" w:color="auto" w:fill="auto"/>
            <w:noWrap/>
            <w:vAlign w:val="bottom"/>
            <w:hideMark/>
          </w:tcPr>
          <w:p w14:paraId="229EFD30" w14:textId="77777777" w:rsidR="00A2080E" w:rsidRPr="00E11BE8" w:rsidRDefault="00A2080E" w:rsidP="00BE1BB6">
            <w:pPr>
              <w:jc w:val="center"/>
              <w:rPr>
                <w:rFonts w:eastAsia="Times New Roman"/>
                <w:sz w:val="16"/>
                <w:szCs w:val="16"/>
              </w:rPr>
            </w:pPr>
          </w:p>
        </w:tc>
        <w:tc>
          <w:tcPr>
            <w:tcW w:w="2160" w:type="dxa"/>
            <w:tcBorders>
              <w:top w:val="nil"/>
              <w:left w:val="nil"/>
              <w:bottom w:val="nil"/>
              <w:right w:val="nil"/>
            </w:tcBorders>
            <w:shd w:val="clear" w:color="auto" w:fill="auto"/>
            <w:noWrap/>
            <w:vAlign w:val="center"/>
            <w:hideMark/>
          </w:tcPr>
          <w:p w14:paraId="4863D6C1" w14:textId="77777777" w:rsidR="00A2080E" w:rsidRPr="00E11BE8" w:rsidRDefault="00A2080E" w:rsidP="00BE1BB6">
            <w:pPr>
              <w:jc w:val="center"/>
              <w:rPr>
                <w:rFonts w:eastAsia="Times New Roman"/>
                <w:sz w:val="16"/>
                <w:szCs w:val="16"/>
              </w:rPr>
            </w:pPr>
          </w:p>
        </w:tc>
      </w:tr>
      <w:tr w:rsidR="00A2080E" w:rsidRPr="00E11BE8" w14:paraId="0305B633" w14:textId="77777777" w:rsidTr="00A921DF">
        <w:trPr>
          <w:trHeight w:val="340"/>
        </w:trPr>
        <w:tc>
          <w:tcPr>
            <w:tcW w:w="2884" w:type="dxa"/>
            <w:tcBorders>
              <w:top w:val="nil"/>
              <w:left w:val="nil"/>
              <w:bottom w:val="nil"/>
              <w:right w:val="nil"/>
            </w:tcBorders>
            <w:shd w:val="clear" w:color="000000" w:fill="FCE4D6"/>
            <w:vAlign w:val="bottom"/>
            <w:hideMark/>
          </w:tcPr>
          <w:p w14:paraId="6341CAB2" w14:textId="77777777" w:rsidR="00A2080E" w:rsidRPr="00E11BE8" w:rsidRDefault="00A2080E" w:rsidP="00BE1BB6">
            <w:pPr>
              <w:rPr>
                <w:rFonts w:eastAsia="Times New Roman"/>
                <w:sz w:val="16"/>
                <w:szCs w:val="16"/>
              </w:rPr>
            </w:pPr>
            <w:r w:rsidRPr="00E11BE8">
              <w:rPr>
                <w:rFonts w:eastAsia="Times New Roman"/>
                <w:sz w:val="16"/>
                <w:szCs w:val="16"/>
              </w:rPr>
              <w:t>Delivery type</w:t>
            </w:r>
          </w:p>
        </w:tc>
        <w:tc>
          <w:tcPr>
            <w:tcW w:w="723" w:type="dxa"/>
            <w:tcBorders>
              <w:top w:val="nil"/>
              <w:left w:val="nil"/>
              <w:bottom w:val="nil"/>
              <w:right w:val="nil"/>
            </w:tcBorders>
            <w:shd w:val="clear" w:color="000000" w:fill="FCE4D6"/>
            <w:noWrap/>
            <w:vAlign w:val="center"/>
            <w:hideMark/>
          </w:tcPr>
          <w:p w14:paraId="6E0A0918"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120BD648"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6B2845AC"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03E22B03" w14:textId="77777777" w:rsidTr="00A921DF">
        <w:trPr>
          <w:trHeight w:val="340"/>
        </w:trPr>
        <w:tc>
          <w:tcPr>
            <w:tcW w:w="2884" w:type="dxa"/>
            <w:tcBorders>
              <w:top w:val="nil"/>
              <w:left w:val="nil"/>
              <w:bottom w:val="nil"/>
              <w:right w:val="nil"/>
            </w:tcBorders>
            <w:shd w:val="clear" w:color="auto" w:fill="auto"/>
            <w:vAlign w:val="bottom"/>
            <w:hideMark/>
          </w:tcPr>
          <w:p w14:paraId="0D2B666C"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Vaginal</w:t>
            </w:r>
          </w:p>
        </w:tc>
        <w:tc>
          <w:tcPr>
            <w:tcW w:w="723" w:type="dxa"/>
            <w:tcBorders>
              <w:top w:val="nil"/>
              <w:left w:val="nil"/>
              <w:bottom w:val="nil"/>
              <w:right w:val="nil"/>
            </w:tcBorders>
            <w:shd w:val="clear" w:color="auto" w:fill="auto"/>
            <w:noWrap/>
            <w:vAlign w:val="center"/>
            <w:hideMark/>
          </w:tcPr>
          <w:p w14:paraId="5504F0F0" w14:textId="77777777" w:rsidR="00A2080E" w:rsidRPr="00E11BE8" w:rsidRDefault="00A2080E" w:rsidP="00BE1BB6">
            <w:pPr>
              <w:jc w:val="center"/>
              <w:rPr>
                <w:rFonts w:eastAsia="Times New Roman"/>
                <w:sz w:val="16"/>
                <w:szCs w:val="16"/>
              </w:rPr>
            </w:pPr>
            <w:r w:rsidRPr="00E11BE8">
              <w:rPr>
                <w:rFonts w:eastAsia="Times New Roman"/>
                <w:sz w:val="16"/>
                <w:szCs w:val="16"/>
              </w:rPr>
              <w:t>65</w:t>
            </w:r>
          </w:p>
        </w:tc>
        <w:tc>
          <w:tcPr>
            <w:tcW w:w="3503" w:type="dxa"/>
            <w:tcBorders>
              <w:top w:val="nil"/>
              <w:left w:val="nil"/>
              <w:bottom w:val="nil"/>
              <w:right w:val="nil"/>
            </w:tcBorders>
            <w:shd w:val="clear" w:color="auto" w:fill="auto"/>
            <w:noWrap/>
            <w:vAlign w:val="bottom"/>
            <w:hideMark/>
          </w:tcPr>
          <w:p w14:paraId="399BFE65" w14:textId="77777777" w:rsidR="00A2080E" w:rsidRPr="00E11BE8" w:rsidRDefault="00A2080E" w:rsidP="00BE1BB6">
            <w:pPr>
              <w:jc w:val="center"/>
              <w:rPr>
                <w:rFonts w:eastAsia="Times New Roman"/>
                <w:sz w:val="16"/>
                <w:szCs w:val="16"/>
              </w:rPr>
            </w:pPr>
            <w:r w:rsidRPr="00E11BE8">
              <w:rPr>
                <w:rFonts w:eastAsia="Times New Roman"/>
                <w:sz w:val="16"/>
                <w:szCs w:val="16"/>
              </w:rPr>
              <w:t>117 ± 28.9</w:t>
            </w:r>
          </w:p>
        </w:tc>
        <w:tc>
          <w:tcPr>
            <w:tcW w:w="2160" w:type="dxa"/>
            <w:tcBorders>
              <w:top w:val="nil"/>
              <w:left w:val="nil"/>
              <w:bottom w:val="nil"/>
              <w:right w:val="nil"/>
            </w:tcBorders>
            <w:shd w:val="clear" w:color="auto" w:fill="auto"/>
            <w:noWrap/>
            <w:vAlign w:val="center"/>
            <w:hideMark/>
          </w:tcPr>
          <w:p w14:paraId="307B43BB" w14:textId="77777777" w:rsidR="00A2080E" w:rsidRPr="00E11BE8" w:rsidRDefault="00A2080E" w:rsidP="00BE1BB6">
            <w:pPr>
              <w:jc w:val="center"/>
              <w:rPr>
                <w:rFonts w:eastAsia="Times New Roman"/>
                <w:sz w:val="16"/>
                <w:szCs w:val="16"/>
              </w:rPr>
            </w:pPr>
            <w:r w:rsidRPr="00E11BE8">
              <w:rPr>
                <w:rFonts w:eastAsia="Times New Roman"/>
                <w:sz w:val="16"/>
                <w:szCs w:val="16"/>
              </w:rPr>
              <w:t>3376 ± 521</w:t>
            </w:r>
          </w:p>
        </w:tc>
      </w:tr>
      <w:tr w:rsidR="00A2080E" w:rsidRPr="00E11BE8" w14:paraId="2FE1E9DF" w14:textId="77777777" w:rsidTr="00A921DF">
        <w:trPr>
          <w:trHeight w:val="340"/>
        </w:trPr>
        <w:tc>
          <w:tcPr>
            <w:tcW w:w="2884" w:type="dxa"/>
            <w:tcBorders>
              <w:top w:val="nil"/>
              <w:left w:val="nil"/>
              <w:bottom w:val="nil"/>
              <w:right w:val="nil"/>
            </w:tcBorders>
            <w:shd w:val="clear" w:color="auto" w:fill="auto"/>
            <w:vAlign w:val="bottom"/>
            <w:hideMark/>
          </w:tcPr>
          <w:p w14:paraId="1698CFE9"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lastRenderedPageBreak/>
              <w:t>Cesarean Section</w:t>
            </w:r>
          </w:p>
        </w:tc>
        <w:tc>
          <w:tcPr>
            <w:tcW w:w="723" w:type="dxa"/>
            <w:tcBorders>
              <w:top w:val="nil"/>
              <w:left w:val="nil"/>
              <w:bottom w:val="nil"/>
              <w:right w:val="nil"/>
            </w:tcBorders>
            <w:shd w:val="clear" w:color="auto" w:fill="auto"/>
            <w:noWrap/>
            <w:vAlign w:val="center"/>
            <w:hideMark/>
          </w:tcPr>
          <w:p w14:paraId="7F6CCB7F" w14:textId="77777777" w:rsidR="00A2080E" w:rsidRPr="00E11BE8" w:rsidRDefault="00A2080E" w:rsidP="00BE1BB6">
            <w:pPr>
              <w:jc w:val="center"/>
              <w:rPr>
                <w:rFonts w:eastAsia="Times New Roman"/>
                <w:sz w:val="16"/>
                <w:szCs w:val="16"/>
              </w:rPr>
            </w:pPr>
            <w:r w:rsidRPr="00E11BE8">
              <w:rPr>
                <w:rFonts w:eastAsia="Times New Roman"/>
                <w:sz w:val="16"/>
                <w:szCs w:val="16"/>
              </w:rPr>
              <w:t>36</w:t>
            </w:r>
          </w:p>
        </w:tc>
        <w:tc>
          <w:tcPr>
            <w:tcW w:w="3503" w:type="dxa"/>
            <w:tcBorders>
              <w:top w:val="nil"/>
              <w:left w:val="nil"/>
              <w:bottom w:val="nil"/>
              <w:right w:val="nil"/>
            </w:tcBorders>
            <w:shd w:val="clear" w:color="auto" w:fill="auto"/>
            <w:noWrap/>
            <w:vAlign w:val="bottom"/>
            <w:hideMark/>
          </w:tcPr>
          <w:p w14:paraId="0BC7CDA3" w14:textId="77777777" w:rsidR="00A2080E" w:rsidRPr="00E11BE8" w:rsidRDefault="00A2080E" w:rsidP="00BE1BB6">
            <w:pPr>
              <w:jc w:val="center"/>
              <w:rPr>
                <w:rFonts w:eastAsia="Times New Roman"/>
                <w:sz w:val="16"/>
                <w:szCs w:val="16"/>
              </w:rPr>
            </w:pPr>
            <w:r w:rsidRPr="00E11BE8">
              <w:rPr>
                <w:rFonts w:eastAsia="Times New Roman"/>
                <w:sz w:val="16"/>
                <w:szCs w:val="16"/>
              </w:rPr>
              <w:t>121 ± 24.1</w:t>
            </w:r>
          </w:p>
        </w:tc>
        <w:tc>
          <w:tcPr>
            <w:tcW w:w="2160" w:type="dxa"/>
            <w:tcBorders>
              <w:top w:val="nil"/>
              <w:left w:val="nil"/>
              <w:bottom w:val="nil"/>
              <w:right w:val="nil"/>
            </w:tcBorders>
            <w:shd w:val="clear" w:color="auto" w:fill="auto"/>
            <w:noWrap/>
            <w:vAlign w:val="center"/>
            <w:hideMark/>
          </w:tcPr>
          <w:p w14:paraId="0B289B7E" w14:textId="77777777" w:rsidR="00A2080E" w:rsidRPr="00E11BE8" w:rsidRDefault="00A2080E" w:rsidP="00BE1BB6">
            <w:pPr>
              <w:jc w:val="center"/>
              <w:rPr>
                <w:rFonts w:eastAsia="Times New Roman"/>
                <w:sz w:val="16"/>
                <w:szCs w:val="16"/>
              </w:rPr>
            </w:pPr>
            <w:r w:rsidRPr="00E11BE8">
              <w:rPr>
                <w:rFonts w:eastAsia="Times New Roman"/>
                <w:sz w:val="16"/>
                <w:szCs w:val="16"/>
              </w:rPr>
              <w:t>3331 ± 595</w:t>
            </w:r>
          </w:p>
        </w:tc>
      </w:tr>
      <w:tr w:rsidR="00A2080E" w:rsidRPr="00E11BE8" w14:paraId="2E90DE3D" w14:textId="77777777" w:rsidTr="00A921DF">
        <w:trPr>
          <w:trHeight w:val="340"/>
        </w:trPr>
        <w:tc>
          <w:tcPr>
            <w:tcW w:w="2884" w:type="dxa"/>
            <w:tcBorders>
              <w:top w:val="nil"/>
              <w:left w:val="nil"/>
              <w:bottom w:val="nil"/>
              <w:right w:val="nil"/>
            </w:tcBorders>
            <w:shd w:val="clear" w:color="auto" w:fill="auto"/>
            <w:vAlign w:val="bottom"/>
            <w:hideMark/>
          </w:tcPr>
          <w:p w14:paraId="08D5D33A"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0E1508ED"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804300E" w14:textId="77777777" w:rsidR="00A2080E" w:rsidRPr="00E11BE8" w:rsidRDefault="00A2080E" w:rsidP="00BE1BB6">
            <w:pPr>
              <w:jc w:val="center"/>
              <w:rPr>
                <w:rFonts w:eastAsia="Times New Roman"/>
                <w:sz w:val="16"/>
                <w:szCs w:val="16"/>
              </w:rPr>
            </w:pPr>
            <w:r w:rsidRPr="00E11BE8">
              <w:rPr>
                <w:rFonts w:eastAsia="Times New Roman"/>
                <w:sz w:val="16"/>
                <w:szCs w:val="16"/>
              </w:rPr>
              <w:t>0.25</w:t>
            </w:r>
          </w:p>
        </w:tc>
        <w:tc>
          <w:tcPr>
            <w:tcW w:w="2160" w:type="dxa"/>
            <w:tcBorders>
              <w:top w:val="nil"/>
              <w:left w:val="nil"/>
              <w:bottom w:val="nil"/>
              <w:right w:val="nil"/>
            </w:tcBorders>
            <w:shd w:val="clear" w:color="auto" w:fill="auto"/>
            <w:noWrap/>
            <w:vAlign w:val="center"/>
            <w:hideMark/>
          </w:tcPr>
          <w:p w14:paraId="33B47FA0" w14:textId="77777777" w:rsidR="00A2080E" w:rsidRPr="00E11BE8" w:rsidRDefault="00A2080E" w:rsidP="00BE1BB6">
            <w:pPr>
              <w:jc w:val="center"/>
              <w:rPr>
                <w:rFonts w:eastAsia="Times New Roman"/>
                <w:sz w:val="16"/>
                <w:szCs w:val="16"/>
              </w:rPr>
            </w:pPr>
            <w:r w:rsidRPr="00E11BE8">
              <w:rPr>
                <w:rFonts w:eastAsia="Times New Roman"/>
                <w:sz w:val="16"/>
                <w:szCs w:val="16"/>
              </w:rPr>
              <w:t>0.88</w:t>
            </w:r>
          </w:p>
        </w:tc>
      </w:tr>
      <w:tr w:rsidR="00A2080E" w:rsidRPr="00E11BE8" w14:paraId="2DFDBC8C" w14:textId="77777777" w:rsidTr="00A921DF">
        <w:trPr>
          <w:trHeight w:val="340"/>
        </w:trPr>
        <w:tc>
          <w:tcPr>
            <w:tcW w:w="2884" w:type="dxa"/>
            <w:tcBorders>
              <w:top w:val="nil"/>
              <w:left w:val="nil"/>
              <w:bottom w:val="nil"/>
              <w:right w:val="nil"/>
            </w:tcBorders>
            <w:shd w:val="clear" w:color="000000" w:fill="FCE4D6"/>
            <w:vAlign w:val="bottom"/>
            <w:hideMark/>
          </w:tcPr>
          <w:p w14:paraId="06AA9E15" w14:textId="77777777" w:rsidR="00A2080E" w:rsidRPr="00E11BE8" w:rsidRDefault="00A2080E" w:rsidP="00BE1BB6">
            <w:pPr>
              <w:rPr>
                <w:rFonts w:eastAsia="Times New Roman"/>
                <w:sz w:val="16"/>
                <w:szCs w:val="16"/>
              </w:rPr>
            </w:pPr>
            <w:r w:rsidRPr="00E11BE8">
              <w:rPr>
                <w:rFonts w:eastAsia="Times New Roman"/>
                <w:sz w:val="16"/>
                <w:szCs w:val="16"/>
              </w:rPr>
              <w:t>Gestational Age at Delivery</w:t>
            </w:r>
          </w:p>
        </w:tc>
        <w:tc>
          <w:tcPr>
            <w:tcW w:w="723" w:type="dxa"/>
            <w:tcBorders>
              <w:top w:val="nil"/>
              <w:left w:val="nil"/>
              <w:bottom w:val="nil"/>
              <w:right w:val="nil"/>
            </w:tcBorders>
            <w:shd w:val="clear" w:color="000000" w:fill="FCE4D6"/>
            <w:noWrap/>
            <w:vAlign w:val="center"/>
            <w:hideMark/>
          </w:tcPr>
          <w:p w14:paraId="5A7F4FE3"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c>
          <w:tcPr>
            <w:tcW w:w="3503" w:type="dxa"/>
            <w:tcBorders>
              <w:top w:val="nil"/>
              <w:left w:val="nil"/>
              <w:bottom w:val="nil"/>
              <w:right w:val="nil"/>
            </w:tcBorders>
            <w:shd w:val="clear" w:color="000000" w:fill="FCE4D6"/>
            <w:noWrap/>
            <w:vAlign w:val="bottom"/>
            <w:hideMark/>
          </w:tcPr>
          <w:p w14:paraId="6128A382"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6F15AF94"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r>
      <w:tr w:rsidR="00A2080E" w:rsidRPr="00E11BE8" w14:paraId="188922E7" w14:textId="77777777" w:rsidTr="00A921DF">
        <w:trPr>
          <w:trHeight w:val="320"/>
        </w:trPr>
        <w:tc>
          <w:tcPr>
            <w:tcW w:w="2884" w:type="dxa"/>
            <w:tcBorders>
              <w:top w:val="nil"/>
              <w:left w:val="nil"/>
              <w:bottom w:val="nil"/>
              <w:right w:val="nil"/>
            </w:tcBorders>
            <w:shd w:val="clear" w:color="auto" w:fill="auto"/>
            <w:noWrap/>
            <w:vAlign w:val="bottom"/>
            <w:hideMark/>
          </w:tcPr>
          <w:p w14:paraId="7A372365"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&lt;37 weeks</w:t>
            </w:r>
          </w:p>
        </w:tc>
        <w:tc>
          <w:tcPr>
            <w:tcW w:w="723" w:type="dxa"/>
            <w:tcBorders>
              <w:top w:val="nil"/>
              <w:left w:val="nil"/>
              <w:bottom w:val="nil"/>
              <w:right w:val="nil"/>
            </w:tcBorders>
            <w:shd w:val="clear" w:color="auto" w:fill="auto"/>
            <w:noWrap/>
            <w:vAlign w:val="bottom"/>
            <w:hideMark/>
          </w:tcPr>
          <w:p w14:paraId="3055C00B" w14:textId="77777777" w:rsidR="00A2080E" w:rsidRPr="00E11BE8" w:rsidRDefault="00A2080E" w:rsidP="00BE1BB6">
            <w:pPr>
              <w:jc w:val="center"/>
              <w:rPr>
                <w:rFonts w:eastAsia="Times New Roman"/>
                <w:sz w:val="16"/>
                <w:szCs w:val="16"/>
              </w:rPr>
            </w:pPr>
            <w:r w:rsidRPr="00E11BE8">
              <w:rPr>
                <w:rFonts w:eastAsia="Times New Roman"/>
                <w:sz w:val="16"/>
                <w:szCs w:val="16"/>
              </w:rPr>
              <w:t>9</w:t>
            </w:r>
          </w:p>
        </w:tc>
        <w:tc>
          <w:tcPr>
            <w:tcW w:w="3503" w:type="dxa"/>
            <w:tcBorders>
              <w:top w:val="nil"/>
              <w:left w:val="nil"/>
              <w:bottom w:val="nil"/>
              <w:right w:val="nil"/>
            </w:tcBorders>
            <w:shd w:val="clear" w:color="auto" w:fill="auto"/>
            <w:noWrap/>
            <w:vAlign w:val="bottom"/>
            <w:hideMark/>
          </w:tcPr>
          <w:p w14:paraId="64B544A1" w14:textId="77777777" w:rsidR="00A2080E" w:rsidRPr="00E11BE8" w:rsidRDefault="00A2080E" w:rsidP="00BE1BB6">
            <w:pPr>
              <w:jc w:val="center"/>
              <w:rPr>
                <w:rFonts w:eastAsia="Times New Roman"/>
                <w:sz w:val="16"/>
                <w:szCs w:val="16"/>
              </w:rPr>
            </w:pPr>
            <w:r w:rsidRPr="00E11BE8">
              <w:rPr>
                <w:rFonts w:eastAsia="Times New Roman"/>
                <w:sz w:val="16"/>
                <w:szCs w:val="16"/>
              </w:rPr>
              <w:t>129 ± 31.2</w:t>
            </w:r>
          </w:p>
        </w:tc>
        <w:tc>
          <w:tcPr>
            <w:tcW w:w="2160" w:type="dxa"/>
            <w:tcBorders>
              <w:top w:val="nil"/>
              <w:left w:val="nil"/>
              <w:bottom w:val="nil"/>
              <w:right w:val="nil"/>
            </w:tcBorders>
            <w:shd w:val="clear" w:color="auto" w:fill="auto"/>
            <w:noWrap/>
            <w:vAlign w:val="bottom"/>
            <w:hideMark/>
          </w:tcPr>
          <w:p w14:paraId="1916BE24" w14:textId="77777777" w:rsidR="00A2080E" w:rsidRPr="00E11BE8" w:rsidRDefault="00A2080E" w:rsidP="00BE1BB6">
            <w:pPr>
              <w:jc w:val="center"/>
              <w:rPr>
                <w:rFonts w:eastAsia="Times New Roman"/>
                <w:sz w:val="16"/>
                <w:szCs w:val="16"/>
              </w:rPr>
            </w:pPr>
            <w:r w:rsidRPr="00E11BE8">
              <w:rPr>
                <w:rFonts w:eastAsia="Times New Roman"/>
                <w:sz w:val="16"/>
                <w:szCs w:val="16"/>
              </w:rPr>
              <w:t>2489 ± 444</w:t>
            </w:r>
          </w:p>
        </w:tc>
      </w:tr>
      <w:tr w:rsidR="00A2080E" w:rsidRPr="00E11BE8" w14:paraId="006CAF0B" w14:textId="77777777" w:rsidTr="00A921DF">
        <w:trPr>
          <w:trHeight w:val="320"/>
        </w:trPr>
        <w:tc>
          <w:tcPr>
            <w:tcW w:w="2884" w:type="dxa"/>
            <w:tcBorders>
              <w:top w:val="nil"/>
              <w:left w:val="nil"/>
              <w:bottom w:val="nil"/>
              <w:right w:val="nil"/>
            </w:tcBorders>
            <w:shd w:val="clear" w:color="auto" w:fill="auto"/>
            <w:noWrap/>
            <w:vAlign w:val="bottom"/>
            <w:hideMark/>
          </w:tcPr>
          <w:p w14:paraId="600CB7C1"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37+ weeks</w:t>
            </w:r>
          </w:p>
        </w:tc>
        <w:tc>
          <w:tcPr>
            <w:tcW w:w="723" w:type="dxa"/>
            <w:tcBorders>
              <w:top w:val="nil"/>
              <w:left w:val="nil"/>
              <w:bottom w:val="nil"/>
              <w:right w:val="nil"/>
            </w:tcBorders>
            <w:shd w:val="clear" w:color="auto" w:fill="auto"/>
            <w:noWrap/>
            <w:vAlign w:val="bottom"/>
            <w:hideMark/>
          </w:tcPr>
          <w:p w14:paraId="62F25E06" w14:textId="77777777" w:rsidR="00A2080E" w:rsidRPr="00E11BE8" w:rsidRDefault="00A2080E" w:rsidP="00BE1BB6">
            <w:pPr>
              <w:jc w:val="center"/>
              <w:rPr>
                <w:rFonts w:eastAsia="Times New Roman"/>
                <w:sz w:val="16"/>
                <w:szCs w:val="16"/>
              </w:rPr>
            </w:pPr>
            <w:r w:rsidRPr="00E11BE8">
              <w:rPr>
                <w:rFonts w:eastAsia="Times New Roman"/>
                <w:sz w:val="16"/>
                <w:szCs w:val="16"/>
              </w:rPr>
              <w:t>93</w:t>
            </w:r>
          </w:p>
        </w:tc>
        <w:tc>
          <w:tcPr>
            <w:tcW w:w="3503" w:type="dxa"/>
            <w:tcBorders>
              <w:top w:val="nil"/>
              <w:left w:val="nil"/>
              <w:bottom w:val="nil"/>
              <w:right w:val="nil"/>
            </w:tcBorders>
            <w:shd w:val="clear" w:color="auto" w:fill="auto"/>
            <w:noWrap/>
            <w:vAlign w:val="bottom"/>
            <w:hideMark/>
          </w:tcPr>
          <w:p w14:paraId="070DF023" w14:textId="77777777" w:rsidR="00A2080E" w:rsidRPr="00E11BE8" w:rsidRDefault="00A2080E" w:rsidP="00BE1BB6">
            <w:pPr>
              <w:jc w:val="center"/>
              <w:rPr>
                <w:rFonts w:eastAsia="Times New Roman"/>
                <w:sz w:val="16"/>
                <w:szCs w:val="16"/>
              </w:rPr>
            </w:pPr>
            <w:r w:rsidRPr="00E11BE8">
              <w:rPr>
                <w:rFonts w:eastAsia="Times New Roman"/>
                <w:sz w:val="16"/>
                <w:szCs w:val="16"/>
              </w:rPr>
              <w:t>117 ± 27.0</w:t>
            </w:r>
          </w:p>
        </w:tc>
        <w:tc>
          <w:tcPr>
            <w:tcW w:w="2160" w:type="dxa"/>
            <w:tcBorders>
              <w:top w:val="nil"/>
              <w:left w:val="nil"/>
              <w:bottom w:val="nil"/>
              <w:right w:val="nil"/>
            </w:tcBorders>
            <w:shd w:val="clear" w:color="auto" w:fill="auto"/>
            <w:noWrap/>
            <w:vAlign w:val="bottom"/>
            <w:hideMark/>
          </w:tcPr>
          <w:p w14:paraId="3CC22E08" w14:textId="77777777" w:rsidR="00A2080E" w:rsidRPr="00E11BE8" w:rsidRDefault="00A2080E" w:rsidP="00BE1BB6">
            <w:pPr>
              <w:jc w:val="center"/>
              <w:rPr>
                <w:rFonts w:eastAsia="Times New Roman"/>
                <w:sz w:val="16"/>
                <w:szCs w:val="16"/>
              </w:rPr>
            </w:pPr>
            <w:r w:rsidRPr="00E11BE8">
              <w:rPr>
                <w:rFonts w:eastAsia="Times New Roman"/>
                <w:sz w:val="16"/>
                <w:szCs w:val="16"/>
              </w:rPr>
              <w:t>3446 ± 475</w:t>
            </w:r>
          </w:p>
        </w:tc>
      </w:tr>
      <w:tr w:rsidR="00A2080E" w:rsidRPr="00E11BE8" w14:paraId="04E910B6" w14:textId="77777777" w:rsidTr="00A921DF">
        <w:trPr>
          <w:trHeight w:val="320"/>
        </w:trPr>
        <w:tc>
          <w:tcPr>
            <w:tcW w:w="2884" w:type="dxa"/>
            <w:tcBorders>
              <w:top w:val="nil"/>
              <w:left w:val="nil"/>
              <w:bottom w:val="nil"/>
              <w:right w:val="nil"/>
            </w:tcBorders>
            <w:shd w:val="clear" w:color="auto" w:fill="auto"/>
            <w:noWrap/>
            <w:vAlign w:val="bottom"/>
            <w:hideMark/>
          </w:tcPr>
          <w:p w14:paraId="6483ED12"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bottom"/>
            <w:hideMark/>
          </w:tcPr>
          <w:p w14:paraId="342AAE99"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6478E777" w14:textId="77777777" w:rsidR="00A2080E" w:rsidRPr="00E11BE8" w:rsidRDefault="00A2080E" w:rsidP="00BE1BB6">
            <w:pPr>
              <w:jc w:val="center"/>
              <w:rPr>
                <w:rFonts w:eastAsia="Times New Roman"/>
                <w:sz w:val="16"/>
                <w:szCs w:val="16"/>
              </w:rPr>
            </w:pPr>
            <w:r w:rsidRPr="00E11BE8">
              <w:rPr>
                <w:rFonts w:eastAsia="Times New Roman"/>
                <w:sz w:val="16"/>
                <w:szCs w:val="16"/>
              </w:rPr>
              <w:t>0.22</w:t>
            </w:r>
          </w:p>
        </w:tc>
        <w:tc>
          <w:tcPr>
            <w:tcW w:w="2160" w:type="dxa"/>
            <w:tcBorders>
              <w:top w:val="nil"/>
              <w:left w:val="nil"/>
              <w:bottom w:val="nil"/>
              <w:right w:val="nil"/>
            </w:tcBorders>
            <w:shd w:val="clear" w:color="auto" w:fill="auto"/>
            <w:noWrap/>
            <w:vAlign w:val="bottom"/>
            <w:hideMark/>
          </w:tcPr>
          <w:p w14:paraId="0D54AFCD" w14:textId="77777777" w:rsidR="00A2080E" w:rsidRPr="00E11BE8" w:rsidRDefault="00A2080E" w:rsidP="00BE1BB6">
            <w:pPr>
              <w:jc w:val="center"/>
              <w:rPr>
                <w:rFonts w:eastAsia="Times New Roman"/>
                <w:b/>
                <w:bCs/>
                <w:color w:val="FF0000"/>
                <w:sz w:val="16"/>
                <w:szCs w:val="16"/>
              </w:rPr>
            </w:pPr>
            <w:r w:rsidRPr="00E11BE8">
              <w:rPr>
                <w:rFonts w:eastAsia="Times New Roman"/>
                <w:b/>
                <w:bCs/>
                <w:color w:val="FF0000"/>
                <w:sz w:val="16"/>
                <w:szCs w:val="16"/>
              </w:rPr>
              <w:t>&lt;0.001</w:t>
            </w:r>
          </w:p>
        </w:tc>
      </w:tr>
      <w:tr w:rsidR="00A2080E" w:rsidRPr="00E11BE8" w14:paraId="63AD3493" w14:textId="77777777" w:rsidTr="00A921DF">
        <w:trPr>
          <w:trHeight w:val="340"/>
        </w:trPr>
        <w:tc>
          <w:tcPr>
            <w:tcW w:w="2884" w:type="dxa"/>
            <w:tcBorders>
              <w:top w:val="nil"/>
              <w:left w:val="nil"/>
              <w:bottom w:val="nil"/>
              <w:right w:val="nil"/>
            </w:tcBorders>
            <w:shd w:val="clear" w:color="000000" w:fill="FCE4D6"/>
            <w:vAlign w:val="bottom"/>
            <w:hideMark/>
          </w:tcPr>
          <w:p w14:paraId="7C32C34C" w14:textId="77777777" w:rsidR="00A2080E" w:rsidRPr="00E11BE8" w:rsidRDefault="00A2080E" w:rsidP="00BE1BB6">
            <w:pPr>
              <w:rPr>
                <w:rFonts w:eastAsia="Times New Roman"/>
                <w:sz w:val="16"/>
                <w:szCs w:val="16"/>
              </w:rPr>
            </w:pPr>
            <w:r w:rsidRPr="00E11BE8">
              <w:rPr>
                <w:rFonts w:eastAsia="Times New Roman"/>
                <w:sz w:val="16"/>
                <w:szCs w:val="16"/>
              </w:rPr>
              <w:t>Infant Sex at Birth</w:t>
            </w:r>
          </w:p>
        </w:tc>
        <w:tc>
          <w:tcPr>
            <w:tcW w:w="723" w:type="dxa"/>
            <w:tcBorders>
              <w:top w:val="nil"/>
              <w:left w:val="nil"/>
              <w:bottom w:val="nil"/>
              <w:right w:val="nil"/>
            </w:tcBorders>
            <w:shd w:val="clear" w:color="000000" w:fill="FCE4D6"/>
            <w:noWrap/>
            <w:vAlign w:val="center"/>
            <w:hideMark/>
          </w:tcPr>
          <w:p w14:paraId="427B28C1"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c>
          <w:tcPr>
            <w:tcW w:w="3503" w:type="dxa"/>
            <w:tcBorders>
              <w:top w:val="nil"/>
              <w:left w:val="nil"/>
              <w:bottom w:val="nil"/>
              <w:right w:val="nil"/>
            </w:tcBorders>
            <w:shd w:val="clear" w:color="000000" w:fill="FCE4D6"/>
            <w:noWrap/>
            <w:vAlign w:val="bottom"/>
            <w:hideMark/>
          </w:tcPr>
          <w:p w14:paraId="09D74E8E"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23ED5A48"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r>
      <w:tr w:rsidR="00A2080E" w:rsidRPr="00E11BE8" w14:paraId="002545CF" w14:textId="77777777" w:rsidTr="00A921DF">
        <w:trPr>
          <w:trHeight w:val="340"/>
        </w:trPr>
        <w:tc>
          <w:tcPr>
            <w:tcW w:w="2884" w:type="dxa"/>
            <w:tcBorders>
              <w:top w:val="nil"/>
              <w:left w:val="nil"/>
              <w:bottom w:val="nil"/>
              <w:right w:val="nil"/>
            </w:tcBorders>
            <w:shd w:val="clear" w:color="auto" w:fill="auto"/>
            <w:vAlign w:val="bottom"/>
            <w:hideMark/>
          </w:tcPr>
          <w:p w14:paraId="06C6E2FE"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Male</w:t>
            </w:r>
          </w:p>
        </w:tc>
        <w:tc>
          <w:tcPr>
            <w:tcW w:w="723" w:type="dxa"/>
            <w:tcBorders>
              <w:top w:val="nil"/>
              <w:left w:val="nil"/>
              <w:bottom w:val="nil"/>
              <w:right w:val="nil"/>
            </w:tcBorders>
            <w:shd w:val="clear" w:color="auto" w:fill="auto"/>
            <w:noWrap/>
            <w:vAlign w:val="bottom"/>
            <w:hideMark/>
          </w:tcPr>
          <w:p w14:paraId="16FED9DB" w14:textId="77777777" w:rsidR="00A2080E" w:rsidRPr="00E11BE8" w:rsidRDefault="00A2080E" w:rsidP="00BE1BB6">
            <w:pPr>
              <w:jc w:val="center"/>
              <w:rPr>
                <w:rFonts w:eastAsia="Times New Roman"/>
                <w:sz w:val="16"/>
                <w:szCs w:val="16"/>
              </w:rPr>
            </w:pPr>
            <w:r w:rsidRPr="00E11BE8">
              <w:rPr>
                <w:rFonts w:eastAsia="Times New Roman"/>
                <w:sz w:val="16"/>
                <w:szCs w:val="16"/>
              </w:rPr>
              <w:t>58</w:t>
            </w:r>
          </w:p>
        </w:tc>
        <w:tc>
          <w:tcPr>
            <w:tcW w:w="3503" w:type="dxa"/>
            <w:tcBorders>
              <w:top w:val="nil"/>
              <w:left w:val="nil"/>
              <w:bottom w:val="nil"/>
              <w:right w:val="nil"/>
            </w:tcBorders>
            <w:shd w:val="clear" w:color="auto" w:fill="auto"/>
            <w:noWrap/>
            <w:vAlign w:val="bottom"/>
            <w:hideMark/>
          </w:tcPr>
          <w:p w14:paraId="49F86726" w14:textId="77777777" w:rsidR="00A2080E" w:rsidRPr="00E11BE8" w:rsidRDefault="00A2080E" w:rsidP="00BE1BB6">
            <w:pPr>
              <w:jc w:val="center"/>
              <w:rPr>
                <w:rFonts w:eastAsia="Times New Roman"/>
                <w:sz w:val="16"/>
                <w:szCs w:val="16"/>
              </w:rPr>
            </w:pPr>
            <w:r w:rsidRPr="00E11BE8">
              <w:rPr>
                <w:rFonts w:eastAsia="Times New Roman"/>
                <w:sz w:val="16"/>
                <w:szCs w:val="16"/>
              </w:rPr>
              <w:t>120 ± 28.48</w:t>
            </w:r>
          </w:p>
        </w:tc>
        <w:tc>
          <w:tcPr>
            <w:tcW w:w="2160" w:type="dxa"/>
            <w:tcBorders>
              <w:top w:val="nil"/>
              <w:left w:val="nil"/>
              <w:bottom w:val="nil"/>
              <w:right w:val="nil"/>
            </w:tcBorders>
            <w:shd w:val="clear" w:color="auto" w:fill="auto"/>
            <w:noWrap/>
            <w:vAlign w:val="bottom"/>
            <w:hideMark/>
          </w:tcPr>
          <w:p w14:paraId="5999E64F" w14:textId="77777777" w:rsidR="00A2080E" w:rsidRPr="00E11BE8" w:rsidRDefault="00A2080E" w:rsidP="00BE1BB6">
            <w:pPr>
              <w:jc w:val="center"/>
              <w:rPr>
                <w:rFonts w:eastAsia="Times New Roman"/>
                <w:sz w:val="16"/>
                <w:szCs w:val="16"/>
              </w:rPr>
            </w:pPr>
            <w:r w:rsidRPr="00E11BE8">
              <w:rPr>
                <w:rFonts w:eastAsia="Times New Roman"/>
                <w:sz w:val="16"/>
                <w:szCs w:val="16"/>
              </w:rPr>
              <w:t>3451 ± 542</w:t>
            </w:r>
          </w:p>
        </w:tc>
      </w:tr>
      <w:tr w:rsidR="00A2080E" w:rsidRPr="00E11BE8" w14:paraId="091EF7B3" w14:textId="77777777" w:rsidTr="00A921DF">
        <w:trPr>
          <w:trHeight w:val="320"/>
        </w:trPr>
        <w:tc>
          <w:tcPr>
            <w:tcW w:w="2884" w:type="dxa"/>
            <w:tcBorders>
              <w:top w:val="nil"/>
              <w:left w:val="nil"/>
              <w:bottom w:val="nil"/>
              <w:right w:val="nil"/>
            </w:tcBorders>
            <w:shd w:val="clear" w:color="auto" w:fill="auto"/>
            <w:noWrap/>
            <w:vAlign w:val="bottom"/>
            <w:hideMark/>
          </w:tcPr>
          <w:p w14:paraId="30F3D94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Female</w:t>
            </w:r>
          </w:p>
        </w:tc>
        <w:tc>
          <w:tcPr>
            <w:tcW w:w="723" w:type="dxa"/>
            <w:tcBorders>
              <w:top w:val="nil"/>
              <w:left w:val="nil"/>
              <w:bottom w:val="nil"/>
              <w:right w:val="nil"/>
            </w:tcBorders>
            <w:shd w:val="clear" w:color="auto" w:fill="auto"/>
            <w:noWrap/>
            <w:vAlign w:val="bottom"/>
            <w:hideMark/>
          </w:tcPr>
          <w:p w14:paraId="15E2A8A0" w14:textId="77777777" w:rsidR="00A2080E" w:rsidRPr="00E11BE8" w:rsidRDefault="00A2080E" w:rsidP="00BE1BB6">
            <w:pPr>
              <w:jc w:val="center"/>
              <w:rPr>
                <w:rFonts w:eastAsia="Times New Roman"/>
                <w:sz w:val="16"/>
                <w:szCs w:val="16"/>
              </w:rPr>
            </w:pPr>
            <w:r w:rsidRPr="00E11BE8">
              <w:rPr>
                <w:rFonts w:eastAsia="Times New Roman"/>
                <w:sz w:val="16"/>
                <w:szCs w:val="16"/>
              </w:rPr>
              <w:t>42</w:t>
            </w:r>
          </w:p>
        </w:tc>
        <w:tc>
          <w:tcPr>
            <w:tcW w:w="3503" w:type="dxa"/>
            <w:tcBorders>
              <w:top w:val="nil"/>
              <w:left w:val="nil"/>
              <w:bottom w:val="nil"/>
              <w:right w:val="nil"/>
            </w:tcBorders>
            <w:shd w:val="clear" w:color="auto" w:fill="auto"/>
            <w:noWrap/>
            <w:vAlign w:val="bottom"/>
            <w:hideMark/>
          </w:tcPr>
          <w:p w14:paraId="336BB65A" w14:textId="77777777" w:rsidR="00A2080E" w:rsidRPr="00E11BE8" w:rsidRDefault="00A2080E" w:rsidP="00BE1BB6">
            <w:pPr>
              <w:jc w:val="center"/>
              <w:rPr>
                <w:rFonts w:eastAsia="Times New Roman"/>
                <w:sz w:val="16"/>
                <w:szCs w:val="16"/>
              </w:rPr>
            </w:pPr>
            <w:r w:rsidRPr="00E11BE8">
              <w:rPr>
                <w:rFonts w:eastAsia="Times New Roman"/>
                <w:sz w:val="16"/>
                <w:szCs w:val="16"/>
              </w:rPr>
              <w:t>115 ± 26.5</w:t>
            </w:r>
          </w:p>
        </w:tc>
        <w:tc>
          <w:tcPr>
            <w:tcW w:w="2160" w:type="dxa"/>
            <w:tcBorders>
              <w:top w:val="nil"/>
              <w:left w:val="nil"/>
              <w:bottom w:val="nil"/>
              <w:right w:val="nil"/>
            </w:tcBorders>
            <w:shd w:val="clear" w:color="auto" w:fill="auto"/>
            <w:noWrap/>
            <w:vAlign w:val="bottom"/>
            <w:hideMark/>
          </w:tcPr>
          <w:p w14:paraId="463F6553" w14:textId="77777777" w:rsidR="00A2080E" w:rsidRPr="00E11BE8" w:rsidRDefault="00A2080E" w:rsidP="00BE1BB6">
            <w:pPr>
              <w:jc w:val="center"/>
              <w:rPr>
                <w:rFonts w:eastAsia="Times New Roman"/>
                <w:sz w:val="16"/>
                <w:szCs w:val="16"/>
              </w:rPr>
            </w:pPr>
            <w:r w:rsidRPr="00E11BE8">
              <w:rPr>
                <w:rFonts w:eastAsia="Times New Roman"/>
                <w:sz w:val="16"/>
                <w:szCs w:val="16"/>
              </w:rPr>
              <w:t>3253 ± 522</w:t>
            </w:r>
          </w:p>
        </w:tc>
      </w:tr>
      <w:tr w:rsidR="00A2080E" w:rsidRPr="00E11BE8" w14:paraId="346D5A58" w14:textId="77777777" w:rsidTr="00A921DF">
        <w:trPr>
          <w:trHeight w:val="320"/>
        </w:trPr>
        <w:tc>
          <w:tcPr>
            <w:tcW w:w="2884" w:type="dxa"/>
            <w:tcBorders>
              <w:top w:val="nil"/>
              <w:left w:val="nil"/>
              <w:bottom w:val="single" w:sz="4" w:space="0" w:color="auto"/>
              <w:right w:val="nil"/>
            </w:tcBorders>
            <w:shd w:val="clear" w:color="auto" w:fill="auto"/>
            <w:noWrap/>
            <w:vAlign w:val="bottom"/>
            <w:hideMark/>
          </w:tcPr>
          <w:p w14:paraId="041139A4"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single" w:sz="4" w:space="0" w:color="auto"/>
              <w:right w:val="nil"/>
            </w:tcBorders>
            <w:shd w:val="clear" w:color="auto" w:fill="auto"/>
            <w:noWrap/>
            <w:vAlign w:val="bottom"/>
            <w:hideMark/>
          </w:tcPr>
          <w:p w14:paraId="23DCF11E"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single" w:sz="4" w:space="0" w:color="auto"/>
              <w:right w:val="nil"/>
            </w:tcBorders>
            <w:shd w:val="clear" w:color="auto" w:fill="auto"/>
            <w:noWrap/>
            <w:vAlign w:val="bottom"/>
            <w:hideMark/>
          </w:tcPr>
          <w:p w14:paraId="6E1AC9A3" w14:textId="77777777" w:rsidR="00A2080E" w:rsidRPr="00E11BE8" w:rsidRDefault="00A2080E" w:rsidP="00BE1BB6">
            <w:pPr>
              <w:jc w:val="center"/>
              <w:rPr>
                <w:rFonts w:eastAsia="Times New Roman"/>
                <w:sz w:val="16"/>
                <w:szCs w:val="16"/>
              </w:rPr>
            </w:pPr>
            <w:r w:rsidRPr="00E11BE8">
              <w:rPr>
                <w:rFonts w:eastAsia="Times New Roman"/>
                <w:sz w:val="16"/>
                <w:szCs w:val="16"/>
              </w:rPr>
              <w:t>0.48</w:t>
            </w:r>
          </w:p>
        </w:tc>
        <w:tc>
          <w:tcPr>
            <w:tcW w:w="2160" w:type="dxa"/>
            <w:tcBorders>
              <w:top w:val="nil"/>
              <w:left w:val="nil"/>
              <w:bottom w:val="single" w:sz="4" w:space="0" w:color="auto"/>
              <w:right w:val="nil"/>
            </w:tcBorders>
            <w:shd w:val="clear" w:color="auto" w:fill="auto"/>
            <w:noWrap/>
            <w:vAlign w:val="bottom"/>
            <w:hideMark/>
          </w:tcPr>
          <w:p w14:paraId="14B665D5" w14:textId="77777777" w:rsidR="00A2080E" w:rsidRPr="00E11BE8" w:rsidRDefault="00A2080E" w:rsidP="00BE1BB6">
            <w:pPr>
              <w:jc w:val="center"/>
              <w:rPr>
                <w:rFonts w:eastAsia="Times New Roman"/>
                <w:sz w:val="16"/>
                <w:szCs w:val="16"/>
              </w:rPr>
            </w:pPr>
            <w:r w:rsidRPr="00E11BE8">
              <w:rPr>
                <w:rFonts w:eastAsia="Times New Roman"/>
                <w:sz w:val="16"/>
                <w:szCs w:val="16"/>
              </w:rPr>
              <w:t>0.069</w:t>
            </w:r>
          </w:p>
        </w:tc>
      </w:tr>
      <w:tr w:rsidR="00A2080E" w:rsidRPr="00E11BE8" w14:paraId="26FA4DA8" w14:textId="77777777" w:rsidTr="00A921DF">
        <w:trPr>
          <w:trHeight w:val="320"/>
        </w:trPr>
        <w:tc>
          <w:tcPr>
            <w:tcW w:w="2884" w:type="dxa"/>
            <w:tcBorders>
              <w:top w:val="nil"/>
              <w:left w:val="nil"/>
              <w:bottom w:val="nil"/>
              <w:right w:val="nil"/>
            </w:tcBorders>
            <w:shd w:val="clear" w:color="auto" w:fill="auto"/>
            <w:noWrap/>
            <w:vAlign w:val="bottom"/>
            <w:hideMark/>
          </w:tcPr>
          <w:p w14:paraId="622FC420" w14:textId="77777777" w:rsidR="00A2080E" w:rsidRPr="00E11BE8" w:rsidRDefault="00A2080E" w:rsidP="00BE1BB6">
            <w:pPr>
              <w:rPr>
                <w:rFonts w:eastAsia="Times New Roman"/>
                <w:sz w:val="16"/>
                <w:szCs w:val="16"/>
              </w:rPr>
            </w:pPr>
            <w:r w:rsidRPr="00E11BE8">
              <w:rPr>
                <w:rFonts w:eastAsia="Times New Roman"/>
                <w:sz w:val="16"/>
                <w:szCs w:val="16"/>
              </w:rPr>
              <w:t>P value calculated by ANOVA</w:t>
            </w:r>
          </w:p>
        </w:tc>
        <w:tc>
          <w:tcPr>
            <w:tcW w:w="723" w:type="dxa"/>
            <w:tcBorders>
              <w:top w:val="nil"/>
              <w:left w:val="nil"/>
              <w:bottom w:val="nil"/>
              <w:right w:val="nil"/>
            </w:tcBorders>
            <w:shd w:val="clear" w:color="auto" w:fill="auto"/>
            <w:noWrap/>
            <w:vAlign w:val="bottom"/>
            <w:hideMark/>
          </w:tcPr>
          <w:p w14:paraId="5D83D784"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25EFBF44" w14:textId="77777777" w:rsidR="00A2080E" w:rsidRPr="00E11BE8" w:rsidRDefault="00A2080E" w:rsidP="00BE1BB6">
            <w:pPr>
              <w:jc w:val="center"/>
              <w:rPr>
                <w:rFonts w:eastAsia="Times New Roman"/>
                <w:sz w:val="16"/>
                <w:szCs w:val="16"/>
              </w:rPr>
            </w:pPr>
          </w:p>
        </w:tc>
        <w:tc>
          <w:tcPr>
            <w:tcW w:w="2160" w:type="dxa"/>
            <w:tcBorders>
              <w:top w:val="nil"/>
              <w:left w:val="nil"/>
              <w:bottom w:val="nil"/>
              <w:right w:val="nil"/>
            </w:tcBorders>
            <w:shd w:val="clear" w:color="auto" w:fill="auto"/>
            <w:noWrap/>
            <w:vAlign w:val="bottom"/>
            <w:hideMark/>
          </w:tcPr>
          <w:p w14:paraId="79896526" w14:textId="77777777" w:rsidR="00A2080E" w:rsidRPr="00E11BE8" w:rsidRDefault="00A2080E" w:rsidP="00BE1BB6">
            <w:pPr>
              <w:jc w:val="center"/>
              <w:rPr>
                <w:rFonts w:eastAsia="Times New Roman"/>
                <w:sz w:val="16"/>
                <w:szCs w:val="16"/>
              </w:rPr>
            </w:pPr>
          </w:p>
        </w:tc>
      </w:tr>
      <w:tr w:rsidR="00A2080E" w:rsidRPr="00E11BE8" w14:paraId="1A4BE6D0" w14:textId="77777777" w:rsidTr="00A921DF">
        <w:trPr>
          <w:trHeight w:val="860"/>
        </w:trPr>
        <w:tc>
          <w:tcPr>
            <w:tcW w:w="9270" w:type="dxa"/>
            <w:gridSpan w:val="4"/>
            <w:tcBorders>
              <w:top w:val="nil"/>
              <w:left w:val="nil"/>
              <w:bottom w:val="nil"/>
              <w:right w:val="nil"/>
            </w:tcBorders>
            <w:shd w:val="clear" w:color="auto" w:fill="auto"/>
            <w:vAlign w:val="center"/>
            <w:hideMark/>
          </w:tcPr>
          <w:p w14:paraId="7133FBE8" w14:textId="027803E0" w:rsidR="00A2080E" w:rsidRPr="00E11BE8" w:rsidRDefault="00A2080E" w:rsidP="00BE1BB6">
            <w:pPr>
              <w:rPr>
                <w:rFonts w:eastAsia="Times New Roman"/>
                <w:sz w:val="16"/>
                <w:szCs w:val="16"/>
              </w:rPr>
            </w:pPr>
            <w:r w:rsidRPr="00E11BE8">
              <w:rPr>
                <w:rFonts w:eastAsia="Times New Roman"/>
                <w:sz w:val="16"/>
                <w:szCs w:val="16"/>
              </w:rPr>
              <w:t xml:space="preserve">Not all participants had values for the glucose tolerance test, resulting in fewer individuals than for birth </w:t>
            </w:r>
            <w:proofErr w:type="gramStart"/>
            <w:r w:rsidRPr="00E11BE8">
              <w:rPr>
                <w:rFonts w:eastAsia="Times New Roman"/>
                <w:sz w:val="16"/>
                <w:szCs w:val="16"/>
              </w:rPr>
              <w:t>weight</w:t>
            </w:r>
            <w:proofErr w:type="gramEnd"/>
          </w:p>
          <w:p w14:paraId="7253F787" w14:textId="77777777" w:rsidR="00A2080E" w:rsidRPr="00E11BE8" w:rsidRDefault="00A2080E" w:rsidP="00BE1BB6">
            <w:pPr>
              <w:rPr>
                <w:rFonts w:eastAsia="Times New Roman"/>
                <w:sz w:val="16"/>
                <w:szCs w:val="16"/>
              </w:rPr>
            </w:pPr>
          </w:p>
        </w:tc>
      </w:tr>
    </w:tbl>
    <w:p w14:paraId="4DFBBC9C" w14:textId="77777777" w:rsidR="0012557E" w:rsidRDefault="0012557E" w:rsidP="0012557E">
      <w:pPr>
        <w:pStyle w:val="Heading3"/>
      </w:pPr>
      <w:bookmarkStart w:id="805" w:name="_Toc126830603"/>
      <w:r>
        <w:t xml:space="preserve">Infant birth weight is inversely associated with the timing of eating during </w:t>
      </w:r>
      <w:proofErr w:type="gramStart"/>
      <w:r>
        <w:t>pregnancy</w:t>
      </w:r>
      <w:bookmarkEnd w:id="805"/>
      <w:proofErr w:type="gramEnd"/>
    </w:p>
    <w:p w14:paraId="4D7F7B45" w14:textId="47ABA2E6" w:rsidR="0012557E" w:rsidRPr="00480727" w:rsidRDefault="0012557E" w:rsidP="0012557E">
      <w:pPr>
        <w:ind w:firstLine="720"/>
      </w:pPr>
      <w:r w:rsidRPr="00480727">
        <w:t>Directionality of associations for birth weight with eating variables in trimester 2 were similar between weekdays and weekends. Generally, later eating times, and later fasting midpoint were associated with lower infant birth weights (</w:t>
      </w:r>
      <w:r w:rsidRPr="00A01A84">
        <w:rPr>
          <w:b/>
          <w:bCs/>
        </w:rPr>
        <w:t xml:space="preserve">Figure </w:t>
      </w:r>
      <w:r w:rsidR="00A01A84">
        <w:rPr>
          <w:b/>
          <w:bCs/>
        </w:rPr>
        <w:t>14</w:t>
      </w:r>
      <w:r w:rsidRPr="00A01A84">
        <w:rPr>
          <w:b/>
          <w:bCs/>
        </w:rPr>
        <w:t>A</w:t>
      </w:r>
      <w:r w:rsidRPr="00480727">
        <w:t xml:space="preserve">). During the second trimester on weekends, each hour later initiation of the first meal was significantly associated a 125.28-gram reduction in infant birth weight (95% CI(-214.56, -36.00), p =0.0072 ). Later fasting midpoint was also associated with a 122.6-gram lower birth weight (95% CI(-230.0, -15.40), p =0.028). However, after adjustment for </w:t>
      </w:r>
      <w:r w:rsidR="005B5B6E">
        <w:t xml:space="preserve">preterm </w:t>
      </w:r>
      <w:r w:rsidRPr="00480727">
        <w:t xml:space="preserve"> delivery, both associations were attenuated, and remained similar with subsequent adjustment for infant sex, sleep duration, annual household income, race/ethnicity, and physical activity.  There was no apparent relationship between fasting duration and infant birth weight during the second trimester. </w:t>
      </w:r>
    </w:p>
    <w:p w14:paraId="2EA8F4A9" w14:textId="45E5BEA6" w:rsidR="0012557E" w:rsidRPr="00480727" w:rsidRDefault="0012557E" w:rsidP="0012557E">
      <w:pPr>
        <w:ind w:firstLine="720"/>
      </w:pPr>
      <w:r w:rsidRPr="00480727">
        <w:t xml:space="preserve">The relationship between timing of eating and fasting variables were less consistent between weekdays and weekends in the third trimester. The timing of the last meal was positively associated with infant birthweight on weekdays (Figure 3B, 68.69 grams CI </w:t>
      </w:r>
      <w:r w:rsidRPr="00480727">
        <w:lastRenderedPageBreak/>
        <w:t xml:space="preserve">(1.64,138.96), p =0.0603), but negatively associated on </w:t>
      </w:r>
      <w:commentRangeStart w:id="806"/>
      <w:r w:rsidRPr="00480727">
        <w:t>weekends</w:t>
      </w:r>
      <w:commentRangeEnd w:id="806"/>
      <w:r w:rsidR="00DB1FA4">
        <w:rPr>
          <w:rStyle w:val="CommentReference"/>
          <w:rFonts w:asciiTheme="minorHAnsi" w:eastAsiaTheme="minorHAnsi" w:hAnsiTheme="minorHAnsi" w:cstheme="minorBidi"/>
          <w:color w:val="auto"/>
        </w:rPr>
        <w:commentReference w:id="806"/>
      </w:r>
      <w:r w:rsidR="005B5B6E">
        <w:t>, although</w:t>
      </w:r>
      <w:r w:rsidRPr="00480727">
        <w:t xml:space="preserve"> neither of these associations were statistically significant. On weekdays in the third trimester, each hour later eating midpoint was related to a 104.7-gram lower in infant birth weight (</w:t>
      </w:r>
      <w:r w:rsidRPr="00A01A84">
        <w:rPr>
          <w:b/>
          <w:bCs/>
        </w:rPr>
        <w:t xml:space="preserve">Figure </w:t>
      </w:r>
      <w:r w:rsidR="00A01A84" w:rsidRPr="00A01A84">
        <w:rPr>
          <w:b/>
          <w:bCs/>
        </w:rPr>
        <w:t>14</w:t>
      </w:r>
      <w:r w:rsidRPr="00A01A84">
        <w:rPr>
          <w:b/>
          <w:bCs/>
        </w:rPr>
        <w:t>B</w:t>
      </w:r>
      <w:r w:rsidRPr="00480727">
        <w:t>, p=0.0001). This directionality was also observed for longer fasting durations</w:t>
      </w:r>
      <w:r w:rsidR="005B5B6E">
        <w:t xml:space="preserve">, which </w:t>
      </w:r>
      <w:del w:id="807" w:author="Erica Jansen" w:date="2023-02-28T14:46:00Z">
        <w:r w:rsidRPr="00480727" w:rsidDel="00DB1FA4">
          <w:delText xml:space="preserve"> </w:delText>
        </w:r>
      </w:del>
      <w:r w:rsidRPr="00480727">
        <w:t xml:space="preserve">were associated with 82.3 </w:t>
      </w:r>
      <w:ins w:id="808" w:author="Erica Jansen" w:date="2023-02-28T14:38:00Z">
        <w:r w:rsidR="004A2A47">
          <w:t>(</w:t>
        </w:r>
      </w:ins>
      <w:r w:rsidRPr="00480727">
        <w:t>CI</w:t>
      </w:r>
      <w:del w:id="809" w:author="Erica Jansen" w:date="2023-02-28T14:38:00Z">
        <w:r w:rsidRPr="00480727" w:rsidDel="004A2A47">
          <w:delText>(</w:delText>
        </w:r>
      </w:del>
      <w:r w:rsidRPr="00480727">
        <w:t>-151.0, -55.1</w:t>
      </w:r>
      <w:del w:id="810" w:author="Erica Jansen" w:date="2023-03-06T11:01:00Z">
        <w:r w:rsidRPr="00480727">
          <w:delText>)-</w:delText>
        </w:r>
      </w:del>
      <w:ins w:id="811" w:author="Erica Jansen" w:date="2023-03-06T11:01:00Z">
        <w:r w:rsidRPr="00480727">
          <w:t>)</w:t>
        </w:r>
      </w:ins>
      <w:ins w:id="812" w:author="Erica Jansen" w:date="2023-02-28T14:38:00Z">
        <w:r w:rsidR="004A2A47">
          <w:t xml:space="preserve"> </w:t>
        </w:r>
      </w:ins>
      <w:del w:id="813" w:author="Erica Jansen" w:date="2023-02-28T14:38:00Z">
        <w:r w:rsidRPr="00480727" w:rsidDel="004A2A47">
          <w:delText>-</w:delText>
        </w:r>
      </w:del>
      <w:r w:rsidRPr="00480727">
        <w:t>lower infant birth weights</w:t>
      </w:r>
      <w:ins w:id="814" w:author="Erica Jansen" w:date="2023-02-28T14:38:00Z">
        <w:r w:rsidR="004A2A47">
          <w:t xml:space="preserve"> </w:t>
        </w:r>
      </w:ins>
      <w:r w:rsidRPr="00480727">
        <w:t xml:space="preserve">(p =0.022). Neither of these associations remained after adjustment for </w:t>
      </w:r>
      <w:r w:rsidR="005B5B6E">
        <w:t>preterm delivery</w:t>
      </w:r>
      <w:r w:rsidRPr="00480727">
        <w:t>.</w:t>
      </w:r>
    </w:p>
    <w:p w14:paraId="22BED522" w14:textId="1954079E" w:rsidR="0012557E" w:rsidRPr="00480727" w:rsidRDefault="0012557E" w:rsidP="0012557E">
      <w:pPr>
        <w:ind w:firstLine="720"/>
      </w:pPr>
      <w:r w:rsidRPr="00480727">
        <w:t xml:space="preserve">After observing that infant birth weight models were significantly attenuated in magnitude and significance by the addition of gestational age, we conducted a sensitivity analysis </w:t>
      </w:r>
      <w:del w:id="815" w:author="Erica Jansen" w:date="2023-02-28T14:38:00Z">
        <w:r w:rsidRPr="00480727" w:rsidDel="004A2A47">
          <w:delText>by stratifying data gestational age at delivery.</w:delText>
        </w:r>
      </w:del>
      <w:ins w:id="816" w:author="Erica Jansen" w:date="2023-02-28T14:38:00Z">
        <w:r w:rsidR="004A2A47">
          <w:t>that excluded preterm deliveries.</w:t>
        </w:r>
      </w:ins>
      <w:r w:rsidRPr="00480727">
        <w:t xml:space="preserve"> We employed</w:t>
      </w:r>
      <w:ins w:id="817" w:author="Erica Jansen" w:date="2023-03-06T11:01:00Z">
        <w:r w:rsidRPr="00480727">
          <w:t xml:space="preserve"> </w:t>
        </w:r>
      </w:ins>
      <w:ins w:id="818" w:author="Erica Jansen" w:date="2023-02-28T14:39:00Z">
        <w:r w:rsidR="004A2A47">
          <w:t>this</w:t>
        </w:r>
      </w:ins>
      <w:ins w:id="819" w:author="Erica Jansen" w:date="2023-02-28T14:46:00Z">
        <w:r w:rsidR="00DB1FA4">
          <w:t xml:space="preserve"> </w:t>
        </w:r>
      </w:ins>
      <w:del w:id="820" w:author="Erica Jansen" w:date="2023-02-28T14:39:00Z">
        <w:r w:rsidRPr="00480727" w:rsidDel="004A2A47">
          <w:delText xml:space="preserve">stratified </w:delText>
        </w:r>
      </w:del>
      <w:r w:rsidRPr="00480727">
        <w:t>analysis because we had so few individuals with preterm deliveries in our sample (</w:t>
      </w:r>
      <w:r w:rsidRPr="00A01A84">
        <w:rPr>
          <w:b/>
          <w:bCs/>
        </w:rPr>
        <w:t>Tables 1 &amp;3</w:t>
      </w:r>
      <w:r w:rsidRPr="00480727">
        <w:t>). In the full sample that included individuals who delivered preterm, longer fasting duration and later fasting midpoint was associated with significantly lower infant birthweights (</w:t>
      </w:r>
      <w:r w:rsidRPr="00A01A84">
        <w:rPr>
          <w:b/>
          <w:bCs/>
        </w:rPr>
        <w:t xml:space="preserve">Figure </w:t>
      </w:r>
      <w:r w:rsidR="00A01A84" w:rsidRPr="00A01A84">
        <w:rPr>
          <w:b/>
          <w:bCs/>
        </w:rPr>
        <w:t>14</w:t>
      </w:r>
      <w:r w:rsidRPr="00A01A84">
        <w:rPr>
          <w:b/>
          <w:bCs/>
        </w:rPr>
        <w:t>C</w:t>
      </w:r>
      <w:r w:rsidRPr="00480727">
        <w:t xml:space="preserve">; -82.3 CI(-151.0, -13.9) p=0.022 and -104.7 CI(-154.0, -55.1) p=0.0.00011, respectively). These associations were absent in the analysis that excluded individuals who delivered </w:t>
      </w:r>
      <w:commentRangeStart w:id="821"/>
      <w:r w:rsidRPr="00480727">
        <w:t>preterm</w:t>
      </w:r>
      <w:commentRangeEnd w:id="821"/>
      <w:r w:rsidR="004A2A47">
        <w:rPr>
          <w:rStyle w:val="CommentReference"/>
          <w:rFonts w:asciiTheme="minorHAnsi" w:eastAsiaTheme="minorHAnsi" w:hAnsiTheme="minorHAnsi" w:cstheme="minorBidi"/>
          <w:color w:val="auto"/>
        </w:rPr>
        <w:commentReference w:id="821"/>
      </w:r>
      <w:r w:rsidRPr="00480727">
        <w:t xml:space="preserve">. </w:t>
      </w:r>
    </w:p>
    <w:p w14:paraId="0E0335BF" w14:textId="77777777" w:rsidR="0012557E" w:rsidRDefault="0012557E" w:rsidP="0012557E">
      <w:pPr>
        <w:pStyle w:val="Heading3"/>
      </w:pPr>
      <w:bookmarkStart w:id="822" w:name="_Toc126771712"/>
      <w:bookmarkStart w:id="823" w:name="_Toc126830604"/>
      <w:r>
        <w:t xml:space="preserve">Later timing of eating is marginally related to parent glycemia in the second and third </w:t>
      </w:r>
      <w:proofErr w:type="gramStart"/>
      <w:r>
        <w:t>trimester</w:t>
      </w:r>
      <w:bookmarkEnd w:id="822"/>
      <w:bookmarkEnd w:id="823"/>
      <w:proofErr w:type="gramEnd"/>
    </w:p>
    <w:p w14:paraId="2C31A34D" w14:textId="02C7E4D3" w:rsidR="0012557E" w:rsidRPr="00480727" w:rsidRDefault="0012557E" w:rsidP="0012557E">
      <w:r w:rsidRPr="00480727">
        <w:t xml:space="preserve">During the second trimester of pregnancy, the association between timing of eating variables and parent mid-gestation OGTT were comparable between weekdays and weekends. </w:t>
      </w:r>
      <w:del w:id="824" w:author="Erica Jansen" w:date="2023-02-28T14:39:00Z">
        <w:r w:rsidRPr="00480727" w:rsidDel="004A2A47">
          <w:delText xml:space="preserve">For </w:delText>
        </w:r>
      </w:del>
      <w:ins w:id="825" w:author="Erica Jansen" w:date="2023-02-28T14:39:00Z">
        <w:r w:rsidR="004A2A47">
          <w:t>E</w:t>
        </w:r>
      </w:ins>
      <w:del w:id="826" w:author="Erica Jansen" w:date="2023-02-28T14:39:00Z">
        <w:r w:rsidRPr="00480727" w:rsidDel="004A2A47">
          <w:delText>e</w:delText>
        </w:r>
      </w:del>
      <w:r w:rsidRPr="00480727">
        <w:t>ach hour later timing of the first meal (</w:t>
      </w:r>
      <w:r w:rsidRPr="00966A4B">
        <w:rPr>
          <w:b/>
          <w:bCs/>
        </w:rPr>
        <w:t xml:space="preserve">Figure </w:t>
      </w:r>
      <w:r w:rsidR="00966A4B" w:rsidRPr="00966A4B">
        <w:rPr>
          <w:b/>
          <w:bCs/>
        </w:rPr>
        <w:t>14</w:t>
      </w:r>
      <w:r w:rsidRPr="00966A4B">
        <w:rPr>
          <w:b/>
          <w:bCs/>
        </w:rPr>
        <w:t>D</w:t>
      </w:r>
      <w:r w:rsidRPr="00480727">
        <w:t>)</w:t>
      </w:r>
      <w:del w:id="827" w:author="Erica Jansen" w:date="2023-02-28T14:39:00Z">
        <w:r w:rsidRPr="00480727" w:rsidDel="004A2A47">
          <w:delText>,</w:delText>
        </w:r>
      </w:del>
      <w:r w:rsidRPr="00480727">
        <w:t xml:space="preserve"> was related to a 5.14 mg/dL 95%CI(-0.09, 9.25) higher OGTT (p=0.058) which was not statistically significant. A similar association was seen for longer fasting duration being related to 3.71 mg/dL 95%CI(-0.019, 7.44) OGTT (p=0.055). However, after adjustment with covariates, these relationships no longer neared significance and were reduced in </w:t>
      </w:r>
      <w:commentRangeStart w:id="828"/>
      <w:r w:rsidRPr="00480727">
        <w:t>magnitude</w:t>
      </w:r>
      <w:commentRangeEnd w:id="828"/>
      <w:r w:rsidR="004A2A47">
        <w:rPr>
          <w:rStyle w:val="CommentReference"/>
          <w:rFonts w:asciiTheme="minorHAnsi" w:eastAsiaTheme="minorHAnsi" w:hAnsiTheme="minorHAnsi" w:cstheme="minorBidi"/>
          <w:color w:val="auto"/>
        </w:rPr>
        <w:commentReference w:id="828"/>
      </w:r>
      <w:r w:rsidRPr="00480727">
        <w:t xml:space="preserve">. </w:t>
      </w:r>
    </w:p>
    <w:p w14:paraId="07527C52" w14:textId="3BEFB63D" w:rsidR="0012557E" w:rsidRDefault="0012557E" w:rsidP="0012557E">
      <w:r w:rsidRPr="00480727">
        <w:lastRenderedPageBreak/>
        <w:t>During the third trimester, timing of eating was more significantly related to OGTT values on weekdays than on weekends. For each hour the first meal of the weekday was delayed, there was a 6.67 mg/dL 95%CI(0.30, 13.07) greater 1-hour glucose value (</w:t>
      </w:r>
      <w:r w:rsidRPr="00966A4B">
        <w:rPr>
          <w:b/>
          <w:bCs/>
        </w:rPr>
        <w:t xml:space="preserve">Figure </w:t>
      </w:r>
      <w:r w:rsidR="00966A4B" w:rsidRPr="00966A4B">
        <w:rPr>
          <w:b/>
          <w:bCs/>
        </w:rPr>
        <w:t>14</w:t>
      </w:r>
      <w:r w:rsidRPr="00966A4B">
        <w:rPr>
          <w:b/>
          <w:bCs/>
        </w:rPr>
        <w:t>E</w:t>
      </w:r>
      <w:r w:rsidRPr="00480727">
        <w:t xml:space="preserve">, p=0.045). After adjustment for covariates, this association was fully attenuated. </w:t>
      </w:r>
    </w:p>
    <w:p w14:paraId="6F9EE0B9" w14:textId="460C54E0" w:rsidR="00143C70" w:rsidRDefault="00143C70" w:rsidP="003B18F3"/>
    <w:p w14:paraId="6220FBF3" w14:textId="6AB72224" w:rsidR="00143C70" w:rsidRDefault="00143C70" w:rsidP="003B18F3"/>
    <w:p w14:paraId="0EA5C07C" w14:textId="59F73B40" w:rsidR="00143C70" w:rsidRDefault="00143C70" w:rsidP="003B18F3"/>
    <w:p w14:paraId="7CA8E661" w14:textId="1090A4E7" w:rsidR="00143C70" w:rsidRDefault="00143C70" w:rsidP="003B18F3"/>
    <w:p w14:paraId="1812E120" w14:textId="1E2D70AD" w:rsidR="00143C70" w:rsidRDefault="00143C70" w:rsidP="00680AE2">
      <w:pPr>
        <w:jc w:val="center"/>
      </w:pPr>
      <w:r>
        <w:rPr>
          <w:noProof/>
        </w:rPr>
        <w:lastRenderedPageBreak/>
        <mc:AlternateContent>
          <mc:Choice Requires="wps">
            <w:drawing>
              <wp:anchor distT="0" distB="0" distL="114300" distR="114300" simplePos="0" relativeHeight="251678720" behindDoc="0" locked="0" layoutInCell="1" allowOverlap="1" wp14:anchorId="7503067E" wp14:editId="1CCA759A">
                <wp:simplePos x="0" y="0"/>
                <wp:positionH relativeFrom="column">
                  <wp:posOffset>1105786</wp:posOffset>
                </wp:positionH>
                <wp:positionV relativeFrom="paragraph">
                  <wp:posOffset>-106089</wp:posOffset>
                </wp:positionV>
                <wp:extent cx="839972" cy="340242"/>
                <wp:effectExtent l="0" t="0" r="0" b="3175"/>
                <wp:wrapNone/>
                <wp:docPr id="23" name="Rectangle 23"/>
                <wp:cNvGraphicFramePr/>
                <a:graphic xmlns:a="http://schemas.openxmlformats.org/drawingml/2006/main">
                  <a:graphicData uri="http://schemas.microsoft.com/office/word/2010/wordprocessingShape">
                    <wps:wsp>
                      <wps:cNvSpPr/>
                      <wps:spPr>
                        <a:xfrm>
                          <a:off x="0" y="0"/>
                          <a:ext cx="839972" cy="34024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C567B2" id="Rectangle 23" o:spid="_x0000_s1026" style="position:absolute;margin-left:87.05pt;margin-top:-8.35pt;width:66.15pt;height:26.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" fillcolor="white [3212]" stroked="f" strokeweight="1pt"/>
            </w:pict>
          </mc:Fallback>
        </mc:AlternateContent>
      </w:r>
      <w:r>
        <w:rPr>
          <w:noProof/>
        </w:rPr>
        <w:drawing>
          <wp:inline distT="0" distB="0" distL="0" distR="0" wp14:anchorId="783199D7" wp14:editId="6B3CD69A">
            <wp:extent cx="3622900" cy="76554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0"/>
                    <a:srcRect t="2971"/>
                    <a:stretch/>
                  </pic:blipFill>
                  <pic:spPr bwMode="auto">
                    <a:xfrm>
                      <a:off x="0" y="0"/>
                      <a:ext cx="3633814" cy="7678505"/>
                    </a:xfrm>
                    <a:prstGeom prst="rect">
                      <a:avLst/>
                    </a:prstGeom>
                    <a:ln>
                      <a:noFill/>
                    </a:ln>
                    <a:extLst>
                      <a:ext uri="{53640926-AAD7-44D8-BBD7-CCE9431645EC}">
                        <a14:shadowObscured xmlns:a14="http://schemas.microsoft.com/office/drawing/2010/main"/>
                      </a:ext>
                    </a:extLst>
                  </pic:spPr>
                </pic:pic>
              </a:graphicData>
            </a:graphic>
          </wp:inline>
        </w:drawing>
      </w:r>
    </w:p>
    <w:p w14:paraId="0188FCFA" w14:textId="3A334A01" w:rsidR="00E43077" w:rsidRDefault="00270DB0" w:rsidP="00B435DE">
      <w:pPr>
        <w:pStyle w:val="Caption"/>
      </w:pPr>
      <w:bookmarkStart w:id="829" w:name="_Toc126771711"/>
      <w:bookmarkStart w:id="830" w:name="_Toc126830391"/>
      <w:bookmarkStart w:id="831" w:name="_Toc126851098"/>
      <w:r>
        <w:t xml:space="preserve">Figure </w:t>
      </w:r>
      <w:fldSimple w:instr=" SEQ Figure \* ARABIC ">
        <w:r w:rsidR="007A09D3">
          <w:rPr>
            <w:noProof/>
          </w:rPr>
          <w:t>13</w:t>
        </w:r>
      </w:fldSimple>
      <w:r>
        <w:t xml:space="preserve">: </w:t>
      </w:r>
      <w:r>
        <w:rPr>
          <w:i w:val="0"/>
          <w:iCs w:val="0"/>
        </w:rPr>
        <w:t>PRESS participant recruitment, data cleaning, and sample size</w:t>
      </w:r>
      <w:bookmarkEnd w:id="829"/>
      <w:bookmarkEnd w:id="830"/>
      <w:bookmarkEnd w:id="831"/>
    </w:p>
    <w:p w14:paraId="53F2C6F2" w14:textId="0BD91824" w:rsidR="00E43077" w:rsidRDefault="00E43077" w:rsidP="003B18F3"/>
    <w:p w14:paraId="227FCB63" w14:textId="080F48C3" w:rsidR="00E43077" w:rsidRDefault="00E43077" w:rsidP="003B18F3">
      <w:r>
        <w:rPr>
          <w:noProof/>
        </w:rPr>
        <w:drawing>
          <wp:inline distT="0" distB="0" distL="0" distR="0" wp14:anchorId="4D670A33" wp14:editId="6AD5F79F">
            <wp:extent cx="5943600" cy="61639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1"/>
                    <a:srcRect t="2028"/>
                    <a:stretch/>
                  </pic:blipFill>
                  <pic:spPr bwMode="auto">
                    <a:xfrm>
                      <a:off x="0" y="0"/>
                      <a:ext cx="5943600" cy="6163989"/>
                    </a:xfrm>
                    <a:prstGeom prst="rect">
                      <a:avLst/>
                    </a:prstGeom>
                    <a:ln>
                      <a:noFill/>
                    </a:ln>
                    <a:extLst>
                      <a:ext uri="{53640926-AAD7-44D8-BBD7-CCE9431645EC}">
                        <a14:shadowObscured xmlns:a14="http://schemas.microsoft.com/office/drawing/2010/main"/>
                      </a:ext>
                    </a:extLst>
                  </pic:spPr>
                </pic:pic>
              </a:graphicData>
            </a:graphic>
          </wp:inline>
        </w:drawing>
      </w:r>
    </w:p>
    <w:p w14:paraId="16FCA83F" w14:textId="160072CB" w:rsidR="00E43077" w:rsidRDefault="00E43077" w:rsidP="00E43077">
      <w:pPr>
        <w:pStyle w:val="Caption"/>
      </w:pPr>
      <w:bookmarkStart w:id="832" w:name="_Toc126830392"/>
      <w:bookmarkStart w:id="833" w:name="_Toc126851099"/>
      <w:r>
        <w:t xml:space="preserve">Figure </w:t>
      </w:r>
      <w:fldSimple w:instr=" SEQ Figure \* ARABIC ">
        <w:r w:rsidR="007A09D3">
          <w:rPr>
            <w:noProof/>
          </w:rPr>
          <w:t>14</w:t>
        </w:r>
      </w:fldSimple>
      <w:r>
        <w:t>: Associations of timing of eating and fasting duration with OGTT and infant birth weight</w:t>
      </w:r>
      <w:bookmarkEnd w:id="832"/>
      <w:bookmarkEnd w:id="833"/>
    </w:p>
    <w:p w14:paraId="42843192" w14:textId="1E3381A8" w:rsidR="00014C47" w:rsidRDefault="00014C47" w:rsidP="00014C47">
      <w:pPr>
        <w:spacing w:line="240" w:lineRule="auto"/>
      </w:pPr>
      <w:r>
        <w:t>A) Trimester 2 associations (Beta and 95% CI) of timing of eating variables on weekdays and weekends related to infant birth weight in grams. Red models are unadjusted, green model is adjusted for gestational age at delivery, and blue model is adjusted for gestational age at deliver, sex of infant, sleep duration, household income, parent self-reported race/ethnicity, and physical activity. B)</w:t>
      </w:r>
      <w:r w:rsidRPr="009A602F">
        <w:t xml:space="preserve"> </w:t>
      </w:r>
      <w:r>
        <w:t xml:space="preserve">Trimester 3 associations (Beta and 95% CI) of timing of eating variables on weekdays and weekends related to infant birth weight in grams. Red models are unadjusted, green model is adjusted for gestational age at delivery, and blue model is adjusted for gestational </w:t>
      </w:r>
      <w:r>
        <w:lastRenderedPageBreak/>
        <w:t>age at deliver, sex of infant, sleep duration, household income, parent self-reported race/ethnicity, and physical activity. C) Sensitivity analysis of Trimester 3 weekday associations with infant birthweight. Red models are in the full samples, green models exclude individuals who delivered preterm. D) Trimester 2 associations of the timing of eating with parent 1-hour oral glucose tolerance test on weekdays and weekends. Red models are adjusted for pre-pregnancy BMI, physical activity, sleep duration, household income, and self-report race/ethnicity. E) Trimester 3 associations (Beta and 95% CI) of timing of eating variables on weekdays and weekends related to  with parent 1-hour oral glucose tolerance test on weekdays and weekends. Red models are adjusted for pre-pregnancy BMI, physical activity, sleep duration, household income, and self-report race/</w:t>
      </w:r>
      <w:proofErr w:type="gramStart"/>
      <w:r>
        <w:t>ethnicity</w:t>
      </w:r>
      <w:proofErr w:type="gramEnd"/>
    </w:p>
    <w:p w14:paraId="322EEECD" w14:textId="6D9B1D72" w:rsidR="00E43077" w:rsidRDefault="00E43077" w:rsidP="003B18F3"/>
    <w:p w14:paraId="2079ADD9" w14:textId="04636591" w:rsidR="00EC4201" w:rsidRDefault="00EC4201" w:rsidP="00EC4201">
      <w:pPr>
        <w:pStyle w:val="Caption"/>
        <w:keepNext/>
      </w:pPr>
      <w:bookmarkStart w:id="834" w:name="_Toc126851059"/>
      <w:r>
        <w:t xml:space="preserve">Table </w:t>
      </w:r>
      <w:fldSimple w:instr=" SEQ Table \* ARABIC ">
        <w:r w:rsidR="0065774C">
          <w:rPr>
            <w:noProof/>
          </w:rPr>
          <w:t>6</w:t>
        </w:r>
      </w:fldSimple>
      <w:r>
        <w:t xml:space="preserve">: </w:t>
      </w:r>
      <w:r>
        <w:rPr>
          <w:i w:val="0"/>
          <w:iCs w:val="0"/>
        </w:rPr>
        <w:t xml:space="preserve">Associations between infant birth weight and timing of eating on weekdays during trimesters 2 and </w:t>
      </w:r>
      <w:proofErr w:type="gramStart"/>
      <w:r>
        <w:rPr>
          <w:i w:val="0"/>
          <w:iCs w:val="0"/>
        </w:rPr>
        <w:t>3</w:t>
      </w:r>
      <w:bookmarkEnd w:id="834"/>
      <w:proofErr w:type="gramEnd"/>
    </w:p>
    <w:tbl>
      <w:tblPr>
        <w:tblW w:w="9360" w:type="dxa"/>
        <w:tblLook w:val="04A0" w:firstRow="1" w:lastRow="0" w:firstColumn="1" w:lastColumn="0" w:noHBand="0" w:noVBand="1"/>
      </w:tblPr>
      <w:tblGrid>
        <w:gridCol w:w="1440"/>
        <w:gridCol w:w="1440"/>
        <w:gridCol w:w="1980"/>
        <w:gridCol w:w="1980"/>
        <w:gridCol w:w="2520"/>
      </w:tblGrid>
      <w:tr w:rsidR="007363B5" w:rsidRPr="007363B5" w14:paraId="58AB2291" w14:textId="77777777" w:rsidTr="00EC4201">
        <w:trPr>
          <w:trHeight w:val="320"/>
        </w:trPr>
        <w:tc>
          <w:tcPr>
            <w:tcW w:w="9360" w:type="dxa"/>
            <w:gridSpan w:val="5"/>
            <w:tcBorders>
              <w:top w:val="nil"/>
              <w:left w:val="nil"/>
              <w:bottom w:val="nil"/>
              <w:right w:val="nil"/>
            </w:tcBorders>
            <w:shd w:val="clear" w:color="auto" w:fill="auto"/>
            <w:noWrap/>
            <w:vAlign w:val="center"/>
          </w:tcPr>
          <w:p w14:paraId="08FFCEBF" w14:textId="2DFC6406" w:rsidR="007363B5" w:rsidRPr="007363B5" w:rsidRDefault="007363B5" w:rsidP="007363B5">
            <w:pPr>
              <w:spacing w:line="240" w:lineRule="auto"/>
              <w:rPr>
                <w:rFonts w:eastAsia="Times New Roman"/>
                <w:sz w:val="16"/>
                <w:szCs w:val="16"/>
              </w:rPr>
            </w:pPr>
          </w:p>
        </w:tc>
      </w:tr>
      <w:tr w:rsidR="007363B5" w:rsidRPr="007363B5" w14:paraId="59BF8900" w14:textId="77777777" w:rsidTr="007363B5">
        <w:trPr>
          <w:trHeight w:val="320"/>
        </w:trPr>
        <w:tc>
          <w:tcPr>
            <w:tcW w:w="1440" w:type="dxa"/>
            <w:tcBorders>
              <w:top w:val="single" w:sz="4" w:space="0" w:color="auto"/>
              <w:left w:val="nil"/>
              <w:bottom w:val="single" w:sz="4" w:space="0" w:color="auto"/>
              <w:right w:val="nil"/>
            </w:tcBorders>
            <w:shd w:val="clear" w:color="auto" w:fill="auto"/>
            <w:noWrap/>
            <w:vAlign w:val="center"/>
            <w:hideMark/>
          </w:tcPr>
          <w:p w14:paraId="385A02D2"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 </w:t>
            </w:r>
          </w:p>
        </w:tc>
        <w:tc>
          <w:tcPr>
            <w:tcW w:w="1440" w:type="dxa"/>
            <w:tcBorders>
              <w:top w:val="single" w:sz="4" w:space="0" w:color="auto"/>
              <w:left w:val="nil"/>
              <w:bottom w:val="single" w:sz="4" w:space="0" w:color="auto"/>
              <w:right w:val="nil"/>
            </w:tcBorders>
            <w:shd w:val="clear" w:color="auto" w:fill="auto"/>
            <w:noWrap/>
            <w:vAlign w:val="center"/>
            <w:hideMark/>
          </w:tcPr>
          <w:p w14:paraId="702B0C93"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intercept</w:t>
            </w:r>
          </w:p>
        </w:tc>
        <w:tc>
          <w:tcPr>
            <w:tcW w:w="1980" w:type="dxa"/>
            <w:tcBorders>
              <w:top w:val="single" w:sz="4" w:space="0" w:color="auto"/>
              <w:left w:val="nil"/>
              <w:bottom w:val="single" w:sz="4" w:space="0" w:color="auto"/>
              <w:right w:val="nil"/>
            </w:tcBorders>
            <w:shd w:val="clear" w:color="auto" w:fill="auto"/>
            <w:noWrap/>
            <w:vAlign w:val="center"/>
            <w:hideMark/>
          </w:tcPr>
          <w:p w14:paraId="3E8E5EE2"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Unadjusted</w:t>
            </w:r>
          </w:p>
        </w:tc>
        <w:tc>
          <w:tcPr>
            <w:tcW w:w="1980" w:type="dxa"/>
            <w:tcBorders>
              <w:top w:val="single" w:sz="4" w:space="0" w:color="auto"/>
              <w:left w:val="nil"/>
              <w:bottom w:val="single" w:sz="4" w:space="0" w:color="auto"/>
              <w:right w:val="nil"/>
            </w:tcBorders>
            <w:shd w:val="clear" w:color="auto" w:fill="auto"/>
            <w:noWrap/>
            <w:vAlign w:val="center"/>
            <w:hideMark/>
          </w:tcPr>
          <w:p w14:paraId="76DAEB20"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Model 1</w:t>
            </w:r>
          </w:p>
        </w:tc>
        <w:tc>
          <w:tcPr>
            <w:tcW w:w="2520" w:type="dxa"/>
            <w:tcBorders>
              <w:top w:val="single" w:sz="4" w:space="0" w:color="auto"/>
              <w:left w:val="nil"/>
              <w:bottom w:val="single" w:sz="4" w:space="0" w:color="auto"/>
              <w:right w:val="nil"/>
            </w:tcBorders>
            <w:shd w:val="clear" w:color="auto" w:fill="auto"/>
            <w:noWrap/>
            <w:vAlign w:val="center"/>
            <w:hideMark/>
          </w:tcPr>
          <w:p w14:paraId="477B2176"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Fully Adjusted</w:t>
            </w:r>
          </w:p>
        </w:tc>
      </w:tr>
      <w:tr w:rsidR="007363B5" w:rsidRPr="007363B5" w14:paraId="66C70D96" w14:textId="77777777" w:rsidTr="007363B5">
        <w:trPr>
          <w:trHeight w:val="320"/>
        </w:trPr>
        <w:tc>
          <w:tcPr>
            <w:tcW w:w="1440" w:type="dxa"/>
            <w:tcBorders>
              <w:top w:val="nil"/>
              <w:left w:val="nil"/>
              <w:bottom w:val="single" w:sz="4" w:space="0" w:color="auto"/>
              <w:right w:val="nil"/>
            </w:tcBorders>
            <w:shd w:val="clear" w:color="000000" w:fill="FCE4D6"/>
            <w:noWrap/>
            <w:vAlign w:val="center"/>
            <w:hideMark/>
          </w:tcPr>
          <w:p w14:paraId="23F7BCBD" w14:textId="77777777" w:rsidR="007363B5" w:rsidRPr="007363B5" w:rsidRDefault="007363B5" w:rsidP="007363B5">
            <w:pPr>
              <w:spacing w:line="240" w:lineRule="auto"/>
              <w:rPr>
                <w:rFonts w:eastAsia="Times New Roman"/>
                <w:b/>
                <w:bCs/>
                <w:sz w:val="16"/>
                <w:szCs w:val="16"/>
              </w:rPr>
            </w:pPr>
            <w:r w:rsidRPr="007363B5">
              <w:rPr>
                <w:rFonts w:eastAsia="Times New Roman"/>
                <w:b/>
                <w:bCs/>
                <w:sz w:val="16"/>
                <w:szCs w:val="16"/>
              </w:rPr>
              <w:t>Trimester 2</w:t>
            </w:r>
          </w:p>
        </w:tc>
        <w:tc>
          <w:tcPr>
            <w:tcW w:w="1440" w:type="dxa"/>
            <w:tcBorders>
              <w:top w:val="nil"/>
              <w:left w:val="nil"/>
              <w:bottom w:val="single" w:sz="4" w:space="0" w:color="auto"/>
              <w:right w:val="nil"/>
            </w:tcBorders>
            <w:shd w:val="clear" w:color="000000" w:fill="FCE4D6"/>
            <w:noWrap/>
            <w:vAlign w:val="center"/>
            <w:hideMark/>
          </w:tcPr>
          <w:p w14:paraId="72105C2C" w14:textId="29FCCC04" w:rsidR="007363B5" w:rsidRPr="007363B5" w:rsidRDefault="007363B5" w:rsidP="007363B5">
            <w:pPr>
              <w:spacing w:line="240" w:lineRule="auto"/>
              <w:jc w:val="center"/>
              <w:rPr>
                <w:rFonts w:eastAsia="Times New Roman"/>
                <w:sz w:val="16"/>
                <w:szCs w:val="16"/>
              </w:rPr>
            </w:pPr>
          </w:p>
        </w:tc>
        <w:tc>
          <w:tcPr>
            <w:tcW w:w="1980" w:type="dxa"/>
            <w:tcBorders>
              <w:top w:val="nil"/>
              <w:left w:val="nil"/>
              <w:bottom w:val="single" w:sz="4" w:space="0" w:color="auto"/>
              <w:right w:val="nil"/>
            </w:tcBorders>
            <w:shd w:val="clear" w:color="000000" w:fill="FCE4D6"/>
            <w:noWrap/>
            <w:vAlign w:val="center"/>
            <w:hideMark/>
          </w:tcPr>
          <w:p w14:paraId="78AD090E"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Beta (95% CI)</w:t>
            </w:r>
          </w:p>
        </w:tc>
        <w:tc>
          <w:tcPr>
            <w:tcW w:w="1980" w:type="dxa"/>
            <w:tcBorders>
              <w:top w:val="nil"/>
              <w:left w:val="nil"/>
              <w:bottom w:val="single" w:sz="4" w:space="0" w:color="auto"/>
              <w:right w:val="nil"/>
            </w:tcBorders>
            <w:shd w:val="clear" w:color="000000" w:fill="FCE4D6"/>
            <w:noWrap/>
            <w:vAlign w:val="center"/>
            <w:hideMark/>
          </w:tcPr>
          <w:p w14:paraId="21414EB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Beta (95% CI)</w:t>
            </w:r>
          </w:p>
        </w:tc>
        <w:tc>
          <w:tcPr>
            <w:tcW w:w="2520" w:type="dxa"/>
            <w:tcBorders>
              <w:top w:val="nil"/>
              <w:left w:val="nil"/>
              <w:bottom w:val="single" w:sz="4" w:space="0" w:color="auto"/>
              <w:right w:val="nil"/>
            </w:tcBorders>
            <w:shd w:val="clear" w:color="000000" w:fill="FCE4D6"/>
            <w:noWrap/>
            <w:vAlign w:val="center"/>
            <w:hideMark/>
          </w:tcPr>
          <w:p w14:paraId="61752987"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Beta (95% CI)</w:t>
            </w:r>
          </w:p>
        </w:tc>
      </w:tr>
      <w:tr w:rsidR="007363B5" w:rsidRPr="007363B5" w14:paraId="3D0477F0" w14:textId="77777777" w:rsidTr="007363B5">
        <w:trPr>
          <w:trHeight w:val="320"/>
        </w:trPr>
        <w:tc>
          <w:tcPr>
            <w:tcW w:w="1440" w:type="dxa"/>
            <w:tcBorders>
              <w:top w:val="nil"/>
              <w:left w:val="nil"/>
              <w:bottom w:val="nil"/>
              <w:right w:val="nil"/>
            </w:tcBorders>
            <w:shd w:val="clear" w:color="auto" w:fill="auto"/>
            <w:noWrap/>
            <w:vAlign w:val="center"/>
            <w:hideMark/>
          </w:tcPr>
          <w:p w14:paraId="7D6122C2"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Timing of First Meal</w:t>
            </w:r>
          </w:p>
        </w:tc>
        <w:tc>
          <w:tcPr>
            <w:tcW w:w="1440" w:type="dxa"/>
            <w:tcBorders>
              <w:top w:val="nil"/>
              <w:left w:val="nil"/>
              <w:bottom w:val="nil"/>
              <w:right w:val="nil"/>
            </w:tcBorders>
            <w:shd w:val="clear" w:color="auto" w:fill="auto"/>
            <w:noWrap/>
            <w:vAlign w:val="center"/>
            <w:hideMark/>
          </w:tcPr>
          <w:p w14:paraId="127F6291"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3946.15±428.57</w:t>
            </w:r>
          </w:p>
        </w:tc>
        <w:tc>
          <w:tcPr>
            <w:tcW w:w="1980" w:type="dxa"/>
            <w:tcBorders>
              <w:top w:val="nil"/>
              <w:left w:val="nil"/>
              <w:bottom w:val="nil"/>
              <w:right w:val="nil"/>
            </w:tcBorders>
            <w:shd w:val="clear" w:color="auto" w:fill="auto"/>
            <w:noWrap/>
            <w:vAlign w:val="center"/>
            <w:hideMark/>
          </w:tcPr>
          <w:p w14:paraId="3BF51258"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-71.64 (-174.96,31.64)</w:t>
            </w:r>
          </w:p>
        </w:tc>
        <w:tc>
          <w:tcPr>
            <w:tcW w:w="1980" w:type="dxa"/>
            <w:tcBorders>
              <w:top w:val="nil"/>
              <w:left w:val="nil"/>
              <w:bottom w:val="nil"/>
              <w:right w:val="nil"/>
            </w:tcBorders>
            <w:shd w:val="clear" w:color="auto" w:fill="auto"/>
            <w:noWrap/>
            <w:vAlign w:val="center"/>
            <w:hideMark/>
          </w:tcPr>
          <w:p w14:paraId="43CD8040"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-55.44 (-128.52, 17.68)</w:t>
            </w:r>
          </w:p>
        </w:tc>
        <w:tc>
          <w:tcPr>
            <w:tcW w:w="2520" w:type="dxa"/>
            <w:tcBorders>
              <w:top w:val="nil"/>
              <w:left w:val="nil"/>
              <w:bottom w:val="nil"/>
              <w:right w:val="nil"/>
            </w:tcBorders>
            <w:shd w:val="clear" w:color="auto" w:fill="auto"/>
            <w:noWrap/>
            <w:vAlign w:val="center"/>
            <w:hideMark/>
          </w:tcPr>
          <w:p w14:paraId="3DBDFFA0"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-88.56 (-177.48, 0.65)</w:t>
            </w:r>
          </w:p>
        </w:tc>
      </w:tr>
      <w:tr w:rsidR="007363B5" w:rsidRPr="007363B5" w14:paraId="2AE4B8C8" w14:textId="77777777" w:rsidTr="007363B5">
        <w:trPr>
          <w:trHeight w:val="320"/>
        </w:trPr>
        <w:tc>
          <w:tcPr>
            <w:tcW w:w="1440" w:type="dxa"/>
            <w:tcBorders>
              <w:top w:val="nil"/>
              <w:left w:val="nil"/>
              <w:bottom w:val="nil"/>
              <w:right w:val="nil"/>
            </w:tcBorders>
            <w:shd w:val="clear" w:color="auto" w:fill="auto"/>
            <w:noWrap/>
            <w:vAlign w:val="center"/>
            <w:hideMark/>
          </w:tcPr>
          <w:p w14:paraId="6F7A11B8"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3906B063" w14:textId="77777777" w:rsidR="007363B5" w:rsidRPr="007363B5" w:rsidRDefault="007363B5" w:rsidP="007363B5">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50A99936"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0.18</w:t>
            </w:r>
          </w:p>
        </w:tc>
        <w:tc>
          <w:tcPr>
            <w:tcW w:w="1980" w:type="dxa"/>
            <w:tcBorders>
              <w:top w:val="nil"/>
              <w:left w:val="nil"/>
              <w:bottom w:val="nil"/>
              <w:right w:val="nil"/>
            </w:tcBorders>
            <w:shd w:val="clear" w:color="auto" w:fill="auto"/>
            <w:noWrap/>
            <w:vAlign w:val="center"/>
            <w:hideMark/>
          </w:tcPr>
          <w:p w14:paraId="15677EE4"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0.14</w:t>
            </w:r>
          </w:p>
        </w:tc>
        <w:tc>
          <w:tcPr>
            <w:tcW w:w="2520" w:type="dxa"/>
            <w:tcBorders>
              <w:top w:val="nil"/>
              <w:left w:val="nil"/>
              <w:bottom w:val="nil"/>
              <w:right w:val="nil"/>
            </w:tcBorders>
            <w:shd w:val="clear" w:color="auto" w:fill="auto"/>
            <w:noWrap/>
            <w:vAlign w:val="center"/>
            <w:hideMark/>
          </w:tcPr>
          <w:p w14:paraId="3E7BB53D"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0.055</w:t>
            </w:r>
          </w:p>
        </w:tc>
      </w:tr>
      <w:tr w:rsidR="007363B5" w:rsidRPr="007363B5" w14:paraId="0A9F626E" w14:textId="77777777" w:rsidTr="007363B5">
        <w:trPr>
          <w:trHeight w:val="320"/>
        </w:trPr>
        <w:tc>
          <w:tcPr>
            <w:tcW w:w="1440" w:type="dxa"/>
            <w:tcBorders>
              <w:top w:val="nil"/>
              <w:left w:val="nil"/>
              <w:bottom w:val="nil"/>
              <w:right w:val="nil"/>
            </w:tcBorders>
            <w:shd w:val="clear" w:color="auto" w:fill="auto"/>
            <w:noWrap/>
            <w:vAlign w:val="center"/>
            <w:hideMark/>
          </w:tcPr>
          <w:p w14:paraId="23919F68"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Timing of Last Meal</w:t>
            </w:r>
          </w:p>
        </w:tc>
        <w:tc>
          <w:tcPr>
            <w:tcW w:w="1440" w:type="dxa"/>
            <w:tcBorders>
              <w:top w:val="nil"/>
              <w:left w:val="nil"/>
              <w:bottom w:val="nil"/>
              <w:right w:val="nil"/>
            </w:tcBorders>
            <w:shd w:val="clear" w:color="auto" w:fill="auto"/>
            <w:noWrap/>
            <w:vAlign w:val="center"/>
            <w:hideMark/>
          </w:tcPr>
          <w:p w14:paraId="249D2EF3"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4572.07±908.40</w:t>
            </w:r>
          </w:p>
        </w:tc>
        <w:tc>
          <w:tcPr>
            <w:tcW w:w="1980" w:type="dxa"/>
            <w:tcBorders>
              <w:top w:val="nil"/>
              <w:left w:val="nil"/>
              <w:bottom w:val="nil"/>
              <w:right w:val="nil"/>
            </w:tcBorders>
            <w:shd w:val="clear" w:color="auto" w:fill="auto"/>
            <w:noWrap/>
            <w:vAlign w:val="center"/>
            <w:hideMark/>
          </w:tcPr>
          <w:p w14:paraId="3D1EF5C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-59.04 (-145.80, 28.04)</w:t>
            </w:r>
          </w:p>
        </w:tc>
        <w:tc>
          <w:tcPr>
            <w:tcW w:w="1980" w:type="dxa"/>
            <w:tcBorders>
              <w:top w:val="nil"/>
              <w:left w:val="nil"/>
              <w:bottom w:val="nil"/>
              <w:right w:val="nil"/>
            </w:tcBorders>
            <w:shd w:val="clear" w:color="auto" w:fill="auto"/>
            <w:noWrap/>
            <w:vAlign w:val="center"/>
            <w:hideMark/>
          </w:tcPr>
          <w:p w14:paraId="67C76A12"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-39.82 (-101.52, 21.89)</w:t>
            </w:r>
          </w:p>
        </w:tc>
        <w:tc>
          <w:tcPr>
            <w:tcW w:w="2520" w:type="dxa"/>
            <w:tcBorders>
              <w:top w:val="nil"/>
              <w:left w:val="nil"/>
              <w:bottom w:val="nil"/>
              <w:right w:val="nil"/>
            </w:tcBorders>
            <w:shd w:val="clear" w:color="auto" w:fill="auto"/>
            <w:noWrap/>
            <w:vAlign w:val="center"/>
            <w:hideMark/>
          </w:tcPr>
          <w:p w14:paraId="683D16C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-17.42 (-84.60, 19.68)</w:t>
            </w:r>
          </w:p>
        </w:tc>
      </w:tr>
      <w:tr w:rsidR="007363B5" w:rsidRPr="007363B5" w14:paraId="4EBDF1C0" w14:textId="77777777" w:rsidTr="007363B5">
        <w:trPr>
          <w:trHeight w:val="320"/>
        </w:trPr>
        <w:tc>
          <w:tcPr>
            <w:tcW w:w="1440" w:type="dxa"/>
            <w:tcBorders>
              <w:top w:val="nil"/>
              <w:left w:val="nil"/>
              <w:bottom w:val="nil"/>
              <w:right w:val="nil"/>
            </w:tcBorders>
            <w:shd w:val="clear" w:color="auto" w:fill="auto"/>
            <w:noWrap/>
            <w:vAlign w:val="center"/>
            <w:hideMark/>
          </w:tcPr>
          <w:p w14:paraId="1F8FC7CA"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69F06234" w14:textId="77777777" w:rsidR="007363B5" w:rsidRPr="007363B5" w:rsidRDefault="007363B5" w:rsidP="007363B5">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45F44C37"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0.19</w:t>
            </w:r>
          </w:p>
        </w:tc>
        <w:tc>
          <w:tcPr>
            <w:tcW w:w="1980" w:type="dxa"/>
            <w:tcBorders>
              <w:top w:val="nil"/>
              <w:left w:val="nil"/>
              <w:bottom w:val="nil"/>
              <w:right w:val="nil"/>
            </w:tcBorders>
            <w:shd w:val="clear" w:color="auto" w:fill="auto"/>
            <w:noWrap/>
            <w:vAlign w:val="center"/>
            <w:hideMark/>
          </w:tcPr>
          <w:p w14:paraId="481CC654"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0.21</w:t>
            </w:r>
          </w:p>
        </w:tc>
        <w:tc>
          <w:tcPr>
            <w:tcW w:w="2520" w:type="dxa"/>
            <w:tcBorders>
              <w:top w:val="nil"/>
              <w:left w:val="nil"/>
              <w:bottom w:val="nil"/>
              <w:right w:val="nil"/>
            </w:tcBorders>
            <w:shd w:val="clear" w:color="auto" w:fill="auto"/>
            <w:noWrap/>
            <w:vAlign w:val="center"/>
            <w:hideMark/>
          </w:tcPr>
          <w:p w14:paraId="12F1510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0.61</w:t>
            </w:r>
          </w:p>
        </w:tc>
      </w:tr>
      <w:tr w:rsidR="007363B5" w:rsidRPr="007363B5" w14:paraId="7374C38E" w14:textId="77777777" w:rsidTr="007363B5">
        <w:trPr>
          <w:trHeight w:val="320"/>
        </w:trPr>
        <w:tc>
          <w:tcPr>
            <w:tcW w:w="1440" w:type="dxa"/>
            <w:tcBorders>
              <w:top w:val="nil"/>
              <w:left w:val="nil"/>
              <w:bottom w:val="nil"/>
              <w:right w:val="nil"/>
            </w:tcBorders>
            <w:shd w:val="clear" w:color="auto" w:fill="auto"/>
            <w:noWrap/>
            <w:vAlign w:val="center"/>
            <w:hideMark/>
          </w:tcPr>
          <w:p w14:paraId="67F030C8"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Fasting Midpoint</w:t>
            </w:r>
          </w:p>
        </w:tc>
        <w:tc>
          <w:tcPr>
            <w:tcW w:w="1440" w:type="dxa"/>
            <w:tcBorders>
              <w:top w:val="nil"/>
              <w:left w:val="nil"/>
              <w:bottom w:val="nil"/>
              <w:right w:val="nil"/>
            </w:tcBorders>
            <w:shd w:val="clear" w:color="auto" w:fill="auto"/>
            <w:noWrap/>
            <w:vAlign w:val="center"/>
            <w:hideMark/>
          </w:tcPr>
          <w:p w14:paraId="048C674A"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3595.6±145.7</w:t>
            </w:r>
          </w:p>
        </w:tc>
        <w:tc>
          <w:tcPr>
            <w:tcW w:w="1980" w:type="dxa"/>
            <w:tcBorders>
              <w:top w:val="nil"/>
              <w:left w:val="nil"/>
              <w:bottom w:val="nil"/>
              <w:right w:val="nil"/>
            </w:tcBorders>
            <w:shd w:val="clear" w:color="auto" w:fill="auto"/>
            <w:noWrap/>
            <w:vAlign w:val="center"/>
            <w:hideMark/>
          </w:tcPr>
          <w:p w14:paraId="19633450"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-101.2 (-218.00, 16.00)</w:t>
            </w:r>
          </w:p>
        </w:tc>
        <w:tc>
          <w:tcPr>
            <w:tcW w:w="1980" w:type="dxa"/>
            <w:tcBorders>
              <w:top w:val="nil"/>
              <w:left w:val="nil"/>
              <w:bottom w:val="nil"/>
              <w:right w:val="nil"/>
            </w:tcBorders>
            <w:shd w:val="clear" w:color="auto" w:fill="auto"/>
            <w:noWrap/>
            <w:vAlign w:val="center"/>
            <w:hideMark/>
          </w:tcPr>
          <w:p w14:paraId="0DDA9DE8"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-72.95 (-156.00, 10.10)</w:t>
            </w:r>
          </w:p>
        </w:tc>
        <w:tc>
          <w:tcPr>
            <w:tcW w:w="2520" w:type="dxa"/>
            <w:tcBorders>
              <w:top w:val="nil"/>
              <w:left w:val="nil"/>
              <w:bottom w:val="nil"/>
              <w:right w:val="nil"/>
            </w:tcBorders>
            <w:shd w:val="clear" w:color="auto" w:fill="auto"/>
            <w:noWrap/>
            <w:vAlign w:val="center"/>
            <w:hideMark/>
          </w:tcPr>
          <w:p w14:paraId="16E893A4"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-63.85 (-156.60, 28.88)</w:t>
            </w:r>
          </w:p>
        </w:tc>
      </w:tr>
      <w:tr w:rsidR="007363B5" w:rsidRPr="007363B5" w14:paraId="57CDAB4F" w14:textId="77777777" w:rsidTr="007363B5">
        <w:trPr>
          <w:trHeight w:val="320"/>
        </w:trPr>
        <w:tc>
          <w:tcPr>
            <w:tcW w:w="1440" w:type="dxa"/>
            <w:tcBorders>
              <w:top w:val="nil"/>
              <w:left w:val="nil"/>
              <w:bottom w:val="nil"/>
              <w:right w:val="nil"/>
            </w:tcBorders>
            <w:shd w:val="clear" w:color="auto" w:fill="auto"/>
            <w:noWrap/>
            <w:vAlign w:val="center"/>
            <w:hideMark/>
          </w:tcPr>
          <w:p w14:paraId="617F1BA4"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6454428F" w14:textId="77777777" w:rsidR="007363B5" w:rsidRPr="007363B5" w:rsidRDefault="007363B5" w:rsidP="007363B5">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0F8A5BF1"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0.094</w:t>
            </w:r>
          </w:p>
        </w:tc>
        <w:tc>
          <w:tcPr>
            <w:tcW w:w="1980" w:type="dxa"/>
            <w:tcBorders>
              <w:top w:val="nil"/>
              <w:left w:val="nil"/>
              <w:bottom w:val="nil"/>
              <w:right w:val="nil"/>
            </w:tcBorders>
            <w:shd w:val="clear" w:color="auto" w:fill="auto"/>
            <w:noWrap/>
            <w:vAlign w:val="center"/>
            <w:hideMark/>
          </w:tcPr>
          <w:p w14:paraId="49F5E6EB"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0.089</w:t>
            </w:r>
          </w:p>
        </w:tc>
        <w:tc>
          <w:tcPr>
            <w:tcW w:w="2520" w:type="dxa"/>
            <w:tcBorders>
              <w:top w:val="nil"/>
              <w:left w:val="nil"/>
              <w:bottom w:val="nil"/>
              <w:right w:val="nil"/>
            </w:tcBorders>
            <w:shd w:val="clear" w:color="auto" w:fill="auto"/>
            <w:noWrap/>
            <w:vAlign w:val="center"/>
            <w:hideMark/>
          </w:tcPr>
          <w:p w14:paraId="79A8B250"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0.18</w:t>
            </w:r>
          </w:p>
        </w:tc>
      </w:tr>
      <w:tr w:rsidR="007363B5" w:rsidRPr="007363B5" w14:paraId="1A30D307" w14:textId="77777777" w:rsidTr="007363B5">
        <w:trPr>
          <w:trHeight w:val="320"/>
        </w:trPr>
        <w:tc>
          <w:tcPr>
            <w:tcW w:w="1440" w:type="dxa"/>
            <w:tcBorders>
              <w:top w:val="nil"/>
              <w:left w:val="nil"/>
              <w:bottom w:val="nil"/>
              <w:right w:val="nil"/>
            </w:tcBorders>
            <w:shd w:val="clear" w:color="auto" w:fill="auto"/>
            <w:noWrap/>
            <w:vAlign w:val="center"/>
            <w:hideMark/>
          </w:tcPr>
          <w:p w14:paraId="0831E678"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Fasting Duration</w:t>
            </w:r>
          </w:p>
        </w:tc>
        <w:tc>
          <w:tcPr>
            <w:tcW w:w="1440" w:type="dxa"/>
            <w:tcBorders>
              <w:top w:val="nil"/>
              <w:left w:val="nil"/>
              <w:bottom w:val="nil"/>
              <w:right w:val="nil"/>
            </w:tcBorders>
            <w:shd w:val="clear" w:color="auto" w:fill="auto"/>
            <w:noWrap/>
            <w:vAlign w:val="center"/>
            <w:hideMark/>
          </w:tcPr>
          <w:p w14:paraId="7D634B3A"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3291.90±471.30</w:t>
            </w:r>
          </w:p>
        </w:tc>
        <w:tc>
          <w:tcPr>
            <w:tcW w:w="1980" w:type="dxa"/>
            <w:tcBorders>
              <w:top w:val="nil"/>
              <w:left w:val="nil"/>
              <w:bottom w:val="nil"/>
              <w:right w:val="nil"/>
            </w:tcBorders>
            <w:shd w:val="clear" w:color="auto" w:fill="auto"/>
            <w:noWrap/>
            <w:vAlign w:val="center"/>
            <w:hideMark/>
          </w:tcPr>
          <w:p w14:paraId="6549F4C4"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6.60 (-72.3, 85.5)</w:t>
            </w:r>
          </w:p>
        </w:tc>
        <w:tc>
          <w:tcPr>
            <w:tcW w:w="1980" w:type="dxa"/>
            <w:tcBorders>
              <w:top w:val="nil"/>
              <w:left w:val="nil"/>
              <w:bottom w:val="nil"/>
              <w:right w:val="nil"/>
            </w:tcBorders>
            <w:shd w:val="clear" w:color="auto" w:fill="auto"/>
            <w:noWrap/>
            <w:vAlign w:val="center"/>
            <w:hideMark/>
          </w:tcPr>
          <w:p w14:paraId="613FF76A"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0.478 (-55.4, 56.3)</w:t>
            </w:r>
          </w:p>
        </w:tc>
        <w:tc>
          <w:tcPr>
            <w:tcW w:w="2520" w:type="dxa"/>
            <w:tcBorders>
              <w:top w:val="nil"/>
              <w:left w:val="nil"/>
              <w:bottom w:val="nil"/>
              <w:right w:val="nil"/>
            </w:tcBorders>
            <w:shd w:val="clear" w:color="auto" w:fill="auto"/>
            <w:noWrap/>
            <w:vAlign w:val="center"/>
            <w:hideMark/>
          </w:tcPr>
          <w:p w14:paraId="6E03932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-29.7 (-95.7, 36.2)</w:t>
            </w:r>
          </w:p>
        </w:tc>
      </w:tr>
      <w:tr w:rsidR="007363B5" w:rsidRPr="007363B5" w14:paraId="6FAB4C15" w14:textId="77777777" w:rsidTr="007363B5">
        <w:trPr>
          <w:trHeight w:val="320"/>
        </w:trPr>
        <w:tc>
          <w:tcPr>
            <w:tcW w:w="1440" w:type="dxa"/>
            <w:tcBorders>
              <w:top w:val="nil"/>
              <w:left w:val="nil"/>
              <w:bottom w:val="nil"/>
              <w:right w:val="nil"/>
            </w:tcBorders>
            <w:shd w:val="clear" w:color="auto" w:fill="auto"/>
            <w:noWrap/>
            <w:vAlign w:val="center"/>
            <w:hideMark/>
          </w:tcPr>
          <w:p w14:paraId="5E1C6C43"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03723371" w14:textId="77777777" w:rsidR="007363B5" w:rsidRPr="007363B5" w:rsidRDefault="007363B5" w:rsidP="007363B5">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4F2C152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0.87</w:t>
            </w:r>
          </w:p>
        </w:tc>
        <w:tc>
          <w:tcPr>
            <w:tcW w:w="1980" w:type="dxa"/>
            <w:tcBorders>
              <w:top w:val="nil"/>
              <w:left w:val="nil"/>
              <w:bottom w:val="nil"/>
              <w:right w:val="nil"/>
            </w:tcBorders>
            <w:shd w:val="clear" w:color="auto" w:fill="auto"/>
            <w:noWrap/>
            <w:vAlign w:val="center"/>
            <w:hideMark/>
          </w:tcPr>
          <w:p w14:paraId="693414E4"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0.99</w:t>
            </w:r>
          </w:p>
        </w:tc>
        <w:tc>
          <w:tcPr>
            <w:tcW w:w="2520" w:type="dxa"/>
            <w:tcBorders>
              <w:top w:val="nil"/>
              <w:left w:val="nil"/>
              <w:bottom w:val="nil"/>
              <w:right w:val="nil"/>
            </w:tcBorders>
            <w:shd w:val="clear" w:color="auto" w:fill="auto"/>
            <w:noWrap/>
            <w:vAlign w:val="center"/>
            <w:hideMark/>
          </w:tcPr>
          <w:p w14:paraId="0E12509D"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0.38</w:t>
            </w:r>
          </w:p>
        </w:tc>
      </w:tr>
      <w:tr w:rsidR="007363B5" w:rsidRPr="007363B5" w14:paraId="797B59A6" w14:textId="77777777" w:rsidTr="007363B5">
        <w:trPr>
          <w:trHeight w:val="320"/>
        </w:trPr>
        <w:tc>
          <w:tcPr>
            <w:tcW w:w="1440" w:type="dxa"/>
            <w:tcBorders>
              <w:top w:val="single" w:sz="4" w:space="0" w:color="auto"/>
              <w:left w:val="nil"/>
              <w:bottom w:val="single" w:sz="4" w:space="0" w:color="auto"/>
              <w:right w:val="nil"/>
            </w:tcBorders>
            <w:shd w:val="clear" w:color="000000" w:fill="FCE4D6"/>
            <w:noWrap/>
            <w:vAlign w:val="center"/>
            <w:hideMark/>
          </w:tcPr>
          <w:p w14:paraId="1992B28C" w14:textId="77777777" w:rsidR="007363B5" w:rsidRPr="007363B5" w:rsidRDefault="007363B5" w:rsidP="007363B5">
            <w:pPr>
              <w:spacing w:line="240" w:lineRule="auto"/>
              <w:rPr>
                <w:rFonts w:eastAsia="Times New Roman"/>
                <w:b/>
                <w:bCs/>
                <w:sz w:val="16"/>
                <w:szCs w:val="16"/>
              </w:rPr>
            </w:pPr>
            <w:r w:rsidRPr="007363B5">
              <w:rPr>
                <w:rFonts w:eastAsia="Times New Roman"/>
                <w:b/>
                <w:bCs/>
                <w:sz w:val="16"/>
                <w:szCs w:val="16"/>
              </w:rPr>
              <w:t>Trimester 3</w:t>
            </w:r>
          </w:p>
        </w:tc>
        <w:tc>
          <w:tcPr>
            <w:tcW w:w="1440" w:type="dxa"/>
            <w:tcBorders>
              <w:top w:val="single" w:sz="4" w:space="0" w:color="auto"/>
              <w:left w:val="nil"/>
              <w:bottom w:val="single" w:sz="4" w:space="0" w:color="auto"/>
              <w:right w:val="nil"/>
            </w:tcBorders>
            <w:shd w:val="clear" w:color="000000" w:fill="FCE4D6"/>
            <w:noWrap/>
            <w:vAlign w:val="center"/>
            <w:hideMark/>
          </w:tcPr>
          <w:p w14:paraId="2BD87482" w14:textId="77777777" w:rsidR="007363B5" w:rsidRPr="007363B5" w:rsidRDefault="007363B5" w:rsidP="007363B5">
            <w:pPr>
              <w:spacing w:line="240" w:lineRule="auto"/>
              <w:jc w:val="center"/>
              <w:rPr>
                <w:rFonts w:eastAsia="Times New Roman"/>
                <w:b/>
                <w:bCs/>
                <w:sz w:val="16"/>
                <w:szCs w:val="16"/>
              </w:rPr>
            </w:pPr>
            <w:r w:rsidRPr="007363B5">
              <w:rPr>
                <w:rFonts w:eastAsia="Times New Roman"/>
                <w:b/>
                <w:bCs/>
                <w:sz w:val="16"/>
                <w:szCs w:val="16"/>
              </w:rPr>
              <w:t> </w:t>
            </w:r>
          </w:p>
        </w:tc>
        <w:tc>
          <w:tcPr>
            <w:tcW w:w="1980" w:type="dxa"/>
            <w:tcBorders>
              <w:top w:val="single" w:sz="4" w:space="0" w:color="auto"/>
              <w:left w:val="nil"/>
              <w:bottom w:val="single" w:sz="4" w:space="0" w:color="auto"/>
              <w:right w:val="nil"/>
            </w:tcBorders>
            <w:shd w:val="clear" w:color="000000" w:fill="FCE4D6"/>
            <w:noWrap/>
            <w:vAlign w:val="center"/>
            <w:hideMark/>
          </w:tcPr>
          <w:p w14:paraId="29FA7C4A"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Beta (95% CI)</w:t>
            </w:r>
          </w:p>
        </w:tc>
        <w:tc>
          <w:tcPr>
            <w:tcW w:w="1980" w:type="dxa"/>
            <w:tcBorders>
              <w:top w:val="single" w:sz="4" w:space="0" w:color="auto"/>
              <w:left w:val="nil"/>
              <w:bottom w:val="single" w:sz="4" w:space="0" w:color="auto"/>
              <w:right w:val="nil"/>
            </w:tcBorders>
            <w:shd w:val="clear" w:color="000000" w:fill="FCE4D6"/>
            <w:noWrap/>
            <w:vAlign w:val="center"/>
            <w:hideMark/>
          </w:tcPr>
          <w:p w14:paraId="097EED4A"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Beta (95% CI)</w:t>
            </w:r>
          </w:p>
        </w:tc>
        <w:tc>
          <w:tcPr>
            <w:tcW w:w="2520" w:type="dxa"/>
            <w:tcBorders>
              <w:top w:val="single" w:sz="4" w:space="0" w:color="auto"/>
              <w:left w:val="nil"/>
              <w:bottom w:val="single" w:sz="4" w:space="0" w:color="auto"/>
              <w:right w:val="nil"/>
            </w:tcBorders>
            <w:shd w:val="clear" w:color="000000" w:fill="FCE4D6"/>
            <w:noWrap/>
            <w:vAlign w:val="center"/>
            <w:hideMark/>
          </w:tcPr>
          <w:p w14:paraId="6561F185"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Beta (95% CI)</w:t>
            </w:r>
          </w:p>
        </w:tc>
      </w:tr>
      <w:tr w:rsidR="007363B5" w:rsidRPr="007363B5" w14:paraId="1E8264F1" w14:textId="77777777" w:rsidTr="007363B5">
        <w:trPr>
          <w:trHeight w:val="320"/>
        </w:trPr>
        <w:tc>
          <w:tcPr>
            <w:tcW w:w="1440" w:type="dxa"/>
            <w:tcBorders>
              <w:top w:val="nil"/>
              <w:left w:val="nil"/>
              <w:bottom w:val="nil"/>
              <w:right w:val="nil"/>
            </w:tcBorders>
            <w:shd w:val="clear" w:color="auto" w:fill="auto"/>
            <w:noWrap/>
            <w:vAlign w:val="center"/>
            <w:hideMark/>
          </w:tcPr>
          <w:p w14:paraId="0C2B2972"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Timing of First Meal</w:t>
            </w:r>
          </w:p>
        </w:tc>
        <w:tc>
          <w:tcPr>
            <w:tcW w:w="1440" w:type="dxa"/>
            <w:tcBorders>
              <w:top w:val="nil"/>
              <w:left w:val="nil"/>
              <w:bottom w:val="nil"/>
              <w:right w:val="nil"/>
            </w:tcBorders>
            <w:shd w:val="clear" w:color="auto" w:fill="auto"/>
            <w:noWrap/>
            <w:vAlign w:val="center"/>
            <w:hideMark/>
          </w:tcPr>
          <w:p w14:paraId="6EE1C2DE"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3857.87±572.17</w:t>
            </w:r>
          </w:p>
        </w:tc>
        <w:tc>
          <w:tcPr>
            <w:tcW w:w="1980" w:type="dxa"/>
            <w:tcBorders>
              <w:top w:val="nil"/>
              <w:left w:val="nil"/>
              <w:bottom w:val="nil"/>
              <w:right w:val="nil"/>
            </w:tcBorders>
            <w:shd w:val="clear" w:color="auto" w:fill="auto"/>
            <w:noWrap/>
            <w:vAlign w:val="center"/>
            <w:hideMark/>
          </w:tcPr>
          <w:p w14:paraId="65FDB149"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-59.40 (-199.08, 80.28)</w:t>
            </w:r>
          </w:p>
        </w:tc>
        <w:tc>
          <w:tcPr>
            <w:tcW w:w="1980" w:type="dxa"/>
            <w:tcBorders>
              <w:top w:val="nil"/>
              <w:left w:val="nil"/>
              <w:bottom w:val="nil"/>
              <w:right w:val="nil"/>
            </w:tcBorders>
            <w:shd w:val="clear" w:color="auto" w:fill="auto"/>
            <w:noWrap/>
            <w:vAlign w:val="center"/>
            <w:hideMark/>
          </w:tcPr>
          <w:p w14:paraId="50873A6D"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-19.87 (-128.52, 88.56)</w:t>
            </w:r>
          </w:p>
        </w:tc>
        <w:tc>
          <w:tcPr>
            <w:tcW w:w="2520" w:type="dxa"/>
            <w:tcBorders>
              <w:top w:val="nil"/>
              <w:left w:val="nil"/>
              <w:bottom w:val="nil"/>
              <w:right w:val="nil"/>
            </w:tcBorders>
            <w:shd w:val="clear" w:color="auto" w:fill="auto"/>
            <w:noWrap/>
            <w:vAlign w:val="center"/>
            <w:hideMark/>
          </w:tcPr>
          <w:p w14:paraId="6ED93991"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-44.64 (-174.24, 84.96)</w:t>
            </w:r>
          </w:p>
        </w:tc>
      </w:tr>
      <w:tr w:rsidR="007363B5" w:rsidRPr="007363B5" w14:paraId="23EC7193" w14:textId="77777777" w:rsidTr="007363B5">
        <w:trPr>
          <w:trHeight w:val="320"/>
        </w:trPr>
        <w:tc>
          <w:tcPr>
            <w:tcW w:w="1440" w:type="dxa"/>
            <w:tcBorders>
              <w:top w:val="nil"/>
              <w:left w:val="nil"/>
              <w:bottom w:val="nil"/>
              <w:right w:val="nil"/>
            </w:tcBorders>
            <w:shd w:val="clear" w:color="auto" w:fill="auto"/>
            <w:noWrap/>
            <w:vAlign w:val="center"/>
            <w:hideMark/>
          </w:tcPr>
          <w:p w14:paraId="0B672F5F"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1090FD5F" w14:textId="77777777" w:rsidR="007363B5" w:rsidRPr="007363B5" w:rsidRDefault="007363B5" w:rsidP="007363B5">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2554DF49"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0.41</w:t>
            </w:r>
          </w:p>
        </w:tc>
        <w:tc>
          <w:tcPr>
            <w:tcW w:w="1980" w:type="dxa"/>
            <w:tcBorders>
              <w:top w:val="nil"/>
              <w:left w:val="nil"/>
              <w:bottom w:val="nil"/>
              <w:right w:val="nil"/>
            </w:tcBorders>
            <w:shd w:val="clear" w:color="auto" w:fill="auto"/>
            <w:noWrap/>
            <w:vAlign w:val="center"/>
            <w:hideMark/>
          </w:tcPr>
          <w:p w14:paraId="4406A8B8"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0.72</w:t>
            </w:r>
          </w:p>
        </w:tc>
        <w:tc>
          <w:tcPr>
            <w:tcW w:w="2520" w:type="dxa"/>
            <w:tcBorders>
              <w:top w:val="nil"/>
              <w:left w:val="nil"/>
              <w:bottom w:val="nil"/>
              <w:right w:val="nil"/>
            </w:tcBorders>
            <w:shd w:val="clear" w:color="auto" w:fill="auto"/>
            <w:noWrap/>
            <w:vAlign w:val="center"/>
            <w:hideMark/>
          </w:tcPr>
          <w:p w14:paraId="4E83735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0.05</w:t>
            </w:r>
          </w:p>
        </w:tc>
      </w:tr>
      <w:tr w:rsidR="007363B5" w:rsidRPr="007363B5" w14:paraId="73209825" w14:textId="77777777" w:rsidTr="007363B5">
        <w:trPr>
          <w:trHeight w:val="320"/>
        </w:trPr>
        <w:tc>
          <w:tcPr>
            <w:tcW w:w="1440" w:type="dxa"/>
            <w:tcBorders>
              <w:top w:val="nil"/>
              <w:left w:val="nil"/>
              <w:bottom w:val="nil"/>
              <w:right w:val="nil"/>
            </w:tcBorders>
            <w:shd w:val="clear" w:color="auto" w:fill="auto"/>
            <w:noWrap/>
            <w:vAlign w:val="center"/>
            <w:hideMark/>
          </w:tcPr>
          <w:p w14:paraId="40CDEB3F"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Timing of Last Meal</w:t>
            </w:r>
          </w:p>
        </w:tc>
        <w:tc>
          <w:tcPr>
            <w:tcW w:w="1440" w:type="dxa"/>
            <w:tcBorders>
              <w:top w:val="nil"/>
              <w:left w:val="nil"/>
              <w:bottom w:val="nil"/>
              <w:right w:val="nil"/>
            </w:tcBorders>
            <w:shd w:val="clear" w:color="auto" w:fill="auto"/>
            <w:noWrap/>
            <w:vAlign w:val="center"/>
            <w:hideMark/>
          </w:tcPr>
          <w:p w14:paraId="36C6975F"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1985.29±734.01</w:t>
            </w:r>
          </w:p>
        </w:tc>
        <w:tc>
          <w:tcPr>
            <w:tcW w:w="1980" w:type="dxa"/>
            <w:tcBorders>
              <w:top w:val="nil"/>
              <w:left w:val="nil"/>
              <w:bottom w:val="nil"/>
              <w:right w:val="nil"/>
            </w:tcBorders>
            <w:shd w:val="clear" w:color="auto" w:fill="auto"/>
            <w:noWrap/>
            <w:vAlign w:val="center"/>
            <w:hideMark/>
          </w:tcPr>
          <w:p w14:paraId="7BA9D5EC"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68.69 (1.64, 138.96)</w:t>
            </w:r>
          </w:p>
        </w:tc>
        <w:tc>
          <w:tcPr>
            <w:tcW w:w="1980" w:type="dxa"/>
            <w:tcBorders>
              <w:top w:val="nil"/>
              <w:left w:val="nil"/>
              <w:bottom w:val="nil"/>
              <w:right w:val="nil"/>
            </w:tcBorders>
            <w:shd w:val="clear" w:color="auto" w:fill="auto"/>
            <w:noWrap/>
            <w:vAlign w:val="center"/>
            <w:hideMark/>
          </w:tcPr>
          <w:p w14:paraId="3D80CAB3"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-2.04 (-62.28, 57.96)</w:t>
            </w:r>
          </w:p>
        </w:tc>
        <w:tc>
          <w:tcPr>
            <w:tcW w:w="2520" w:type="dxa"/>
            <w:tcBorders>
              <w:top w:val="nil"/>
              <w:left w:val="nil"/>
              <w:bottom w:val="nil"/>
              <w:right w:val="nil"/>
            </w:tcBorders>
            <w:shd w:val="clear" w:color="auto" w:fill="auto"/>
            <w:noWrap/>
            <w:vAlign w:val="center"/>
            <w:hideMark/>
          </w:tcPr>
          <w:p w14:paraId="10ED1A8F"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3.35 (-64.44, 71.28)</w:t>
            </w:r>
          </w:p>
        </w:tc>
      </w:tr>
      <w:tr w:rsidR="007363B5" w:rsidRPr="007363B5" w14:paraId="2629FEDD" w14:textId="77777777" w:rsidTr="007363B5">
        <w:trPr>
          <w:trHeight w:val="320"/>
        </w:trPr>
        <w:tc>
          <w:tcPr>
            <w:tcW w:w="1440" w:type="dxa"/>
            <w:tcBorders>
              <w:top w:val="nil"/>
              <w:left w:val="nil"/>
              <w:bottom w:val="nil"/>
              <w:right w:val="nil"/>
            </w:tcBorders>
            <w:shd w:val="clear" w:color="auto" w:fill="auto"/>
            <w:noWrap/>
            <w:vAlign w:val="center"/>
            <w:hideMark/>
          </w:tcPr>
          <w:p w14:paraId="4479A61F"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09E6D5A5" w14:textId="77777777" w:rsidR="007363B5" w:rsidRPr="007363B5" w:rsidRDefault="007363B5" w:rsidP="007363B5">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779EE15F"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0.0603</w:t>
            </w:r>
          </w:p>
        </w:tc>
        <w:tc>
          <w:tcPr>
            <w:tcW w:w="1980" w:type="dxa"/>
            <w:tcBorders>
              <w:top w:val="nil"/>
              <w:left w:val="nil"/>
              <w:bottom w:val="nil"/>
              <w:right w:val="nil"/>
            </w:tcBorders>
            <w:shd w:val="clear" w:color="auto" w:fill="auto"/>
            <w:noWrap/>
            <w:vAlign w:val="center"/>
            <w:hideMark/>
          </w:tcPr>
          <w:p w14:paraId="2538EFD3"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0.951</w:t>
            </w:r>
          </w:p>
        </w:tc>
        <w:tc>
          <w:tcPr>
            <w:tcW w:w="2520" w:type="dxa"/>
            <w:tcBorders>
              <w:top w:val="nil"/>
              <w:left w:val="nil"/>
              <w:bottom w:val="nil"/>
              <w:right w:val="nil"/>
            </w:tcBorders>
            <w:shd w:val="clear" w:color="auto" w:fill="auto"/>
            <w:noWrap/>
            <w:vAlign w:val="center"/>
            <w:hideMark/>
          </w:tcPr>
          <w:p w14:paraId="1455444D"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0.92</w:t>
            </w:r>
          </w:p>
        </w:tc>
      </w:tr>
      <w:tr w:rsidR="007363B5" w:rsidRPr="007363B5" w14:paraId="1E5A6833" w14:textId="77777777" w:rsidTr="007363B5">
        <w:trPr>
          <w:trHeight w:val="320"/>
        </w:trPr>
        <w:tc>
          <w:tcPr>
            <w:tcW w:w="1440" w:type="dxa"/>
            <w:tcBorders>
              <w:top w:val="nil"/>
              <w:left w:val="nil"/>
              <w:bottom w:val="nil"/>
              <w:right w:val="nil"/>
            </w:tcBorders>
            <w:shd w:val="clear" w:color="auto" w:fill="auto"/>
            <w:noWrap/>
            <w:vAlign w:val="center"/>
            <w:hideMark/>
          </w:tcPr>
          <w:p w14:paraId="3423234D"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Fasting Midpoint</w:t>
            </w:r>
          </w:p>
        </w:tc>
        <w:tc>
          <w:tcPr>
            <w:tcW w:w="1440" w:type="dxa"/>
            <w:tcBorders>
              <w:top w:val="nil"/>
              <w:left w:val="nil"/>
              <w:bottom w:val="nil"/>
              <w:right w:val="nil"/>
            </w:tcBorders>
            <w:shd w:val="clear" w:color="auto" w:fill="auto"/>
            <w:noWrap/>
            <w:vAlign w:val="center"/>
            <w:hideMark/>
          </w:tcPr>
          <w:p w14:paraId="430E1198"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3652.10±88.0</w:t>
            </w:r>
          </w:p>
        </w:tc>
        <w:tc>
          <w:tcPr>
            <w:tcW w:w="1980" w:type="dxa"/>
            <w:tcBorders>
              <w:top w:val="nil"/>
              <w:left w:val="nil"/>
              <w:bottom w:val="nil"/>
              <w:right w:val="nil"/>
            </w:tcBorders>
            <w:shd w:val="clear" w:color="auto" w:fill="auto"/>
            <w:noWrap/>
            <w:vAlign w:val="center"/>
            <w:hideMark/>
          </w:tcPr>
          <w:p w14:paraId="0DC5DF2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-104.70 (-154.00, -55.1)</w:t>
            </w:r>
          </w:p>
        </w:tc>
        <w:tc>
          <w:tcPr>
            <w:tcW w:w="1980" w:type="dxa"/>
            <w:tcBorders>
              <w:top w:val="nil"/>
              <w:left w:val="nil"/>
              <w:bottom w:val="nil"/>
              <w:right w:val="nil"/>
            </w:tcBorders>
            <w:shd w:val="clear" w:color="auto" w:fill="auto"/>
            <w:noWrap/>
            <w:vAlign w:val="center"/>
            <w:hideMark/>
          </w:tcPr>
          <w:p w14:paraId="7B0E49A2"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-29.13 (-82.3, 24.1)</w:t>
            </w:r>
          </w:p>
        </w:tc>
        <w:tc>
          <w:tcPr>
            <w:tcW w:w="2520" w:type="dxa"/>
            <w:tcBorders>
              <w:top w:val="nil"/>
              <w:left w:val="nil"/>
              <w:bottom w:val="nil"/>
              <w:right w:val="nil"/>
            </w:tcBorders>
            <w:shd w:val="clear" w:color="auto" w:fill="auto"/>
            <w:noWrap/>
            <w:vAlign w:val="center"/>
            <w:hideMark/>
          </w:tcPr>
          <w:p w14:paraId="6E2BB8B8"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-24.32 (-83.40, 34.80)</w:t>
            </w:r>
          </w:p>
        </w:tc>
      </w:tr>
      <w:tr w:rsidR="007363B5" w:rsidRPr="007363B5" w14:paraId="4A2EF974" w14:textId="77777777" w:rsidTr="007363B5">
        <w:trPr>
          <w:trHeight w:val="320"/>
        </w:trPr>
        <w:tc>
          <w:tcPr>
            <w:tcW w:w="1440" w:type="dxa"/>
            <w:tcBorders>
              <w:top w:val="nil"/>
              <w:left w:val="nil"/>
              <w:bottom w:val="nil"/>
              <w:right w:val="nil"/>
            </w:tcBorders>
            <w:shd w:val="clear" w:color="auto" w:fill="auto"/>
            <w:noWrap/>
            <w:vAlign w:val="center"/>
            <w:hideMark/>
          </w:tcPr>
          <w:p w14:paraId="0D5C4206"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275D9D53" w14:textId="77777777" w:rsidR="007363B5" w:rsidRPr="007363B5" w:rsidRDefault="007363B5" w:rsidP="007363B5">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4D693505" w14:textId="77777777" w:rsidR="007363B5" w:rsidRPr="007363B5" w:rsidRDefault="007363B5" w:rsidP="007363B5">
            <w:pPr>
              <w:spacing w:line="240" w:lineRule="auto"/>
              <w:jc w:val="center"/>
              <w:rPr>
                <w:rFonts w:eastAsia="Times New Roman"/>
                <w:b/>
                <w:bCs/>
                <w:color w:val="FF0000"/>
                <w:sz w:val="16"/>
                <w:szCs w:val="16"/>
              </w:rPr>
            </w:pPr>
            <w:r w:rsidRPr="007363B5">
              <w:rPr>
                <w:rFonts w:eastAsia="Times New Roman"/>
                <w:b/>
                <w:bCs/>
                <w:color w:val="FF0000"/>
                <w:sz w:val="16"/>
                <w:szCs w:val="16"/>
              </w:rPr>
              <w:t>0.00011</w:t>
            </w:r>
          </w:p>
        </w:tc>
        <w:tc>
          <w:tcPr>
            <w:tcW w:w="1980" w:type="dxa"/>
            <w:tcBorders>
              <w:top w:val="nil"/>
              <w:left w:val="nil"/>
              <w:bottom w:val="nil"/>
              <w:right w:val="nil"/>
            </w:tcBorders>
            <w:shd w:val="clear" w:color="auto" w:fill="auto"/>
            <w:noWrap/>
            <w:vAlign w:val="center"/>
            <w:hideMark/>
          </w:tcPr>
          <w:p w14:paraId="5823DFAD"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0.28</w:t>
            </w:r>
          </w:p>
        </w:tc>
        <w:tc>
          <w:tcPr>
            <w:tcW w:w="2520" w:type="dxa"/>
            <w:tcBorders>
              <w:top w:val="nil"/>
              <w:left w:val="nil"/>
              <w:bottom w:val="nil"/>
              <w:right w:val="nil"/>
            </w:tcBorders>
            <w:shd w:val="clear" w:color="auto" w:fill="auto"/>
            <w:noWrap/>
            <w:vAlign w:val="center"/>
            <w:hideMark/>
          </w:tcPr>
          <w:p w14:paraId="7348C809"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0.42</w:t>
            </w:r>
          </w:p>
        </w:tc>
      </w:tr>
      <w:tr w:rsidR="007363B5" w:rsidRPr="007363B5" w14:paraId="59CD2C89" w14:textId="77777777" w:rsidTr="007363B5">
        <w:trPr>
          <w:trHeight w:val="320"/>
        </w:trPr>
        <w:tc>
          <w:tcPr>
            <w:tcW w:w="1440" w:type="dxa"/>
            <w:tcBorders>
              <w:top w:val="nil"/>
              <w:left w:val="nil"/>
              <w:bottom w:val="nil"/>
              <w:right w:val="nil"/>
            </w:tcBorders>
            <w:shd w:val="clear" w:color="auto" w:fill="auto"/>
            <w:noWrap/>
            <w:vAlign w:val="center"/>
            <w:hideMark/>
          </w:tcPr>
          <w:p w14:paraId="0724BE78"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Fasting Duration</w:t>
            </w:r>
          </w:p>
        </w:tc>
        <w:tc>
          <w:tcPr>
            <w:tcW w:w="1440" w:type="dxa"/>
            <w:tcBorders>
              <w:top w:val="nil"/>
              <w:left w:val="nil"/>
              <w:bottom w:val="nil"/>
              <w:right w:val="nil"/>
            </w:tcBorders>
            <w:shd w:val="clear" w:color="auto" w:fill="auto"/>
            <w:noWrap/>
            <w:vAlign w:val="center"/>
            <w:hideMark/>
          </w:tcPr>
          <w:p w14:paraId="27ABC794"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4339.9±410.2</w:t>
            </w:r>
          </w:p>
        </w:tc>
        <w:tc>
          <w:tcPr>
            <w:tcW w:w="1980" w:type="dxa"/>
            <w:tcBorders>
              <w:top w:val="nil"/>
              <w:left w:val="nil"/>
              <w:bottom w:val="nil"/>
              <w:right w:val="nil"/>
            </w:tcBorders>
            <w:shd w:val="clear" w:color="auto" w:fill="auto"/>
            <w:noWrap/>
            <w:vAlign w:val="center"/>
            <w:hideMark/>
          </w:tcPr>
          <w:p w14:paraId="0414454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-82.3 (-151.0, -13.9)</w:t>
            </w:r>
          </w:p>
        </w:tc>
        <w:tc>
          <w:tcPr>
            <w:tcW w:w="1980" w:type="dxa"/>
            <w:tcBorders>
              <w:top w:val="nil"/>
              <w:left w:val="nil"/>
              <w:bottom w:val="nil"/>
              <w:right w:val="nil"/>
            </w:tcBorders>
            <w:shd w:val="clear" w:color="auto" w:fill="auto"/>
            <w:noWrap/>
            <w:vAlign w:val="center"/>
            <w:hideMark/>
          </w:tcPr>
          <w:p w14:paraId="18B22D01"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-4.15 (-65.0, 56.7)</w:t>
            </w:r>
          </w:p>
        </w:tc>
        <w:tc>
          <w:tcPr>
            <w:tcW w:w="2520" w:type="dxa"/>
            <w:tcBorders>
              <w:top w:val="nil"/>
              <w:left w:val="nil"/>
              <w:bottom w:val="nil"/>
              <w:right w:val="nil"/>
            </w:tcBorders>
            <w:shd w:val="clear" w:color="auto" w:fill="auto"/>
            <w:noWrap/>
            <w:vAlign w:val="center"/>
            <w:hideMark/>
          </w:tcPr>
          <w:p w14:paraId="0675370A"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-15.62 (-83.6, 52.3)</w:t>
            </w:r>
          </w:p>
        </w:tc>
      </w:tr>
      <w:tr w:rsidR="007363B5" w:rsidRPr="007363B5" w14:paraId="5231457A" w14:textId="77777777" w:rsidTr="007363B5">
        <w:trPr>
          <w:trHeight w:val="320"/>
        </w:trPr>
        <w:tc>
          <w:tcPr>
            <w:tcW w:w="1440" w:type="dxa"/>
            <w:tcBorders>
              <w:top w:val="nil"/>
              <w:left w:val="nil"/>
              <w:bottom w:val="single" w:sz="4" w:space="0" w:color="auto"/>
              <w:right w:val="nil"/>
            </w:tcBorders>
            <w:shd w:val="clear" w:color="auto" w:fill="auto"/>
            <w:noWrap/>
            <w:vAlign w:val="center"/>
            <w:hideMark/>
          </w:tcPr>
          <w:p w14:paraId="2F325C90"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single" w:sz="4" w:space="0" w:color="auto"/>
              <w:right w:val="nil"/>
            </w:tcBorders>
            <w:shd w:val="clear" w:color="auto" w:fill="auto"/>
            <w:noWrap/>
            <w:vAlign w:val="center"/>
            <w:hideMark/>
          </w:tcPr>
          <w:p w14:paraId="3A15BD28"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w:t>
            </w:r>
          </w:p>
        </w:tc>
        <w:tc>
          <w:tcPr>
            <w:tcW w:w="1980" w:type="dxa"/>
            <w:tcBorders>
              <w:top w:val="nil"/>
              <w:left w:val="nil"/>
              <w:bottom w:val="single" w:sz="4" w:space="0" w:color="auto"/>
              <w:right w:val="nil"/>
            </w:tcBorders>
            <w:shd w:val="clear" w:color="auto" w:fill="auto"/>
            <w:noWrap/>
            <w:vAlign w:val="center"/>
            <w:hideMark/>
          </w:tcPr>
          <w:p w14:paraId="6F066DE3" w14:textId="77777777" w:rsidR="007363B5" w:rsidRPr="007363B5" w:rsidRDefault="007363B5" w:rsidP="007363B5">
            <w:pPr>
              <w:spacing w:line="240" w:lineRule="auto"/>
              <w:jc w:val="center"/>
              <w:rPr>
                <w:rFonts w:eastAsia="Times New Roman"/>
                <w:b/>
                <w:bCs/>
                <w:color w:val="FF0000"/>
                <w:sz w:val="16"/>
                <w:szCs w:val="16"/>
              </w:rPr>
            </w:pPr>
            <w:r w:rsidRPr="007363B5">
              <w:rPr>
                <w:rFonts w:eastAsia="Times New Roman"/>
                <w:b/>
                <w:bCs/>
                <w:color w:val="FF0000"/>
                <w:sz w:val="16"/>
                <w:szCs w:val="16"/>
              </w:rPr>
              <w:t>0.022</w:t>
            </w:r>
          </w:p>
        </w:tc>
        <w:tc>
          <w:tcPr>
            <w:tcW w:w="1980" w:type="dxa"/>
            <w:tcBorders>
              <w:top w:val="nil"/>
              <w:left w:val="nil"/>
              <w:bottom w:val="single" w:sz="4" w:space="0" w:color="auto"/>
              <w:right w:val="nil"/>
            </w:tcBorders>
            <w:shd w:val="clear" w:color="auto" w:fill="auto"/>
            <w:noWrap/>
            <w:vAlign w:val="center"/>
            <w:hideMark/>
          </w:tcPr>
          <w:p w14:paraId="64B28CCE"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0.89</w:t>
            </w:r>
          </w:p>
        </w:tc>
        <w:tc>
          <w:tcPr>
            <w:tcW w:w="2520" w:type="dxa"/>
            <w:tcBorders>
              <w:top w:val="nil"/>
              <w:left w:val="nil"/>
              <w:bottom w:val="single" w:sz="4" w:space="0" w:color="auto"/>
              <w:right w:val="nil"/>
            </w:tcBorders>
            <w:shd w:val="clear" w:color="auto" w:fill="auto"/>
            <w:noWrap/>
            <w:vAlign w:val="center"/>
            <w:hideMark/>
          </w:tcPr>
          <w:p w14:paraId="30D0B80B"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0.65</w:t>
            </w:r>
          </w:p>
        </w:tc>
      </w:tr>
      <w:tr w:rsidR="007363B5" w:rsidRPr="007363B5" w14:paraId="32C60115" w14:textId="77777777" w:rsidTr="007363B5">
        <w:trPr>
          <w:trHeight w:val="320"/>
        </w:trPr>
        <w:tc>
          <w:tcPr>
            <w:tcW w:w="4860" w:type="dxa"/>
            <w:gridSpan w:val="3"/>
            <w:tcBorders>
              <w:top w:val="nil"/>
              <w:left w:val="nil"/>
              <w:bottom w:val="nil"/>
              <w:right w:val="nil"/>
            </w:tcBorders>
            <w:shd w:val="clear" w:color="auto" w:fill="auto"/>
            <w:noWrap/>
            <w:vAlign w:val="bottom"/>
            <w:hideMark/>
          </w:tcPr>
          <w:p w14:paraId="47433E19"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 is from a Wald's test</w:t>
            </w:r>
          </w:p>
        </w:tc>
        <w:tc>
          <w:tcPr>
            <w:tcW w:w="1980" w:type="dxa"/>
            <w:tcBorders>
              <w:top w:val="nil"/>
              <w:left w:val="nil"/>
              <w:bottom w:val="nil"/>
              <w:right w:val="nil"/>
            </w:tcBorders>
            <w:shd w:val="clear" w:color="auto" w:fill="auto"/>
            <w:noWrap/>
            <w:vAlign w:val="bottom"/>
            <w:hideMark/>
          </w:tcPr>
          <w:p w14:paraId="79B22AAE" w14:textId="77777777" w:rsidR="007363B5" w:rsidRPr="007363B5" w:rsidRDefault="007363B5" w:rsidP="007363B5">
            <w:pPr>
              <w:spacing w:line="240" w:lineRule="auto"/>
              <w:rPr>
                <w:rFonts w:eastAsia="Times New Roman"/>
                <w:sz w:val="16"/>
                <w:szCs w:val="16"/>
              </w:rPr>
            </w:pPr>
          </w:p>
        </w:tc>
        <w:tc>
          <w:tcPr>
            <w:tcW w:w="2520" w:type="dxa"/>
            <w:tcBorders>
              <w:top w:val="nil"/>
              <w:left w:val="nil"/>
              <w:bottom w:val="nil"/>
              <w:right w:val="nil"/>
            </w:tcBorders>
            <w:shd w:val="clear" w:color="auto" w:fill="auto"/>
            <w:noWrap/>
            <w:vAlign w:val="bottom"/>
            <w:hideMark/>
          </w:tcPr>
          <w:p w14:paraId="431C611A" w14:textId="77777777" w:rsidR="007363B5" w:rsidRPr="007363B5" w:rsidRDefault="007363B5" w:rsidP="007363B5">
            <w:pPr>
              <w:spacing w:line="240" w:lineRule="auto"/>
              <w:jc w:val="center"/>
              <w:rPr>
                <w:rFonts w:eastAsia="Times New Roman"/>
                <w:color w:val="auto"/>
                <w:sz w:val="16"/>
                <w:szCs w:val="16"/>
              </w:rPr>
            </w:pPr>
          </w:p>
        </w:tc>
      </w:tr>
      <w:tr w:rsidR="007363B5" w:rsidRPr="007363B5" w14:paraId="6A515CC8" w14:textId="77777777" w:rsidTr="007363B5">
        <w:trPr>
          <w:trHeight w:val="320"/>
        </w:trPr>
        <w:tc>
          <w:tcPr>
            <w:tcW w:w="4860" w:type="dxa"/>
            <w:gridSpan w:val="3"/>
            <w:tcBorders>
              <w:top w:val="nil"/>
              <w:left w:val="nil"/>
              <w:bottom w:val="nil"/>
              <w:right w:val="nil"/>
            </w:tcBorders>
            <w:shd w:val="clear" w:color="auto" w:fill="auto"/>
            <w:noWrap/>
            <w:vAlign w:val="bottom"/>
            <w:hideMark/>
          </w:tcPr>
          <w:p w14:paraId="712445E9" w14:textId="77777777" w:rsidR="007363B5" w:rsidRPr="007363B5" w:rsidRDefault="007363B5" w:rsidP="007363B5">
            <w:pPr>
              <w:spacing w:line="240" w:lineRule="auto"/>
              <w:rPr>
                <w:rFonts w:eastAsia="Times New Roman"/>
                <w:sz w:val="16"/>
                <w:szCs w:val="16"/>
              </w:rPr>
            </w:pPr>
            <w:proofErr w:type="spellStart"/>
            <w:r w:rsidRPr="007363B5">
              <w:rPr>
                <w:rFonts w:eastAsia="Times New Roman"/>
                <w:sz w:val="16"/>
                <w:szCs w:val="16"/>
              </w:rPr>
              <w:t>unadj</w:t>
            </w:r>
            <w:proofErr w:type="spellEnd"/>
            <w:r w:rsidRPr="007363B5">
              <w:rPr>
                <w:rFonts w:eastAsia="Times New Roman"/>
                <w:sz w:val="16"/>
                <w:szCs w:val="16"/>
              </w:rPr>
              <w:t>: infant birth weight (g) ~ exposure</w:t>
            </w:r>
          </w:p>
        </w:tc>
        <w:tc>
          <w:tcPr>
            <w:tcW w:w="1980" w:type="dxa"/>
            <w:tcBorders>
              <w:top w:val="nil"/>
              <w:left w:val="nil"/>
              <w:bottom w:val="nil"/>
              <w:right w:val="nil"/>
            </w:tcBorders>
            <w:shd w:val="clear" w:color="auto" w:fill="auto"/>
            <w:noWrap/>
            <w:vAlign w:val="bottom"/>
            <w:hideMark/>
          </w:tcPr>
          <w:p w14:paraId="179B0032" w14:textId="77777777" w:rsidR="007363B5" w:rsidRPr="007363B5" w:rsidRDefault="007363B5" w:rsidP="007363B5">
            <w:pPr>
              <w:spacing w:line="240" w:lineRule="auto"/>
              <w:rPr>
                <w:rFonts w:eastAsia="Times New Roman"/>
                <w:sz w:val="16"/>
                <w:szCs w:val="16"/>
              </w:rPr>
            </w:pPr>
          </w:p>
        </w:tc>
        <w:tc>
          <w:tcPr>
            <w:tcW w:w="2520" w:type="dxa"/>
            <w:tcBorders>
              <w:top w:val="nil"/>
              <w:left w:val="nil"/>
              <w:bottom w:val="nil"/>
              <w:right w:val="nil"/>
            </w:tcBorders>
            <w:shd w:val="clear" w:color="auto" w:fill="auto"/>
            <w:noWrap/>
            <w:vAlign w:val="bottom"/>
            <w:hideMark/>
          </w:tcPr>
          <w:p w14:paraId="30633E14" w14:textId="77777777" w:rsidR="007363B5" w:rsidRPr="007363B5" w:rsidRDefault="007363B5" w:rsidP="007363B5">
            <w:pPr>
              <w:spacing w:line="240" w:lineRule="auto"/>
              <w:jc w:val="center"/>
              <w:rPr>
                <w:rFonts w:eastAsia="Times New Roman"/>
                <w:color w:val="auto"/>
                <w:sz w:val="16"/>
                <w:szCs w:val="16"/>
              </w:rPr>
            </w:pPr>
          </w:p>
        </w:tc>
      </w:tr>
      <w:tr w:rsidR="007363B5" w:rsidRPr="007363B5" w14:paraId="556CBC4D" w14:textId="77777777" w:rsidTr="007363B5">
        <w:trPr>
          <w:trHeight w:val="320"/>
        </w:trPr>
        <w:tc>
          <w:tcPr>
            <w:tcW w:w="4860" w:type="dxa"/>
            <w:gridSpan w:val="3"/>
            <w:tcBorders>
              <w:top w:val="nil"/>
              <w:left w:val="nil"/>
              <w:bottom w:val="nil"/>
              <w:right w:val="nil"/>
            </w:tcBorders>
            <w:shd w:val="clear" w:color="auto" w:fill="auto"/>
            <w:noWrap/>
            <w:vAlign w:val="bottom"/>
            <w:hideMark/>
          </w:tcPr>
          <w:p w14:paraId="4E61447D" w14:textId="34792667" w:rsidR="007363B5" w:rsidRPr="007363B5" w:rsidRDefault="007363B5" w:rsidP="007363B5">
            <w:pPr>
              <w:spacing w:line="240" w:lineRule="auto"/>
              <w:rPr>
                <w:rFonts w:eastAsia="Times New Roman"/>
                <w:sz w:val="16"/>
                <w:szCs w:val="16"/>
              </w:rPr>
            </w:pPr>
            <w:r w:rsidRPr="007363B5">
              <w:rPr>
                <w:rFonts w:eastAsia="Times New Roman"/>
                <w:sz w:val="16"/>
                <w:szCs w:val="16"/>
              </w:rPr>
              <w:t>model 1: unadj</w:t>
            </w:r>
            <w:r w:rsidR="00EC4201">
              <w:rPr>
                <w:rFonts w:eastAsia="Times New Roman"/>
                <w:sz w:val="16"/>
                <w:szCs w:val="16"/>
              </w:rPr>
              <w:t>usted model</w:t>
            </w:r>
            <w:r w:rsidRPr="007363B5">
              <w:rPr>
                <w:rFonts w:eastAsia="Times New Roman"/>
                <w:sz w:val="16"/>
                <w:szCs w:val="16"/>
              </w:rPr>
              <w:t xml:space="preserve"> + </w:t>
            </w:r>
            <w:r w:rsidR="00EC4201">
              <w:rPr>
                <w:rFonts w:eastAsia="Times New Roman"/>
                <w:sz w:val="16"/>
                <w:szCs w:val="16"/>
              </w:rPr>
              <w:t>preterm</w:t>
            </w:r>
            <w:r w:rsidRPr="007363B5">
              <w:rPr>
                <w:rFonts w:eastAsia="Times New Roman"/>
                <w:sz w:val="16"/>
                <w:szCs w:val="16"/>
              </w:rPr>
              <w:t xml:space="preserve"> birth</w:t>
            </w:r>
          </w:p>
        </w:tc>
        <w:tc>
          <w:tcPr>
            <w:tcW w:w="1980" w:type="dxa"/>
            <w:tcBorders>
              <w:top w:val="nil"/>
              <w:left w:val="nil"/>
              <w:bottom w:val="nil"/>
              <w:right w:val="nil"/>
            </w:tcBorders>
            <w:shd w:val="clear" w:color="auto" w:fill="auto"/>
            <w:noWrap/>
            <w:vAlign w:val="bottom"/>
            <w:hideMark/>
          </w:tcPr>
          <w:p w14:paraId="048D5577" w14:textId="77777777" w:rsidR="007363B5" w:rsidRPr="007363B5" w:rsidRDefault="007363B5" w:rsidP="007363B5">
            <w:pPr>
              <w:spacing w:line="240" w:lineRule="auto"/>
              <w:rPr>
                <w:rFonts w:eastAsia="Times New Roman"/>
                <w:sz w:val="16"/>
                <w:szCs w:val="16"/>
              </w:rPr>
            </w:pPr>
          </w:p>
        </w:tc>
        <w:tc>
          <w:tcPr>
            <w:tcW w:w="2520" w:type="dxa"/>
            <w:tcBorders>
              <w:top w:val="nil"/>
              <w:left w:val="nil"/>
              <w:bottom w:val="nil"/>
              <w:right w:val="nil"/>
            </w:tcBorders>
            <w:shd w:val="clear" w:color="auto" w:fill="auto"/>
            <w:noWrap/>
            <w:vAlign w:val="bottom"/>
            <w:hideMark/>
          </w:tcPr>
          <w:p w14:paraId="3D1478D8" w14:textId="77777777" w:rsidR="007363B5" w:rsidRPr="007363B5" w:rsidRDefault="007363B5" w:rsidP="007363B5">
            <w:pPr>
              <w:spacing w:line="240" w:lineRule="auto"/>
              <w:jc w:val="center"/>
              <w:rPr>
                <w:rFonts w:eastAsia="Times New Roman"/>
                <w:color w:val="auto"/>
                <w:sz w:val="16"/>
                <w:szCs w:val="16"/>
              </w:rPr>
            </w:pPr>
          </w:p>
        </w:tc>
      </w:tr>
      <w:tr w:rsidR="007363B5" w:rsidRPr="007363B5" w14:paraId="308EFD18" w14:textId="77777777" w:rsidTr="007363B5">
        <w:trPr>
          <w:trHeight w:val="320"/>
        </w:trPr>
        <w:tc>
          <w:tcPr>
            <w:tcW w:w="9360" w:type="dxa"/>
            <w:gridSpan w:val="5"/>
            <w:tcBorders>
              <w:top w:val="nil"/>
              <w:left w:val="nil"/>
              <w:bottom w:val="nil"/>
              <w:right w:val="nil"/>
            </w:tcBorders>
            <w:shd w:val="clear" w:color="auto" w:fill="auto"/>
            <w:noWrap/>
            <w:vAlign w:val="bottom"/>
            <w:hideMark/>
          </w:tcPr>
          <w:p w14:paraId="4780BAE7" w14:textId="46961644" w:rsidR="007363B5" w:rsidRPr="007363B5" w:rsidRDefault="007363B5" w:rsidP="007363B5">
            <w:pPr>
              <w:spacing w:line="240" w:lineRule="auto"/>
              <w:rPr>
                <w:rFonts w:eastAsia="Times New Roman"/>
                <w:sz w:val="16"/>
                <w:szCs w:val="16"/>
              </w:rPr>
            </w:pPr>
            <w:r w:rsidRPr="007363B5">
              <w:rPr>
                <w:rFonts w:eastAsia="Times New Roman"/>
                <w:sz w:val="16"/>
                <w:szCs w:val="16"/>
              </w:rPr>
              <w:t>Fully Adjusted: Model 1+ sex of infant, sleep duration, household income, race/ethnicity, physical activity</w:t>
            </w:r>
          </w:p>
        </w:tc>
      </w:tr>
    </w:tbl>
    <w:p w14:paraId="72C586F0" w14:textId="1ED68E04" w:rsidR="007363B5" w:rsidRDefault="007363B5" w:rsidP="003B18F3"/>
    <w:p w14:paraId="2812E76D" w14:textId="57E2667D" w:rsidR="007363B5" w:rsidRDefault="007363B5" w:rsidP="003B18F3"/>
    <w:tbl>
      <w:tblPr>
        <w:tblW w:w="9720" w:type="dxa"/>
        <w:tblLayout w:type="fixed"/>
        <w:tblLook w:val="04A0" w:firstRow="1" w:lastRow="0" w:firstColumn="1" w:lastColumn="0" w:noHBand="0" w:noVBand="1"/>
      </w:tblPr>
      <w:tblGrid>
        <w:gridCol w:w="1754"/>
        <w:gridCol w:w="1508"/>
        <w:gridCol w:w="2008"/>
        <w:gridCol w:w="2650"/>
        <w:gridCol w:w="1800"/>
        <w:tblGridChange w:id="835">
          <w:tblGrid>
            <w:gridCol w:w="1754"/>
            <w:gridCol w:w="1508"/>
            <w:gridCol w:w="2008"/>
            <w:gridCol w:w="2470"/>
            <w:gridCol w:w="180"/>
            <w:gridCol w:w="1800"/>
          </w:tblGrid>
        </w:tblGridChange>
      </w:tblGrid>
      <w:tr w:rsidR="00EC4201" w:rsidRPr="00EC4201" w14:paraId="61075406" w14:textId="77777777" w:rsidTr="00EC4201">
        <w:trPr>
          <w:trHeight w:val="320"/>
        </w:trPr>
        <w:tc>
          <w:tcPr>
            <w:tcW w:w="9720" w:type="dxa"/>
            <w:gridSpan w:val="5"/>
            <w:tcBorders>
              <w:top w:val="nil"/>
              <w:left w:val="nil"/>
              <w:bottom w:val="nil"/>
              <w:right w:val="nil"/>
            </w:tcBorders>
            <w:shd w:val="clear" w:color="auto" w:fill="auto"/>
            <w:noWrap/>
            <w:vAlign w:val="center"/>
            <w:hideMark/>
          </w:tcPr>
          <w:p w14:paraId="59A66F43" w14:textId="7F2DA64A" w:rsidR="00EC4201" w:rsidRPr="00EC4201" w:rsidRDefault="003F1DB6" w:rsidP="003F1DB6">
            <w:pPr>
              <w:pStyle w:val="Caption"/>
              <w:keepNext/>
            </w:pPr>
            <w:bookmarkStart w:id="836" w:name="_Toc126851060"/>
            <w:r>
              <w:lastRenderedPageBreak/>
              <w:t xml:space="preserve">Table </w:t>
            </w:r>
            <w:fldSimple w:instr=" SEQ Table \* ARABIC ">
              <w:r w:rsidR="0065774C">
                <w:rPr>
                  <w:noProof/>
                </w:rPr>
                <w:t>7</w:t>
              </w:r>
            </w:fldSimple>
            <w:r>
              <w:t xml:space="preserve">: </w:t>
            </w:r>
            <w:r>
              <w:rPr>
                <w:i w:val="0"/>
                <w:iCs w:val="0"/>
              </w:rPr>
              <w:t xml:space="preserve"> Associations between infant birth weight and timing of eating on weekends during trimester 2 and 3</w:t>
            </w:r>
            <w:bookmarkEnd w:id="836"/>
          </w:p>
        </w:tc>
      </w:tr>
      <w:tr w:rsidR="00EC4201" w:rsidRPr="00EC4201" w14:paraId="7616275A" w14:textId="77777777" w:rsidTr="004A2A47">
        <w:tblPrEx>
          <w:tblW w:w="9720" w:type="dxa"/>
          <w:tblLayout w:type="fixed"/>
          <w:tblPrExChange w:id="837" w:author="Erica Jansen" w:date="2023-03-06T11:01:00Z">
            <w:tblPrEx>
              <w:tblW w:w="9720" w:type="dxa"/>
              <w:tblLayout w:type="fixed"/>
            </w:tblPrEx>
          </w:tblPrExChange>
        </w:tblPrEx>
        <w:trPr>
          <w:trHeight w:val="320"/>
          <w:trPrChange w:id="838" w:author="Erica Jansen" w:date="2023-03-06T11:01:00Z">
            <w:trPr>
              <w:trHeight w:val="320"/>
            </w:trPr>
          </w:trPrChange>
        </w:trPr>
        <w:tc>
          <w:tcPr>
            <w:tcW w:w="1754" w:type="dxa"/>
            <w:tcBorders>
              <w:top w:val="single" w:sz="4" w:space="0" w:color="auto"/>
              <w:left w:val="nil"/>
              <w:bottom w:val="single" w:sz="4" w:space="0" w:color="auto"/>
              <w:right w:val="nil"/>
            </w:tcBorders>
            <w:shd w:val="clear" w:color="auto" w:fill="auto"/>
            <w:noWrap/>
            <w:vAlign w:val="center"/>
            <w:hideMark/>
            <w:tcPrChange w:id="839" w:author="Erica Jansen" w:date="2023-03-06T11:01:00Z">
              <w:tcPr>
                <w:tcW w:w="1754" w:type="dxa"/>
                <w:tcBorders>
                  <w:top w:val="single" w:sz="4" w:space="0" w:color="auto"/>
                  <w:left w:val="nil"/>
                  <w:bottom w:val="single" w:sz="4" w:space="0" w:color="auto"/>
                  <w:right w:val="nil"/>
                </w:tcBorders>
                <w:shd w:val="clear" w:color="auto" w:fill="auto"/>
                <w:noWrap/>
                <w:vAlign w:val="center"/>
                <w:hideMark/>
              </w:tcPr>
            </w:tcPrChange>
          </w:tcPr>
          <w:p w14:paraId="712F5F97"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 </w:t>
            </w:r>
          </w:p>
        </w:tc>
        <w:tc>
          <w:tcPr>
            <w:tcW w:w="1508" w:type="dxa"/>
            <w:tcBorders>
              <w:top w:val="single" w:sz="4" w:space="0" w:color="auto"/>
              <w:left w:val="nil"/>
              <w:bottom w:val="single" w:sz="4" w:space="0" w:color="auto"/>
              <w:right w:val="nil"/>
            </w:tcBorders>
            <w:shd w:val="clear" w:color="auto" w:fill="auto"/>
            <w:noWrap/>
            <w:vAlign w:val="center"/>
            <w:hideMark/>
            <w:tcPrChange w:id="840" w:author="Erica Jansen" w:date="2023-03-06T11:01:00Z">
              <w:tcPr>
                <w:tcW w:w="1508" w:type="dxa"/>
                <w:tcBorders>
                  <w:top w:val="single" w:sz="4" w:space="0" w:color="auto"/>
                  <w:left w:val="nil"/>
                  <w:bottom w:val="single" w:sz="4" w:space="0" w:color="auto"/>
                  <w:right w:val="nil"/>
                </w:tcBorders>
                <w:shd w:val="clear" w:color="auto" w:fill="auto"/>
                <w:noWrap/>
                <w:vAlign w:val="center"/>
                <w:hideMark/>
              </w:tcPr>
            </w:tcPrChange>
          </w:tcPr>
          <w:p w14:paraId="417315E6"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intercept</w:t>
            </w:r>
          </w:p>
        </w:tc>
        <w:tc>
          <w:tcPr>
            <w:tcW w:w="2008" w:type="dxa"/>
            <w:tcBorders>
              <w:top w:val="single" w:sz="4" w:space="0" w:color="auto"/>
              <w:left w:val="nil"/>
              <w:bottom w:val="single" w:sz="4" w:space="0" w:color="auto"/>
              <w:right w:val="nil"/>
            </w:tcBorders>
            <w:shd w:val="clear" w:color="auto" w:fill="auto"/>
            <w:noWrap/>
            <w:vAlign w:val="center"/>
            <w:hideMark/>
            <w:tcPrChange w:id="841" w:author="Erica Jansen" w:date="2023-03-06T11:01:00Z">
              <w:tcPr>
                <w:tcW w:w="2008" w:type="dxa"/>
                <w:tcBorders>
                  <w:top w:val="single" w:sz="4" w:space="0" w:color="auto"/>
                  <w:left w:val="nil"/>
                  <w:bottom w:val="single" w:sz="4" w:space="0" w:color="auto"/>
                  <w:right w:val="nil"/>
                </w:tcBorders>
                <w:shd w:val="clear" w:color="auto" w:fill="auto"/>
                <w:noWrap/>
                <w:vAlign w:val="center"/>
                <w:hideMark/>
              </w:tcPr>
            </w:tcPrChange>
          </w:tcPr>
          <w:p w14:paraId="771BDDB6"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Unadjusted</w:t>
            </w:r>
          </w:p>
        </w:tc>
        <w:tc>
          <w:tcPr>
            <w:tcW w:w="2650" w:type="dxa"/>
            <w:tcBorders>
              <w:top w:val="single" w:sz="4" w:space="0" w:color="auto"/>
              <w:left w:val="nil"/>
              <w:bottom w:val="single" w:sz="4" w:space="0" w:color="auto"/>
              <w:right w:val="nil"/>
            </w:tcBorders>
            <w:shd w:val="clear" w:color="auto" w:fill="auto"/>
            <w:noWrap/>
            <w:vAlign w:val="center"/>
            <w:hideMark/>
            <w:tcPrChange w:id="842" w:author="Erica Jansen" w:date="2023-03-06T11:01:00Z">
              <w:tcPr>
                <w:tcW w:w="2470" w:type="dxa"/>
                <w:tcBorders>
                  <w:top w:val="single" w:sz="4" w:space="0" w:color="auto"/>
                  <w:left w:val="nil"/>
                  <w:bottom w:val="single" w:sz="4" w:space="0" w:color="auto"/>
                  <w:right w:val="nil"/>
                </w:tcBorders>
                <w:shd w:val="clear" w:color="auto" w:fill="auto"/>
                <w:noWrap/>
                <w:vAlign w:val="center"/>
                <w:hideMark/>
              </w:tcPr>
            </w:tcPrChange>
          </w:tcPr>
          <w:p w14:paraId="03158210"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Model 1</w:t>
            </w:r>
          </w:p>
        </w:tc>
        <w:tc>
          <w:tcPr>
            <w:tcW w:w="1800" w:type="dxa"/>
            <w:tcBorders>
              <w:top w:val="single" w:sz="4" w:space="0" w:color="auto"/>
              <w:left w:val="nil"/>
              <w:bottom w:val="single" w:sz="4" w:space="0" w:color="auto"/>
              <w:right w:val="nil"/>
            </w:tcBorders>
            <w:shd w:val="clear" w:color="auto" w:fill="auto"/>
            <w:noWrap/>
            <w:vAlign w:val="center"/>
            <w:hideMark/>
            <w:tcPrChange w:id="843" w:author="Erica Jansen" w:date="2023-03-06T11:01:00Z">
              <w:tcPr>
                <w:tcW w:w="1980" w:type="dxa"/>
                <w:gridSpan w:val="2"/>
                <w:tcBorders>
                  <w:top w:val="single" w:sz="4" w:space="0" w:color="auto"/>
                  <w:left w:val="nil"/>
                  <w:bottom w:val="single" w:sz="4" w:space="0" w:color="auto"/>
                  <w:right w:val="nil"/>
                </w:tcBorders>
                <w:shd w:val="clear" w:color="auto" w:fill="auto"/>
                <w:noWrap/>
                <w:vAlign w:val="center"/>
                <w:hideMark/>
              </w:tcPr>
            </w:tcPrChange>
          </w:tcPr>
          <w:p w14:paraId="6B2B4580" w14:textId="6FBE1421" w:rsidR="00EC4201" w:rsidRPr="00EC4201" w:rsidRDefault="003F1DB6" w:rsidP="00EC4201">
            <w:pPr>
              <w:spacing w:line="240" w:lineRule="auto"/>
              <w:jc w:val="center"/>
              <w:rPr>
                <w:rFonts w:eastAsia="Times New Roman"/>
                <w:sz w:val="16"/>
                <w:szCs w:val="16"/>
              </w:rPr>
            </w:pPr>
            <w:r>
              <w:rPr>
                <w:rFonts w:eastAsia="Times New Roman"/>
                <w:sz w:val="16"/>
                <w:szCs w:val="16"/>
              </w:rPr>
              <w:t>Fully Adjusted</w:t>
            </w:r>
          </w:p>
        </w:tc>
      </w:tr>
      <w:tr w:rsidR="00A47827" w:rsidRPr="00EC4201" w14:paraId="3099C50D" w14:textId="77777777" w:rsidTr="004A2A47">
        <w:trPr>
          <w:trHeight w:val="320"/>
        </w:trPr>
        <w:tc>
          <w:tcPr>
            <w:tcW w:w="1754" w:type="dxa"/>
            <w:tcBorders>
              <w:top w:val="nil"/>
              <w:left w:val="nil"/>
              <w:bottom w:val="single" w:sz="4" w:space="0" w:color="auto"/>
              <w:right w:val="nil"/>
            </w:tcBorders>
            <w:shd w:val="clear" w:color="000000" w:fill="FCE4D6"/>
            <w:noWrap/>
            <w:vAlign w:val="center"/>
            <w:hideMark/>
          </w:tcPr>
          <w:p w14:paraId="4AF08F2C" w14:textId="77777777" w:rsidR="00EC4201" w:rsidRPr="00EC4201" w:rsidRDefault="00EC4201" w:rsidP="00EC4201">
            <w:pPr>
              <w:spacing w:line="240" w:lineRule="auto"/>
              <w:rPr>
                <w:rFonts w:eastAsia="Times New Roman"/>
                <w:b/>
                <w:bCs/>
                <w:sz w:val="16"/>
                <w:szCs w:val="16"/>
              </w:rPr>
            </w:pPr>
            <w:r w:rsidRPr="00EC4201">
              <w:rPr>
                <w:rFonts w:eastAsia="Times New Roman"/>
                <w:b/>
                <w:bCs/>
                <w:sz w:val="16"/>
                <w:szCs w:val="16"/>
              </w:rPr>
              <w:t>Trimester 2</w:t>
            </w:r>
          </w:p>
        </w:tc>
        <w:tc>
          <w:tcPr>
            <w:tcW w:w="1508" w:type="dxa"/>
            <w:tcBorders>
              <w:top w:val="nil"/>
              <w:left w:val="nil"/>
              <w:bottom w:val="single" w:sz="4" w:space="0" w:color="auto"/>
              <w:right w:val="nil"/>
            </w:tcBorders>
            <w:shd w:val="clear" w:color="000000" w:fill="FCE4D6"/>
            <w:noWrap/>
            <w:vAlign w:val="center"/>
            <w:hideMark/>
          </w:tcPr>
          <w:p w14:paraId="09B15EFC"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 </w:t>
            </w:r>
          </w:p>
        </w:tc>
        <w:tc>
          <w:tcPr>
            <w:tcW w:w="2008" w:type="dxa"/>
            <w:tcBorders>
              <w:top w:val="nil"/>
              <w:left w:val="nil"/>
              <w:bottom w:val="single" w:sz="4" w:space="0" w:color="auto"/>
              <w:right w:val="nil"/>
            </w:tcBorders>
            <w:shd w:val="clear" w:color="000000" w:fill="FCE4D6"/>
            <w:noWrap/>
            <w:vAlign w:val="center"/>
            <w:hideMark/>
          </w:tcPr>
          <w:p w14:paraId="74958E69"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Beta (95% CI)</w:t>
            </w:r>
          </w:p>
        </w:tc>
        <w:tc>
          <w:tcPr>
            <w:tcW w:w="2650" w:type="dxa"/>
            <w:tcBorders>
              <w:top w:val="nil"/>
              <w:left w:val="nil"/>
              <w:bottom w:val="single" w:sz="4" w:space="0" w:color="auto"/>
              <w:right w:val="nil"/>
            </w:tcBorders>
            <w:shd w:val="clear" w:color="000000" w:fill="FCE4D6"/>
            <w:noWrap/>
            <w:vAlign w:val="center"/>
            <w:hideMark/>
          </w:tcPr>
          <w:p w14:paraId="28853A12"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Beta (95% CI)</w:t>
            </w:r>
          </w:p>
        </w:tc>
        <w:tc>
          <w:tcPr>
            <w:tcW w:w="1800" w:type="dxa"/>
            <w:tcBorders>
              <w:top w:val="nil"/>
              <w:left w:val="nil"/>
              <w:bottom w:val="single" w:sz="4" w:space="0" w:color="auto"/>
              <w:right w:val="nil"/>
            </w:tcBorders>
            <w:shd w:val="clear" w:color="000000" w:fill="FCE4D6"/>
            <w:noWrap/>
            <w:vAlign w:val="center"/>
            <w:hideMark/>
          </w:tcPr>
          <w:p w14:paraId="1A119BFC"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Beta (95% CI)</w:t>
            </w:r>
          </w:p>
        </w:tc>
      </w:tr>
      <w:tr w:rsidR="00EC4201" w:rsidRPr="00EC4201" w14:paraId="44CC7CD3" w14:textId="77777777" w:rsidTr="00EC4201">
        <w:trPr>
          <w:trHeight w:val="320"/>
        </w:trPr>
        <w:tc>
          <w:tcPr>
            <w:tcW w:w="1754" w:type="dxa"/>
            <w:tcBorders>
              <w:top w:val="nil"/>
              <w:left w:val="nil"/>
              <w:bottom w:val="nil"/>
              <w:right w:val="nil"/>
            </w:tcBorders>
            <w:shd w:val="clear" w:color="auto" w:fill="auto"/>
            <w:noWrap/>
            <w:vAlign w:val="center"/>
            <w:hideMark/>
          </w:tcPr>
          <w:p w14:paraId="16294789"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Timing of First Meal</w:t>
            </w:r>
          </w:p>
        </w:tc>
        <w:tc>
          <w:tcPr>
            <w:tcW w:w="1508" w:type="dxa"/>
            <w:tcBorders>
              <w:top w:val="nil"/>
              <w:left w:val="nil"/>
              <w:bottom w:val="nil"/>
              <w:right w:val="nil"/>
            </w:tcBorders>
            <w:shd w:val="clear" w:color="auto" w:fill="auto"/>
            <w:noWrap/>
            <w:vAlign w:val="bottom"/>
            <w:hideMark/>
          </w:tcPr>
          <w:p w14:paraId="48AA1502"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4482.78±408.34</w:t>
            </w:r>
          </w:p>
        </w:tc>
        <w:tc>
          <w:tcPr>
            <w:tcW w:w="2008" w:type="dxa"/>
            <w:tcBorders>
              <w:top w:val="nil"/>
              <w:left w:val="nil"/>
              <w:bottom w:val="nil"/>
              <w:right w:val="nil"/>
            </w:tcBorders>
            <w:shd w:val="clear" w:color="auto" w:fill="auto"/>
            <w:noWrap/>
            <w:vAlign w:val="center"/>
            <w:hideMark/>
          </w:tcPr>
          <w:p w14:paraId="3FF4B715" w14:textId="06A7FED0"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-125.28 (-214.56, -36)</w:t>
            </w:r>
          </w:p>
        </w:tc>
        <w:tc>
          <w:tcPr>
            <w:tcW w:w="2650" w:type="dxa"/>
            <w:tcBorders>
              <w:top w:val="nil"/>
              <w:left w:val="nil"/>
              <w:bottom w:val="nil"/>
              <w:right w:val="nil"/>
            </w:tcBorders>
            <w:shd w:val="clear" w:color="auto" w:fill="auto"/>
            <w:noWrap/>
            <w:vAlign w:val="center"/>
            <w:hideMark/>
          </w:tcPr>
          <w:p w14:paraId="2A2073CD" w14:textId="75E72F2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-53.75 (-120.60, 13.00)</w:t>
            </w:r>
          </w:p>
        </w:tc>
        <w:tc>
          <w:tcPr>
            <w:tcW w:w="1800" w:type="dxa"/>
            <w:tcBorders>
              <w:top w:val="nil"/>
              <w:left w:val="nil"/>
              <w:bottom w:val="nil"/>
              <w:right w:val="nil"/>
            </w:tcBorders>
            <w:shd w:val="clear" w:color="auto" w:fill="auto"/>
            <w:noWrap/>
            <w:vAlign w:val="center"/>
            <w:hideMark/>
          </w:tcPr>
          <w:p w14:paraId="3A074AC7" w14:textId="4108D0D9"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-53.28 (-125.64, 18.76)</w:t>
            </w:r>
          </w:p>
        </w:tc>
      </w:tr>
      <w:tr w:rsidR="00EC4201" w:rsidRPr="00EC4201" w14:paraId="7DD1C64A" w14:textId="77777777" w:rsidTr="00EC4201">
        <w:trPr>
          <w:trHeight w:val="320"/>
        </w:trPr>
        <w:tc>
          <w:tcPr>
            <w:tcW w:w="1754" w:type="dxa"/>
            <w:tcBorders>
              <w:top w:val="nil"/>
              <w:left w:val="nil"/>
              <w:bottom w:val="nil"/>
              <w:right w:val="nil"/>
            </w:tcBorders>
            <w:shd w:val="clear" w:color="auto" w:fill="auto"/>
            <w:noWrap/>
            <w:vAlign w:val="center"/>
            <w:hideMark/>
          </w:tcPr>
          <w:p w14:paraId="73DD7DE5"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1333B2D4" w14:textId="77777777" w:rsidR="00EC4201" w:rsidRPr="00EC4201" w:rsidRDefault="00EC4201" w:rsidP="00EC4201">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41603393" w14:textId="77777777" w:rsidR="00EC4201" w:rsidRPr="00EC4201" w:rsidRDefault="00EC4201" w:rsidP="00EC4201">
            <w:pPr>
              <w:spacing w:line="240" w:lineRule="auto"/>
              <w:jc w:val="center"/>
              <w:rPr>
                <w:rFonts w:eastAsia="Times New Roman"/>
                <w:b/>
                <w:bCs/>
                <w:color w:val="FF0000"/>
                <w:sz w:val="16"/>
                <w:szCs w:val="16"/>
              </w:rPr>
            </w:pPr>
            <w:r w:rsidRPr="00EC4201">
              <w:rPr>
                <w:rFonts w:eastAsia="Times New Roman"/>
                <w:b/>
                <w:bCs/>
                <w:color w:val="FF0000"/>
                <w:sz w:val="16"/>
                <w:szCs w:val="16"/>
              </w:rPr>
              <w:t>0.0072</w:t>
            </w:r>
          </w:p>
        </w:tc>
        <w:tc>
          <w:tcPr>
            <w:tcW w:w="2650" w:type="dxa"/>
            <w:tcBorders>
              <w:top w:val="nil"/>
              <w:left w:val="nil"/>
              <w:bottom w:val="nil"/>
              <w:right w:val="nil"/>
            </w:tcBorders>
            <w:shd w:val="clear" w:color="auto" w:fill="auto"/>
            <w:noWrap/>
            <w:vAlign w:val="center"/>
            <w:hideMark/>
          </w:tcPr>
          <w:p w14:paraId="22A76FF6"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0.12</w:t>
            </w:r>
          </w:p>
        </w:tc>
        <w:tc>
          <w:tcPr>
            <w:tcW w:w="1800" w:type="dxa"/>
            <w:tcBorders>
              <w:top w:val="nil"/>
              <w:left w:val="nil"/>
              <w:bottom w:val="nil"/>
              <w:right w:val="nil"/>
            </w:tcBorders>
            <w:shd w:val="clear" w:color="auto" w:fill="auto"/>
            <w:noWrap/>
            <w:vAlign w:val="center"/>
            <w:hideMark/>
          </w:tcPr>
          <w:p w14:paraId="0C7EF6E1"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0.15</w:t>
            </w:r>
          </w:p>
        </w:tc>
      </w:tr>
      <w:tr w:rsidR="00EC4201" w:rsidRPr="00EC4201" w14:paraId="1023402B" w14:textId="77777777" w:rsidTr="00EC4201">
        <w:trPr>
          <w:trHeight w:val="320"/>
        </w:trPr>
        <w:tc>
          <w:tcPr>
            <w:tcW w:w="1754" w:type="dxa"/>
            <w:tcBorders>
              <w:top w:val="nil"/>
              <w:left w:val="nil"/>
              <w:bottom w:val="nil"/>
              <w:right w:val="nil"/>
            </w:tcBorders>
            <w:shd w:val="clear" w:color="auto" w:fill="auto"/>
            <w:noWrap/>
            <w:vAlign w:val="center"/>
            <w:hideMark/>
          </w:tcPr>
          <w:p w14:paraId="73B0F9B1"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Timing of Last Meal</w:t>
            </w:r>
          </w:p>
        </w:tc>
        <w:tc>
          <w:tcPr>
            <w:tcW w:w="1508" w:type="dxa"/>
            <w:tcBorders>
              <w:top w:val="nil"/>
              <w:left w:val="nil"/>
              <w:bottom w:val="nil"/>
              <w:right w:val="nil"/>
            </w:tcBorders>
            <w:shd w:val="clear" w:color="auto" w:fill="auto"/>
            <w:noWrap/>
            <w:vAlign w:val="bottom"/>
            <w:hideMark/>
          </w:tcPr>
          <w:p w14:paraId="67680265"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4219.66±901.54</w:t>
            </w:r>
          </w:p>
        </w:tc>
        <w:tc>
          <w:tcPr>
            <w:tcW w:w="2008" w:type="dxa"/>
            <w:tcBorders>
              <w:top w:val="nil"/>
              <w:left w:val="nil"/>
              <w:bottom w:val="nil"/>
              <w:right w:val="nil"/>
            </w:tcBorders>
            <w:shd w:val="clear" w:color="auto" w:fill="auto"/>
            <w:noWrap/>
            <w:vAlign w:val="center"/>
            <w:hideMark/>
          </w:tcPr>
          <w:p w14:paraId="1C30C9B7" w14:textId="0A40DB0B"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-41.04 (-125.64, 43.92)</w:t>
            </w:r>
          </w:p>
        </w:tc>
        <w:tc>
          <w:tcPr>
            <w:tcW w:w="2650" w:type="dxa"/>
            <w:tcBorders>
              <w:top w:val="nil"/>
              <w:left w:val="nil"/>
              <w:bottom w:val="nil"/>
              <w:right w:val="nil"/>
            </w:tcBorders>
            <w:shd w:val="clear" w:color="auto" w:fill="auto"/>
            <w:noWrap/>
            <w:vAlign w:val="center"/>
            <w:hideMark/>
          </w:tcPr>
          <w:p w14:paraId="16B72FF9" w14:textId="751FF009"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-33.08 (-92.88, 26.82)</w:t>
            </w:r>
          </w:p>
        </w:tc>
        <w:tc>
          <w:tcPr>
            <w:tcW w:w="1800" w:type="dxa"/>
            <w:tcBorders>
              <w:top w:val="nil"/>
              <w:left w:val="nil"/>
              <w:bottom w:val="nil"/>
              <w:right w:val="nil"/>
            </w:tcBorders>
            <w:shd w:val="clear" w:color="auto" w:fill="auto"/>
            <w:noWrap/>
            <w:vAlign w:val="center"/>
            <w:hideMark/>
          </w:tcPr>
          <w:p w14:paraId="0CB829AB" w14:textId="65488E91"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-11.84 (-75.60, 52.20)</w:t>
            </w:r>
          </w:p>
        </w:tc>
      </w:tr>
      <w:tr w:rsidR="00EC4201" w:rsidRPr="00EC4201" w14:paraId="3FECAECA" w14:textId="77777777" w:rsidTr="00EC4201">
        <w:trPr>
          <w:trHeight w:val="320"/>
        </w:trPr>
        <w:tc>
          <w:tcPr>
            <w:tcW w:w="1754" w:type="dxa"/>
            <w:tcBorders>
              <w:top w:val="nil"/>
              <w:left w:val="nil"/>
              <w:bottom w:val="nil"/>
              <w:right w:val="nil"/>
            </w:tcBorders>
            <w:shd w:val="clear" w:color="auto" w:fill="auto"/>
            <w:noWrap/>
            <w:vAlign w:val="center"/>
            <w:hideMark/>
          </w:tcPr>
          <w:p w14:paraId="33616A31"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3B33B8F6" w14:textId="77777777" w:rsidR="00EC4201" w:rsidRPr="00EC4201" w:rsidRDefault="00EC4201" w:rsidP="00EC4201">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4A4B8311"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0.35</w:t>
            </w:r>
          </w:p>
        </w:tc>
        <w:tc>
          <w:tcPr>
            <w:tcW w:w="2650" w:type="dxa"/>
            <w:tcBorders>
              <w:top w:val="nil"/>
              <w:left w:val="nil"/>
              <w:bottom w:val="nil"/>
              <w:right w:val="nil"/>
            </w:tcBorders>
            <w:shd w:val="clear" w:color="auto" w:fill="auto"/>
            <w:noWrap/>
            <w:vAlign w:val="center"/>
            <w:hideMark/>
          </w:tcPr>
          <w:p w14:paraId="4DF00AE0"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0.28</w:t>
            </w:r>
          </w:p>
        </w:tc>
        <w:tc>
          <w:tcPr>
            <w:tcW w:w="1800" w:type="dxa"/>
            <w:tcBorders>
              <w:top w:val="nil"/>
              <w:left w:val="nil"/>
              <w:bottom w:val="nil"/>
              <w:right w:val="nil"/>
            </w:tcBorders>
            <w:shd w:val="clear" w:color="auto" w:fill="auto"/>
            <w:noWrap/>
            <w:vAlign w:val="center"/>
            <w:hideMark/>
          </w:tcPr>
          <w:p w14:paraId="0CDE1C34"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0.72</w:t>
            </w:r>
          </w:p>
        </w:tc>
      </w:tr>
      <w:tr w:rsidR="00EC4201" w:rsidRPr="00EC4201" w14:paraId="7CFA5489" w14:textId="77777777" w:rsidTr="00EC4201">
        <w:trPr>
          <w:trHeight w:val="320"/>
        </w:trPr>
        <w:tc>
          <w:tcPr>
            <w:tcW w:w="1754" w:type="dxa"/>
            <w:tcBorders>
              <w:top w:val="nil"/>
              <w:left w:val="nil"/>
              <w:bottom w:val="nil"/>
              <w:right w:val="nil"/>
            </w:tcBorders>
            <w:shd w:val="clear" w:color="auto" w:fill="auto"/>
            <w:noWrap/>
            <w:vAlign w:val="center"/>
            <w:hideMark/>
          </w:tcPr>
          <w:p w14:paraId="75FA4230"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Fasting Midpoint</w:t>
            </w:r>
          </w:p>
        </w:tc>
        <w:tc>
          <w:tcPr>
            <w:tcW w:w="1508" w:type="dxa"/>
            <w:tcBorders>
              <w:top w:val="nil"/>
              <w:left w:val="nil"/>
              <w:bottom w:val="nil"/>
              <w:right w:val="nil"/>
            </w:tcBorders>
            <w:shd w:val="clear" w:color="auto" w:fill="auto"/>
            <w:noWrap/>
            <w:vAlign w:val="bottom"/>
            <w:hideMark/>
          </w:tcPr>
          <w:p w14:paraId="1CCA1E3B"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3717.7±165.5</w:t>
            </w:r>
          </w:p>
        </w:tc>
        <w:tc>
          <w:tcPr>
            <w:tcW w:w="2008" w:type="dxa"/>
            <w:tcBorders>
              <w:top w:val="nil"/>
              <w:left w:val="nil"/>
              <w:bottom w:val="nil"/>
              <w:right w:val="nil"/>
            </w:tcBorders>
            <w:shd w:val="clear" w:color="auto" w:fill="auto"/>
            <w:noWrap/>
            <w:vAlign w:val="center"/>
            <w:hideMark/>
          </w:tcPr>
          <w:p w14:paraId="10F67B67" w14:textId="2B922FE9"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-122.6 (-230, -15.4)</w:t>
            </w:r>
          </w:p>
        </w:tc>
        <w:tc>
          <w:tcPr>
            <w:tcW w:w="2650" w:type="dxa"/>
            <w:tcBorders>
              <w:top w:val="nil"/>
              <w:left w:val="nil"/>
              <w:bottom w:val="nil"/>
              <w:right w:val="nil"/>
            </w:tcBorders>
            <w:shd w:val="clear" w:color="auto" w:fill="auto"/>
            <w:noWrap/>
            <w:vAlign w:val="center"/>
            <w:hideMark/>
          </w:tcPr>
          <w:p w14:paraId="5AE8DA36" w14:textId="2244D251"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-65.12 (-142.9, 12.7)</w:t>
            </w:r>
          </w:p>
        </w:tc>
        <w:tc>
          <w:tcPr>
            <w:tcW w:w="1800" w:type="dxa"/>
            <w:tcBorders>
              <w:top w:val="nil"/>
              <w:left w:val="nil"/>
              <w:bottom w:val="nil"/>
              <w:right w:val="nil"/>
            </w:tcBorders>
            <w:shd w:val="clear" w:color="auto" w:fill="auto"/>
            <w:noWrap/>
            <w:vAlign w:val="center"/>
            <w:hideMark/>
          </w:tcPr>
          <w:p w14:paraId="32082182" w14:textId="45452AA4"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-46.4 (-130.6, 37.8)</w:t>
            </w:r>
          </w:p>
        </w:tc>
      </w:tr>
      <w:tr w:rsidR="00EC4201" w:rsidRPr="00EC4201" w14:paraId="5615785F" w14:textId="77777777" w:rsidTr="00EC4201">
        <w:trPr>
          <w:trHeight w:val="320"/>
        </w:trPr>
        <w:tc>
          <w:tcPr>
            <w:tcW w:w="1754" w:type="dxa"/>
            <w:tcBorders>
              <w:top w:val="nil"/>
              <w:left w:val="nil"/>
              <w:bottom w:val="nil"/>
              <w:right w:val="nil"/>
            </w:tcBorders>
            <w:shd w:val="clear" w:color="auto" w:fill="auto"/>
            <w:noWrap/>
            <w:vAlign w:val="center"/>
            <w:hideMark/>
          </w:tcPr>
          <w:p w14:paraId="2A8A0395"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0BB82FB1" w14:textId="77777777" w:rsidR="00EC4201" w:rsidRPr="00EC4201" w:rsidRDefault="00EC4201" w:rsidP="00EC4201">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340A547F" w14:textId="77777777" w:rsidR="00EC4201" w:rsidRPr="00EC4201" w:rsidRDefault="00EC4201" w:rsidP="00EC4201">
            <w:pPr>
              <w:spacing w:line="240" w:lineRule="auto"/>
              <w:jc w:val="center"/>
              <w:rPr>
                <w:rFonts w:eastAsia="Times New Roman"/>
                <w:b/>
                <w:bCs/>
                <w:color w:val="FF0000"/>
                <w:sz w:val="16"/>
                <w:szCs w:val="16"/>
              </w:rPr>
            </w:pPr>
            <w:r w:rsidRPr="00EC4201">
              <w:rPr>
                <w:rFonts w:eastAsia="Times New Roman"/>
                <w:b/>
                <w:bCs/>
                <w:color w:val="FF0000"/>
                <w:sz w:val="16"/>
                <w:szCs w:val="16"/>
              </w:rPr>
              <w:t>0.028</w:t>
            </w:r>
          </w:p>
        </w:tc>
        <w:tc>
          <w:tcPr>
            <w:tcW w:w="2650" w:type="dxa"/>
            <w:tcBorders>
              <w:top w:val="nil"/>
              <w:left w:val="nil"/>
              <w:bottom w:val="nil"/>
              <w:right w:val="nil"/>
            </w:tcBorders>
            <w:shd w:val="clear" w:color="auto" w:fill="auto"/>
            <w:noWrap/>
            <w:vAlign w:val="center"/>
            <w:hideMark/>
          </w:tcPr>
          <w:p w14:paraId="0B5852A6"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0.10</w:t>
            </w:r>
          </w:p>
        </w:tc>
        <w:tc>
          <w:tcPr>
            <w:tcW w:w="1800" w:type="dxa"/>
            <w:tcBorders>
              <w:top w:val="nil"/>
              <w:left w:val="nil"/>
              <w:bottom w:val="nil"/>
              <w:right w:val="nil"/>
            </w:tcBorders>
            <w:shd w:val="clear" w:color="auto" w:fill="auto"/>
            <w:noWrap/>
            <w:vAlign w:val="center"/>
            <w:hideMark/>
          </w:tcPr>
          <w:p w14:paraId="56675ADB"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0.28</w:t>
            </w:r>
          </w:p>
        </w:tc>
      </w:tr>
      <w:tr w:rsidR="00EC4201" w:rsidRPr="00EC4201" w14:paraId="52F83ECF" w14:textId="77777777" w:rsidTr="00EC4201">
        <w:trPr>
          <w:trHeight w:val="320"/>
        </w:trPr>
        <w:tc>
          <w:tcPr>
            <w:tcW w:w="1754" w:type="dxa"/>
            <w:tcBorders>
              <w:top w:val="nil"/>
              <w:left w:val="nil"/>
              <w:bottom w:val="nil"/>
              <w:right w:val="nil"/>
            </w:tcBorders>
            <w:shd w:val="clear" w:color="auto" w:fill="auto"/>
            <w:noWrap/>
            <w:vAlign w:val="center"/>
            <w:hideMark/>
          </w:tcPr>
          <w:p w14:paraId="10B7B52C"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Fasting Duration</w:t>
            </w:r>
          </w:p>
        </w:tc>
        <w:tc>
          <w:tcPr>
            <w:tcW w:w="1508" w:type="dxa"/>
            <w:tcBorders>
              <w:top w:val="nil"/>
              <w:left w:val="nil"/>
              <w:bottom w:val="nil"/>
              <w:right w:val="nil"/>
            </w:tcBorders>
            <w:shd w:val="clear" w:color="auto" w:fill="auto"/>
            <w:noWrap/>
            <w:vAlign w:val="bottom"/>
            <w:hideMark/>
          </w:tcPr>
          <w:p w14:paraId="72AE1899"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3971.4±462.0</w:t>
            </w:r>
          </w:p>
        </w:tc>
        <w:tc>
          <w:tcPr>
            <w:tcW w:w="2008" w:type="dxa"/>
            <w:tcBorders>
              <w:top w:val="nil"/>
              <w:left w:val="nil"/>
              <w:bottom w:val="nil"/>
              <w:right w:val="nil"/>
            </w:tcBorders>
            <w:shd w:val="clear" w:color="auto" w:fill="auto"/>
            <w:noWrap/>
            <w:vAlign w:val="center"/>
            <w:hideMark/>
          </w:tcPr>
          <w:p w14:paraId="1BF28797" w14:textId="0981BEC8"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-49.8 (-124.0, 24.5)</w:t>
            </w:r>
          </w:p>
        </w:tc>
        <w:tc>
          <w:tcPr>
            <w:tcW w:w="2650" w:type="dxa"/>
            <w:tcBorders>
              <w:top w:val="nil"/>
              <w:left w:val="nil"/>
              <w:bottom w:val="nil"/>
              <w:right w:val="nil"/>
            </w:tcBorders>
            <w:shd w:val="clear" w:color="auto" w:fill="auto"/>
            <w:noWrap/>
            <w:vAlign w:val="center"/>
            <w:hideMark/>
          </w:tcPr>
          <w:p w14:paraId="424875CF" w14:textId="5180B308"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-7.60 (-61.4, 46.2)</w:t>
            </w:r>
          </w:p>
        </w:tc>
        <w:tc>
          <w:tcPr>
            <w:tcW w:w="1800" w:type="dxa"/>
            <w:tcBorders>
              <w:top w:val="nil"/>
              <w:left w:val="nil"/>
              <w:bottom w:val="nil"/>
              <w:right w:val="nil"/>
            </w:tcBorders>
            <w:shd w:val="clear" w:color="auto" w:fill="auto"/>
            <w:noWrap/>
            <w:vAlign w:val="center"/>
            <w:hideMark/>
          </w:tcPr>
          <w:p w14:paraId="70DC6AC0" w14:textId="51611279"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-23.10 (-80.0, 33.8)</w:t>
            </w:r>
          </w:p>
        </w:tc>
      </w:tr>
      <w:tr w:rsidR="00EC4201" w:rsidRPr="00EC4201" w14:paraId="72CEFF35" w14:textId="77777777" w:rsidTr="00EC4201">
        <w:trPr>
          <w:trHeight w:val="320"/>
        </w:trPr>
        <w:tc>
          <w:tcPr>
            <w:tcW w:w="1754" w:type="dxa"/>
            <w:tcBorders>
              <w:top w:val="nil"/>
              <w:left w:val="nil"/>
              <w:bottom w:val="nil"/>
              <w:right w:val="nil"/>
            </w:tcBorders>
            <w:shd w:val="clear" w:color="auto" w:fill="auto"/>
            <w:noWrap/>
            <w:vAlign w:val="center"/>
            <w:hideMark/>
          </w:tcPr>
          <w:p w14:paraId="188E7D2B"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2D6498AA" w14:textId="77777777" w:rsidR="00EC4201" w:rsidRPr="00EC4201" w:rsidRDefault="00EC4201" w:rsidP="00EC4201">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07417486"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0.19</w:t>
            </w:r>
          </w:p>
        </w:tc>
        <w:tc>
          <w:tcPr>
            <w:tcW w:w="2650" w:type="dxa"/>
            <w:tcBorders>
              <w:top w:val="nil"/>
              <w:left w:val="nil"/>
              <w:bottom w:val="nil"/>
              <w:right w:val="nil"/>
            </w:tcBorders>
            <w:shd w:val="clear" w:color="auto" w:fill="auto"/>
            <w:noWrap/>
            <w:vAlign w:val="center"/>
            <w:hideMark/>
          </w:tcPr>
          <w:p w14:paraId="751FE615"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0.78</w:t>
            </w:r>
          </w:p>
        </w:tc>
        <w:tc>
          <w:tcPr>
            <w:tcW w:w="1800" w:type="dxa"/>
            <w:tcBorders>
              <w:top w:val="nil"/>
              <w:left w:val="nil"/>
              <w:bottom w:val="nil"/>
              <w:right w:val="nil"/>
            </w:tcBorders>
            <w:shd w:val="clear" w:color="auto" w:fill="auto"/>
            <w:noWrap/>
            <w:vAlign w:val="center"/>
            <w:hideMark/>
          </w:tcPr>
          <w:p w14:paraId="63CAB6AD"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0.43</w:t>
            </w:r>
          </w:p>
        </w:tc>
      </w:tr>
      <w:tr w:rsidR="00EC4201" w:rsidRPr="00EC4201" w14:paraId="3DF8141C" w14:textId="77777777" w:rsidTr="00EC4201">
        <w:trPr>
          <w:trHeight w:val="320"/>
        </w:trPr>
        <w:tc>
          <w:tcPr>
            <w:tcW w:w="1754" w:type="dxa"/>
            <w:tcBorders>
              <w:top w:val="single" w:sz="4" w:space="0" w:color="auto"/>
              <w:left w:val="nil"/>
              <w:bottom w:val="single" w:sz="4" w:space="0" w:color="auto"/>
              <w:right w:val="nil"/>
            </w:tcBorders>
            <w:shd w:val="clear" w:color="000000" w:fill="FCE4D6"/>
            <w:noWrap/>
            <w:vAlign w:val="center"/>
            <w:hideMark/>
          </w:tcPr>
          <w:p w14:paraId="0A2197D5" w14:textId="77777777" w:rsidR="00EC4201" w:rsidRPr="00EC4201" w:rsidRDefault="00EC4201" w:rsidP="00EC4201">
            <w:pPr>
              <w:spacing w:line="240" w:lineRule="auto"/>
              <w:rPr>
                <w:rFonts w:eastAsia="Times New Roman"/>
                <w:b/>
                <w:bCs/>
                <w:sz w:val="16"/>
                <w:szCs w:val="16"/>
              </w:rPr>
            </w:pPr>
            <w:r w:rsidRPr="00EC4201">
              <w:rPr>
                <w:rFonts w:eastAsia="Times New Roman"/>
                <w:b/>
                <w:bCs/>
                <w:sz w:val="16"/>
                <w:szCs w:val="16"/>
              </w:rPr>
              <w:t>Trimester 3</w:t>
            </w:r>
          </w:p>
        </w:tc>
        <w:tc>
          <w:tcPr>
            <w:tcW w:w="1508" w:type="dxa"/>
            <w:tcBorders>
              <w:top w:val="single" w:sz="4" w:space="0" w:color="auto"/>
              <w:left w:val="nil"/>
              <w:bottom w:val="single" w:sz="4" w:space="0" w:color="auto"/>
              <w:right w:val="nil"/>
            </w:tcBorders>
            <w:shd w:val="clear" w:color="000000" w:fill="FCE4D6"/>
            <w:noWrap/>
            <w:vAlign w:val="center"/>
            <w:hideMark/>
          </w:tcPr>
          <w:p w14:paraId="45CA785B"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 </w:t>
            </w:r>
          </w:p>
        </w:tc>
        <w:tc>
          <w:tcPr>
            <w:tcW w:w="2008" w:type="dxa"/>
            <w:tcBorders>
              <w:top w:val="single" w:sz="4" w:space="0" w:color="auto"/>
              <w:left w:val="nil"/>
              <w:bottom w:val="single" w:sz="4" w:space="0" w:color="auto"/>
              <w:right w:val="nil"/>
            </w:tcBorders>
            <w:shd w:val="clear" w:color="000000" w:fill="FCE4D6"/>
            <w:noWrap/>
            <w:vAlign w:val="center"/>
            <w:hideMark/>
          </w:tcPr>
          <w:p w14:paraId="03781AD2"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Beta (95% CI)</w:t>
            </w:r>
          </w:p>
        </w:tc>
        <w:tc>
          <w:tcPr>
            <w:tcW w:w="2650" w:type="dxa"/>
            <w:tcBorders>
              <w:top w:val="single" w:sz="4" w:space="0" w:color="auto"/>
              <w:left w:val="nil"/>
              <w:bottom w:val="single" w:sz="4" w:space="0" w:color="auto"/>
              <w:right w:val="nil"/>
            </w:tcBorders>
            <w:shd w:val="clear" w:color="000000" w:fill="FCE4D6"/>
            <w:noWrap/>
            <w:vAlign w:val="center"/>
            <w:hideMark/>
          </w:tcPr>
          <w:p w14:paraId="31A9A303"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Beta (95% CI)</w:t>
            </w:r>
          </w:p>
        </w:tc>
        <w:tc>
          <w:tcPr>
            <w:tcW w:w="1800" w:type="dxa"/>
            <w:tcBorders>
              <w:top w:val="single" w:sz="4" w:space="0" w:color="auto"/>
              <w:left w:val="nil"/>
              <w:bottom w:val="single" w:sz="4" w:space="0" w:color="auto"/>
              <w:right w:val="nil"/>
            </w:tcBorders>
            <w:shd w:val="clear" w:color="000000" w:fill="FCE4D6"/>
            <w:noWrap/>
            <w:vAlign w:val="center"/>
            <w:hideMark/>
          </w:tcPr>
          <w:p w14:paraId="53DF70D2"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Beta (95% CI)</w:t>
            </w:r>
          </w:p>
        </w:tc>
      </w:tr>
      <w:tr w:rsidR="00EC4201" w:rsidRPr="00EC4201" w14:paraId="08AB82BF" w14:textId="77777777" w:rsidTr="00EC4201">
        <w:trPr>
          <w:trHeight w:val="320"/>
        </w:trPr>
        <w:tc>
          <w:tcPr>
            <w:tcW w:w="1754" w:type="dxa"/>
            <w:tcBorders>
              <w:top w:val="nil"/>
              <w:left w:val="nil"/>
              <w:bottom w:val="nil"/>
              <w:right w:val="nil"/>
            </w:tcBorders>
            <w:shd w:val="clear" w:color="auto" w:fill="auto"/>
            <w:noWrap/>
            <w:vAlign w:val="center"/>
            <w:hideMark/>
          </w:tcPr>
          <w:p w14:paraId="71285E9F"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Timing of First Meal</w:t>
            </w:r>
          </w:p>
        </w:tc>
        <w:tc>
          <w:tcPr>
            <w:tcW w:w="1508" w:type="dxa"/>
            <w:tcBorders>
              <w:top w:val="nil"/>
              <w:left w:val="nil"/>
              <w:bottom w:val="nil"/>
              <w:right w:val="nil"/>
            </w:tcBorders>
            <w:shd w:val="clear" w:color="auto" w:fill="auto"/>
            <w:noWrap/>
            <w:vAlign w:val="bottom"/>
            <w:hideMark/>
          </w:tcPr>
          <w:p w14:paraId="34C2DB8B"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3593.58±568.15</w:t>
            </w:r>
          </w:p>
        </w:tc>
        <w:tc>
          <w:tcPr>
            <w:tcW w:w="2008" w:type="dxa"/>
            <w:tcBorders>
              <w:top w:val="nil"/>
              <w:left w:val="nil"/>
              <w:bottom w:val="nil"/>
              <w:right w:val="nil"/>
            </w:tcBorders>
            <w:shd w:val="clear" w:color="auto" w:fill="auto"/>
            <w:noWrap/>
            <w:vAlign w:val="center"/>
            <w:hideMark/>
          </w:tcPr>
          <w:p w14:paraId="326D3EFC" w14:textId="140E7A43"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-23.80 (-149.76, 102.24)</w:t>
            </w:r>
          </w:p>
        </w:tc>
        <w:tc>
          <w:tcPr>
            <w:tcW w:w="2650" w:type="dxa"/>
            <w:tcBorders>
              <w:top w:val="nil"/>
              <w:left w:val="nil"/>
              <w:bottom w:val="nil"/>
              <w:right w:val="nil"/>
            </w:tcBorders>
            <w:shd w:val="clear" w:color="auto" w:fill="auto"/>
            <w:noWrap/>
            <w:vAlign w:val="center"/>
            <w:hideMark/>
          </w:tcPr>
          <w:p w14:paraId="24161B12" w14:textId="0A7508B3"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-61.92 (-158.04, 34.70)</w:t>
            </w:r>
          </w:p>
        </w:tc>
        <w:tc>
          <w:tcPr>
            <w:tcW w:w="1800" w:type="dxa"/>
            <w:tcBorders>
              <w:top w:val="nil"/>
              <w:left w:val="nil"/>
              <w:bottom w:val="nil"/>
              <w:right w:val="nil"/>
            </w:tcBorders>
            <w:shd w:val="clear" w:color="auto" w:fill="auto"/>
            <w:noWrap/>
            <w:vAlign w:val="center"/>
            <w:hideMark/>
          </w:tcPr>
          <w:p w14:paraId="7F194CFD" w14:textId="46DB82E2"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-61.20 (-174.60, 52.56)</w:t>
            </w:r>
          </w:p>
        </w:tc>
      </w:tr>
      <w:tr w:rsidR="00EC4201" w:rsidRPr="00EC4201" w14:paraId="18C26FF1" w14:textId="77777777" w:rsidTr="00EC4201">
        <w:trPr>
          <w:trHeight w:val="320"/>
        </w:trPr>
        <w:tc>
          <w:tcPr>
            <w:tcW w:w="1754" w:type="dxa"/>
            <w:tcBorders>
              <w:top w:val="nil"/>
              <w:left w:val="nil"/>
              <w:bottom w:val="nil"/>
              <w:right w:val="nil"/>
            </w:tcBorders>
            <w:shd w:val="clear" w:color="auto" w:fill="auto"/>
            <w:noWrap/>
            <w:vAlign w:val="center"/>
            <w:hideMark/>
          </w:tcPr>
          <w:p w14:paraId="36C37E2D"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04CC654F" w14:textId="77777777" w:rsidR="00EC4201" w:rsidRPr="00EC4201" w:rsidRDefault="00EC4201" w:rsidP="00EC4201">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30573CD3"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0.71</w:t>
            </w:r>
          </w:p>
        </w:tc>
        <w:tc>
          <w:tcPr>
            <w:tcW w:w="2650" w:type="dxa"/>
            <w:tcBorders>
              <w:top w:val="nil"/>
              <w:left w:val="nil"/>
              <w:bottom w:val="nil"/>
              <w:right w:val="nil"/>
            </w:tcBorders>
            <w:shd w:val="clear" w:color="auto" w:fill="auto"/>
            <w:noWrap/>
            <w:vAlign w:val="center"/>
            <w:hideMark/>
          </w:tcPr>
          <w:p w14:paraId="1DC53C2D"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0.21</w:t>
            </w:r>
          </w:p>
        </w:tc>
        <w:tc>
          <w:tcPr>
            <w:tcW w:w="1800" w:type="dxa"/>
            <w:tcBorders>
              <w:top w:val="nil"/>
              <w:left w:val="nil"/>
              <w:bottom w:val="nil"/>
              <w:right w:val="nil"/>
            </w:tcBorders>
            <w:shd w:val="clear" w:color="auto" w:fill="auto"/>
            <w:noWrap/>
            <w:vAlign w:val="center"/>
            <w:hideMark/>
          </w:tcPr>
          <w:p w14:paraId="32A255CD"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0.30</w:t>
            </w:r>
          </w:p>
        </w:tc>
      </w:tr>
      <w:tr w:rsidR="00EC4201" w:rsidRPr="00EC4201" w14:paraId="1A7143ED" w14:textId="77777777" w:rsidTr="00EC4201">
        <w:trPr>
          <w:trHeight w:val="320"/>
        </w:trPr>
        <w:tc>
          <w:tcPr>
            <w:tcW w:w="1754" w:type="dxa"/>
            <w:tcBorders>
              <w:top w:val="nil"/>
              <w:left w:val="nil"/>
              <w:bottom w:val="nil"/>
              <w:right w:val="nil"/>
            </w:tcBorders>
            <w:shd w:val="clear" w:color="auto" w:fill="auto"/>
            <w:noWrap/>
            <w:vAlign w:val="center"/>
            <w:hideMark/>
          </w:tcPr>
          <w:p w14:paraId="764D3B8D"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Timing of Last Meal</w:t>
            </w:r>
          </w:p>
        </w:tc>
        <w:tc>
          <w:tcPr>
            <w:tcW w:w="1508" w:type="dxa"/>
            <w:tcBorders>
              <w:top w:val="nil"/>
              <w:left w:val="nil"/>
              <w:bottom w:val="nil"/>
              <w:right w:val="nil"/>
            </w:tcBorders>
            <w:shd w:val="clear" w:color="auto" w:fill="auto"/>
            <w:noWrap/>
            <w:vAlign w:val="bottom"/>
            <w:hideMark/>
          </w:tcPr>
          <w:p w14:paraId="0BF2899C"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3893.98±1248.83</w:t>
            </w:r>
          </w:p>
        </w:tc>
        <w:tc>
          <w:tcPr>
            <w:tcW w:w="2008" w:type="dxa"/>
            <w:tcBorders>
              <w:top w:val="nil"/>
              <w:left w:val="nil"/>
              <w:bottom w:val="nil"/>
              <w:right w:val="nil"/>
            </w:tcBorders>
            <w:shd w:val="clear" w:color="auto" w:fill="auto"/>
            <w:noWrap/>
            <w:vAlign w:val="center"/>
            <w:hideMark/>
          </w:tcPr>
          <w:p w14:paraId="7295E309" w14:textId="6E38F95B"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-24.30 (-141.12, 92.52)</w:t>
            </w:r>
          </w:p>
        </w:tc>
        <w:tc>
          <w:tcPr>
            <w:tcW w:w="2650" w:type="dxa"/>
            <w:tcBorders>
              <w:top w:val="nil"/>
              <w:left w:val="nil"/>
              <w:bottom w:val="nil"/>
              <w:right w:val="nil"/>
            </w:tcBorders>
            <w:shd w:val="clear" w:color="auto" w:fill="auto"/>
            <w:noWrap/>
            <w:vAlign w:val="center"/>
            <w:hideMark/>
          </w:tcPr>
          <w:p w14:paraId="7B33C767" w14:textId="1AC30F6C"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-33.48 (-123.12, 56.16)</w:t>
            </w:r>
          </w:p>
        </w:tc>
        <w:tc>
          <w:tcPr>
            <w:tcW w:w="1800" w:type="dxa"/>
            <w:tcBorders>
              <w:top w:val="nil"/>
              <w:left w:val="nil"/>
              <w:bottom w:val="nil"/>
              <w:right w:val="nil"/>
            </w:tcBorders>
            <w:shd w:val="clear" w:color="auto" w:fill="auto"/>
            <w:noWrap/>
            <w:vAlign w:val="center"/>
            <w:hideMark/>
          </w:tcPr>
          <w:p w14:paraId="0C75B36E" w14:textId="48336359"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-18.04 (-125.64, 89.28)</w:t>
            </w:r>
          </w:p>
        </w:tc>
      </w:tr>
      <w:tr w:rsidR="00EC4201" w:rsidRPr="00EC4201" w14:paraId="4FE37522" w14:textId="77777777" w:rsidTr="00EC4201">
        <w:trPr>
          <w:trHeight w:val="320"/>
        </w:trPr>
        <w:tc>
          <w:tcPr>
            <w:tcW w:w="1754" w:type="dxa"/>
            <w:tcBorders>
              <w:top w:val="nil"/>
              <w:left w:val="nil"/>
              <w:bottom w:val="nil"/>
              <w:right w:val="nil"/>
            </w:tcBorders>
            <w:shd w:val="clear" w:color="auto" w:fill="auto"/>
            <w:noWrap/>
            <w:vAlign w:val="center"/>
            <w:hideMark/>
          </w:tcPr>
          <w:p w14:paraId="0647A116"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04FB6F22" w14:textId="77777777" w:rsidR="00EC4201" w:rsidRPr="00EC4201" w:rsidRDefault="00EC4201" w:rsidP="00EC4201">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3CE33049"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0.68</w:t>
            </w:r>
          </w:p>
        </w:tc>
        <w:tc>
          <w:tcPr>
            <w:tcW w:w="2650" w:type="dxa"/>
            <w:tcBorders>
              <w:top w:val="nil"/>
              <w:left w:val="nil"/>
              <w:bottom w:val="nil"/>
              <w:right w:val="nil"/>
            </w:tcBorders>
            <w:shd w:val="clear" w:color="auto" w:fill="auto"/>
            <w:noWrap/>
            <w:vAlign w:val="center"/>
            <w:hideMark/>
          </w:tcPr>
          <w:p w14:paraId="72C03E8D"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0.47</w:t>
            </w:r>
          </w:p>
        </w:tc>
        <w:tc>
          <w:tcPr>
            <w:tcW w:w="1800" w:type="dxa"/>
            <w:tcBorders>
              <w:top w:val="nil"/>
              <w:left w:val="nil"/>
              <w:bottom w:val="nil"/>
              <w:right w:val="nil"/>
            </w:tcBorders>
            <w:shd w:val="clear" w:color="auto" w:fill="auto"/>
            <w:noWrap/>
            <w:vAlign w:val="center"/>
            <w:hideMark/>
          </w:tcPr>
          <w:p w14:paraId="542CA5DA"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0.74</w:t>
            </w:r>
          </w:p>
        </w:tc>
      </w:tr>
      <w:tr w:rsidR="00EC4201" w:rsidRPr="00EC4201" w14:paraId="02A4DD46" w14:textId="77777777" w:rsidTr="00EC4201">
        <w:trPr>
          <w:trHeight w:val="320"/>
        </w:trPr>
        <w:tc>
          <w:tcPr>
            <w:tcW w:w="1754" w:type="dxa"/>
            <w:tcBorders>
              <w:top w:val="nil"/>
              <w:left w:val="nil"/>
              <w:bottom w:val="nil"/>
              <w:right w:val="nil"/>
            </w:tcBorders>
            <w:shd w:val="clear" w:color="auto" w:fill="auto"/>
            <w:noWrap/>
            <w:vAlign w:val="center"/>
            <w:hideMark/>
          </w:tcPr>
          <w:p w14:paraId="64118A7E"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Fasting Midpoint</w:t>
            </w:r>
          </w:p>
        </w:tc>
        <w:tc>
          <w:tcPr>
            <w:tcW w:w="1508" w:type="dxa"/>
            <w:tcBorders>
              <w:top w:val="nil"/>
              <w:left w:val="nil"/>
              <w:bottom w:val="nil"/>
              <w:right w:val="nil"/>
            </w:tcBorders>
            <w:shd w:val="clear" w:color="auto" w:fill="auto"/>
            <w:noWrap/>
            <w:vAlign w:val="bottom"/>
            <w:hideMark/>
          </w:tcPr>
          <w:p w14:paraId="0FFAE841"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3480.4±219.3</w:t>
            </w:r>
          </w:p>
        </w:tc>
        <w:tc>
          <w:tcPr>
            <w:tcW w:w="2008" w:type="dxa"/>
            <w:tcBorders>
              <w:top w:val="nil"/>
              <w:left w:val="nil"/>
              <w:bottom w:val="nil"/>
              <w:right w:val="nil"/>
            </w:tcBorders>
            <w:shd w:val="clear" w:color="auto" w:fill="auto"/>
            <w:noWrap/>
            <w:vAlign w:val="center"/>
            <w:hideMark/>
          </w:tcPr>
          <w:p w14:paraId="27ACCF58" w14:textId="76772140"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-33.4 (-177.0, 110.0)</w:t>
            </w:r>
          </w:p>
        </w:tc>
        <w:tc>
          <w:tcPr>
            <w:tcW w:w="2650" w:type="dxa"/>
            <w:tcBorders>
              <w:top w:val="nil"/>
              <w:left w:val="nil"/>
              <w:bottom w:val="nil"/>
              <w:right w:val="nil"/>
            </w:tcBorders>
            <w:shd w:val="clear" w:color="auto" w:fill="auto"/>
            <w:noWrap/>
            <w:vAlign w:val="center"/>
            <w:hideMark/>
          </w:tcPr>
          <w:p w14:paraId="2B9B329E" w14:textId="53437EDF"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-64.78 (-174.2, 44.7)</w:t>
            </w:r>
          </w:p>
        </w:tc>
        <w:tc>
          <w:tcPr>
            <w:tcW w:w="1800" w:type="dxa"/>
            <w:tcBorders>
              <w:top w:val="nil"/>
              <w:left w:val="nil"/>
              <w:bottom w:val="nil"/>
              <w:right w:val="nil"/>
            </w:tcBorders>
            <w:shd w:val="clear" w:color="auto" w:fill="auto"/>
            <w:noWrap/>
            <w:vAlign w:val="center"/>
            <w:hideMark/>
          </w:tcPr>
          <w:p w14:paraId="7BF1B475" w14:textId="5F671D22"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-54.68 (-186.9, 77.6)</w:t>
            </w:r>
          </w:p>
        </w:tc>
      </w:tr>
      <w:tr w:rsidR="00EC4201" w:rsidRPr="00EC4201" w14:paraId="13E14A83" w14:textId="77777777" w:rsidTr="00EC4201">
        <w:trPr>
          <w:trHeight w:val="320"/>
        </w:trPr>
        <w:tc>
          <w:tcPr>
            <w:tcW w:w="1754" w:type="dxa"/>
            <w:tcBorders>
              <w:top w:val="nil"/>
              <w:left w:val="nil"/>
              <w:bottom w:val="nil"/>
              <w:right w:val="nil"/>
            </w:tcBorders>
            <w:shd w:val="clear" w:color="auto" w:fill="auto"/>
            <w:noWrap/>
            <w:vAlign w:val="center"/>
            <w:hideMark/>
          </w:tcPr>
          <w:p w14:paraId="09C98825"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1378B263" w14:textId="77777777" w:rsidR="00EC4201" w:rsidRPr="00EC4201" w:rsidRDefault="00EC4201" w:rsidP="00EC4201">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18603A41"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0.65</w:t>
            </w:r>
          </w:p>
        </w:tc>
        <w:tc>
          <w:tcPr>
            <w:tcW w:w="2650" w:type="dxa"/>
            <w:tcBorders>
              <w:top w:val="nil"/>
              <w:left w:val="nil"/>
              <w:bottom w:val="nil"/>
              <w:right w:val="nil"/>
            </w:tcBorders>
            <w:shd w:val="clear" w:color="auto" w:fill="auto"/>
            <w:noWrap/>
            <w:vAlign w:val="center"/>
            <w:hideMark/>
          </w:tcPr>
          <w:p w14:paraId="3EA77FFB"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0.25</w:t>
            </w:r>
          </w:p>
        </w:tc>
        <w:tc>
          <w:tcPr>
            <w:tcW w:w="1800" w:type="dxa"/>
            <w:tcBorders>
              <w:top w:val="nil"/>
              <w:left w:val="nil"/>
              <w:bottom w:val="nil"/>
              <w:right w:val="nil"/>
            </w:tcBorders>
            <w:shd w:val="clear" w:color="auto" w:fill="auto"/>
            <w:noWrap/>
            <w:vAlign w:val="center"/>
            <w:hideMark/>
          </w:tcPr>
          <w:p w14:paraId="3AE59065"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0.42</w:t>
            </w:r>
          </w:p>
        </w:tc>
      </w:tr>
      <w:tr w:rsidR="00EC4201" w:rsidRPr="00EC4201" w14:paraId="5279BD5B" w14:textId="77777777" w:rsidTr="00EC4201">
        <w:trPr>
          <w:trHeight w:val="320"/>
        </w:trPr>
        <w:tc>
          <w:tcPr>
            <w:tcW w:w="1754" w:type="dxa"/>
            <w:tcBorders>
              <w:top w:val="nil"/>
              <w:left w:val="nil"/>
              <w:bottom w:val="nil"/>
              <w:right w:val="nil"/>
            </w:tcBorders>
            <w:shd w:val="clear" w:color="auto" w:fill="auto"/>
            <w:noWrap/>
            <w:vAlign w:val="center"/>
            <w:hideMark/>
          </w:tcPr>
          <w:p w14:paraId="44F43292"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Fasting Duration</w:t>
            </w:r>
          </w:p>
        </w:tc>
        <w:tc>
          <w:tcPr>
            <w:tcW w:w="1508" w:type="dxa"/>
            <w:tcBorders>
              <w:top w:val="nil"/>
              <w:left w:val="nil"/>
              <w:bottom w:val="nil"/>
              <w:right w:val="nil"/>
            </w:tcBorders>
            <w:shd w:val="clear" w:color="auto" w:fill="auto"/>
            <w:noWrap/>
            <w:vAlign w:val="bottom"/>
            <w:hideMark/>
          </w:tcPr>
          <w:p w14:paraId="6744E09B"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 xml:space="preserve">3341.13±689.70 </w:t>
            </w:r>
          </w:p>
        </w:tc>
        <w:tc>
          <w:tcPr>
            <w:tcW w:w="2008" w:type="dxa"/>
            <w:tcBorders>
              <w:top w:val="nil"/>
              <w:left w:val="nil"/>
              <w:bottom w:val="nil"/>
              <w:right w:val="nil"/>
            </w:tcBorders>
            <w:shd w:val="clear" w:color="auto" w:fill="auto"/>
            <w:noWrap/>
            <w:vAlign w:val="center"/>
            <w:hideMark/>
          </w:tcPr>
          <w:p w14:paraId="586984C8"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3.69 (-110.0, 117.0)</w:t>
            </w:r>
          </w:p>
        </w:tc>
        <w:tc>
          <w:tcPr>
            <w:tcW w:w="2650" w:type="dxa"/>
            <w:tcBorders>
              <w:top w:val="nil"/>
              <w:left w:val="nil"/>
              <w:bottom w:val="nil"/>
              <w:right w:val="nil"/>
            </w:tcBorders>
            <w:shd w:val="clear" w:color="auto" w:fill="auto"/>
            <w:noWrap/>
            <w:vAlign w:val="center"/>
            <w:hideMark/>
          </w:tcPr>
          <w:p w14:paraId="6317CAC4" w14:textId="11D57F51"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-17.9 (-105.6, 69.7)</w:t>
            </w:r>
          </w:p>
        </w:tc>
        <w:tc>
          <w:tcPr>
            <w:tcW w:w="1800" w:type="dxa"/>
            <w:tcBorders>
              <w:top w:val="nil"/>
              <w:left w:val="nil"/>
              <w:bottom w:val="nil"/>
              <w:right w:val="nil"/>
            </w:tcBorders>
            <w:shd w:val="clear" w:color="auto" w:fill="auto"/>
            <w:noWrap/>
            <w:vAlign w:val="center"/>
            <w:hideMark/>
          </w:tcPr>
          <w:p w14:paraId="22CAA070" w14:textId="4681F15C"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-30.97 (-131.2, 69.2)</w:t>
            </w:r>
          </w:p>
        </w:tc>
      </w:tr>
      <w:tr w:rsidR="00EC4201" w:rsidRPr="00EC4201" w14:paraId="1F4FECC6" w14:textId="77777777" w:rsidTr="00EC4201">
        <w:trPr>
          <w:trHeight w:val="320"/>
        </w:trPr>
        <w:tc>
          <w:tcPr>
            <w:tcW w:w="1754" w:type="dxa"/>
            <w:tcBorders>
              <w:top w:val="nil"/>
              <w:left w:val="nil"/>
              <w:bottom w:val="single" w:sz="4" w:space="0" w:color="auto"/>
              <w:right w:val="nil"/>
            </w:tcBorders>
            <w:shd w:val="clear" w:color="auto" w:fill="auto"/>
            <w:noWrap/>
            <w:vAlign w:val="center"/>
            <w:hideMark/>
          </w:tcPr>
          <w:p w14:paraId="23622FA4"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single" w:sz="4" w:space="0" w:color="auto"/>
              <w:right w:val="nil"/>
            </w:tcBorders>
            <w:shd w:val="clear" w:color="auto" w:fill="auto"/>
            <w:noWrap/>
            <w:vAlign w:val="bottom"/>
            <w:hideMark/>
          </w:tcPr>
          <w:p w14:paraId="08CA696B"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 </w:t>
            </w:r>
          </w:p>
        </w:tc>
        <w:tc>
          <w:tcPr>
            <w:tcW w:w="2008" w:type="dxa"/>
            <w:tcBorders>
              <w:top w:val="nil"/>
              <w:left w:val="nil"/>
              <w:bottom w:val="single" w:sz="4" w:space="0" w:color="auto"/>
              <w:right w:val="nil"/>
            </w:tcBorders>
            <w:shd w:val="clear" w:color="auto" w:fill="auto"/>
            <w:noWrap/>
            <w:vAlign w:val="center"/>
            <w:hideMark/>
          </w:tcPr>
          <w:p w14:paraId="583AE23F"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0.95</w:t>
            </w:r>
          </w:p>
        </w:tc>
        <w:tc>
          <w:tcPr>
            <w:tcW w:w="2650" w:type="dxa"/>
            <w:tcBorders>
              <w:top w:val="nil"/>
              <w:left w:val="nil"/>
              <w:bottom w:val="single" w:sz="4" w:space="0" w:color="auto"/>
              <w:right w:val="nil"/>
            </w:tcBorders>
            <w:shd w:val="clear" w:color="auto" w:fill="auto"/>
            <w:noWrap/>
            <w:vAlign w:val="center"/>
            <w:hideMark/>
          </w:tcPr>
          <w:p w14:paraId="66066373"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0.69</w:t>
            </w:r>
          </w:p>
        </w:tc>
        <w:tc>
          <w:tcPr>
            <w:tcW w:w="1800" w:type="dxa"/>
            <w:tcBorders>
              <w:top w:val="nil"/>
              <w:left w:val="nil"/>
              <w:bottom w:val="single" w:sz="4" w:space="0" w:color="auto"/>
              <w:right w:val="nil"/>
            </w:tcBorders>
            <w:shd w:val="clear" w:color="auto" w:fill="auto"/>
            <w:noWrap/>
            <w:vAlign w:val="center"/>
            <w:hideMark/>
          </w:tcPr>
          <w:p w14:paraId="1E222771"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0.55</w:t>
            </w:r>
          </w:p>
        </w:tc>
      </w:tr>
      <w:tr w:rsidR="00EC4201" w:rsidRPr="00EC4201" w14:paraId="5C843AD7" w14:textId="77777777" w:rsidTr="00EC4201">
        <w:trPr>
          <w:trHeight w:val="320"/>
        </w:trPr>
        <w:tc>
          <w:tcPr>
            <w:tcW w:w="3262" w:type="dxa"/>
            <w:gridSpan w:val="2"/>
            <w:tcBorders>
              <w:top w:val="nil"/>
              <w:left w:val="nil"/>
              <w:bottom w:val="nil"/>
              <w:right w:val="nil"/>
            </w:tcBorders>
            <w:shd w:val="clear" w:color="auto" w:fill="auto"/>
            <w:noWrap/>
            <w:vAlign w:val="bottom"/>
            <w:hideMark/>
          </w:tcPr>
          <w:p w14:paraId="583B2FC9"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 is from a Wald's test</w:t>
            </w:r>
          </w:p>
        </w:tc>
        <w:tc>
          <w:tcPr>
            <w:tcW w:w="2008" w:type="dxa"/>
            <w:tcBorders>
              <w:top w:val="nil"/>
              <w:left w:val="nil"/>
              <w:bottom w:val="nil"/>
              <w:right w:val="nil"/>
            </w:tcBorders>
            <w:shd w:val="clear" w:color="auto" w:fill="auto"/>
            <w:noWrap/>
            <w:vAlign w:val="bottom"/>
            <w:hideMark/>
          </w:tcPr>
          <w:p w14:paraId="71A51346" w14:textId="77777777" w:rsidR="00EC4201" w:rsidRPr="00EC4201" w:rsidRDefault="00EC4201" w:rsidP="00EC4201">
            <w:pPr>
              <w:spacing w:line="240" w:lineRule="auto"/>
              <w:rPr>
                <w:rFonts w:eastAsia="Times New Roman"/>
                <w:sz w:val="16"/>
                <w:szCs w:val="16"/>
              </w:rPr>
            </w:pPr>
          </w:p>
        </w:tc>
        <w:tc>
          <w:tcPr>
            <w:tcW w:w="2650" w:type="dxa"/>
            <w:tcBorders>
              <w:top w:val="nil"/>
              <w:left w:val="nil"/>
              <w:bottom w:val="nil"/>
              <w:right w:val="nil"/>
            </w:tcBorders>
            <w:shd w:val="clear" w:color="auto" w:fill="auto"/>
            <w:noWrap/>
            <w:vAlign w:val="bottom"/>
            <w:hideMark/>
          </w:tcPr>
          <w:p w14:paraId="64E15BCA" w14:textId="77777777" w:rsidR="00EC4201" w:rsidRPr="00EC4201" w:rsidRDefault="00EC4201" w:rsidP="00EC4201">
            <w:pPr>
              <w:spacing w:line="240" w:lineRule="auto"/>
              <w:jc w:val="center"/>
              <w:rPr>
                <w:rFonts w:eastAsia="Times New Roman"/>
                <w:color w:val="auto"/>
                <w:sz w:val="20"/>
                <w:szCs w:val="20"/>
              </w:rPr>
            </w:pPr>
          </w:p>
        </w:tc>
        <w:tc>
          <w:tcPr>
            <w:tcW w:w="1800" w:type="dxa"/>
            <w:tcBorders>
              <w:top w:val="nil"/>
              <w:left w:val="nil"/>
              <w:bottom w:val="nil"/>
              <w:right w:val="nil"/>
            </w:tcBorders>
            <w:shd w:val="clear" w:color="auto" w:fill="auto"/>
            <w:noWrap/>
            <w:vAlign w:val="bottom"/>
            <w:hideMark/>
          </w:tcPr>
          <w:p w14:paraId="348B3BDC" w14:textId="77777777" w:rsidR="00EC4201" w:rsidRPr="00EC4201" w:rsidRDefault="00EC4201" w:rsidP="00EC4201">
            <w:pPr>
              <w:spacing w:line="240" w:lineRule="auto"/>
              <w:jc w:val="center"/>
              <w:rPr>
                <w:rFonts w:eastAsia="Times New Roman"/>
                <w:color w:val="auto"/>
                <w:sz w:val="20"/>
                <w:szCs w:val="20"/>
              </w:rPr>
            </w:pPr>
          </w:p>
        </w:tc>
      </w:tr>
      <w:tr w:rsidR="00EC4201" w:rsidRPr="00EC4201" w14:paraId="14992CC0" w14:textId="77777777" w:rsidTr="00EC4201">
        <w:trPr>
          <w:trHeight w:val="320"/>
        </w:trPr>
        <w:tc>
          <w:tcPr>
            <w:tcW w:w="5270" w:type="dxa"/>
            <w:gridSpan w:val="3"/>
            <w:tcBorders>
              <w:top w:val="nil"/>
              <w:left w:val="nil"/>
              <w:bottom w:val="nil"/>
              <w:right w:val="nil"/>
            </w:tcBorders>
            <w:shd w:val="clear" w:color="auto" w:fill="auto"/>
            <w:noWrap/>
            <w:vAlign w:val="bottom"/>
            <w:hideMark/>
          </w:tcPr>
          <w:p w14:paraId="57D234BA" w14:textId="05B7BD69" w:rsidR="00EC4201" w:rsidRPr="00EC4201" w:rsidRDefault="003F1DB6" w:rsidP="00EC4201">
            <w:pPr>
              <w:spacing w:line="240" w:lineRule="auto"/>
              <w:rPr>
                <w:rFonts w:eastAsia="Times New Roman"/>
                <w:sz w:val="16"/>
                <w:szCs w:val="16"/>
              </w:rPr>
            </w:pPr>
            <w:r w:rsidRPr="00EC4201">
              <w:rPr>
                <w:rFonts w:eastAsia="Times New Roman"/>
                <w:sz w:val="16"/>
                <w:szCs w:val="16"/>
              </w:rPr>
              <w:t>unadj</w:t>
            </w:r>
            <w:r>
              <w:rPr>
                <w:rFonts w:eastAsia="Times New Roman"/>
                <w:sz w:val="16"/>
                <w:szCs w:val="16"/>
              </w:rPr>
              <w:t>usted</w:t>
            </w:r>
            <w:r w:rsidR="00EC4201" w:rsidRPr="00EC4201">
              <w:rPr>
                <w:rFonts w:eastAsia="Times New Roman"/>
                <w:sz w:val="16"/>
                <w:szCs w:val="16"/>
              </w:rPr>
              <w:t>: infant birth weight (g) ~ exposure</w:t>
            </w:r>
          </w:p>
        </w:tc>
        <w:tc>
          <w:tcPr>
            <w:tcW w:w="2650" w:type="dxa"/>
            <w:tcBorders>
              <w:top w:val="nil"/>
              <w:left w:val="nil"/>
              <w:bottom w:val="nil"/>
              <w:right w:val="nil"/>
            </w:tcBorders>
            <w:shd w:val="clear" w:color="auto" w:fill="auto"/>
            <w:noWrap/>
            <w:vAlign w:val="bottom"/>
            <w:hideMark/>
          </w:tcPr>
          <w:p w14:paraId="363DAF9E" w14:textId="77777777" w:rsidR="00EC4201" w:rsidRPr="00EC4201" w:rsidRDefault="00EC4201" w:rsidP="00EC4201">
            <w:pPr>
              <w:spacing w:line="240" w:lineRule="auto"/>
              <w:rPr>
                <w:rFonts w:eastAsia="Times New Roman"/>
                <w:sz w:val="16"/>
                <w:szCs w:val="16"/>
              </w:rPr>
            </w:pPr>
          </w:p>
        </w:tc>
        <w:tc>
          <w:tcPr>
            <w:tcW w:w="1800" w:type="dxa"/>
            <w:tcBorders>
              <w:top w:val="nil"/>
              <w:left w:val="nil"/>
              <w:bottom w:val="nil"/>
              <w:right w:val="nil"/>
            </w:tcBorders>
            <w:shd w:val="clear" w:color="auto" w:fill="auto"/>
            <w:noWrap/>
            <w:vAlign w:val="bottom"/>
            <w:hideMark/>
          </w:tcPr>
          <w:p w14:paraId="77871763" w14:textId="77777777" w:rsidR="00EC4201" w:rsidRPr="00EC4201" w:rsidRDefault="00EC4201" w:rsidP="00EC4201">
            <w:pPr>
              <w:spacing w:line="240" w:lineRule="auto"/>
              <w:jc w:val="center"/>
              <w:rPr>
                <w:rFonts w:eastAsia="Times New Roman"/>
                <w:color w:val="auto"/>
                <w:sz w:val="20"/>
                <w:szCs w:val="20"/>
              </w:rPr>
            </w:pPr>
          </w:p>
        </w:tc>
      </w:tr>
      <w:tr w:rsidR="00EC4201" w:rsidRPr="00EC4201" w14:paraId="4FFC1D08" w14:textId="77777777" w:rsidTr="00EC4201">
        <w:trPr>
          <w:trHeight w:val="320"/>
        </w:trPr>
        <w:tc>
          <w:tcPr>
            <w:tcW w:w="5270" w:type="dxa"/>
            <w:gridSpan w:val="3"/>
            <w:tcBorders>
              <w:top w:val="nil"/>
              <w:left w:val="nil"/>
              <w:bottom w:val="nil"/>
              <w:right w:val="nil"/>
            </w:tcBorders>
            <w:shd w:val="clear" w:color="auto" w:fill="auto"/>
            <w:noWrap/>
            <w:vAlign w:val="bottom"/>
            <w:hideMark/>
          </w:tcPr>
          <w:p w14:paraId="535677EC" w14:textId="0BBC460C" w:rsidR="00EC4201" w:rsidRPr="00EC4201" w:rsidRDefault="00EC4201" w:rsidP="00EC4201">
            <w:pPr>
              <w:spacing w:line="240" w:lineRule="auto"/>
              <w:rPr>
                <w:rFonts w:eastAsia="Times New Roman"/>
                <w:sz w:val="16"/>
                <w:szCs w:val="16"/>
              </w:rPr>
            </w:pPr>
            <w:r w:rsidRPr="00EC4201">
              <w:rPr>
                <w:rFonts w:eastAsia="Times New Roman"/>
                <w:sz w:val="16"/>
                <w:szCs w:val="16"/>
              </w:rPr>
              <w:t>model 1: unadj</w:t>
            </w:r>
            <w:r w:rsidR="003F1DB6">
              <w:rPr>
                <w:rFonts w:eastAsia="Times New Roman"/>
                <w:sz w:val="16"/>
                <w:szCs w:val="16"/>
              </w:rPr>
              <w:t>usted</w:t>
            </w:r>
            <w:r w:rsidRPr="00EC4201">
              <w:rPr>
                <w:rFonts w:eastAsia="Times New Roman"/>
                <w:sz w:val="16"/>
                <w:szCs w:val="16"/>
              </w:rPr>
              <w:t xml:space="preserve"> + </w:t>
            </w:r>
            <w:r w:rsidR="003F1DB6">
              <w:rPr>
                <w:rFonts w:eastAsia="Times New Roman"/>
                <w:sz w:val="16"/>
                <w:szCs w:val="16"/>
              </w:rPr>
              <w:t>pre</w:t>
            </w:r>
            <w:r w:rsidRPr="00EC4201">
              <w:rPr>
                <w:rFonts w:eastAsia="Times New Roman"/>
                <w:sz w:val="16"/>
                <w:szCs w:val="16"/>
              </w:rPr>
              <w:t>t</w:t>
            </w:r>
            <w:r w:rsidR="003F1DB6">
              <w:rPr>
                <w:rFonts w:eastAsia="Times New Roman"/>
                <w:sz w:val="16"/>
                <w:szCs w:val="16"/>
              </w:rPr>
              <w:t>erm</w:t>
            </w:r>
            <w:r w:rsidRPr="00EC4201">
              <w:rPr>
                <w:rFonts w:eastAsia="Times New Roman"/>
                <w:sz w:val="16"/>
                <w:szCs w:val="16"/>
              </w:rPr>
              <w:t xml:space="preserve"> birth</w:t>
            </w:r>
          </w:p>
        </w:tc>
        <w:tc>
          <w:tcPr>
            <w:tcW w:w="2650" w:type="dxa"/>
            <w:tcBorders>
              <w:top w:val="nil"/>
              <w:left w:val="nil"/>
              <w:bottom w:val="nil"/>
              <w:right w:val="nil"/>
            </w:tcBorders>
            <w:shd w:val="clear" w:color="auto" w:fill="auto"/>
            <w:noWrap/>
            <w:vAlign w:val="bottom"/>
            <w:hideMark/>
          </w:tcPr>
          <w:p w14:paraId="37437F16" w14:textId="77777777" w:rsidR="00EC4201" w:rsidRPr="00EC4201" w:rsidRDefault="00EC4201" w:rsidP="00EC4201">
            <w:pPr>
              <w:spacing w:line="240" w:lineRule="auto"/>
              <w:rPr>
                <w:rFonts w:eastAsia="Times New Roman"/>
                <w:sz w:val="16"/>
                <w:szCs w:val="16"/>
              </w:rPr>
            </w:pPr>
          </w:p>
        </w:tc>
        <w:tc>
          <w:tcPr>
            <w:tcW w:w="1800" w:type="dxa"/>
            <w:tcBorders>
              <w:top w:val="nil"/>
              <w:left w:val="nil"/>
              <w:bottom w:val="nil"/>
              <w:right w:val="nil"/>
            </w:tcBorders>
            <w:shd w:val="clear" w:color="auto" w:fill="auto"/>
            <w:noWrap/>
            <w:vAlign w:val="bottom"/>
            <w:hideMark/>
          </w:tcPr>
          <w:p w14:paraId="336F4D7A" w14:textId="77777777" w:rsidR="00EC4201" w:rsidRPr="00EC4201" w:rsidRDefault="00EC4201" w:rsidP="00EC4201">
            <w:pPr>
              <w:spacing w:line="240" w:lineRule="auto"/>
              <w:jc w:val="center"/>
              <w:rPr>
                <w:rFonts w:eastAsia="Times New Roman"/>
                <w:color w:val="auto"/>
                <w:sz w:val="20"/>
                <w:szCs w:val="20"/>
              </w:rPr>
            </w:pPr>
          </w:p>
        </w:tc>
      </w:tr>
      <w:tr w:rsidR="00EC4201" w:rsidRPr="00EC4201" w14:paraId="184A7C56" w14:textId="77777777" w:rsidTr="00EC4201">
        <w:trPr>
          <w:trHeight w:val="320"/>
        </w:trPr>
        <w:tc>
          <w:tcPr>
            <w:tcW w:w="9720" w:type="dxa"/>
            <w:gridSpan w:val="5"/>
            <w:tcBorders>
              <w:top w:val="nil"/>
              <w:left w:val="nil"/>
              <w:bottom w:val="nil"/>
              <w:right w:val="nil"/>
            </w:tcBorders>
            <w:shd w:val="clear" w:color="auto" w:fill="auto"/>
            <w:noWrap/>
            <w:vAlign w:val="bottom"/>
            <w:hideMark/>
          </w:tcPr>
          <w:p w14:paraId="15F2A256" w14:textId="50294305" w:rsidR="00EC4201" w:rsidRPr="00EC4201" w:rsidRDefault="00EC4201" w:rsidP="00EC4201">
            <w:pPr>
              <w:spacing w:line="240" w:lineRule="auto"/>
              <w:rPr>
                <w:rFonts w:eastAsia="Times New Roman"/>
                <w:sz w:val="16"/>
                <w:szCs w:val="16"/>
              </w:rPr>
            </w:pPr>
            <w:r w:rsidRPr="00EC4201">
              <w:rPr>
                <w:rFonts w:eastAsia="Times New Roman"/>
                <w:sz w:val="16"/>
                <w:szCs w:val="16"/>
              </w:rPr>
              <w:t>Fully Adjusted: Model 1+ sex of infant, sleep duration, household income, race/ethnicity, physical activity</w:t>
            </w:r>
          </w:p>
        </w:tc>
      </w:tr>
    </w:tbl>
    <w:p w14:paraId="2382AF04" w14:textId="2AD19BB0" w:rsidR="007363B5" w:rsidRDefault="007363B5" w:rsidP="003B18F3"/>
    <w:p w14:paraId="464E6AE1" w14:textId="7CA55E94" w:rsidR="007363B5" w:rsidRDefault="007363B5" w:rsidP="003B18F3"/>
    <w:p w14:paraId="6F2A5DEE" w14:textId="1FAB2A49" w:rsidR="007363B5" w:rsidRDefault="007363B5" w:rsidP="003B18F3"/>
    <w:p w14:paraId="0481F223" w14:textId="03DDB26F" w:rsidR="007363B5" w:rsidRDefault="007363B5" w:rsidP="003B18F3"/>
    <w:p w14:paraId="6B12F6A8" w14:textId="24FD29DE" w:rsidR="007363B5" w:rsidRDefault="007363B5" w:rsidP="003B18F3"/>
    <w:p w14:paraId="1F3BFD0C" w14:textId="7577039A" w:rsidR="007363B5" w:rsidRDefault="007363B5" w:rsidP="003B18F3"/>
    <w:p w14:paraId="71D21903" w14:textId="69753C08" w:rsidR="007363B5" w:rsidRDefault="007363B5" w:rsidP="003B18F3"/>
    <w:p w14:paraId="518CF584" w14:textId="0327FD32" w:rsidR="007363B5" w:rsidRDefault="007363B5" w:rsidP="003B18F3"/>
    <w:p w14:paraId="30292954" w14:textId="44D33BF9" w:rsidR="007363B5" w:rsidRDefault="007363B5" w:rsidP="003B18F3"/>
    <w:p w14:paraId="76B0A7E7" w14:textId="7226510F" w:rsidR="003B09AD" w:rsidRDefault="003B09AD" w:rsidP="003B18F3">
      <w:bookmarkStart w:id="844" w:name="_Toc126851061"/>
      <w:r w:rsidRPr="003B09AD">
        <w:rPr>
          <w:sz w:val="16"/>
          <w:szCs w:val="16"/>
        </w:rPr>
        <w:lastRenderedPageBreak/>
        <w:t xml:space="preserve">Table </w:t>
      </w:r>
      <w:r w:rsidRPr="003B09AD">
        <w:rPr>
          <w:sz w:val="16"/>
          <w:szCs w:val="16"/>
        </w:rPr>
        <w:fldChar w:fldCharType="begin"/>
      </w:r>
      <w:r w:rsidRPr="003B09AD">
        <w:rPr>
          <w:sz w:val="16"/>
          <w:szCs w:val="16"/>
        </w:rPr>
        <w:instrText xml:space="preserve"> SEQ Table \* ARABIC </w:instrText>
      </w:r>
      <w:r w:rsidRPr="003B09AD">
        <w:rPr>
          <w:sz w:val="16"/>
          <w:szCs w:val="16"/>
        </w:rPr>
        <w:fldChar w:fldCharType="separate"/>
      </w:r>
      <w:r w:rsidRPr="003B09AD">
        <w:rPr>
          <w:noProof/>
          <w:sz w:val="16"/>
          <w:szCs w:val="16"/>
        </w:rPr>
        <w:t>8</w:t>
      </w:r>
      <w:r w:rsidRPr="003B09AD">
        <w:rPr>
          <w:sz w:val="16"/>
          <w:szCs w:val="16"/>
        </w:rPr>
        <w:fldChar w:fldCharType="end"/>
      </w:r>
      <w:r w:rsidRPr="003B09AD">
        <w:rPr>
          <w:sz w:val="16"/>
          <w:szCs w:val="16"/>
        </w:rPr>
        <w:t xml:space="preserve">: Associations between mid-gestation 1-hour glucose tolerance test value and timing of eating in trimesters 2 and </w:t>
      </w:r>
      <w:proofErr w:type="gramStart"/>
      <w:r w:rsidRPr="003B09AD">
        <w:rPr>
          <w:sz w:val="16"/>
          <w:szCs w:val="16"/>
        </w:rPr>
        <w:t>3</w:t>
      </w:r>
      <w:bookmarkEnd w:id="844"/>
      <w:proofErr w:type="gramEnd"/>
      <w:r w:rsidRPr="003B09AD">
        <w:rPr>
          <w:rFonts w:eastAsia="Times New Roman"/>
          <w:sz w:val="16"/>
          <w:szCs w:val="16"/>
        </w:rPr>
        <w:t> </w:t>
      </w:r>
    </w:p>
    <w:tbl>
      <w:tblPr>
        <w:tblW w:w="0" w:type="auto"/>
        <w:tblLook w:val="04A0" w:firstRow="1" w:lastRow="0" w:firstColumn="1" w:lastColumn="0" w:noHBand="0" w:noVBand="1"/>
      </w:tblPr>
      <w:tblGrid>
        <w:gridCol w:w="2004"/>
        <w:gridCol w:w="1415"/>
        <w:gridCol w:w="3100"/>
        <w:gridCol w:w="142"/>
        <w:gridCol w:w="142"/>
        <w:gridCol w:w="2419"/>
      </w:tblGrid>
      <w:tr w:rsidR="003B09AD" w:rsidRPr="003B09AD" w14:paraId="52AB3F2C" w14:textId="77777777" w:rsidTr="003B09AD">
        <w:trPr>
          <w:trHeight w:val="320"/>
        </w:trPr>
        <w:tc>
          <w:tcPr>
            <w:tcW w:w="0" w:type="auto"/>
            <w:tcBorders>
              <w:top w:val="single" w:sz="4" w:space="0" w:color="auto"/>
              <w:left w:val="nil"/>
              <w:bottom w:val="single" w:sz="4" w:space="0" w:color="auto"/>
              <w:right w:val="nil"/>
            </w:tcBorders>
            <w:shd w:val="clear" w:color="auto" w:fill="auto"/>
            <w:noWrap/>
            <w:vAlign w:val="center"/>
            <w:hideMark/>
          </w:tcPr>
          <w:p w14:paraId="4DB52732" w14:textId="45436053" w:rsidR="003B09AD" w:rsidRPr="003B09AD" w:rsidRDefault="003B09AD" w:rsidP="003B09AD">
            <w:pPr>
              <w:spacing w:line="240" w:lineRule="auto"/>
              <w:rPr>
                <w:rFonts w:eastAsia="Times New Roman"/>
                <w:sz w:val="16"/>
                <w:szCs w:val="16"/>
              </w:rPr>
            </w:pPr>
          </w:p>
        </w:tc>
        <w:tc>
          <w:tcPr>
            <w:tcW w:w="0" w:type="auto"/>
            <w:tcBorders>
              <w:top w:val="single" w:sz="4" w:space="0" w:color="auto"/>
              <w:left w:val="nil"/>
              <w:bottom w:val="single" w:sz="4" w:space="0" w:color="auto"/>
              <w:right w:val="nil"/>
            </w:tcBorders>
            <w:shd w:val="clear" w:color="auto" w:fill="auto"/>
            <w:noWrap/>
            <w:vAlign w:val="bottom"/>
            <w:hideMark/>
          </w:tcPr>
          <w:p w14:paraId="39AD81BB"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intercept</w:t>
            </w:r>
          </w:p>
        </w:tc>
        <w:tc>
          <w:tcPr>
            <w:tcW w:w="2419" w:type="dxa"/>
            <w:gridSpan w:val="2"/>
            <w:tcBorders>
              <w:top w:val="single" w:sz="4" w:space="0" w:color="auto"/>
              <w:left w:val="nil"/>
              <w:bottom w:val="single" w:sz="4" w:space="0" w:color="auto"/>
              <w:right w:val="nil"/>
            </w:tcBorders>
            <w:shd w:val="clear" w:color="auto" w:fill="auto"/>
            <w:noWrap/>
            <w:vAlign w:val="bottom"/>
            <w:hideMark/>
          </w:tcPr>
          <w:p w14:paraId="5056B13C"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Unadjusted</w:t>
            </w:r>
          </w:p>
        </w:tc>
        <w:tc>
          <w:tcPr>
            <w:tcW w:w="2419" w:type="dxa"/>
            <w:gridSpan w:val="2"/>
            <w:tcBorders>
              <w:top w:val="single" w:sz="4" w:space="0" w:color="auto"/>
              <w:left w:val="nil"/>
              <w:bottom w:val="single" w:sz="4" w:space="0" w:color="auto"/>
              <w:right w:val="nil"/>
            </w:tcBorders>
            <w:shd w:val="clear" w:color="auto" w:fill="auto"/>
            <w:noWrap/>
            <w:vAlign w:val="bottom"/>
            <w:hideMark/>
          </w:tcPr>
          <w:p w14:paraId="28DA1D85"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Fully Adjusted</w:t>
            </w:r>
          </w:p>
        </w:tc>
      </w:tr>
      <w:tr w:rsidR="003B09AD" w:rsidRPr="003B09AD" w14:paraId="26E0BD91" w14:textId="77777777" w:rsidTr="003B09AD">
        <w:trPr>
          <w:trHeight w:val="320"/>
        </w:trPr>
        <w:tc>
          <w:tcPr>
            <w:tcW w:w="0" w:type="auto"/>
            <w:tcBorders>
              <w:top w:val="nil"/>
              <w:left w:val="nil"/>
              <w:bottom w:val="single" w:sz="4" w:space="0" w:color="auto"/>
              <w:right w:val="nil"/>
            </w:tcBorders>
            <w:shd w:val="clear" w:color="000000" w:fill="FCE4D6"/>
            <w:noWrap/>
            <w:vAlign w:val="center"/>
            <w:hideMark/>
          </w:tcPr>
          <w:p w14:paraId="0EA35C3F" w14:textId="77777777" w:rsidR="003B09AD" w:rsidRPr="003B09AD" w:rsidRDefault="003B09AD" w:rsidP="003B09AD">
            <w:pPr>
              <w:spacing w:line="240" w:lineRule="auto"/>
              <w:rPr>
                <w:rFonts w:eastAsia="Times New Roman"/>
                <w:b/>
                <w:bCs/>
                <w:sz w:val="16"/>
                <w:szCs w:val="16"/>
              </w:rPr>
            </w:pPr>
            <w:r w:rsidRPr="003B09AD">
              <w:rPr>
                <w:rFonts w:eastAsia="Times New Roman"/>
                <w:b/>
                <w:bCs/>
                <w:sz w:val="16"/>
                <w:szCs w:val="16"/>
              </w:rPr>
              <w:t>Trimester 2</w:t>
            </w:r>
          </w:p>
        </w:tc>
        <w:tc>
          <w:tcPr>
            <w:tcW w:w="0" w:type="auto"/>
            <w:tcBorders>
              <w:top w:val="nil"/>
              <w:left w:val="nil"/>
              <w:bottom w:val="single" w:sz="4" w:space="0" w:color="auto"/>
              <w:right w:val="nil"/>
            </w:tcBorders>
            <w:shd w:val="clear" w:color="000000" w:fill="FCE4D6"/>
            <w:noWrap/>
            <w:vAlign w:val="bottom"/>
            <w:hideMark/>
          </w:tcPr>
          <w:p w14:paraId="2C168786" w14:textId="77777777" w:rsidR="003B09AD" w:rsidRPr="003B09AD" w:rsidRDefault="003B09AD" w:rsidP="003B09AD">
            <w:pPr>
              <w:spacing w:line="240" w:lineRule="auto"/>
              <w:jc w:val="center"/>
              <w:rPr>
                <w:rFonts w:ascii="Calibri" w:eastAsia="Times New Roman" w:hAnsi="Calibri" w:cs="Calibri"/>
                <w:b/>
                <w:bCs/>
                <w:sz w:val="16"/>
                <w:szCs w:val="16"/>
              </w:rPr>
            </w:pPr>
            <w:r w:rsidRPr="003B09AD">
              <w:rPr>
                <w:rFonts w:ascii="Calibri" w:eastAsia="Times New Roman" w:hAnsi="Calibri" w:cs="Calibri"/>
                <w:b/>
                <w:bCs/>
                <w:sz w:val="16"/>
                <w:szCs w:val="16"/>
              </w:rPr>
              <w:t> </w:t>
            </w:r>
          </w:p>
        </w:tc>
        <w:tc>
          <w:tcPr>
            <w:tcW w:w="2419" w:type="dxa"/>
            <w:gridSpan w:val="2"/>
            <w:tcBorders>
              <w:top w:val="nil"/>
              <w:left w:val="nil"/>
              <w:bottom w:val="single" w:sz="4" w:space="0" w:color="auto"/>
              <w:right w:val="nil"/>
            </w:tcBorders>
            <w:shd w:val="clear" w:color="000000" w:fill="FCE4D6"/>
            <w:noWrap/>
            <w:vAlign w:val="bottom"/>
            <w:hideMark/>
          </w:tcPr>
          <w:p w14:paraId="7759E0B7"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Beta (95% CI)</w:t>
            </w:r>
          </w:p>
        </w:tc>
        <w:tc>
          <w:tcPr>
            <w:tcW w:w="2419" w:type="dxa"/>
            <w:gridSpan w:val="2"/>
            <w:tcBorders>
              <w:top w:val="nil"/>
              <w:left w:val="nil"/>
              <w:bottom w:val="single" w:sz="4" w:space="0" w:color="auto"/>
              <w:right w:val="nil"/>
            </w:tcBorders>
            <w:shd w:val="clear" w:color="000000" w:fill="FCE4D6"/>
            <w:noWrap/>
            <w:vAlign w:val="bottom"/>
            <w:hideMark/>
          </w:tcPr>
          <w:p w14:paraId="4E0EBFCB"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Beta (95% CI)</w:t>
            </w:r>
          </w:p>
        </w:tc>
      </w:tr>
      <w:tr w:rsidR="003B09AD" w:rsidRPr="003B09AD" w14:paraId="32F35DAD" w14:textId="77777777" w:rsidTr="003B09AD">
        <w:trPr>
          <w:trHeight w:val="320"/>
        </w:trPr>
        <w:tc>
          <w:tcPr>
            <w:tcW w:w="0" w:type="auto"/>
            <w:tcBorders>
              <w:top w:val="nil"/>
              <w:left w:val="nil"/>
              <w:bottom w:val="nil"/>
              <w:right w:val="nil"/>
            </w:tcBorders>
            <w:shd w:val="clear" w:color="auto" w:fill="auto"/>
            <w:noWrap/>
            <w:vAlign w:val="center"/>
            <w:hideMark/>
          </w:tcPr>
          <w:p w14:paraId="16D52FF5"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Timing of First Meal</w:t>
            </w:r>
          </w:p>
        </w:tc>
        <w:tc>
          <w:tcPr>
            <w:tcW w:w="0" w:type="auto"/>
            <w:tcBorders>
              <w:top w:val="nil"/>
              <w:left w:val="nil"/>
              <w:bottom w:val="nil"/>
              <w:right w:val="nil"/>
            </w:tcBorders>
            <w:shd w:val="clear" w:color="auto" w:fill="auto"/>
            <w:noWrap/>
            <w:vAlign w:val="bottom"/>
            <w:hideMark/>
          </w:tcPr>
          <w:p w14:paraId="0B9D7A09"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81.82±21.79</w:t>
            </w:r>
          </w:p>
        </w:tc>
        <w:tc>
          <w:tcPr>
            <w:tcW w:w="2419" w:type="dxa"/>
            <w:gridSpan w:val="2"/>
            <w:tcBorders>
              <w:top w:val="nil"/>
              <w:left w:val="nil"/>
              <w:bottom w:val="nil"/>
              <w:right w:val="nil"/>
            </w:tcBorders>
            <w:shd w:val="clear" w:color="auto" w:fill="auto"/>
            <w:noWrap/>
            <w:vAlign w:val="bottom"/>
            <w:hideMark/>
          </w:tcPr>
          <w:p w14:paraId="335F6F4E"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4.5 (-0.74, 9.76)</w:t>
            </w:r>
          </w:p>
        </w:tc>
        <w:tc>
          <w:tcPr>
            <w:tcW w:w="2419" w:type="dxa"/>
            <w:gridSpan w:val="2"/>
            <w:tcBorders>
              <w:top w:val="nil"/>
              <w:left w:val="nil"/>
              <w:bottom w:val="nil"/>
              <w:right w:val="nil"/>
            </w:tcBorders>
            <w:shd w:val="clear" w:color="auto" w:fill="auto"/>
            <w:noWrap/>
            <w:vAlign w:val="bottom"/>
            <w:hideMark/>
          </w:tcPr>
          <w:p w14:paraId="6F3DDA7A"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1.53(-4.75, 7.81)</w:t>
            </w:r>
          </w:p>
        </w:tc>
      </w:tr>
      <w:tr w:rsidR="003B09AD" w:rsidRPr="003B09AD" w14:paraId="4F49DAD1" w14:textId="77777777" w:rsidTr="003B09AD">
        <w:trPr>
          <w:trHeight w:val="320"/>
        </w:trPr>
        <w:tc>
          <w:tcPr>
            <w:tcW w:w="0" w:type="auto"/>
            <w:tcBorders>
              <w:top w:val="nil"/>
              <w:left w:val="nil"/>
              <w:bottom w:val="nil"/>
              <w:right w:val="nil"/>
            </w:tcBorders>
            <w:shd w:val="clear" w:color="auto" w:fill="auto"/>
            <w:noWrap/>
            <w:vAlign w:val="center"/>
            <w:hideMark/>
          </w:tcPr>
          <w:p w14:paraId="3D5D8A4B"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488F2DEC" w14:textId="77777777" w:rsidR="003B09AD" w:rsidRPr="003B09AD" w:rsidRDefault="003B09AD" w:rsidP="003B09AD">
            <w:pPr>
              <w:spacing w:line="240" w:lineRule="auto"/>
              <w:rPr>
                <w:rFonts w:eastAsia="Times New Roman"/>
                <w:sz w:val="16"/>
                <w:szCs w:val="16"/>
              </w:rPr>
            </w:pPr>
          </w:p>
        </w:tc>
        <w:tc>
          <w:tcPr>
            <w:tcW w:w="2419" w:type="dxa"/>
            <w:gridSpan w:val="2"/>
            <w:tcBorders>
              <w:top w:val="nil"/>
              <w:left w:val="nil"/>
              <w:bottom w:val="nil"/>
              <w:right w:val="nil"/>
            </w:tcBorders>
            <w:shd w:val="clear" w:color="auto" w:fill="auto"/>
            <w:noWrap/>
            <w:vAlign w:val="bottom"/>
            <w:hideMark/>
          </w:tcPr>
          <w:p w14:paraId="37E185E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0.10</w:t>
            </w:r>
          </w:p>
        </w:tc>
        <w:tc>
          <w:tcPr>
            <w:tcW w:w="2419" w:type="dxa"/>
            <w:gridSpan w:val="2"/>
            <w:tcBorders>
              <w:top w:val="nil"/>
              <w:left w:val="nil"/>
              <w:bottom w:val="nil"/>
              <w:right w:val="nil"/>
            </w:tcBorders>
            <w:shd w:val="clear" w:color="auto" w:fill="auto"/>
            <w:noWrap/>
            <w:vAlign w:val="bottom"/>
            <w:hideMark/>
          </w:tcPr>
          <w:p w14:paraId="61DBFB7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0.64</w:t>
            </w:r>
          </w:p>
        </w:tc>
      </w:tr>
      <w:tr w:rsidR="003B09AD" w:rsidRPr="003B09AD" w14:paraId="3CDC7B62" w14:textId="77777777" w:rsidTr="003B09AD">
        <w:trPr>
          <w:trHeight w:val="320"/>
        </w:trPr>
        <w:tc>
          <w:tcPr>
            <w:tcW w:w="0" w:type="auto"/>
            <w:tcBorders>
              <w:top w:val="nil"/>
              <w:left w:val="nil"/>
              <w:bottom w:val="nil"/>
              <w:right w:val="nil"/>
            </w:tcBorders>
            <w:shd w:val="clear" w:color="auto" w:fill="auto"/>
            <w:noWrap/>
            <w:vAlign w:val="center"/>
            <w:hideMark/>
          </w:tcPr>
          <w:p w14:paraId="5F5C69AD"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Timing of Last Meal</w:t>
            </w:r>
          </w:p>
        </w:tc>
        <w:tc>
          <w:tcPr>
            <w:tcW w:w="0" w:type="auto"/>
            <w:tcBorders>
              <w:top w:val="nil"/>
              <w:left w:val="nil"/>
              <w:bottom w:val="nil"/>
              <w:right w:val="nil"/>
            </w:tcBorders>
            <w:shd w:val="clear" w:color="auto" w:fill="auto"/>
            <w:noWrap/>
            <w:vAlign w:val="bottom"/>
            <w:hideMark/>
          </w:tcPr>
          <w:p w14:paraId="774F054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125.71±47.28</w:t>
            </w:r>
          </w:p>
        </w:tc>
        <w:tc>
          <w:tcPr>
            <w:tcW w:w="2419" w:type="dxa"/>
            <w:gridSpan w:val="2"/>
            <w:tcBorders>
              <w:top w:val="nil"/>
              <w:left w:val="nil"/>
              <w:bottom w:val="nil"/>
              <w:right w:val="nil"/>
            </w:tcBorders>
            <w:shd w:val="clear" w:color="auto" w:fill="auto"/>
            <w:noWrap/>
            <w:vAlign w:val="bottom"/>
            <w:hideMark/>
          </w:tcPr>
          <w:p w14:paraId="2D8BA462"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-0.37 (-4.90, 4.18)</w:t>
            </w:r>
          </w:p>
        </w:tc>
        <w:tc>
          <w:tcPr>
            <w:tcW w:w="2419" w:type="dxa"/>
            <w:gridSpan w:val="2"/>
            <w:tcBorders>
              <w:top w:val="nil"/>
              <w:left w:val="nil"/>
              <w:bottom w:val="nil"/>
              <w:right w:val="nil"/>
            </w:tcBorders>
            <w:shd w:val="clear" w:color="auto" w:fill="auto"/>
            <w:noWrap/>
            <w:vAlign w:val="bottom"/>
            <w:hideMark/>
          </w:tcPr>
          <w:p w14:paraId="612E00AB"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-2.16 (-6.66, 2.35)</w:t>
            </w:r>
          </w:p>
        </w:tc>
      </w:tr>
      <w:tr w:rsidR="003B09AD" w:rsidRPr="003B09AD" w14:paraId="59D47CF8" w14:textId="77777777" w:rsidTr="003B09AD">
        <w:trPr>
          <w:trHeight w:val="320"/>
        </w:trPr>
        <w:tc>
          <w:tcPr>
            <w:tcW w:w="0" w:type="auto"/>
            <w:tcBorders>
              <w:top w:val="nil"/>
              <w:left w:val="nil"/>
              <w:bottom w:val="nil"/>
              <w:right w:val="nil"/>
            </w:tcBorders>
            <w:shd w:val="clear" w:color="auto" w:fill="auto"/>
            <w:noWrap/>
            <w:vAlign w:val="center"/>
            <w:hideMark/>
          </w:tcPr>
          <w:p w14:paraId="71764194"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60BEC8F1" w14:textId="77777777" w:rsidR="003B09AD" w:rsidRPr="003B09AD" w:rsidRDefault="003B09AD" w:rsidP="003B09AD">
            <w:pPr>
              <w:spacing w:line="240" w:lineRule="auto"/>
              <w:rPr>
                <w:rFonts w:eastAsia="Times New Roman"/>
                <w:sz w:val="16"/>
                <w:szCs w:val="16"/>
              </w:rPr>
            </w:pPr>
          </w:p>
        </w:tc>
        <w:tc>
          <w:tcPr>
            <w:tcW w:w="2419" w:type="dxa"/>
            <w:gridSpan w:val="2"/>
            <w:tcBorders>
              <w:top w:val="nil"/>
              <w:left w:val="nil"/>
              <w:bottom w:val="nil"/>
              <w:right w:val="nil"/>
            </w:tcBorders>
            <w:shd w:val="clear" w:color="auto" w:fill="auto"/>
            <w:noWrap/>
            <w:vAlign w:val="bottom"/>
            <w:hideMark/>
          </w:tcPr>
          <w:p w14:paraId="122FC143"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0.87</w:t>
            </w:r>
          </w:p>
        </w:tc>
        <w:tc>
          <w:tcPr>
            <w:tcW w:w="2419" w:type="dxa"/>
            <w:gridSpan w:val="2"/>
            <w:tcBorders>
              <w:top w:val="nil"/>
              <w:left w:val="nil"/>
              <w:bottom w:val="nil"/>
              <w:right w:val="nil"/>
            </w:tcBorders>
            <w:shd w:val="clear" w:color="auto" w:fill="auto"/>
            <w:noWrap/>
            <w:vAlign w:val="bottom"/>
            <w:hideMark/>
          </w:tcPr>
          <w:p w14:paraId="4D15D68B"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0.35</w:t>
            </w:r>
          </w:p>
        </w:tc>
      </w:tr>
      <w:tr w:rsidR="003B09AD" w:rsidRPr="003B09AD" w14:paraId="47B56DDA" w14:textId="77777777" w:rsidTr="003B09AD">
        <w:trPr>
          <w:trHeight w:val="320"/>
        </w:trPr>
        <w:tc>
          <w:tcPr>
            <w:tcW w:w="0" w:type="auto"/>
            <w:tcBorders>
              <w:top w:val="nil"/>
              <w:left w:val="nil"/>
              <w:bottom w:val="nil"/>
              <w:right w:val="nil"/>
            </w:tcBorders>
            <w:shd w:val="clear" w:color="auto" w:fill="auto"/>
            <w:noWrap/>
            <w:vAlign w:val="center"/>
            <w:hideMark/>
          </w:tcPr>
          <w:p w14:paraId="47CB1434"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Fasting Midpoint</w:t>
            </w:r>
          </w:p>
        </w:tc>
        <w:tc>
          <w:tcPr>
            <w:tcW w:w="0" w:type="auto"/>
            <w:tcBorders>
              <w:top w:val="nil"/>
              <w:left w:val="nil"/>
              <w:bottom w:val="nil"/>
              <w:right w:val="nil"/>
            </w:tcBorders>
            <w:shd w:val="clear" w:color="auto" w:fill="auto"/>
            <w:noWrap/>
            <w:vAlign w:val="bottom"/>
            <w:hideMark/>
          </w:tcPr>
          <w:p w14:paraId="54D2EE2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112.32±7.58</w:t>
            </w:r>
          </w:p>
        </w:tc>
        <w:tc>
          <w:tcPr>
            <w:tcW w:w="2419" w:type="dxa"/>
            <w:gridSpan w:val="2"/>
            <w:tcBorders>
              <w:top w:val="nil"/>
              <w:left w:val="nil"/>
              <w:bottom w:val="nil"/>
              <w:right w:val="nil"/>
            </w:tcBorders>
            <w:shd w:val="clear" w:color="auto" w:fill="auto"/>
            <w:noWrap/>
            <w:vAlign w:val="bottom"/>
            <w:hideMark/>
          </w:tcPr>
          <w:p w14:paraId="3B06164B"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2.62 (-3.48, 8.71)</w:t>
            </w:r>
          </w:p>
        </w:tc>
        <w:tc>
          <w:tcPr>
            <w:tcW w:w="2419" w:type="dxa"/>
            <w:gridSpan w:val="2"/>
            <w:tcBorders>
              <w:top w:val="nil"/>
              <w:left w:val="nil"/>
              <w:bottom w:val="nil"/>
              <w:right w:val="nil"/>
            </w:tcBorders>
            <w:shd w:val="clear" w:color="auto" w:fill="auto"/>
            <w:noWrap/>
            <w:vAlign w:val="bottom"/>
            <w:hideMark/>
          </w:tcPr>
          <w:p w14:paraId="73921ED3"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-1.38 (-7.84, 5.07)</w:t>
            </w:r>
          </w:p>
        </w:tc>
      </w:tr>
      <w:tr w:rsidR="003B09AD" w:rsidRPr="003B09AD" w14:paraId="23308B7A" w14:textId="77777777" w:rsidTr="003B09AD">
        <w:trPr>
          <w:trHeight w:val="320"/>
        </w:trPr>
        <w:tc>
          <w:tcPr>
            <w:tcW w:w="0" w:type="auto"/>
            <w:tcBorders>
              <w:top w:val="nil"/>
              <w:left w:val="nil"/>
              <w:bottom w:val="nil"/>
              <w:right w:val="nil"/>
            </w:tcBorders>
            <w:shd w:val="clear" w:color="auto" w:fill="auto"/>
            <w:noWrap/>
            <w:vAlign w:val="center"/>
            <w:hideMark/>
          </w:tcPr>
          <w:p w14:paraId="16441EF0"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4E638F64" w14:textId="77777777" w:rsidR="003B09AD" w:rsidRPr="003B09AD" w:rsidRDefault="003B09AD" w:rsidP="003B09AD">
            <w:pPr>
              <w:spacing w:line="240" w:lineRule="auto"/>
              <w:rPr>
                <w:rFonts w:eastAsia="Times New Roman"/>
                <w:sz w:val="16"/>
                <w:szCs w:val="16"/>
              </w:rPr>
            </w:pPr>
          </w:p>
        </w:tc>
        <w:tc>
          <w:tcPr>
            <w:tcW w:w="2419" w:type="dxa"/>
            <w:gridSpan w:val="2"/>
            <w:tcBorders>
              <w:top w:val="nil"/>
              <w:left w:val="nil"/>
              <w:bottom w:val="nil"/>
              <w:right w:val="nil"/>
            </w:tcBorders>
            <w:shd w:val="clear" w:color="auto" w:fill="auto"/>
            <w:noWrap/>
            <w:vAlign w:val="bottom"/>
            <w:hideMark/>
          </w:tcPr>
          <w:p w14:paraId="5C80BDA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0.40</w:t>
            </w:r>
          </w:p>
        </w:tc>
        <w:tc>
          <w:tcPr>
            <w:tcW w:w="2419" w:type="dxa"/>
            <w:gridSpan w:val="2"/>
            <w:tcBorders>
              <w:top w:val="nil"/>
              <w:left w:val="nil"/>
              <w:bottom w:val="nil"/>
              <w:right w:val="nil"/>
            </w:tcBorders>
            <w:shd w:val="clear" w:color="auto" w:fill="auto"/>
            <w:noWrap/>
            <w:vAlign w:val="bottom"/>
            <w:hideMark/>
          </w:tcPr>
          <w:p w14:paraId="51F79C35"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0.68</w:t>
            </w:r>
          </w:p>
        </w:tc>
      </w:tr>
      <w:tr w:rsidR="003B09AD" w:rsidRPr="003B09AD" w14:paraId="7FA6ECC6" w14:textId="77777777" w:rsidTr="003B09AD">
        <w:trPr>
          <w:trHeight w:val="320"/>
        </w:trPr>
        <w:tc>
          <w:tcPr>
            <w:tcW w:w="0" w:type="auto"/>
            <w:tcBorders>
              <w:top w:val="nil"/>
              <w:left w:val="nil"/>
              <w:bottom w:val="nil"/>
              <w:right w:val="nil"/>
            </w:tcBorders>
            <w:shd w:val="clear" w:color="auto" w:fill="auto"/>
            <w:noWrap/>
            <w:vAlign w:val="center"/>
            <w:hideMark/>
          </w:tcPr>
          <w:p w14:paraId="18638237"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Fasting Duration</w:t>
            </w:r>
          </w:p>
        </w:tc>
        <w:tc>
          <w:tcPr>
            <w:tcW w:w="0" w:type="auto"/>
            <w:tcBorders>
              <w:top w:val="nil"/>
              <w:left w:val="nil"/>
              <w:bottom w:val="nil"/>
              <w:right w:val="nil"/>
            </w:tcBorders>
            <w:shd w:val="clear" w:color="auto" w:fill="auto"/>
            <w:noWrap/>
            <w:vAlign w:val="bottom"/>
            <w:hideMark/>
          </w:tcPr>
          <w:p w14:paraId="3C8748FA"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84.42±23.98</w:t>
            </w:r>
          </w:p>
        </w:tc>
        <w:tc>
          <w:tcPr>
            <w:tcW w:w="2419" w:type="dxa"/>
            <w:gridSpan w:val="2"/>
            <w:tcBorders>
              <w:top w:val="nil"/>
              <w:left w:val="nil"/>
              <w:bottom w:val="nil"/>
              <w:right w:val="nil"/>
            </w:tcBorders>
            <w:shd w:val="clear" w:color="auto" w:fill="auto"/>
            <w:noWrap/>
            <w:vAlign w:val="bottom"/>
            <w:hideMark/>
          </w:tcPr>
          <w:p w14:paraId="2D078639"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2.90 (-1.11, 6.91)</w:t>
            </w:r>
          </w:p>
        </w:tc>
        <w:tc>
          <w:tcPr>
            <w:tcW w:w="2419" w:type="dxa"/>
            <w:gridSpan w:val="2"/>
            <w:tcBorders>
              <w:top w:val="nil"/>
              <w:left w:val="nil"/>
              <w:bottom w:val="nil"/>
              <w:right w:val="nil"/>
            </w:tcBorders>
            <w:shd w:val="clear" w:color="auto" w:fill="auto"/>
            <w:noWrap/>
            <w:vAlign w:val="bottom"/>
            <w:hideMark/>
          </w:tcPr>
          <w:p w14:paraId="14B505A9"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2.76 (-1.58, 7.10)</w:t>
            </w:r>
          </w:p>
        </w:tc>
      </w:tr>
      <w:tr w:rsidR="003B09AD" w:rsidRPr="003B09AD" w14:paraId="54AACD8D" w14:textId="77777777" w:rsidTr="003B09AD">
        <w:trPr>
          <w:trHeight w:val="320"/>
        </w:trPr>
        <w:tc>
          <w:tcPr>
            <w:tcW w:w="0" w:type="auto"/>
            <w:tcBorders>
              <w:top w:val="nil"/>
              <w:left w:val="nil"/>
              <w:bottom w:val="nil"/>
              <w:right w:val="nil"/>
            </w:tcBorders>
            <w:shd w:val="clear" w:color="auto" w:fill="auto"/>
            <w:noWrap/>
            <w:vAlign w:val="center"/>
            <w:hideMark/>
          </w:tcPr>
          <w:p w14:paraId="41D6539A"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56521588" w14:textId="77777777" w:rsidR="003B09AD" w:rsidRPr="003B09AD" w:rsidRDefault="003B09AD" w:rsidP="003B09AD">
            <w:pPr>
              <w:spacing w:line="240" w:lineRule="auto"/>
              <w:rPr>
                <w:rFonts w:eastAsia="Times New Roman"/>
                <w:sz w:val="16"/>
                <w:szCs w:val="16"/>
              </w:rPr>
            </w:pPr>
          </w:p>
        </w:tc>
        <w:tc>
          <w:tcPr>
            <w:tcW w:w="2419" w:type="dxa"/>
            <w:gridSpan w:val="2"/>
            <w:tcBorders>
              <w:top w:val="nil"/>
              <w:left w:val="nil"/>
              <w:bottom w:val="nil"/>
              <w:right w:val="nil"/>
            </w:tcBorders>
            <w:shd w:val="clear" w:color="auto" w:fill="auto"/>
            <w:noWrap/>
            <w:vAlign w:val="bottom"/>
            <w:hideMark/>
          </w:tcPr>
          <w:p w14:paraId="2610F366"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0.16</w:t>
            </w:r>
          </w:p>
        </w:tc>
        <w:tc>
          <w:tcPr>
            <w:tcW w:w="2419" w:type="dxa"/>
            <w:gridSpan w:val="2"/>
            <w:tcBorders>
              <w:top w:val="nil"/>
              <w:left w:val="nil"/>
              <w:bottom w:val="nil"/>
              <w:right w:val="nil"/>
            </w:tcBorders>
            <w:shd w:val="clear" w:color="auto" w:fill="auto"/>
            <w:noWrap/>
            <w:vAlign w:val="bottom"/>
            <w:hideMark/>
          </w:tcPr>
          <w:p w14:paraId="73566698"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0.22</w:t>
            </w:r>
          </w:p>
        </w:tc>
      </w:tr>
      <w:tr w:rsidR="003B09AD" w:rsidRPr="003B09AD" w14:paraId="0AF7178E" w14:textId="77777777" w:rsidTr="003B09AD">
        <w:trPr>
          <w:trHeight w:val="320"/>
        </w:trPr>
        <w:tc>
          <w:tcPr>
            <w:tcW w:w="0" w:type="auto"/>
            <w:tcBorders>
              <w:top w:val="single" w:sz="4" w:space="0" w:color="auto"/>
              <w:left w:val="nil"/>
              <w:bottom w:val="single" w:sz="4" w:space="0" w:color="auto"/>
              <w:right w:val="nil"/>
            </w:tcBorders>
            <w:shd w:val="clear" w:color="000000" w:fill="FCE4D6"/>
            <w:noWrap/>
            <w:vAlign w:val="center"/>
            <w:hideMark/>
          </w:tcPr>
          <w:p w14:paraId="379C8FA3" w14:textId="77777777" w:rsidR="003B09AD" w:rsidRPr="003B09AD" w:rsidRDefault="003B09AD" w:rsidP="003B09AD">
            <w:pPr>
              <w:spacing w:line="240" w:lineRule="auto"/>
              <w:rPr>
                <w:rFonts w:eastAsia="Times New Roman"/>
                <w:b/>
                <w:bCs/>
                <w:sz w:val="16"/>
                <w:szCs w:val="16"/>
              </w:rPr>
            </w:pPr>
            <w:r w:rsidRPr="003B09AD">
              <w:rPr>
                <w:rFonts w:eastAsia="Times New Roman"/>
                <w:b/>
                <w:bCs/>
                <w:sz w:val="16"/>
                <w:szCs w:val="16"/>
              </w:rPr>
              <w:t>Trimester 3</w:t>
            </w:r>
          </w:p>
        </w:tc>
        <w:tc>
          <w:tcPr>
            <w:tcW w:w="0" w:type="auto"/>
            <w:tcBorders>
              <w:top w:val="single" w:sz="4" w:space="0" w:color="auto"/>
              <w:left w:val="nil"/>
              <w:bottom w:val="single" w:sz="4" w:space="0" w:color="auto"/>
              <w:right w:val="nil"/>
            </w:tcBorders>
            <w:shd w:val="clear" w:color="000000" w:fill="FCE4D6"/>
            <w:noWrap/>
            <w:vAlign w:val="bottom"/>
            <w:hideMark/>
          </w:tcPr>
          <w:p w14:paraId="0C3F2BE5" w14:textId="77777777" w:rsidR="003B09AD" w:rsidRPr="003B09AD" w:rsidRDefault="003B09AD" w:rsidP="003B09AD">
            <w:pPr>
              <w:spacing w:line="240" w:lineRule="auto"/>
              <w:jc w:val="center"/>
              <w:rPr>
                <w:rFonts w:eastAsia="Times New Roman"/>
                <w:b/>
                <w:bCs/>
                <w:sz w:val="16"/>
                <w:szCs w:val="16"/>
              </w:rPr>
            </w:pPr>
            <w:r w:rsidRPr="003B09AD">
              <w:rPr>
                <w:rFonts w:eastAsia="Times New Roman"/>
                <w:b/>
                <w:bCs/>
                <w:sz w:val="16"/>
                <w:szCs w:val="16"/>
              </w:rPr>
              <w:t> </w:t>
            </w:r>
          </w:p>
        </w:tc>
        <w:tc>
          <w:tcPr>
            <w:tcW w:w="2419" w:type="dxa"/>
            <w:gridSpan w:val="2"/>
            <w:tcBorders>
              <w:top w:val="single" w:sz="4" w:space="0" w:color="auto"/>
              <w:left w:val="nil"/>
              <w:bottom w:val="single" w:sz="4" w:space="0" w:color="auto"/>
              <w:right w:val="nil"/>
            </w:tcBorders>
            <w:shd w:val="clear" w:color="000000" w:fill="FCE4D6"/>
            <w:noWrap/>
            <w:vAlign w:val="bottom"/>
            <w:hideMark/>
          </w:tcPr>
          <w:p w14:paraId="6E83B533"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Beta (95% CI)</w:t>
            </w:r>
          </w:p>
        </w:tc>
        <w:tc>
          <w:tcPr>
            <w:tcW w:w="2419" w:type="dxa"/>
            <w:gridSpan w:val="2"/>
            <w:tcBorders>
              <w:top w:val="single" w:sz="4" w:space="0" w:color="auto"/>
              <w:left w:val="nil"/>
              <w:bottom w:val="single" w:sz="4" w:space="0" w:color="auto"/>
              <w:right w:val="nil"/>
            </w:tcBorders>
            <w:shd w:val="clear" w:color="000000" w:fill="FCE4D6"/>
            <w:noWrap/>
            <w:vAlign w:val="bottom"/>
            <w:hideMark/>
          </w:tcPr>
          <w:p w14:paraId="4DCB4A88"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Beta (95% CI)</w:t>
            </w:r>
          </w:p>
        </w:tc>
      </w:tr>
      <w:tr w:rsidR="003B09AD" w:rsidRPr="003B09AD" w14:paraId="5F126F70" w14:textId="77777777" w:rsidTr="003B09AD">
        <w:trPr>
          <w:trHeight w:val="320"/>
        </w:trPr>
        <w:tc>
          <w:tcPr>
            <w:tcW w:w="0" w:type="auto"/>
            <w:tcBorders>
              <w:top w:val="nil"/>
              <w:left w:val="nil"/>
              <w:bottom w:val="nil"/>
              <w:right w:val="nil"/>
            </w:tcBorders>
            <w:shd w:val="clear" w:color="auto" w:fill="auto"/>
            <w:noWrap/>
            <w:vAlign w:val="center"/>
            <w:hideMark/>
          </w:tcPr>
          <w:p w14:paraId="444F5563"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Timing of First Meal</w:t>
            </w:r>
          </w:p>
        </w:tc>
        <w:tc>
          <w:tcPr>
            <w:tcW w:w="0" w:type="auto"/>
            <w:tcBorders>
              <w:top w:val="nil"/>
              <w:left w:val="nil"/>
              <w:bottom w:val="nil"/>
              <w:right w:val="nil"/>
            </w:tcBorders>
            <w:shd w:val="clear" w:color="auto" w:fill="auto"/>
            <w:noWrap/>
            <w:vAlign w:val="bottom"/>
            <w:hideMark/>
          </w:tcPr>
          <w:p w14:paraId="328B96A6"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62.504±26.18</w:t>
            </w:r>
          </w:p>
        </w:tc>
        <w:tc>
          <w:tcPr>
            <w:tcW w:w="2419" w:type="dxa"/>
            <w:gridSpan w:val="2"/>
            <w:tcBorders>
              <w:top w:val="nil"/>
              <w:left w:val="nil"/>
              <w:bottom w:val="nil"/>
              <w:right w:val="nil"/>
            </w:tcBorders>
            <w:shd w:val="clear" w:color="auto" w:fill="auto"/>
            <w:noWrap/>
            <w:vAlign w:val="bottom"/>
            <w:hideMark/>
          </w:tcPr>
          <w:p w14:paraId="301F366C"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6.67 (0.30, 13.07)</w:t>
            </w:r>
          </w:p>
        </w:tc>
        <w:tc>
          <w:tcPr>
            <w:tcW w:w="2419" w:type="dxa"/>
            <w:gridSpan w:val="2"/>
            <w:tcBorders>
              <w:top w:val="nil"/>
              <w:left w:val="nil"/>
              <w:bottom w:val="nil"/>
              <w:right w:val="nil"/>
            </w:tcBorders>
            <w:shd w:val="clear" w:color="auto" w:fill="auto"/>
            <w:noWrap/>
            <w:vAlign w:val="bottom"/>
            <w:hideMark/>
          </w:tcPr>
          <w:p w14:paraId="38779817"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6.44 (-2.00, 14.69)</w:t>
            </w:r>
          </w:p>
        </w:tc>
      </w:tr>
      <w:tr w:rsidR="003B09AD" w:rsidRPr="003B09AD" w14:paraId="2FED8A15" w14:textId="77777777" w:rsidTr="003B09AD">
        <w:trPr>
          <w:trHeight w:val="320"/>
        </w:trPr>
        <w:tc>
          <w:tcPr>
            <w:tcW w:w="0" w:type="auto"/>
            <w:tcBorders>
              <w:top w:val="nil"/>
              <w:left w:val="nil"/>
              <w:bottom w:val="nil"/>
              <w:right w:val="nil"/>
            </w:tcBorders>
            <w:shd w:val="clear" w:color="auto" w:fill="auto"/>
            <w:noWrap/>
            <w:vAlign w:val="center"/>
            <w:hideMark/>
          </w:tcPr>
          <w:p w14:paraId="614A07A8"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7014AE6A" w14:textId="77777777" w:rsidR="003B09AD" w:rsidRPr="003B09AD" w:rsidRDefault="003B09AD" w:rsidP="003B09AD">
            <w:pPr>
              <w:spacing w:line="240" w:lineRule="auto"/>
              <w:rPr>
                <w:rFonts w:eastAsia="Times New Roman"/>
                <w:sz w:val="16"/>
                <w:szCs w:val="16"/>
              </w:rPr>
            </w:pPr>
          </w:p>
        </w:tc>
        <w:tc>
          <w:tcPr>
            <w:tcW w:w="2419" w:type="dxa"/>
            <w:gridSpan w:val="2"/>
            <w:tcBorders>
              <w:top w:val="nil"/>
              <w:left w:val="nil"/>
              <w:bottom w:val="nil"/>
              <w:right w:val="nil"/>
            </w:tcBorders>
            <w:shd w:val="clear" w:color="auto" w:fill="auto"/>
            <w:noWrap/>
            <w:vAlign w:val="bottom"/>
            <w:hideMark/>
          </w:tcPr>
          <w:p w14:paraId="64741869" w14:textId="77777777" w:rsidR="003B09AD" w:rsidRPr="003B09AD" w:rsidRDefault="003B09AD" w:rsidP="003B09AD">
            <w:pPr>
              <w:spacing w:line="240" w:lineRule="auto"/>
              <w:jc w:val="center"/>
              <w:rPr>
                <w:rFonts w:eastAsia="Times New Roman"/>
                <w:b/>
                <w:bCs/>
                <w:color w:val="FF0000"/>
                <w:sz w:val="16"/>
                <w:szCs w:val="16"/>
              </w:rPr>
            </w:pPr>
            <w:r w:rsidRPr="003B09AD">
              <w:rPr>
                <w:rFonts w:eastAsia="Times New Roman"/>
                <w:b/>
                <w:bCs/>
                <w:color w:val="FF0000"/>
                <w:sz w:val="16"/>
                <w:szCs w:val="16"/>
              </w:rPr>
              <w:t>0.045</w:t>
            </w:r>
          </w:p>
        </w:tc>
        <w:tc>
          <w:tcPr>
            <w:tcW w:w="2419" w:type="dxa"/>
            <w:gridSpan w:val="2"/>
            <w:tcBorders>
              <w:top w:val="nil"/>
              <w:left w:val="nil"/>
              <w:bottom w:val="nil"/>
              <w:right w:val="nil"/>
            </w:tcBorders>
            <w:shd w:val="clear" w:color="auto" w:fill="auto"/>
            <w:noWrap/>
            <w:vAlign w:val="bottom"/>
            <w:hideMark/>
          </w:tcPr>
          <w:p w14:paraId="54D95061"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0.14</w:t>
            </w:r>
          </w:p>
        </w:tc>
      </w:tr>
      <w:tr w:rsidR="003B09AD" w:rsidRPr="003B09AD" w14:paraId="3AEC6ACC" w14:textId="77777777" w:rsidTr="003B09AD">
        <w:trPr>
          <w:trHeight w:val="320"/>
        </w:trPr>
        <w:tc>
          <w:tcPr>
            <w:tcW w:w="0" w:type="auto"/>
            <w:tcBorders>
              <w:top w:val="nil"/>
              <w:left w:val="nil"/>
              <w:bottom w:val="nil"/>
              <w:right w:val="nil"/>
            </w:tcBorders>
            <w:shd w:val="clear" w:color="auto" w:fill="auto"/>
            <w:noWrap/>
            <w:vAlign w:val="center"/>
            <w:hideMark/>
          </w:tcPr>
          <w:p w14:paraId="46D7103C"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Timing of Last Meal</w:t>
            </w:r>
          </w:p>
        </w:tc>
        <w:tc>
          <w:tcPr>
            <w:tcW w:w="0" w:type="auto"/>
            <w:tcBorders>
              <w:top w:val="nil"/>
              <w:left w:val="nil"/>
              <w:bottom w:val="nil"/>
              <w:right w:val="nil"/>
            </w:tcBorders>
            <w:shd w:val="clear" w:color="auto" w:fill="auto"/>
            <w:noWrap/>
            <w:vAlign w:val="bottom"/>
            <w:hideMark/>
          </w:tcPr>
          <w:p w14:paraId="4396A803"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81.76±35.34</w:t>
            </w:r>
          </w:p>
        </w:tc>
        <w:tc>
          <w:tcPr>
            <w:tcW w:w="2419" w:type="dxa"/>
            <w:gridSpan w:val="2"/>
            <w:tcBorders>
              <w:top w:val="nil"/>
              <w:left w:val="nil"/>
              <w:bottom w:val="nil"/>
              <w:right w:val="nil"/>
            </w:tcBorders>
            <w:shd w:val="clear" w:color="auto" w:fill="auto"/>
            <w:noWrap/>
            <w:vAlign w:val="bottom"/>
            <w:hideMark/>
          </w:tcPr>
          <w:p w14:paraId="05B8493E"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1.67 (-1.71, 5.04)</w:t>
            </w:r>
          </w:p>
        </w:tc>
        <w:tc>
          <w:tcPr>
            <w:tcW w:w="2419" w:type="dxa"/>
            <w:gridSpan w:val="2"/>
            <w:tcBorders>
              <w:top w:val="nil"/>
              <w:left w:val="nil"/>
              <w:bottom w:val="nil"/>
              <w:right w:val="nil"/>
            </w:tcBorders>
            <w:shd w:val="clear" w:color="auto" w:fill="auto"/>
            <w:noWrap/>
            <w:vAlign w:val="bottom"/>
            <w:hideMark/>
          </w:tcPr>
          <w:p w14:paraId="09DE945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1.56 (-2.40, 5.51)</w:t>
            </w:r>
          </w:p>
        </w:tc>
      </w:tr>
      <w:tr w:rsidR="003B09AD" w:rsidRPr="003B09AD" w14:paraId="0BB736EE" w14:textId="77777777" w:rsidTr="003B09AD">
        <w:trPr>
          <w:trHeight w:val="320"/>
        </w:trPr>
        <w:tc>
          <w:tcPr>
            <w:tcW w:w="0" w:type="auto"/>
            <w:tcBorders>
              <w:top w:val="nil"/>
              <w:left w:val="nil"/>
              <w:bottom w:val="nil"/>
              <w:right w:val="nil"/>
            </w:tcBorders>
            <w:shd w:val="clear" w:color="auto" w:fill="auto"/>
            <w:noWrap/>
            <w:vAlign w:val="center"/>
            <w:hideMark/>
          </w:tcPr>
          <w:p w14:paraId="1AC9F49F"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50BA2970" w14:textId="77777777" w:rsidR="003B09AD" w:rsidRPr="003B09AD" w:rsidRDefault="003B09AD" w:rsidP="003B09AD">
            <w:pPr>
              <w:spacing w:line="240" w:lineRule="auto"/>
              <w:rPr>
                <w:rFonts w:eastAsia="Times New Roman"/>
                <w:sz w:val="16"/>
                <w:szCs w:val="16"/>
              </w:rPr>
            </w:pPr>
          </w:p>
        </w:tc>
        <w:tc>
          <w:tcPr>
            <w:tcW w:w="2419" w:type="dxa"/>
            <w:gridSpan w:val="2"/>
            <w:tcBorders>
              <w:top w:val="nil"/>
              <w:left w:val="nil"/>
              <w:bottom w:val="nil"/>
              <w:right w:val="nil"/>
            </w:tcBorders>
            <w:shd w:val="clear" w:color="auto" w:fill="auto"/>
            <w:noWrap/>
            <w:vAlign w:val="bottom"/>
            <w:hideMark/>
          </w:tcPr>
          <w:p w14:paraId="10D497F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0.34</w:t>
            </w:r>
          </w:p>
        </w:tc>
        <w:tc>
          <w:tcPr>
            <w:tcW w:w="2419" w:type="dxa"/>
            <w:gridSpan w:val="2"/>
            <w:tcBorders>
              <w:top w:val="nil"/>
              <w:left w:val="nil"/>
              <w:bottom w:val="nil"/>
              <w:right w:val="nil"/>
            </w:tcBorders>
            <w:shd w:val="clear" w:color="auto" w:fill="auto"/>
            <w:noWrap/>
            <w:vAlign w:val="bottom"/>
            <w:hideMark/>
          </w:tcPr>
          <w:p w14:paraId="46D59B64"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0.44</w:t>
            </w:r>
          </w:p>
        </w:tc>
      </w:tr>
      <w:tr w:rsidR="003B09AD" w:rsidRPr="003B09AD" w14:paraId="6A1AE2A3" w14:textId="77777777" w:rsidTr="003B09AD">
        <w:trPr>
          <w:trHeight w:val="320"/>
        </w:trPr>
        <w:tc>
          <w:tcPr>
            <w:tcW w:w="0" w:type="auto"/>
            <w:tcBorders>
              <w:top w:val="nil"/>
              <w:left w:val="nil"/>
              <w:bottom w:val="nil"/>
              <w:right w:val="nil"/>
            </w:tcBorders>
            <w:shd w:val="clear" w:color="auto" w:fill="auto"/>
            <w:noWrap/>
            <w:vAlign w:val="center"/>
            <w:hideMark/>
          </w:tcPr>
          <w:p w14:paraId="0EC2F5A5"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Fasting Midpoint</w:t>
            </w:r>
          </w:p>
        </w:tc>
        <w:tc>
          <w:tcPr>
            <w:tcW w:w="0" w:type="auto"/>
            <w:tcBorders>
              <w:top w:val="nil"/>
              <w:left w:val="nil"/>
              <w:bottom w:val="nil"/>
              <w:right w:val="nil"/>
            </w:tcBorders>
            <w:shd w:val="clear" w:color="auto" w:fill="auto"/>
            <w:noWrap/>
            <w:vAlign w:val="bottom"/>
            <w:hideMark/>
          </w:tcPr>
          <w:p w14:paraId="685682B8"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118.68±4.75</w:t>
            </w:r>
          </w:p>
        </w:tc>
        <w:tc>
          <w:tcPr>
            <w:tcW w:w="2419" w:type="dxa"/>
            <w:gridSpan w:val="2"/>
            <w:tcBorders>
              <w:top w:val="nil"/>
              <w:left w:val="nil"/>
              <w:bottom w:val="nil"/>
              <w:right w:val="nil"/>
            </w:tcBorders>
            <w:shd w:val="clear" w:color="auto" w:fill="auto"/>
            <w:noWrap/>
            <w:vAlign w:val="bottom"/>
            <w:hideMark/>
          </w:tcPr>
          <w:p w14:paraId="59E1CD7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-1.10 (-3.72, 1.52)</w:t>
            </w:r>
          </w:p>
        </w:tc>
        <w:tc>
          <w:tcPr>
            <w:tcW w:w="2419" w:type="dxa"/>
            <w:gridSpan w:val="2"/>
            <w:tcBorders>
              <w:top w:val="nil"/>
              <w:left w:val="nil"/>
              <w:bottom w:val="nil"/>
              <w:right w:val="nil"/>
            </w:tcBorders>
            <w:shd w:val="clear" w:color="auto" w:fill="auto"/>
            <w:noWrap/>
            <w:vAlign w:val="bottom"/>
            <w:hideMark/>
          </w:tcPr>
          <w:p w14:paraId="46955641"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-0.85 (-3.84, 2.15)</w:t>
            </w:r>
          </w:p>
        </w:tc>
      </w:tr>
      <w:tr w:rsidR="003B09AD" w:rsidRPr="003B09AD" w14:paraId="1C1AC0EF" w14:textId="77777777" w:rsidTr="003B09AD">
        <w:trPr>
          <w:trHeight w:val="320"/>
        </w:trPr>
        <w:tc>
          <w:tcPr>
            <w:tcW w:w="0" w:type="auto"/>
            <w:tcBorders>
              <w:top w:val="nil"/>
              <w:left w:val="nil"/>
              <w:bottom w:val="nil"/>
              <w:right w:val="nil"/>
            </w:tcBorders>
            <w:shd w:val="clear" w:color="auto" w:fill="auto"/>
            <w:noWrap/>
            <w:vAlign w:val="center"/>
            <w:hideMark/>
          </w:tcPr>
          <w:p w14:paraId="24757E0E"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4A7195B5" w14:textId="77777777" w:rsidR="003B09AD" w:rsidRPr="003B09AD" w:rsidRDefault="003B09AD" w:rsidP="003B09AD">
            <w:pPr>
              <w:spacing w:line="240" w:lineRule="auto"/>
              <w:rPr>
                <w:rFonts w:eastAsia="Times New Roman"/>
                <w:sz w:val="16"/>
                <w:szCs w:val="16"/>
              </w:rPr>
            </w:pPr>
          </w:p>
        </w:tc>
        <w:tc>
          <w:tcPr>
            <w:tcW w:w="2419" w:type="dxa"/>
            <w:gridSpan w:val="2"/>
            <w:tcBorders>
              <w:top w:val="nil"/>
              <w:left w:val="nil"/>
              <w:bottom w:val="nil"/>
              <w:right w:val="nil"/>
            </w:tcBorders>
            <w:shd w:val="clear" w:color="auto" w:fill="auto"/>
            <w:noWrap/>
            <w:vAlign w:val="bottom"/>
            <w:hideMark/>
          </w:tcPr>
          <w:p w14:paraId="02892A8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0.41</w:t>
            </w:r>
          </w:p>
        </w:tc>
        <w:tc>
          <w:tcPr>
            <w:tcW w:w="2419" w:type="dxa"/>
            <w:gridSpan w:val="2"/>
            <w:tcBorders>
              <w:top w:val="nil"/>
              <w:left w:val="nil"/>
              <w:bottom w:val="nil"/>
              <w:right w:val="nil"/>
            </w:tcBorders>
            <w:shd w:val="clear" w:color="auto" w:fill="auto"/>
            <w:noWrap/>
            <w:vAlign w:val="bottom"/>
            <w:hideMark/>
          </w:tcPr>
          <w:p w14:paraId="63324F58"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0.58</w:t>
            </w:r>
          </w:p>
        </w:tc>
      </w:tr>
      <w:tr w:rsidR="003B09AD" w:rsidRPr="003B09AD" w14:paraId="69516AC6" w14:textId="77777777" w:rsidTr="003B09AD">
        <w:trPr>
          <w:trHeight w:val="320"/>
        </w:trPr>
        <w:tc>
          <w:tcPr>
            <w:tcW w:w="0" w:type="auto"/>
            <w:tcBorders>
              <w:top w:val="nil"/>
              <w:left w:val="nil"/>
              <w:bottom w:val="nil"/>
              <w:right w:val="nil"/>
            </w:tcBorders>
            <w:shd w:val="clear" w:color="auto" w:fill="auto"/>
            <w:noWrap/>
            <w:vAlign w:val="center"/>
            <w:hideMark/>
          </w:tcPr>
          <w:p w14:paraId="496852C3"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Fasting Duration</w:t>
            </w:r>
          </w:p>
        </w:tc>
        <w:tc>
          <w:tcPr>
            <w:tcW w:w="0" w:type="auto"/>
            <w:tcBorders>
              <w:top w:val="nil"/>
              <w:left w:val="nil"/>
              <w:bottom w:val="nil"/>
              <w:right w:val="nil"/>
            </w:tcBorders>
            <w:shd w:val="clear" w:color="auto" w:fill="auto"/>
            <w:noWrap/>
            <w:vAlign w:val="bottom"/>
            <w:hideMark/>
          </w:tcPr>
          <w:p w14:paraId="423BD6A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114.63±20.12</w:t>
            </w:r>
          </w:p>
        </w:tc>
        <w:tc>
          <w:tcPr>
            <w:tcW w:w="2419" w:type="dxa"/>
            <w:gridSpan w:val="2"/>
            <w:tcBorders>
              <w:top w:val="nil"/>
              <w:left w:val="nil"/>
              <w:bottom w:val="nil"/>
              <w:right w:val="nil"/>
            </w:tcBorders>
            <w:shd w:val="clear" w:color="auto" w:fill="auto"/>
            <w:noWrap/>
            <w:vAlign w:val="bottom"/>
            <w:hideMark/>
          </w:tcPr>
          <w:p w14:paraId="0CA7DB3B"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0.102 (-3.26, 3.46)</w:t>
            </w:r>
          </w:p>
        </w:tc>
        <w:tc>
          <w:tcPr>
            <w:tcW w:w="2419" w:type="dxa"/>
            <w:gridSpan w:val="2"/>
            <w:tcBorders>
              <w:top w:val="nil"/>
              <w:left w:val="nil"/>
              <w:bottom w:val="nil"/>
              <w:right w:val="nil"/>
            </w:tcBorders>
            <w:shd w:val="clear" w:color="auto" w:fill="auto"/>
            <w:noWrap/>
            <w:vAlign w:val="bottom"/>
            <w:hideMark/>
          </w:tcPr>
          <w:p w14:paraId="1E92303E"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-0.17 (-3.98, 3.63)</w:t>
            </w:r>
          </w:p>
        </w:tc>
      </w:tr>
      <w:tr w:rsidR="003B09AD" w:rsidRPr="003B09AD" w14:paraId="21E661D0" w14:textId="77777777" w:rsidTr="003B09AD">
        <w:trPr>
          <w:trHeight w:val="320"/>
        </w:trPr>
        <w:tc>
          <w:tcPr>
            <w:tcW w:w="0" w:type="auto"/>
            <w:tcBorders>
              <w:top w:val="nil"/>
              <w:left w:val="nil"/>
              <w:bottom w:val="single" w:sz="4" w:space="0" w:color="auto"/>
              <w:right w:val="nil"/>
            </w:tcBorders>
            <w:shd w:val="clear" w:color="auto" w:fill="auto"/>
            <w:noWrap/>
            <w:vAlign w:val="center"/>
            <w:hideMark/>
          </w:tcPr>
          <w:p w14:paraId="737A2D3B"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single" w:sz="4" w:space="0" w:color="auto"/>
              <w:right w:val="nil"/>
            </w:tcBorders>
            <w:shd w:val="clear" w:color="auto" w:fill="auto"/>
            <w:noWrap/>
            <w:vAlign w:val="bottom"/>
            <w:hideMark/>
          </w:tcPr>
          <w:p w14:paraId="31262194" w14:textId="77777777" w:rsidR="003B09AD" w:rsidRPr="003B09AD" w:rsidRDefault="003B09AD" w:rsidP="003B09AD">
            <w:pPr>
              <w:spacing w:line="240" w:lineRule="auto"/>
              <w:jc w:val="center"/>
              <w:rPr>
                <w:rFonts w:eastAsia="Times New Roman"/>
                <w:i/>
                <w:iCs/>
                <w:sz w:val="16"/>
                <w:szCs w:val="16"/>
              </w:rPr>
            </w:pPr>
            <w:r w:rsidRPr="003B09AD">
              <w:rPr>
                <w:rFonts w:eastAsia="Times New Roman"/>
                <w:i/>
                <w:iCs/>
                <w:sz w:val="16"/>
                <w:szCs w:val="16"/>
              </w:rPr>
              <w:t> </w:t>
            </w:r>
          </w:p>
        </w:tc>
        <w:tc>
          <w:tcPr>
            <w:tcW w:w="2419" w:type="dxa"/>
            <w:gridSpan w:val="2"/>
            <w:tcBorders>
              <w:top w:val="nil"/>
              <w:left w:val="nil"/>
              <w:bottom w:val="single" w:sz="4" w:space="0" w:color="auto"/>
              <w:right w:val="nil"/>
            </w:tcBorders>
            <w:shd w:val="clear" w:color="auto" w:fill="auto"/>
            <w:noWrap/>
            <w:vAlign w:val="bottom"/>
            <w:hideMark/>
          </w:tcPr>
          <w:p w14:paraId="1EE2E909"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0.95</w:t>
            </w:r>
          </w:p>
        </w:tc>
        <w:tc>
          <w:tcPr>
            <w:tcW w:w="2419" w:type="dxa"/>
            <w:gridSpan w:val="2"/>
            <w:tcBorders>
              <w:top w:val="nil"/>
              <w:left w:val="nil"/>
              <w:bottom w:val="single" w:sz="4" w:space="0" w:color="auto"/>
              <w:right w:val="nil"/>
            </w:tcBorders>
            <w:shd w:val="clear" w:color="auto" w:fill="auto"/>
            <w:noWrap/>
            <w:vAlign w:val="bottom"/>
            <w:hideMark/>
          </w:tcPr>
          <w:p w14:paraId="0212AF94"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0.93</w:t>
            </w:r>
          </w:p>
        </w:tc>
      </w:tr>
      <w:tr w:rsidR="003B09AD" w:rsidRPr="003B09AD" w14:paraId="5CE02EF9" w14:textId="77777777" w:rsidTr="003B09AD">
        <w:trPr>
          <w:gridAfter w:val="1"/>
          <w:wAfter w:w="1318" w:type="dxa"/>
          <w:trHeight w:val="320"/>
        </w:trPr>
        <w:tc>
          <w:tcPr>
            <w:tcW w:w="0" w:type="auto"/>
            <w:gridSpan w:val="2"/>
            <w:tcBorders>
              <w:top w:val="nil"/>
              <w:left w:val="nil"/>
              <w:bottom w:val="nil"/>
              <w:right w:val="nil"/>
            </w:tcBorders>
            <w:shd w:val="clear" w:color="auto" w:fill="auto"/>
            <w:noWrap/>
            <w:vAlign w:val="bottom"/>
            <w:hideMark/>
          </w:tcPr>
          <w:p w14:paraId="1E432004"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 is from a Wald's test</w:t>
            </w:r>
          </w:p>
        </w:tc>
        <w:tc>
          <w:tcPr>
            <w:tcW w:w="0" w:type="auto"/>
            <w:tcBorders>
              <w:top w:val="nil"/>
              <w:left w:val="nil"/>
              <w:bottom w:val="nil"/>
              <w:right w:val="nil"/>
            </w:tcBorders>
            <w:shd w:val="clear" w:color="auto" w:fill="auto"/>
            <w:noWrap/>
            <w:vAlign w:val="bottom"/>
            <w:hideMark/>
          </w:tcPr>
          <w:p w14:paraId="102FED75" w14:textId="77777777" w:rsidR="003B09AD" w:rsidRPr="003B09AD" w:rsidRDefault="003B09AD" w:rsidP="003B09AD">
            <w:pPr>
              <w:spacing w:line="240" w:lineRule="auto"/>
              <w:rPr>
                <w:rFonts w:eastAsia="Times New Roman"/>
                <w:sz w:val="16"/>
                <w:szCs w:val="16"/>
              </w:rPr>
            </w:pPr>
          </w:p>
        </w:tc>
        <w:tc>
          <w:tcPr>
            <w:tcW w:w="0" w:type="auto"/>
            <w:gridSpan w:val="2"/>
            <w:tcBorders>
              <w:top w:val="nil"/>
              <w:left w:val="nil"/>
              <w:bottom w:val="nil"/>
              <w:right w:val="nil"/>
            </w:tcBorders>
            <w:shd w:val="clear" w:color="auto" w:fill="auto"/>
            <w:noWrap/>
            <w:vAlign w:val="bottom"/>
            <w:hideMark/>
          </w:tcPr>
          <w:p w14:paraId="19B5573B" w14:textId="77777777" w:rsidR="003B09AD" w:rsidRPr="003B09AD" w:rsidRDefault="003B09AD" w:rsidP="003B09AD">
            <w:pPr>
              <w:spacing w:line="240" w:lineRule="auto"/>
              <w:jc w:val="center"/>
              <w:rPr>
                <w:rFonts w:eastAsia="Times New Roman"/>
                <w:color w:val="auto"/>
                <w:sz w:val="20"/>
                <w:szCs w:val="20"/>
              </w:rPr>
            </w:pPr>
          </w:p>
        </w:tc>
      </w:tr>
      <w:tr w:rsidR="003B09AD" w:rsidRPr="003B09AD" w14:paraId="4E39CC92" w14:textId="77777777" w:rsidTr="003B09AD">
        <w:trPr>
          <w:gridAfter w:val="1"/>
          <w:wAfter w:w="1318" w:type="dxa"/>
          <w:trHeight w:val="320"/>
        </w:trPr>
        <w:tc>
          <w:tcPr>
            <w:tcW w:w="0" w:type="auto"/>
            <w:gridSpan w:val="2"/>
            <w:tcBorders>
              <w:top w:val="nil"/>
              <w:left w:val="nil"/>
              <w:bottom w:val="nil"/>
              <w:right w:val="nil"/>
            </w:tcBorders>
            <w:shd w:val="clear" w:color="auto" w:fill="auto"/>
            <w:noWrap/>
            <w:vAlign w:val="bottom"/>
            <w:hideMark/>
          </w:tcPr>
          <w:p w14:paraId="1F76FDAC" w14:textId="77777777" w:rsidR="003B09AD" w:rsidRPr="003B09AD" w:rsidRDefault="003B09AD" w:rsidP="003B09AD">
            <w:pPr>
              <w:spacing w:line="240" w:lineRule="auto"/>
              <w:rPr>
                <w:rFonts w:eastAsia="Times New Roman"/>
                <w:sz w:val="16"/>
                <w:szCs w:val="16"/>
              </w:rPr>
            </w:pPr>
            <w:proofErr w:type="spellStart"/>
            <w:r w:rsidRPr="003B09AD">
              <w:rPr>
                <w:rFonts w:eastAsia="Times New Roman"/>
                <w:sz w:val="16"/>
                <w:szCs w:val="16"/>
              </w:rPr>
              <w:t>unadj:OGTT</w:t>
            </w:r>
            <w:proofErr w:type="spellEnd"/>
            <w:r w:rsidRPr="003B09AD">
              <w:rPr>
                <w:rFonts w:eastAsia="Times New Roman"/>
                <w:sz w:val="16"/>
                <w:szCs w:val="16"/>
              </w:rPr>
              <w:t xml:space="preserve"> (mg/dL) ~ exposure</w:t>
            </w:r>
          </w:p>
        </w:tc>
        <w:tc>
          <w:tcPr>
            <w:tcW w:w="0" w:type="auto"/>
            <w:tcBorders>
              <w:top w:val="nil"/>
              <w:left w:val="nil"/>
              <w:bottom w:val="nil"/>
              <w:right w:val="nil"/>
            </w:tcBorders>
            <w:shd w:val="clear" w:color="auto" w:fill="auto"/>
            <w:noWrap/>
            <w:vAlign w:val="bottom"/>
            <w:hideMark/>
          </w:tcPr>
          <w:p w14:paraId="32EE6296" w14:textId="77777777" w:rsidR="003B09AD" w:rsidRPr="003B09AD" w:rsidRDefault="003B09AD" w:rsidP="003B09AD">
            <w:pPr>
              <w:spacing w:line="240" w:lineRule="auto"/>
              <w:rPr>
                <w:rFonts w:eastAsia="Times New Roman"/>
                <w:sz w:val="16"/>
                <w:szCs w:val="16"/>
              </w:rPr>
            </w:pPr>
          </w:p>
        </w:tc>
        <w:tc>
          <w:tcPr>
            <w:tcW w:w="0" w:type="auto"/>
            <w:gridSpan w:val="2"/>
            <w:tcBorders>
              <w:top w:val="nil"/>
              <w:left w:val="nil"/>
              <w:bottom w:val="nil"/>
              <w:right w:val="nil"/>
            </w:tcBorders>
            <w:shd w:val="clear" w:color="auto" w:fill="auto"/>
            <w:noWrap/>
            <w:vAlign w:val="bottom"/>
            <w:hideMark/>
          </w:tcPr>
          <w:p w14:paraId="7E48E9AF" w14:textId="77777777" w:rsidR="003B09AD" w:rsidRPr="003B09AD" w:rsidRDefault="003B09AD" w:rsidP="003B09AD">
            <w:pPr>
              <w:spacing w:line="240" w:lineRule="auto"/>
              <w:jc w:val="center"/>
              <w:rPr>
                <w:rFonts w:eastAsia="Times New Roman"/>
                <w:color w:val="auto"/>
                <w:sz w:val="20"/>
                <w:szCs w:val="20"/>
              </w:rPr>
            </w:pPr>
          </w:p>
        </w:tc>
      </w:tr>
      <w:tr w:rsidR="003B09AD" w:rsidRPr="003B09AD" w14:paraId="675FDEB0" w14:textId="77777777" w:rsidTr="003B09AD">
        <w:trPr>
          <w:gridAfter w:val="1"/>
          <w:wAfter w:w="1318" w:type="dxa"/>
          <w:trHeight w:val="500"/>
        </w:trPr>
        <w:tc>
          <w:tcPr>
            <w:tcW w:w="0" w:type="auto"/>
            <w:gridSpan w:val="5"/>
            <w:tcBorders>
              <w:top w:val="nil"/>
              <w:left w:val="nil"/>
              <w:bottom w:val="nil"/>
              <w:right w:val="nil"/>
            </w:tcBorders>
            <w:shd w:val="clear" w:color="auto" w:fill="auto"/>
            <w:vAlign w:val="bottom"/>
            <w:hideMark/>
          </w:tcPr>
          <w:p w14:paraId="1A69C965"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 xml:space="preserve">Fully adjusted: </w:t>
            </w:r>
            <w:proofErr w:type="spellStart"/>
            <w:r w:rsidRPr="003B09AD">
              <w:rPr>
                <w:rFonts w:eastAsia="Times New Roman"/>
                <w:sz w:val="16"/>
                <w:szCs w:val="16"/>
              </w:rPr>
              <w:t>unadj</w:t>
            </w:r>
            <w:proofErr w:type="spellEnd"/>
            <w:r w:rsidRPr="003B09AD">
              <w:rPr>
                <w:rFonts w:eastAsia="Times New Roman"/>
                <w:sz w:val="16"/>
                <w:szCs w:val="16"/>
              </w:rPr>
              <w:t xml:space="preserve"> + Parent BMI, physical activity, sleep duration, household income, race/ethnicity</w:t>
            </w:r>
          </w:p>
        </w:tc>
      </w:tr>
    </w:tbl>
    <w:p w14:paraId="53B0EB58" w14:textId="7C648837" w:rsidR="007363B5" w:rsidRDefault="007363B5" w:rsidP="003B18F3"/>
    <w:p w14:paraId="37CA9181" w14:textId="4BB42498" w:rsidR="007363B5" w:rsidRDefault="007363B5" w:rsidP="003B18F3"/>
    <w:p w14:paraId="58ECC22B" w14:textId="30C85061" w:rsidR="007363B5" w:rsidRDefault="007363B5" w:rsidP="003B18F3"/>
    <w:p w14:paraId="0FC06285" w14:textId="5E3FD9ED" w:rsidR="007363B5" w:rsidRDefault="007363B5" w:rsidP="003B18F3"/>
    <w:p w14:paraId="5298497D" w14:textId="37482BEF" w:rsidR="0065774C" w:rsidRDefault="0065774C" w:rsidP="003B18F3"/>
    <w:p w14:paraId="66CA3C66" w14:textId="777C0751" w:rsidR="0065774C" w:rsidRDefault="0065774C" w:rsidP="003B18F3"/>
    <w:p w14:paraId="6C31AEB3" w14:textId="49080808" w:rsidR="0065774C" w:rsidRDefault="0065774C" w:rsidP="003B18F3"/>
    <w:p w14:paraId="5428F040" w14:textId="41959CD1" w:rsidR="0065774C" w:rsidRDefault="0065774C" w:rsidP="003B18F3"/>
    <w:tbl>
      <w:tblPr>
        <w:tblW w:w="0" w:type="auto"/>
        <w:tblLook w:val="04A0" w:firstRow="1" w:lastRow="0" w:firstColumn="1" w:lastColumn="0" w:noHBand="0" w:noVBand="1"/>
      </w:tblPr>
      <w:tblGrid>
        <w:gridCol w:w="2646"/>
        <w:gridCol w:w="1870"/>
        <w:gridCol w:w="2422"/>
        <w:gridCol w:w="2422"/>
      </w:tblGrid>
      <w:tr w:rsidR="0065774C" w:rsidRPr="0065774C" w14:paraId="0B054196" w14:textId="77777777" w:rsidTr="0065774C">
        <w:trPr>
          <w:trHeight w:val="460"/>
        </w:trPr>
        <w:tc>
          <w:tcPr>
            <w:tcW w:w="0" w:type="auto"/>
            <w:gridSpan w:val="4"/>
            <w:tcBorders>
              <w:top w:val="single" w:sz="4" w:space="0" w:color="auto"/>
              <w:left w:val="nil"/>
              <w:bottom w:val="nil"/>
              <w:right w:val="nil"/>
            </w:tcBorders>
            <w:shd w:val="clear" w:color="auto" w:fill="auto"/>
            <w:vAlign w:val="bottom"/>
            <w:hideMark/>
          </w:tcPr>
          <w:p w14:paraId="5C502E18" w14:textId="05074EB5" w:rsidR="0065774C" w:rsidRPr="0065774C" w:rsidRDefault="0065774C" w:rsidP="0065774C">
            <w:pPr>
              <w:pStyle w:val="Caption"/>
              <w:keepNext/>
            </w:pPr>
            <w:bookmarkStart w:id="845" w:name="_Toc126851062"/>
            <w:r>
              <w:lastRenderedPageBreak/>
              <w:t xml:space="preserve">Table </w:t>
            </w:r>
            <w:fldSimple w:instr=" SEQ Table \* ARABIC ">
              <w:r>
                <w:rPr>
                  <w:noProof/>
                </w:rPr>
                <w:t>9</w:t>
              </w:r>
            </w:fldSimple>
            <w:r>
              <w:t>:Associations between mid-gestation 1-hour oral glucose tolerance test value and timing of eating on weekends in trimesters 2 and 3</w:t>
            </w:r>
            <w:bookmarkEnd w:id="845"/>
          </w:p>
        </w:tc>
      </w:tr>
      <w:tr w:rsidR="0065774C" w:rsidRPr="0065774C" w14:paraId="3088D025" w14:textId="77777777" w:rsidTr="0065774C">
        <w:trPr>
          <w:trHeight w:val="320"/>
        </w:trPr>
        <w:tc>
          <w:tcPr>
            <w:tcW w:w="0" w:type="auto"/>
            <w:tcBorders>
              <w:top w:val="single" w:sz="4" w:space="0" w:color="auto"/>
              <w:left w:val="nil"/>
              <w:bottom w:val="single" w:sz="4" w:space="0" w:color="auto"/>
              <w:right w:val="nil"/>
            </w:tcBorders>
            <w:shd w:val="clear" w:color="auto" w:fill="auto"/>
            <w:noWrap/>
            <w:vAlign w:val="center"/>
            <w:hideMark/>
          </w:tcPr>
          <w:p w14:paraId="63B1DC6D"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 </w:t>
            </w:r>
          </w:p>
        </w:tc>
        <w:tc>
          <w:tcPr>
            <w:tcW w:w="0" w:type="auto"/>
            <w:tcBorders>
              <w:top w:val="single" w:sz="4" w:space="0" w:color="auto"/>
              <w:left w:val="nil"/>
              <w:bottom w:val="single" w:sz="4" w:space="0" w:color="auto"/>
              <w:right w:val="nil"/>
            </w:tcBorders>
            <w:shd w:val="clear" w:color="auto" w:fill="auto"/>
            <w:noWrap/>
            <w:vAlign w:val="bottom"/>
            <w:hideMark/>
          </w:tcPr>
          <w:p w14:paraId="39621FA2"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intercept</w:t>
            </w:r>
          </w:p>
        </w:tc>
        <w:tc>
          <w:tcPr>
            <w:tcW w:w="0" w:type="auto"/>
            <w:tcBorders>
              <w:top w:val="single" w:sz="4" w:space="0" w:color="auto"/>
              <w:left w:val="nil"/>
              <w:bottom w:val="single" w:sz="4" w:space="0" w:color="auto"/>
              <w:right w:val="nil"/>
            </w:tcBorders>
            <w:shd w:val="clear" w:color="auto" w:fill="auto"/>
            <w:noWrap/>
            <w:vAlign w:val="bottom"/>
            <w:hideMark/>
          </w:tcPr>
          <w:p w14:paraId="0464621F"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Unadjusted</w:t>
            </w:r>
          </w:p>
        </w:tc>
        <w:tc>
          <w:tcPr>
            <w:tcW w:w="0" w:type="auto"/>
            <w:tcBorders>
              <w:top w:val="single" w:sz="4" w:space="0" w:color="auto"/>
              <w:left w:val="nil"/>
              <w:bottom w:val="single" w:sz="4" w:space="0" w:color="auto"/>
              <w:right w:val="nil"/>
            </w:tcBorders>
            <w:shd w:val="clear" w:color="auto" w:fill="auto"/>
            <w:noWrap/>
            <w:vAlign w:val="bottom"/>
            <w:hideMark/>
          </w:tcPr>
          <w:p w14:paraId="1A14F1B1"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Fully Adjusted</w:t>
            </w:r>
          </w:p>
        </w:tc>
      </w:tr>
      <w:tr w:rsidR="0065774C" w:rsidRPr="0065774C" w14:paraId="3A29AA69" w14:textId="77777777" w:rsidTr="0065774C">
        <w:trPr>
          <w:trHeight w:val="320"/>
        </w:trPr>
        <w:tc>
          <w:tcPr>
            <w:tcW w:w="0" w:type="auto"/>
            <w:tcBorders>
              <w:top w:val="nil"/>
              <w:left w:val="nil"/>
              <w:bottom w:val="single" w:sz="4" w:space="0" w:color="auto"/>
              <w:right w:val="nil"/>
            </w:tcBorders>
            <w:shd w:val="clear" w:color="000000" w:fill="FCE4D6"/>
            <w:noWrap/>
            <w:vAlign w:val="center"/>
            <w:hideMark/>
          </w:tcPr>
          <w:p w14:paraId="0BA5E1CD" w14:textId="77777777" w:rsidR="0065774C" w:rsidRPr="0065774C" w:rsidRDefault="0065774C" w:rsidP="0065774C">
            <w:pPr>
              <w:spacing w:line="240" w:lineRule="auto"/>
              <w:rPr>
                <w:rFonts w:eastAsia="Times New Roman"/>
                <w:b/>
                <w:bCs/>
                <w:sz w:val="16"/>
                <w:szCs w:val="16"/>
              </w:rPr>
            </w:pPr>
            <w:r w:rsidRPr="0065774C">
              <w:rPr>
                <w:rFonts w:eastAsia="Times New Roman"/>
                <w:b/>
                <w:bCs/>
                <w:sz w:val="16"/>
                <w:szCs w:val="16"/>
              </w:rPr>
              <w:t>Trimester 2</w:t>
            </w:r>
          </w:p>
        </w:tc>
        <w:tc>
          <w:tcPr>
            <w:tcW w:w="0" w:type="auto"/>
            <w:tcBorders>
              <w:top w:val="nil"/>
              <w:left w:val="nil"/>
              <w:bottom w:val="single" w:sz="4" w:space="0" w:color="auto"/>
              <w:right w:val="nil"/>
            </w:tcBorders>
            <w:shd w:val="clear" w:color="000000" w:fill="FCE4D6"/>
            <w:noWrap/>
            <w:vAlign w:val="bottom"/>
            <w:hideMark/>
          </w:tcPr>
          <w:p w14:paraId="75D43E73"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intercept</w:t>
            </w:r>
          </w:p>
        </w:tc>
        <w:tc>
          <w:tcPr>
            <w:tcW w:w="0" w:type="auto"/>
            <w:tcBorders>
              <w:top w:val="nil"/>
              <w:left w:val="nil"/>
              <w:bottom w:val="single" w:sz="4" w:space="0" w:color="auto"/>
              <w:right w:val="nil"/>
            </w:tcBorders>
            <w:shd w:val="clear" w:color="000000" w:fill="FCE4D6"/>
            <w:noWrap/>
            <w:vAlign w:val="bottom"/>
            <w:hideMark/>
          </w:tcPr>
          <w:p w14:paraId="6A6CBED5"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Beta (95% CI)</w:t>
            </w:r>
          </w:p>
        </w:tc>
        <w:tc>
          <w:tcPr>
            <w:tcW w:w="0" w:type="auto"/>
            <w:tcBorders>
              <w:top w:val="nil"/>
              <w:left w:val="nil"/>
              <w:bottom w:val="single" w:sz="4" w:space="0" w:color="auto"/>
              <w:right w:val="nil"/>
            </w:tcBorders>
            <w:shd w:val="clear" w:color="000000" w:fill="FCE4D6"/>
            <w:noWrap/>
            <w:vAlign w:val="bottom"/>
            <w:hideMark/>
          </w:tcPr>
          <w:p w14:paraId="68E1D15C"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Beta (95% CI)</w:t>
            </w:r>
          </w:p>
        </w:tc>
      </w:tr>
      <w:tr w:rsidR="0065774C" w:rsidRPr="0065774C" w14:paraId="5C4AA11B" w14:textId="77777777" w:rsidTr="0065774C">
        <w:trPr>
          <w:trHeight w:val="320"/>
        </w:trPr>
        <w:tc>
          <w:tcPr>
            <w:tcW w:w="0" w:type="auto"/>
            <w:tcBorders>
              <w:top w:val="nil"/>
              <w:left w:val="nil"/>
              <w:bottom w:val="nil"/>
              <w:right w:val="nil"/>
            </w:tcBorders>
            <w:shd w:val="clear" w:color="auto" w:fill="auto"/>
            <w:noWrap/>
            <w:vAlign w:val="center"/>
            <w:hideMark/>
          </w:tcPr>
          <w:p w14:paraId="6B7B5EE0"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Timing of First Meal</w:t>
            </w:r>
          </w:p>
        </w:tc>
        <w:tc>
          <w:tcPr>
            <w:tcW w:w="0" w:type="auto"/>
            <w:tcBorders>
              <w:top w:val="nil"/>
              <w:left w:val="nil"/>
              <w:bottom w:val="nil"/>
              <w:right w:val="nil"/>
            </w:tcBorders>
            <w:shd w:val="clear" w:color="auto" w:fill="auto"/>
            <w:noWrap/>
            <w:vAlign w:val="bottom"/>
            <w:hideMark/>
          </w:tcPr>
          <w:p w14:paraId="76F3A451"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77.60±21.34</w:t>
            </w:r>
          </w:p>
        </w:tc>
        <w:tc>
          <w:tcPr>
            <w:tcW w:w="0" w:type="auto"/>
            <w:tcBorders>
              <w:top w:val="nil"/>
              <w:left w:val="nil"/>
              <w:bottom w:val="nil"/>
              <w:right w:val="nil"/>
            </w:tcBorders>
            <w:shd w:val="clear" w:color="auto" w:fill="auto"/>
            <w:noWrap/>
            <w:vAlign w:val="bottom"/>
            <w:hideMark/>
          </w:tcPr>
          <w:p w14:paraId="7BF3BBD2"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4.57 ( -0.096,9.25)</w:t>
            </w:r>
          </w:p>
        </w:tc>
        <w:tc>
          <w:tcPr>
            <w:tcW w:w="0" w:type="auto"/>
            <w:tcBorders>
              <w:top w:val="nil"/>
              <w:left w:val="nil"/>
              <w:bottom w:val="nil"/>
              <w:right w:val="nil"/>
            </w:tcBorders>
            <w:shd w:val="clear" w:color="auto" w:fill="auto"/>
            <w:noWrap/>
            <w:vAlign w:val="bottom"/>
            <w:hideMark/>
          </w:tcPr>
          <w:p w14:paraId="507965FE"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3.02 (-1.84, 7.88)</w:t>
            </w:r>
          </w:p>
        </w:tc>
      </w:tr>
      <w:tr w:rsidR="0065774C" w:rsidRPr="0065774C" w14:paraId="0301C35F" w14:textId="77777777" w:rsidTr="0065774C">
        <w:trPr>
          <w:trHeight w:val="320"/>
        </w:trPr>
        <w:tc>
          <w:tcPr>
            <w:tcW w:w="0" w:type="auto"/>
            <w:tcBorders>
              <w:top w:val="nil"/>
              <w:left w:val="nil"/>
              <w:bottom w:val="nil"/>
              <w:right w:val="nil"/>
            </w:tcBorders>
            <w:shd w:val="clear" w:color="auto" w:fill="auto"/>
            <w:noWrap/>
            <w:vAlign w:val="center"/>
            <w:hideMark/>
          </w:tcPr>
          <w:p w14:paraId="36136EDD"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2290D6E6"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2990FB64"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0.058</w:t>
            </w:r>
          </w:p>
        </w:tc>
        <w:tc>
          <w:tcPr>
            <w:tcW w:w="0" w:type="auto"/>
            <w:tcBorders>
              <w:top w:val="nil"/>
              <w:left w:val="nil"/>
              <w:bottom w:val="nil"/>
              <w:right w:val="nil"/>
            </w:tcBorders>
            <w:shd w:val="clear" w:color="auto" w:fill="auto"/>
            <w:noWrap/>
            <w:vAlign w:val="bottom"/>
            <w:hideMark/>
          </w:tcPr>
          <w:p w14:paraId="3A08E9E5"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0.23</w:t>
            </w:r>
          </w:p>
        </w:tc>
      </w:tr>
      <w:tr w:rsidR="0065774C" w:rsidRPr="0065774C" w14:paraId="4974A7B2" w14:textId="77777777" w:rsidTr="0065774C">
        <w:trPr>
          <w:trHeight w:val="320"/>
        </w:trPr>
        <w:tc>
          <w:tcPr>
            <w:tcW w:w="0" w:type="auto"/>
            <w:tcBorders>
              <w:top w:val="nil"/>
              <w:left w:val="nil"/>
              <w:bottom w:val="nil"/>
              <w:right w:val="nil"/>
            </w:tcBorders>
            <w:shd w:val="clear" w:color="auto" w:fill="auto"/>
            <w:noWrap/>
            <w:vAlign w:val="center"/>
            <w:hideMark/>
          </w:tcPr>
          <w:p w14:paraId="75B0CA6E"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Timing of Last Meal</w:t>
            </w:r>
          </w:p>
        </w:tc>
        <w:tc>
          <w:tcPr>
            <w:tcW w:w="0" w:type="auto"/>
            <w:tcBorders>
              <w:top w:val="nil"/>
              <w:left w:val="nil"/>
              <w:bottom w:val="nil"/>
              <w:right w:val="nil"/>
            </w:tcBorders>
            <w:shd w:val="clear" w:color="auto" w:fill="auto"/>
            <w:noWrap/>
            <w:vAlign w:val="bottom"/>
            <w:hideMark/>
          </w:tcPr>
          <w:p w14:paraId="1A52E3A3"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133.72±46.89</w:t>
            </w:r>
          </w:p>
        </w:tc>
        <w:tc>
          <w:tcPr>
            <w:tcW w:w="0" w:type="auto"/>
            <w:tcBorders>
              <w:top w:val="nil"/>
              <w:left w:val="nil"/>
              <w:bottom w:val="nil"/>
              <w:right w:val="nil"/>
            </w:tcBorders>
            <w:shd w:val="clear" w:color="auto" w:fill="auto"/>
            <w:noWrap/>
            <w:vAlign w:val="bottom"/>
            <w:hideMark/>
          </w:tcPr>
          <w:p w14:paraId="78F3B090"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xml:space="preserve"> -0.75 (-5.15, 3.67)</w:t>
            </w:r>
          </w:p>
        </w:tc>
        <w:tc>
          <w:tcPr>
            <w:tcW w:w="0" w:type="auto"/>
            <w:tcBorders>
              <w:top w:val="nil"/>
              <w:left w:val="nil"/>
              <w:bottom w:val="nil"/>
              <w:right w:val="nil"/>
            </w:tcBorders>
            <w:shd w:val="clear" w:color="auto" w:fill="auto"/>
            <w:noWrap/>
            <w:vAlign w:val="bottom"/>
            <w:hideMark/>
          </w:tcPr>
          <w:p w14:paraId="37C9880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xml:space="preserve"> -1.62 (-5.90, 2.67)</w:t>
            </w:r>
          </w:p>
        </w:tc>
      </w:tr>
      <w:tr w:rsidR="0065774C" w:rsidRPr="0065774C" w14:paraId="0C5C0636" w14:textId="77777777" w:rsidTr="0065774C">
        <w:trPr>
          <w:trHeight w:val="320"/>
        </w:trPr>
        <w:tc>
          <w:tcPr>
            <w:tcW w:w="0" w:type="auto"/>
            <w:tcBorders>
              <w:top w:val="nil"/>
              <w:left w:val="nil"/>
              <w:bottom w:val="nil"/>
              <w:right w:val="nil"/>
            </w:tcBorders>
            <w:shd w:val="clear" w:color="auto" w:fill="auto"/>
            <w:noWrap/>
            <w:vAlign w:val="center"/>
            <w:hideMark/>
          </w:tcPr>
          <w:p w14:paraId="1B523D1F"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3CFF7F7D"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30CAC53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0.74</w:t>
            </w:r>
          </w:p>
        </w:tc>
        <w:tc>
          <w:tcPr>
            <w:tcW w:w="0" w:type="auto"/>
            <w:tcBorders>
              <w:top w:val="nil"/>
              <w:left w:val="nil"/>
              <w:bottom w:val="nil"/>
              <w:right w:val="nil"/>
            </w:tcBorders>
            <w:shd w:val="clear" w:color="auto" w:fill="auto"/>
            <w:noWrap/>
            <w:vAlign w:val="bottom"/>
            <w:hideMark/>
          </w:tcPr>
          <w:p w14:paraId="6DFC8A8C"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0.46</w:t>
            </w:r>
          </w:p>
        </w:tc>
      </w:tr>
      <w:tr w:rsidR="0065774C" w:rsidRPr="0065774C" w14:paraId="10469518" w14:textId="77777777" w:rsidTr="0065774C">
        <w:trPr>
          <w:trHeight w:val="320"/>
        </w:trPr>
        <w:tc>
          <w:tcPr>
            <w:tcW w:w="0" w:type="auto"/>
            <w:tcBorders>
              <w:top w:val="nil"/>
              <w:left w:val="nil"/>
              <w:bottom w:val="nil"/>
              <w:right w:val="nil"/>
            </w:tcBorders>
            <w:shd w:val="clear" w:color="auto" w:fill="auto"/>
            <w:noWrap/>
            <w:vAlign w:val="center"/>
            <w:hideMark/>
          </w:tcPr>
          <w:p w14:paraId="41670814"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Fasting Midpoint</w:t>
            </w:r>
          </w:p>
        </w:tc>
        <w:tc>
          <w:tcPr>
            <w:tcW w:w="0" w:type="auto"/>
            <w:tcBorders>
              <w:top w:val="nil"/>
              <w:left w:val="nil"/>
              <w:bottom w:val="nil"/>
              <w:right w:val="nil"/>
            </w:tcBorders>
            <w:shd w:val="clear" w:color="auto" w:fill="auto"/>
            <w:noWrap/>
            <w:vAlign w:val="bottom"/>
            <w:hideMark/>
          </w:tcPr>
          <w:p w14:paraId="28ADC58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110.73±8.71</w:t>
            </w:r>
          </w:p>
        </w:tc>
        <w:tc>
          <w:tcPr>
            <w:tcW w:w="0" w:type="auto"/>
            <w:tcBorders>
              <w:top w:val="nil"/>
              <w:left w:val="nil"/>
              <w:bottom w:val="nil"/>
              <w:right w:val="nil"/>
            </w:tcBorders>
            <w:shd w:val="clear" w:color="auto" w:fill="auto"/>
            <w:noWrap/>
            <w:vAlign w:val="bottom"/>
            <w:hideMark/>
          </w:tcPr>
          <w:p w14:paraId="2D7F92D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2.64 (-3.04, 8.33)</w:t>
            </w:r>
          </w:p>
        </w:tc>
        <w:tc>
          <w:tcPr>
            <w:tcW w:w="0" w:type="auto"/>
            <w:tcBorders>
              <w:top w:val="nil"/>
              <w:left w:val="nil"/>
              <w:bottom w:val="nil"/>
              <w:right w:val="nil"/>
            </w:tcBorders>
            <w:shd w:val="clear" w:color="auto" w:fill="auto"/>
            <w:noWrap/>
            <w:vAlign w:val="bottom"/>
            <w:hideMark/>
          </w:tcPr>
          <w:p w14:paraId="123181A0"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0.65 (-5.15, 6.45)</w:t>
            </w:r>
          </w:p>
        </w:tc>
      </w:tr>
      <w:tr w:rsidR="0065774C" w:rsidRPr="0065774C" w14:paraId="11553E3E" w14:textId="77777777" w:rsidTr="0065774C">
        <w:trPr>
          <w:trHeight w:val="320"/>
        </w:trPr>
        <w:tc>
          <w:tcPr>
            <w:tcW w:w="0" w:type="auto"/>
            <w:tcBorders>
              <w:top w:val="nil"/>
              <w:left w:val="nil"/>
              <w:bottom w:val="nil"/>
              <w:right w:val="nil"/>
            </w:tcBorders>
            <w:shd w:val="clear" w:color="auto" w:fill="auto"/>
            <w:noWrap/>
            <w:vAlign w:val="center"/>
            <w:hideMark/>
          </w:tcPr>
          <w:p w14:paraId="7ED27582"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6AF2FA7A"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06801D13"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0.36</w:t>
            </w:r>
          </w:p>
        </w:tc>
        <w:tc>
          <w:tcPr>
            <w:tcW w:w="0" w:type="auto"/>
            <w:tcBorders>
              <w:top w:val="nil"/>
              <w:left w:val="nil"/>
              <w:bottom w:val="nil"/>
              <w:right w:val="nil"/>
            </w:tcBorders>
            <w:shd w:val="clear" w:color="auto" w:fill="auto"/>
            <w:noWrap/>
            <w:vAlign w:val="bottom"/>
            <w:hideMark/>
          </w:tcPr>
          <w:p w14:paraId="7BE8140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0.83</w:t>
            </w:r>
          </w:p>
        </w:tc>
      </w:tr>
      <w:tr w:rsidR="0065774C" w:rsidRPr="0065774C" w14:paraId="16CB82F2" w14:textId="77777777" w:rsidTr="0065774C">
        <w:trPr>
          <w:trHeight w:val="320"/>
        </w:trPr>
        <w:tc>
          <w:tcPr>
            <w:tcW w:w="0" w:type="auto"/>
            <w:tcBorders>
              <w:top w:val="nil"/>
              <w:left w:val="nil"/>
              <w:bottom w:val="nil"/>
              <w:right w:val="nil"/>
            </w:tcBorders>
            <w:shd w:val="clear" w:color="auto" w:fill="auto"/>
            <w:noWrap/>
            <w:vAlign w:val="center"/>
            <w:hideMark/>
          </w:tcPr>
          <w:p w14:paraId="0E418101"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Fasting Duration</w:t>
            </w:r>
          </w:p>
        </w:tc>
        <w:tc>
          <w:tcPr>
            <w:tcW w:w="0" w:type="auto"/>
            <w:tcBorders>
              <w:top w:val="nil"/>
              <w:left w:val="nil"/>
              <w:bottom w:val="nil"/>
              <w:right w:val="nil"/>
            </w:tcBorders>
            <w:shd w:val="clear" w:color="auto" w:fill="auto"/>
            <w:noWrap/>
            <w:vAlign w:val="bottom"/>
            <w:hideMark/>
          </w:tcPr>
          <w:p w14:paraId="01FECAD9"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75.28±23.49</w:t>
            </w:r>
          </w:p>
        </w:tc>
        <w:tc>
          <w:tcPr>
            <w:tcW w:w="0" w:type="auto"/>
            <w:tcBorders>
              <w:top w:val="nil"/>
              <w:left w:val="nil"/>
              <w:bottom w:val="nil"/>
              <w:right w:val="nil"/>
            </w:tcBorders>
            <w:shd w:val="clear" w:color="auto" w:fill="auto"/>
            <w:noWrap/>
            <w:vAlign w:val="bottom"/>
            <w:hideMark/>
          </w:tcPr>
          <w:p w14:paraId="26B8A540"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3.54 (-0.23, 7.32)</w:t>
            </w:r>
          </w:p>
        </w:tc>
        <w:tc>
          <w:tcPr>
            <w:tcW w:w="0" w:type="auto"/>
            <w:tcBorders>
              <w:top w:val="nil"/>
              <w:left w:val="nil"/>
              <w:bottom w:val="nil"/>
              <w:right w:val="nil"/>
            </w:tcBorders>
            <w:shd w:val="clear" w:color="auto" w:fill="auto"/>
            <w:noWrap/>
            <w:vAlign w:val="bottom"/>
            <w:hideMark/>
          </w:tcPr>
          <w:p w14:paraId="14A8477F"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2.96 (-0.70, 6.63)</w:t>
            </w:r>
          </w:p>
        </w:tc>
      </w:tr>
      <w:tr w:rsidR="0065774C" w:rsidRPr="0065774C" w14:paraId="6EC61216" w14:textId="77777777" w:rsidTr="0065774C">
        <w:trPr>
          <w:trHeight w:val="320"/>
        </w:trPr>
        <w:tc>
          <w:tcPr>
            <w:tcW w:w="0" w:type="auto"/>
            <w:tcBorders>
              <w:top w:val="nil"/>
              <w:left w:val="nil"/>
              <w:bottom w:val="nil"/>
              <w:right w:val="nil"/>
            </w:tcBorders>
            <w:shd w:val="clear" w:color="auto" w:fill="auto"/>
            <w:noWrap/>
            <w:vAlign w:val="center"/>
            <w:hideMark/>
          </w:tcPr>
          <w:p w14:paraId="186B2D0C"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62ABE280"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771D2AB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0.07</w:t>
            </w:r>
          </w:p>
        </w:tc>
        <w:tc>
          <w:tcPr>
            <w:tcW w:w="0" w:type="auto"/>
            <w:tcBorders>
              <w:top w:val="nil"/>
              <w:left w:val="nil"/>
              <w:bottom w:val="nil"/>
              <w:right w:val="nil"/>
            </w:tcBorders>
            <w:shd w:val="clear" w:color="auto" w:fill="auto"/>
            <w:noWrap/>
            <w:vAlign w:val="bottom"/>
            <w:hideMark/>
          </w:tcPr>
          <w:p w14:paraId="34FD26CB"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0.12</w:t>
            </w:r>
          </w:p>
        </w:tc>
      </w:tr>
      <w:tr w:rsidR="0065774C" w:rsidRPr="0065774C" w14:paraId="25B364E4" w14:textId="77777777" w:rsidTr="0065774C">
        <w:trPr>
          <w:trHeight w:val="320"/>
        </w:trPr>
        <w:tc>
          <w:tcPr>
            <w:tcW w:w="0" w:type="auto"/>
            <w:tcBorders>
              <w:top w:val="single" w:sz="4" w:space="0" w:color="auto"/>
              <w:left w:val="nil"/>
              <w:bottom w:val="single" w:sz="4" w:space="0" w:color="auto"/>
              <w:right w:val="nil"/>
            </w:tcBorders>
            <w:shd w:val="clear" w:color="000000" w:fill="FCE4D6"/>
            <w:noWrap/>
            <w:vAlign w:val="center"/>
            <w:hideMark/>
          </w:tcPr>
          <w:p w14:paraId="3FB0B5C0" w14:textId="77777777" w:rsidR="0065774C" w:rsidRPr="0065774C" w:rsidRDefault="0065774C" w:rsidP="0065774C">
            <w:pPr>
              <w:spacing w:line="240" w:lineRule="auto"/>
              <w:rPr>
                <w:rFonts w:eastAsia="Times New Roman"/>
                <w:b/>
                <w:bCs/>
                <w:sz w:val="16"/>
                <w:szCs w:val="16"/>
              </w:rPr>
            </w:pPr>
            <w:r w:rsidRPr="0065774C">
              <w:rPr>
                <w:rFonts w:eastAsia="Times New Roman"/>
                <w:b/>
                <w:bCs/>
                <w:sz w:val="16"/>
                <w:szCs w:val="16"/>
              </w:rPr>
              <w:t>Trimester 3</w:t>
            </w:r>
          </w:p>
        </w:tc>
        <w:tc>
          <w:tcPr>
            <w:tcW w:w="0" w:type="auto"/>
            <w:tcBorders>
              <w:top w:val="single" w:sz="4" w:space="0" w:color="auto"/>
              <w:left w:val="nil"/>
              <w:bottom w:val="single" w:sz="4" w:space="0" w:color="auto"/>
              <w:right w:val="nil"/>
            </w:tcBorders>
            <w:shd w:val="clear" w:color="000000" w:fill="FCE4D6"/>
            <w:noWrap/>
            <w:vAlign w:val="bottom"/>
            <w:hideMark/>
          </w:tcPr>
          <w:p w14:paraId="793965FB" w14:textId="77777777" w:rsidR="0065774C" w:rsidRPr="0065774C" w:rsidRDefault="0065774C" w:rsidP="0065774C">
            <w:pPr>
              <w:spacing w:line="240" w:lineRule="auto"/>
              <w:jc w:val="center"/>
              <w:rPr>
                <w:rFonts w:eastAsia="Times New Roman"/>
                <w:b/>
                <w:bCs/>
                <w:sz w:val="16"/>
                <w:szCs w:val="16"/>
              </w:rPr>
            </w:pPr>
            <w:r w:rsidRPr="0065774C">
              <w:rPr>
                <w:rFonts w:eastAsia="Times New Roman"/>
                <w:b/>
                <w:bCs/>
                <w:sz w:val="16"/>
                <w:szCs w:val="16"/>
              </w:rPr>
              <w:t> </w:t>
            </w:r>
          </w:p>
        </w:tc>
        <w:tc>
          <w:tcPr>
            <w:tcW w:w="0" w:type="auto"/>
            <w:tcBorders>
              <w:top w:val="single" w:sz="4" w:space="0" w:color="auto"/>
              <w:left w:val="nil"/>
              <w:bottom w:val="single" w:sz="4" w:space="0" w:color="auto"/>
              <w:right w:val="nil"/>
            </w:tcBorders>
            <w:shd w:val="clear" w:color="000000" w:fill="FCE4D6"/>
            <w:noWrap/>
            <w:vAlign w:val="bottom"/>
            <w:hideMark/>
          </w:tcPr>
          <w:p w14:paraId="2A0A493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Beta (95% CI)</w:t>
            </w:r>
          </w:p>
        </w:tc>
        <w:tc>
          <w:tcPr>
            <w:tcW w:w="0" w:type="auto"/>
            <w:tcBorders>
              <w:top w:val="single" w:sz="4" w:space="0" w:color="auto"/>
              <w:left w:val="nil"/>
              <w:bottom w:val="single" w:sz="4" w:space="0" w:color="auto"/>
              <w:right w:val="nil"/>
            </w:tcBorders>
            <w:shd w:val="clear" w:color="000000" w:fill="FCE4D6"/>
            <w:noWrap/>
            <w:vAlign w:val="bottom"/>
            <w:hideMark/>
          </w:tcPr>
          <w:p w14:paraId="67A7A6B5"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Beta (95% CI)</w:t>
            </w:r>
          </w:p>
        </w:tc>
      </w:tr>
      <w:tr w:rsidR="0065774C" w:rsidRPr="0065774C" w14:paraId="42690D24" w14:textId="77777777" w:rsidTr="0065774C">
        <w:trPr>
          <w:trHeight w:val="320"/>
        </w:trPr>
        <w:tc>
          <w:tcPr>
            <w:tcW w:w="0" w:type="auto"/>
            <w:tcBorders>
              <w:top w:val="nil"/>
              <w:left w:val="nil"/>
              <w:bottom w:val="nil"/>
              <w:right w:val="nil"/>
            </w:tcBorders>
            <w:shd w:val="clear" w:color="auto" w:fill="auto"/>
            <w:noWrap/>
            <w:vAlign w:val="center"/>
            <w:hideMark/>
          </w:tcPr>
          <w:p w14:paraId="6E325152"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Timing of First Meal</w:t>
            </w:r>
          </w:p>
        </w:tc>
        <w:tc>
          <w:tcPr>
            <w:tcW w:w="0" w:type="auto"/>
            <w:tcBorders>
              <w:top w:val="nil"/>
              <w:left w:val="nil"/>
              <w:bottom w:val="nil"/>
              <w:right w:val="nil"/>
            </w:tcBorders>
            <w:shd w:val="clear" w:color="auto" w:fill="auto"/>
            <w:noWrap/>
            <w:vAlign w:val="bottom"/>
            <w:hideMark/>
          </w:tcPr>
          <w:p w14:paraId="1B66B67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88.45±26.69</w:t>
            </w:r>
          </w:p>
        </w:tc>
        <w:tc>
          <w:tcPr>
            <w:tcW w:w="0" w:type="auto"/>
            <w:tcBorders>
              <w:top w:val="nil"/>
              <w:left w:val="nil"/>
              <w:bottom w:val="nil"/>
              <w:right w:val="nil"/>
            </w:tcBorders>
            <w:shd w:val="clear" w:color="auto" w:fill="auto"/>
            <w:noWrap/>
            <w:vAlign w:val="bottom"/>
            <w:hideMark/>
          </w:tcPr>
          <w:p w14:paraId="4E72E0D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3.12 (-2.80, 9.04)</w:t>
            </w:r>
          </w:p>
        </w:tc>
        <w:tc>
          <w:tcPr>
            <w:tcW w:w="0" w:type="auto"/>
            <w:tcBorders>
              <w:top w:val="nil"/>
              <w:left w:val="nil"/>
              <w:bottom w:val="nil"/>
              <w:right w:val="nil"/>
            </w:tcBorders>
            <w:shd w:val="clear" w:color="auto" w:fill="auto"/>
            <w:noWrap/>
            <w:vAlign w:val="bottom"/>
            <w:hideMark/>
          </w:tcPr>
          <w:p w14:paraId="2828DB12"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1.49 (-5.76, 8.75)</w:t>
            </w:r>
          </w:p>
        </w:tc>
      </w:tr>
      <w:tr w:rsidR="0065774C" w:rsidRPr="0065774C" w14:paraId="09CDE196" w14:textId="77777777" w:rsidTr="0065774C">
        <w:trPr>
          <w:trHeight w:val="320"/>
        </w:trPr>
        <w:tc>
          <w:tcPr>
            <w:tcW w:w="0" w:type="auto"/>
            <w:tcBorders>
              <w:top w:val="nil"/>
              <w:left w:val="nil"/>
              <w:bottom w:val="nil"/>
              <w:right w:val="nil"/>
            </w:tcBorders>
            <w:shd w:val="clear" w:color="auto" w:fill="auto"/>
            <w:noWrap/>
            <w:vAlign w:val="center"/>
            <w:hideMark/>
          </w:tcPr>
          <w:p w14:paraId="532A027B"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0DAE11D0"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69EE05F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0.31</w:t>
            </w:r>
          </w:p>
        </w:tc>
        <w:tc>
          <w:tcPr>
            <w:tcW w:w="0" w:type="auto"/>
            <w:tcBorders>
              <w:top w:val="nil"/>
              <w:left w:val="nil"/>
              <w:bottom w:val="nil"/>
              <w:right w:val="nil"/>
            </w:tcBorders>
            <w:shd w:val="clear" w:color="auto" w:fill="auto"/>
            <w:noWrap/>
            <w:vAlign w:val="bottom"/>
            <w:hideMark/>
          </w:tcPr>
          <w:p w14:paraId="6B67D7C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0.69</w:t>
            </w:r>
          </w:p>
        </w:tc>
      </w:tr>
      <w:tr w:rsidR="0065774C" w:rsidRPr="0065774C" w14:paraId="5F388974" w14:textId="77777777" w:rsidTr="0065774C">
        <w:trPr>
          <w:trHeight w:val="320"/>
        </w:trPr>
        <w:tc>
          <w:tcPr>
            <w:tcW w:w="0" w:type="auto"/>
            <w:tcBorders>
              <w:top w:val="nil"/>
              <w:left w:val="nil"/>
              <w:bottom w:val="nil"/>
              <w:right w:val="nil"/>
            </w:tcBorders>
            <w:shd w:val="clear" w:color="auto" w:fill="auto"/>
            <w:noWrap/>
            <w:vAlign w:val="center"/>
            <w:hideMark/>
          </w:tcPr>
          <w:p w14:paraId="3A53E75F"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Timing of Last Meal</w:t>
            </w:r>
          </w:p>
        </w:tc>
        <w:tc>
          <w:tcPr>
            <w:tcW w:w="0" w:type="auto"/>
            <w:tcBorders>
              <w:top w:val="nil"/>
              <w:left w:val="nil"/>
              <w:bottom w:val="nil"/>
              <w:right w:val="nil"/>
            </w:tcBorders>
            <w:shd w:val="clear" w:color="auto" w:fill="auto"/>
            <w:noWrap/>
            <w:vAlign w:val="bottom"/>
            <w:hideMark/>
          </w:tcPr>
          <w:p w14:paraId="3FE003F9"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132.80±60.75</w:t>
            </w:r>
          </w:p>
        </w:tc>
        <w:tc>
          <w:tcPr>
            <w:tcW w:w="0" w:type="auto"/>
            <w:tcBorders>
              <w:top w:val="nil"/>
              <w:left w:val="nil"/>
              <w:bottom w:val="nil"/>
              <w:right w:val="nil"/>
            </w:tcBorders>
            <w:shd w:val="clear" w:color="auto" w:fill="auto"/>
            <w:noWrap/>
            <w:vAlign w:val="bottom"/>
            <w:hideMark/>
          </w:tcPr>
          <w:p w14:paraId="100546D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xml:space="preserve"> -0.81 (-6.48, 4.86)</w:t>
            </w:r>
          </w:p>
        </w:tc>
        <w:tc>
          <w:tcPr>
            <w:tcW w:w="0" w:type="auto"/>
            <w:tcBorders>
              <w:top w:val="nil"/>
              <w:left w:val="nil"/>
              <w:bottom w:val="nil"/>
              <w:right w:val="nil"/>
            </w:tcBorders>
            <w:shd w:val="clear" w:color="auto" w:fill="auto"/>
            <w:noWrap/>
            <w:vAlign w:val="bottom"/>
            <w:hideMark/>
          </w:tcPr>
          <w:p w14:paraId="357B88B6"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xml:space="preserve"> -1.09 (-8.03, 5.83)</w:t>
            </w:r>
          </w:p>
        </w:tc>
      </w:tr>
      <w:tr w:rsidR="0065774C" w:rsidRPr="0065774C" w14:paraId="4E0CF8F3" w14:textId="77777777" w:rsidTr="0065774C">
        <w:trPr>
          <w:trHeight w:val="320"/>
        </w:trPr>
        <w:tc>
          <w:tcPr>
            <w:tcW w:w="0" w:type="auto"/>
            <w:tcBorders>
              <w:top w:val="nil"/>
              <w:left w:val="nil"/>
              <w:bottom w:val="nil"/>
              <w:right w:val="nil"/>
            </w:tcBorders>
            <w:shd w:val="clear" w:color="auto" w:fill="auto"/>
            <w:noWrap/>
            <w:vAlign w:val="center"/>
            <w:hideMark/>
          </w:tcPr>
          <w:p w14:paraId="16FE1118"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2BE2730D"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29648F71"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0.78</w:t>
            </w:r>
          </w:p>
        </w:tc>
        <w:tc>
          <w:tcPr>
            <w:tcW w:w="0" w:type="auto"/>
            <w:tcBorders>
              <w:top w:val="nil"/>
              <w:left w:val="nil"/>
              <w:bottom w:val="nil"/>
              <w:right w:val="nil"/>
            </w:tcBorders>
            <w:shd w:val="clear" w:color="auto" w:fill="auto"/>
            <w:noWrap/>
            <w:vAlign w:val="bottom"/>
            <w:hideMark/>
          </w:tcPr>
          <w:p w14:paraId="11DFB41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0.76</w:t>
            </w:r>
          </w:p>
        </w:tc>
      </w:tr>
      <w:tr w:rsidR="0065774C" w:rsidRPr="0065774C" w14:paraId="005B9174" w14:textId="77777777" w:rsidTr="0065774C">
        <w:trPr>
          <w:trHeight w:val="320"/>
        </w:trPr>
        <w:tc>
          <w:tcPr>
            <w:tcW w:w="0" w:type="auto"/>
            <w:tcBorders>
              <w:top w:val="nil"/>
              <w:left w:val="nil"/>
              <w:bottom w:val="nil"/>
              <w:right w:val="nil"/>
            </w:tcBorders>
            <w:shd w:val="clear" w:color="auto" w:fill="auto"/>
            <w:noWrap/>
            <w:vAlign w:val="center"/>
            <w:hideMark/>
          </w:tcPr>
          <w:p w14:paraId="62B76242"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Fasting Midpoint</w:t>
            </w:r>
          </w:p>
        </w:tc>
        <w:tc>
          <w:tcPr>
            <w:tcW w:w="0" w:type="auto"/>
            <w:tcBorders>
              <w:top w:val="nil"/>
              <w:left w:val="nil"/>
              <w:bottom w:val="nil"/>
              <w:right w:val="nil"/>
            </w:tcBorders>
            <w:shd w:val="clear" w:color="auto" w:fill="auto"/>
            <w:noWrap/>
            <w:vAlign w:val="bottom"/>
            <w:hideMark/>
          </w:tcPr>
          <w:p w14:paraId="304171F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111.6±10.53</w:t>
            </w:r>
          </w:p>
        </w:tc>
        <w:tc>
          <w:tcPr>
            <w:tcW w:w="0" w:type="auto"/>
            <w:tcBorders>
              <w:top w:val="nil"/>
              <w:left w:val="nil"/>
              <w:bottom w:val="nil"/>
              <w:right w:val="nil"/>
            </w:tcBorders>
            <w:shd w:val="clear" w:color="auto" w:fill="auto"/>
            <w:noWrap/>
            <w:vAlign w:val="bottom"/>
            <w:hideMark/>
          </w:tcPr>
          <w:p w14:paraId="59BDF176"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1.47 (-5.37, 8.31)</w:t>
            </w:r>
          </w:p>
        </w:tc>
        <w:tc>
          <w:tcPr>
            <w:tcW w:w="0" w:type="auto"/>
            <w:tcBorders>
              <w:top w:val="nil"/>
              <w:left w:val="nil"/>
              <w:bottom w:val="nil"/>
              <w:right w:val="nil"/>
            </w:tcBorders>
            <w:shd w:val="clear" w:color="auto" w:fill="auto"/>
            <w:noWrap/>
            <w:vAlign w:val="bottom"/>
            <w:hideMark/>
          </w:tcPr>
          <w:p w14:paraId="66E528D0"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0.19 (-8.05, 8.43)</w:t>
            </w:r>
          </w:p>
        </w:tc>
      </w:tr>
      <w:tr w:rsidR="0065774C" w:rsidRPr="0065774C" w14:paraId="2B5EC922" w14:textId="77777777" w:rsidTr="0065774C">
        <w:trPr>
          <w:trHeight w:val="320"/>
        </w:trPr>
        <w:tc>
          <w:tcPr>
            <w:tcW w:w="0" w:type="auto"/>
            <w:tcBorders>
              <w:top w:val="nil"/>
              <w:left w:val="nil"/>
              <w:bottom w:val="nil"/>
              <w:right w:val="nil"/>
            </w:tcBorders>
            <w:shd w:val="clear" w:color="auto" w:fill="auto"/>
            <w:noWrap/>
            <w:vAlign w:val="center"/>
            <w:hideMark/>
          </w:tcPr>
          <w:p w14:paraId="53E7B31B"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7ACEF3D7"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706D6FF2"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0.68</w:t>
            </w:r>
          </w:p>
        </w:tc>
        <w:tc>
          <w:tcPr>
            <w:tcW w:w="0" w:type="auto"/>
            <w:tcBorders>
              <w:top w:val="nil"/>
              <w:left w:val="nil"/>
              <w:bottom w:val="nil"/>
              <w:right w:val="nil"/>
            </w:tcBorders>
            <w:shd w:val="clear" w:color="auto" w:fill="auto"/>
            <w:noWrap/>
            <w:vAlign w:val="bottom"/>
            <w:hideMark/>
          </w:tcPr>
          <w:p w14:paraId="316C8609"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0.96</w:t>
            </w:r>
          </w:p>
        </w:tc>
      </w:tr>
      <w:tr w:rsidR="0065774C" w:rsidRPr="0065774C" w14:paraId="3CFDB3C2" w14:textId="77777777" w:rsidTr="0065774C">
        <w:trPr>
          <w:trHeight w:val="320"/>
        </w:trPr>
        <w:tc>
          <w:tcPr>
            <w:tcW w:w="0" w:type="auto"/>
            <w:tcBorders>
              <w:top w:val="nil"/>
              <w:left w:val="nil"/>
              <w:bottom w:val="nil"/>
              <w:right w:val="nil"/>
            </w:tcBorders>
            <w:shd w:val="clear" w:color="auto" w:fill="auto"/>
            <w:noWrap/>
            <w:vAlign w:val="center"/>
            <w:hideMark/>
          </w:tcPr>
          <w:p w14:paraId="6E56EA3A"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Fasting Duration</w:t>
            </w:r>
          </w:p>
        </w:tc>
        <w:tc>
          <w:tcPr>
            <w:tcW w:w="0" w:type="auto"/>
            <w:tcBorders>
              <w:top w:val="nil"/>
              <w:left w:val="nil"/>
              <w:bottom w:val="nil"/>
              <w:right w:val="nil"/>
            </w:tcBorders>
            <w:shd w:val="clear" w:color="auto" w:fill="auto"/>
            <w:noWrap/>
            <w:vAlign w:val="bottom"/>
            <w:hideMark/>
          </w:tcPr>
          <w:p w14:paraId="17649AD9"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75.51±32.88</w:t>
            </w:r>
          </w:p>
        </w:tc>
        <w:tc>
          <w:tcPr>
            <w:tcW w:w="0" w:type="auto"/>
            <w:tcBorders>
              <w:top w:val="nil"/>
              <w:left w:val="nil"/>
              <w:bottom w:val="nil"/>
              <w:right w:val="nil"/>
            </w:tcBorders>
            <w:shd w:val="clear" w:color="auto" w:fill="auto"/>
            <w:noWrap/>
            <w:vAlign w:val="bottom"/>
            <w:hideMark/>
          </w:tcPr>
          <w:p w14:paraId="0995405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3.42 (-2.02, 8.87)</w:t>
            </w:r>
          </w:p>
        </w:tc>
        <w:tc>
          <w:tcPr>
            <w:tcW w:w="0" w:type="auto"/>
            <w:tcBorders>
              <w:top w:val="nil"/>
              <w:left w:val="nil"/>
              <w:bottom w:val="nil"/>
              <w:right w:val="nil"/>
            </w:tcBorders>
            <w:shd w:val="clear" w:color="auto" w:fill="auto"/>
            <w:noWrap/>
            <w:vAlign w:val="bottom"/>
            <w:hideMark/>
          </w:tcPr>
          <w:p w14:paraId="3DD2045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2.49 (-4.46, 9.43)</w:t>
            </w:r>
          </w:p>
        </w:tc>
      </w:tr>
      <w:tr w:rsidR="0065774C" w:rsidRPr="0065774C" w14:paraId="1C04E80B" w14:textId="77777777" w:rsidTr="0065774C">
        <w:trPr>
          <w:trHeight w:val="320"/>
        </w:trPr>
        <w:tc>
          <w:tcPr>
            <w:tcW w:w="0" w:type="auto"/>
            <w:tcBorders>
              <w:top w:val="nil"/>
              <w:left w:val="nil"/>
              <w:bottom w:val="single" w:sz="4" w:space="0" w:color="auto"/>
              <w:right w:val="nil"/>
            </w:tcBorders>
            <w:shd w:val="clear" w:color="auto" w:fill="auto"/>
            <w:noWrap/>
            <w:vAlign w:val="center"/>
            <w:hideMark/>
          </w:tcPr>
          <w:p w14:paraId="6BE5E2C1"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single" w:sz="4" w:space="0" w:color="auto"/>
              <w:right w:val="nil"/>
            </w:tcBorders>
            <w:shd w:val="clear" w:color="auto" w:fill="auto"/>
            <w:noWrap/>
            <w:vAlign w:val="bottom"/>
            <w:hideMark/>
          </w:tcPr>
          <w:p w14:paraId="6D38F8AD"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w:t>
            </w:r>
          </w:p>
        </w:tc>
        <w:tc>
          <w:tcPr>
            <w:tcW w:w="0" w:type="auto"/>
            <w:tcBorders>
              <w:top w:val="nil"/>
              <w:left w:val="nil"/>
              <w:bottom w:val="single" w:sz="4" w:space="0" w:color="auto"/>
              <w:right w:val="nil"/>
            </w:tcBorders>
            <w:shd w:val="clear" w:color="auto" w:fill="auto"/>
            <w:noWrap/>
            <w:vAlign w:val="bottom"/>
            <w:hideMark/>
          </w:tcPr>
          <w:p w14:paraId="3DA8FAB6"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0.22</w:t>
            </w:r>
          </w:p>
        </w:tc>
        <w:tc>
          <w:tcPr>
            <w:tcW w:w="0" w:type="auto"/>
            <w:tcBorders>
              <w:top w:val="nil"/>
              <w:left w:val="nil"/>
              <w:bottom w:val="single" w:sz="4" w:space="0" w:color="auto"/>
              <w:right w:val="nil"/>
            </w:tcBorders>
            <w:shd w:val="clear" w:color="auto" w:fill="auto"/>
            <w:noWrap/>
            <w:vAlign w:val="bottom"/>
            <w:hideMark/>
          </w:tcPr>
          <w:p w14:paraId="16A6E752"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0.49</w:t>
            </w:r>
          </w:p>
        </w:tc>
      </w:tr>
      <w:tr w:rsidR="0065774C" w:rsidRPr="0065774C" w14:paraId="7066DB1B" w14:textId="77777777" w:rsidTr="0065774C">
        <w:trPr>
          <w:trHeight w:val="320"/>
        </w:trPr>
        <w:tc>
          <w:tcPr>
            <w:tcW w:w="0" w:type="auto"/>
            <w:gridSpan w:val="2"/>
            <w:tcBorders>
              <w:top w:val="nil"/>
              <w:left w:val="nil"/>
              <w:bottom w:val="nil"/>
              <w:right w:val="nil"/>
            </w:tcBorders>
            <w:shd w:val="clear" w:color="auto" w:fill="auto"/>
            <w:noWrap/>
            <w:vAlign w:val="bottom"/>
            <w:hideMark/>
          </w:tcPr>
          <w:p w14:paraId="0346AAC4"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 is from a Wald's test</w:t>
            </w:r>
          </w:p>
        </w:tc>
        <w:tc>
          <w:tcPr>
            <w:tcW w:w="0" w:type="auto"/>
            <w:tcBorders>
              <w:top w:val="nil"/>
              <w:left w:val="nil"/>
              <w:bottom w:val="nil"/>
              <w:right w:val="nil"/>
            </w:tcBorders>
            <w:shd w:val="clear" w:color="auto" w:fill="auto"/>
            <w:noWrap/>
            <w:vAlign w:val="bottom"/>
            <w:hideMark/>
          </w:tcPr>
          <w:p w14:paraId="4911E098"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4DE1F452" w14:textId="77777777" w:rsidR="0065774C" w:rsidRPr="0065774C" w:rsidRDefault="0065774C" w:rsidP="0065774C">
            <w:pPr>
              <w:spacing w:line="240" w:lineRule="auto"/>
              <w:jc w:val="center"/>
              <w:rPr>
                <w:rFonts w:eastAsia="Times New Roman"/>
                <w:color w:val="auto"/>
                <w:sz w:val="20"/>
                <w:szCs w:val="20"/>
              </w:rPr>
            </w:pPr>
          </w:p>
        </w:tc>
      </w:tr>
      <w:tr w:rsidR="0065774C" w:rsidRPr="0065774C" w14:paraId="33169FDC" w14:textId="77777777" w:rsidTr="0065774C">
        <w:trPr>
          <w:trHeight w:val="320"/>
        </w:trPr>
        <w:tc>
          <w:tcPr>
            <w:tcW w:w="0" w:type="auto"/>
            <w:gridSpan w:val="2"/>
            <w:tcBorders>
              <w:top w:val="nil"/>
              <w:left w:val="nil"/>
              <w:bottom w:val="nil"/>
              <w:right w:val="nil"/>
            </w:tcBorders>
            <w:shd w:val="clear" w:color="auto" w:fill="auto"/>
            <w:noWrap/>
            <w:vAlign w:val="bottom"/>
            <w:hideMark/>
          </w:tcPr>
          <w:p w14:paraId="34F09B89" w14:textId="77777777" w:rsidR="0065774C" w:rsidRPr="0065774C" w:rsidRDefault="0065774C" w:rsidP="0065774C">
            <w:pPr>
              <w:spacing w:line="240" w:lineRule="auto"/>
              <w:rPr>
                <w:rFonts w:eastAsia="Times New Roman"/>
                <w:sz w:val="16"/>
                <w:szCs w:val="16"/>
              </w:rPr>
            </w:pPr>
            <w:proofErr w:type="spellStart"/>
            <w:r w:rsidRPr="0065774C">
              <w:rPr>
                <w:rFonts w:eastAsia="Times New Roman"/>
                <w:sz w:val="16"/>
                <w:szCs w:val="16"/>
              </w:rPr>
              <w:t>unadj:OGTT</w:t>
            </w:r>
            <w:proofErr w:type="spellEnd"/>
            <w:r w:rsidRPr="0065774C">
              <w:rPr>
                <w:rFonts w:eastAsia="Times New Roman"/>
                <w:sz w:val="16"/>
                <w:szCs w:val="16"/>
              </w:rPr>
              <w:t xml:space="preserve"> (mg/dL) ~ exposure</w:t>
            </w:r>
          </w:p>
        </w:tc>
        <w:tc>
          <w:tcPr>
            <w:tcW w:w="0" w:type="auto"/>
            <w:tcBorders>
              <w:top w:val="nil"/>
              <w:left w:val="nil"/>
              <w:bottom w:val="nil"/>
              <w:right w:val="nil"/>
            </w:tcBorders>
            <w:shd w:val="clear" w:color="auto" w:fill="auto"/>
            <w:noWrap/>
            <w:vAlign w:val="bottom"/>
            <w:hideMark/>
          </w:tcPr>
          <w:p w14:paraId="0D8BB302"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435F1E35" w14:textId="77777777" w:rsidR="0065774C" w:rsidRPr="0065774C" w:rsidRDefault="0065774C" w:rsidP="0065774C">
            <w:pPr>
              <w:spacing w:line="240" w:lineRule="auto"/>
              <w:jc w:val="center"/>
              <w:rPr>
                <w:rFonts w:eastAsia="Times New Roman"/>
                <w:color w:val="auto"/>
                <w:sz w:val="20"/>
                <w:szCs w:val="20"/>
              </w:rPr>
            </w:pPr>
          </w:p>
        </w:tc>
      </w:tr>
      <w:tr w:rsidR="0065774C" w:rsidRPr="0065774C" w14:paraId="39092DDE" w14:textId="77777777" w:rsidTr="0065774C">
        <w:trPr>
          <w:trHeight w:val="460"/>
        </w:trPr>
        <w:tc>
          <w:tcPr>
            <w:tcW w:w="0" w:type="auto"/>
            <w:gridSpan w:val="4"/>
            <w:tcBorders>
              <w:top w:val="nil"/>
              <w:left w:val="nil"/>
              <w:bottom w:val="nil"/>
              <w:right w:val="nil"/>
            </w:tcBorders>
            <w:shd w:val="clear" w:color="auto" w:fill="auto"/>
            <w:vAlign w:val="bottom"/>
            <w:hideMark/>
          </w:tcPr>
          <w:p w14:paraId="05FF9524"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 xml:space="preserve">Fully adjusted: </w:t>
            </w:r>
            <w:proofErr w:type="spellStart"/>
            <w:r w:rsidRPr="0065774C">
              <w:rPr>
                <w:rFonts w:eastAsia="Times New Roman"/>
                <w:sz w:val="16"/>
                <w:szCs w:val="16"/>
              </w:rPr>
              <w:t>unadj</w:t>
            </w:r>
            <w:proofErr w:type="spellEnd"/>
            <w:r w:rsidRPr="0065774C">
              <w:rPr>
                <w:rFonts w:eastAsia="Times New Roman"/>
                <w:sz w:val="16"/>
                <w:szCs w:val="16"/>
              </w:rPr>
              <w:t xml:space="preserve"> + Parent BMI, physical activity, sleep duration, household income, race/ethnicity</w:t>
            </w:r>
          </w:p>
        </w:tc>
      </w:tr>
    </w:tbl>
    <w:p w14:paraId="7E656179" w14:textId="77777777" w:rsidR="007363B5" w:rsidRPr="00480727" w:rsidRDefault="007363B5" w:rsidP="003B18F3"/>
    <w:p w14:paraId="65A5512C" w14:textId="77777777" w:rsidR="003B18F3" w:rsidRDefault="003B18F3" w:rsidP="003B18F3">
      <w:pPr>
        <w:pStyle w:val="Heading2"/>
      </w:pPr>
      <w:bookmarkStart w:id="846" w:name="_Toc126771713"/>
      <w:bookmarkStart w:id="847" w:name="_Toc126830605"/>
      <w:r>
        <w:t>Discussion</w:t>
      </w:r>
      <w:bookmarkEnd w:id="846"/>
      <w:bookmarkEnd w:id="847"/>
    </w:p>
    <w:p w14:paraId="1227FAC6" w14:textId="2089D5A8" w:rsidR="003B18F3" w:rsidRPr="00480727" w:rsidRDefault="003B18F3" w:rsidP="003B18F3">
      <w:pPr>
        <w:ind w:firstLine="720"/>
      </w:pPr>
      <w:r w:rsidRPr="00480727">
        <w:t xml:space="preserve">In this study of 102 parent-child dyads, we found that later timing of the first meal on weekends during the second trimester was associated with a lower infant birth weights. There were also lower infant birthweights with later fasting midpoints and longer fasting duration during the third trimester. These associations failed to retain statistical significance after adjustment. Lower birthweights in relation to third trimester timing of first meal and fasting midpoint were driven by gestational age at </w:t>
      </w:r>
      <w:commentRangeStart w:id="848"/>
      <w:r w:rsidRPr="00480727">
        <w:t>delivery</w:t>
      </w:r>
      <w:commentRangeEnd w:id="848"/>
      <w:r w:rsidR="00DB1FA4">
        <w:rPr>
          <w:rStyle w:val="CommentReference"/>
          <w:rFonts w:asciiTheme="minorHAnsi" w:eastAsiaTheme="minorHAnsi" w:hAnsiTheme="minorHAnsi" w:cstheme="minorBidi"/>
          <w:color w:val="auto"/>
        </w:rPr>
        <w:commentReference w:id="848"/>
      </w:r>
      <w:r w:rsidRPr="00480727">
        <w:t xml:space="preserve">. To our knowledge, this is the first report in humans that finds later meal timing is associated with reduction in birth weight. As stated </w:t>
      </w:r>
      <w:r w:rsidRPr="00480727">
        <w:lastRenderedPageBreak/>
        <w:t>previously, there is a dearth of studies that evaluate timing of eating and duration of fasting in pregnancy outside of the literature describing observance of Ramadan fasting. Our findings are consistent with many studies of women fasting while pregnant during Ramadan. Reductions in birth weight were common, but they often failed to meet statistical significance</w:t>
      </w:r>
      <w:r w:rsidRPr="00480727">
        <w:fldChar w:fldCharType="begin"/>
      </w:r>
      <w:r w:rsidRPr="00480727">
        <w:instrText xml:space="preserve"> ADDIN ZOTERO_ITEM CSL_CITATION {"citationID":"c6gUkpYP","properties":{"formattedCitation":"(Savitri et al., 2014, 2018; Ziaee et al., 2010)","plainCitation":"(Savitri et al., 2014, 2018; Ziaee et al., 2010)","noteIndex":0},"citationItems":[{"id":855,"uris":["http://zotero.org/users/5073745/items/NGPFBYNT"],"itemData":{"id":855,"type":"article-journal","abstract":"Many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mortality.","container-title":"British Journal of Nutrition","DOI":"10.1017/S0007114514002219","ISSN":"0007-1145, 1475-2662","issue":"9","language":"en","page":"1503-1509","source":"Cambridge Core","title":"Ramadan fasting and newborn's birth weight in pregnant Muslim women in The Netherlands","volume":"112","author":[{"family":"Savitri","given":"Ary I."},{"family":"Yadegari","given":"Nasim"},{"family":"Bakker","given":"Julia"},{"family":"Ewijk","given":"Reyn J. G.","dropping-particle":"van"},{"family":"Grobbee","given":"Diederick E."},{"family":"Painter","given":"Rebecca C."},{"family":"Uiterwaal","given":"Cuno S. P. M."},{"family":"Roseboom","given":"Tessa J."}],"issued":{"date-parts":[["2014",11]]}}},{"id":906,"uris":["http://zotero.org/users/5073745/items/4U2P3E65"],"itemData":{"id":906,"type":"article-journal","abstract":"Previous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Sci","language":"eng","note":"PMID: 29430296\nPMCID: PMC5799608","page":"e5","source":"PubMed","title":"Ramadan during pregnancy and birth weight of newborns","volume":"7","author":[{"family":"Savitri","given":"Ary I."},{"family":"Amelia","given":"Dwirani"},{"family":"Painter","given":"Rebecca C."},{"family":"Baharuddin","given":"Mohammad"},{"family":"Roseboom","given":"Tessa J."},{"family":"Grobbee","given":"Diederick E."},{"family":"Uiterwaal","given":"Cuno S. P. M."}],"issued":{"date-parts":[["2018"]]}}},{"id":856,"uris":["http://zotero.org/users/5073745/items/9FUGN3YN"],"itemData":{"id":856,"type":"article-journal","abstract":"OBJECTIVE: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sidRPr="00480727">
        <w:fldChar w:fldCharType="separate"/>
      </w:r>
      <w:r w:rsidRPr="00480727">
        <w:t>(Savitri et al., 2014, 2018; Ziaee et al., 2010)</w:t>
      </w:r>
      <w:r w:rsidRPr="00480727">
        <w:fldChar w:fldCharType="end"/>
      </w:r>
      <w:r w:rsidRPr="00480727">
        <w:t xml:space="preserve">. Rates of low-birthweight or small for gestational age have also found to be increased in pregnant women observing Ramadan </w:t>
      </w:r>
      <w:r w:rsidRPr="00480727">
        <w:fldChar w:fldCharType="begin"/>
      </w:r>
      <w:r w:rsidRPr="00480727">
        <w:instrText xml:space="preserve"> ADDIN ZOTERO_ITEM CSL_CITATION {"citationID":"IUd8NSlv","properties":{"formattedCitation":"(Cross et al., 1990; Daley et al., 2017; Opaneye et al., 1990; Ziaee et al., 2010)","plainCitation":"(Cross et al., 1990; Daley et al., 2017; Opaneye et al., 1990; Ziaee et al., 2010)","noteIndex":0},"citationItems":[{"id":859,"uris":["http://zotero.org/users/5073745/items/S56FD75U"],"itemData":{"id":859,"type":"article-journal","abstract":"The birth weights of 13,351 babies born at full term from 1964-84 to Asian Moslem mothers in Birmingham were analysed to see if the effect of the Ramadan fast on maternal biochemical profiles was of any clinical relevance. These were compared with two age matched control groups comprising white and non-Moslem Asian babies. Ramadan had no effect on mean birth weight at whatever stage of pregnancy it occurred. There was an increase in the prevalence of low birth weights (4.5% to 8%) among babies who were born at full term when Ramadan had occurred during the second trimester, but this was not significant. We conclude that the Ramadan fast has no effect on the birth weights of babies born at full term.","container-title":"Archives of Disease in Childhood","ISSN":"0003-9888","issue":"10 Spec No","journalAbbreviation":"Arch Dis Child","note":"PMID: 2241226\nPMCID: PMC1590265","page":"1053-1056","source":"PubMed Central","title":"Ramadan and birth weight at full term in Asian Moslem pregnant women in Birmingham.","volume":"65","author":[{"family":"Cross","given":"J H"},{"family":"Eminson","given":"J"},{"family":"Wharton","given":"B A"}],"issued":{"date-parts":[["1990",10]]}}},{"id":867,"uris":["http://zotero.org/users/5073745/items/6TTK3RMS"],"itemData":{"id":867,"type":"article-journal","abstract":"Background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 Epidemiol Community Health","DOI":"10.1136/jech-2016-208800","ISSN":"0143-005X, 1470-2738","issue":"7","journalAbbreviation":"J Epidemiol Community Health","language":"en","license":"Published by the BMJ Publishing Group Limited. For permission to use (where not already granted under a licence) please go to http://www.bmj.com/company/products-services/rights-and-licensing/","note":"PMID: 28360117","page":"722-728","source":"jech.bmj.com","title":"Are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K."},{"family":"Roalfe","given":"Andrea"}],"issued":{"date-parts":[["2017",7,1]]}}},{"id":857,"uris":["http://zotero.org/users/5073745/items/MNTTR3QY"],"itemData":{"id":857,"type":"article-journal","abstract":"DURING THE period between Rajab 1405 and Jamad Thani 1407 (March 1985-January 1987) a total of 5280 babies were delivered at King Khalid Hospital, Al-Kharj, Saudi-Arabia. Out of these children, 345 i.e. 6.53% weighed less than 2500g. Seventy-three, i.e. 21% of the low birthweight (LBW) babies were born during the festival months of Rama dan and Hajj. When compared with the non-festival months, the number was statistically significant p&lt;0.01; and Odds Ratio of 1.42. The perinatal mortality rate for the LBW infants was 176.8 per thousand compared with 25.82 for all deliveries during the same period of time. As in a previous report adolescent primiparae made a large contribution to the total number of LBW deliveries. Therefore there is a need for more vigilance in the care of pregnant patients and, more provisions for the care of LBW infants during the festival months.","container-title":"Journal of the Royal Society of Health","DOI":"10.1177/146642409011000313","ISSN":"0264-0325","issue":"3","journalAbbreviation":"Journal of the Royal Society of Health","language":"en","page":"106-107","source":"SAGE Journals","title":"Islamic Festivals and Low Birthweight Infants","volume":"110","author":[{"family":"Opaneye","given":"A.A."},{"family":"Villegas","given":"D.D."},{"family":"Abdel Azeim","given":"Ali"}],"issued":{"date-parts":[["1990",6,1]]}}},{"id":856,"uris":["http://zotero.org/users/5073745/items/9FUGN3YN"],"itemData":{"id":856,"type":"article-journal","abstract":"OBJECTIVE: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sidRPr="00480727">
        <w:fldChar w:fldCharType="separate"/>
      </w:r>
      <w:r w:rsidRPr="00480727">
        <w:rPr>
          <w:noProof/>
        </w:rPr>
        <w:t>(Cross et al., 1990; Daley et al., 2017; Opaneye et al., 1990; Ziaee et al., 2010)</w:t>
      </w:r>
      <w:r w:rsidRPr="00480727">
        <w:fldChar w:fldCharType="end"/>
      </w:r>
      <w:r w:rsidRPr="00480727">
        <w:t xml:space="preserve">. Although we did not evaluate this outcome, it should be considered as a future direction. </w:t>
      </w:r>
    </w:p>
    <w:p w14:paraId="22CC4616" w14:textId="1DE70681" w:rsidR="003B18F3" w:rsidRPr="00480727" w:rsidRDefault="003B18F3" w:rsidP="003B18F3">
      <w:pPr>
        <w:ind w:firstLine="720"/>
      </w:pPr>
      <w:r w:rsidRPr="00480727">
        <w:t xml:space="preserve">Of importance, we discovered that the association between timing of eating during the third trimester and infant birth weight was specific to populations that included preterm births. There have been studies that have linked chronobiological behaviors to risks of preterm birth, but these studies focused on sleep </w:t>
      </w:r>
      <w:r w:rsidRPr="00480727">
        <w:fldChar w:fldCharType="begin"/>
      </w:r>
      <w:r w:rsidRPr="00480727">
        <w:instrText xml:space="preserve"> ADDIN ZOTERO_ITEM CSL_CITATION {"citationID":"UxDZtutV","properties":{"formattedCitation":"(Martin-Fairey et al., 2019)","plainCitation":"(Martin-Fairey et al., 2019)","noteIndex":0},"citationItems":[{"id":1633,"uris":["http://zotero.org/users/5073745/items/XKMKZ8UX"],"itemData":{"id":1633,"type":"article-journal","abstract":"Daily rhythms generated by endogenous circadian mechanisms and synchronized to the light-dark cycle have been implicated in the timing of birth in a wide variety of species. Although chronodisruption (e.g., shift work or clock gene mutations) is associated with poor reproductive outcomes, little is known about circadian timing during pregnancy. This study tested whether daily rhythms change during full-term pregnancies in mice and women. We compared running wheel activity continuously in both nonpregnant (n = 14) and pregnant (n = 13) 12- to 24-week-old C57BL/6NJ mice. We also monitored wrist actigraphy in women (N = 39) for 2 weeks before conception and then throughout pregnancy and measured daily times of sleep onset. We found that on the third day of pregnancy, mice shift their activity to an earlier time compared with nonpregnant dams. Their time of daily activity onset was maximally advanced by almost 4 h around day 7 of pregnancy and then shifted back to the nonpregnant state approximately 1 week before delivery. Mice also showed reduced levels of locomotor activity during their last week of pregnancy. Similarly, in women, the timing of sleep onset was earlier during the first and second trimesters (gestational weeks 4-13 and 14-27) than before pregnancy and returned to the prepregnant state during the third trimester (weeks 28 until delivery). Women also showed reduced levels of locomotor activity throughout pregnancy. These results indicate that pregnancy induces changes in daily rhythms, altering both time of onset and amount of activity. These changes are conserved between mice and women.","container-title":"Journal of Biological Rhythms","DOI":"10.1177/0748730419844650","ISSN":"0748-7304","issue":"3","journalAbbreviation":"J Biol Rhythms","language":"en","note":"publisher: SAGE Publications Inc","page":"323-331","source":"SAGE Journals","title":"Pregnancy Induces an Earlier Chronotype in Both Mice and Women","volume":"34","author":[{"family":"Martin-Fairey","given":"Carmel A."},{"family":"Zhao","given":"Peinan"},{"family":"Wan","given":"Leping"},{"family":"Roenneberg","given":"Till"},{"family":"Fay","given":"Justin"},{"family":"Ma","given":"Xiaofeng"},{"family":"McCarthy","given":"Ronald"},{"family":"Jungheim","given":"Emily S."},{"family":"England","given":"Sarah K."},{"family":"Herzog","given":"Erik D."}],"issued":{"date-parts":[["2019",6,1]]}}}],"schema":"https://github.com/citation-style-language/schema/raw/master/csl-citation.json"} </w:instrText>
      </w:r>
      <w:r w:rsidRPr="00480727">
        <w:fldChar w:fldCharType="separate"/>
      </w:r>
      <w:r w:rsidRPr="00480727">
        <w:rPr>
          <w:noProof/>
        </w:rPr>
        <w:t>(Martin-Fairey et al., 2019)</w:t>
      </w:r>
      <w:r w:rsidRPr="00480727">
        <w:fldChar w:fldCharType="end"/>
      </w:r>
      <w:r w:rsidRPr="00480727">
        <w:t xml:space="preserve"> or the relationship between shortened sleep and eating during the night </w:t>
      </w:r>
      <w:r w:rsidRPr="00480727">
        <w:fldChar w:fldCharType="begin"/>
      </w:r>
      <w:r>
        <w:instrText xml:space="preserve"> ADDIN ZOTERO_ITEM CSL_CITATION {"citationID":"t8NLXWN6","properties":{"formattedCitation":"(Loy, Cheung, et al., 2020)","plainCitation":"(Loy, Cheung, et al., 2020)","noteIndex":0},"citationItems":[{"id":1631,"uris":["http://zotero.org/users/5073745/items/Y9BYBMNK"],"itemData":{"id":1631,"type":"article-journal","abstract":"Background &amp; aims\nMaternal metabolic disturbance arising from inappropriate meal timing or sleep deprivation may disrupt circadian rhythm, potentially inducing pregnancy complications. We examined the associations of maternal night-time eating and sleep duration during pregnancy with gestation length and preterm birth.\nMethods\nWe studied 673 pregnant women from the Growing Up in Singapore Towards healthy Outcomes (GUSTO) cohort. Maternal energy intake by time of day and nightly sleep duration were assessed at 26–28 weeks' gestation. Based on 24-h dietary recall, night-eating was defined as consuming &gt;50% of total energy intake from 1900 to 0659 h. Short sleep duration was defined as &lt;6 h night sleep. Night-eating and short sleep were simultaneously analyzed to examine for associations with a) gestation length using multiple linear regression, and b) preterm birth (&lt;37 weeks' gestation) using logistic regression.\nResults\nOverall, 15.6% women engaged in night-eating, 12.3% had short sleep and 6.8% delivered preterm. Adjusting for confounding factors, night-eating was associated with 0.45 weeks shortening of gestation length (95% CI −0.75, −0.16) and 2.19-fold higher odds of delivering preterm (1.01, 4.72). Short sleep was associated with 0.33 weeks shortening of gestation length (−0.66, −0.01), but its association with preterm birth did not reach statistical significance (1.81; 0.76, 4.30).\nConclusions\nDuring pregnancy, women with higher energy consumption at night than during the day had shorter gestation and greater likelihood of delivering preterm. Misalignment of eating time with day–night cycles may be a contributing factor to preterm birth. This points to a potential target for intervention to reduce the risk of preterm birth. Observations for nightly sleep deprivation in relation to gestation length and PTB warrant further confirmation.","container-title":"Clinical Nutrition","DOI":"10.1016/j.clnu.2019.08.018","ISSN":"0261-5614","issue":"6","journalAbbreviation":"Clinical Nutrition","language":"en","page":"1935-1942","source":"ScienceDirect","title":"Maternal night-time eating and sleep duration in relation to length of gestation and preterm birth","volume":"39","author":[{"family":"Loy","given":"See Ling"},{"family":"Cheung","given":"Yin Bun"},{"family":"Cai","given":"Shirong"},{"family":"Colega","given":"Marjorelee T."},{"family":"Godfrey","given":"Keith M."},{"family":"Chong","given":"Yap-Seng"},{"family":"Shek","given":"Lynette Pei-Chi"},{"family":"Tan","given":"Kok Hian"},{"family":"Chong","given":"Mary Foong-Fong"},{"family":"Yap","given":"Fabian"},{"family":"Chan","given":"Jerry Kok Yen"}],"issued":{"date-parts":[["2020",6,1]]}}}],"schema":"https://github.com/citation-style-language/schema/raw/master/csl-citation.json"} </w:instrText>
      </w:r>
      <w:r w:rsidRPr="00480727">
        <w:fldChar w:fldCharType="separate"/>
      </w:r>
      <w:r>
        <w:rPr>
          <w:noProof/>
        </w:rPr>
        <w:t>(Loy, Cheung, et al., 2020)</w:t>
      </w:r>
      <w:r w:rsidRPr="00480727">
        <w:fldChar w:fldCharType="end"/>
      </w:r>
      <w:r w:rsidRPr="00480727">
        <w:t xml:space="preserve">. Although we included measurements of sleep duration in our fully adjusted models for birth weight, we did so </w:t>
      </w:r>
      <w:proofErr w:type="gramStart"/>
      <w:r w:rsidRPr="00480727">
        <w:t>using</w:t>
      </w:r>
      <w:proofErr w:type="gramEnd"/>
      <w:r w:rsidRPr="00480727">
        <w:t xml:space="preserve"> a self-report measure that </w:t>
      </w:r>
      <w:ins w:id="849" w:author="Erica Jansen" w:date="2023-02-28T14:55:00Z">
        <w:r w:rsidR="00DB1FA4">
          <w:t>did not</w:t>
        </w:r>
      </w:ins>
      <w:del w:id="850" w:author="Erica Jansen" w:date="2023-02-28T14:55:00Z">
        <w:r w:rsidRPr="00480727" w:rsidDel="00DB1FA4">
          <w:delText>doesn’t</w:delText>
        </w:r>
      </w:del>
      <w:r w:rsidRPr="00480727">
        <w:t xml:space="preserve"> include sleep quality, architecture, or disturbances. It is possible that changes in sleep could underlie part of this association seen in our study, but we are limited by instrumentation error inherent in our measurement. Further independent examinations of the relationship between chronobiological behaviors, including eating and sleeping, should be conducted with respect for infant size for gestational age. This study had fewer than 10 individuals (&lt;10% of the sample) that delivered preterm, so we were underpowered to examine this association any further.  </w:t>
      </w:r>
    </w:p>
    <w:p w14:paraId="11A990C3" w14:textId="09A17812" w:rsidR="003B18F3" w:rsidRPr="00480727" w:rsidRDefault="003B18F3" w:rsidP="003B18F3">
      <w:pPr>
        <w:ind w:firstLine="360"/>
      </w:pPr>
      <w:r w:rsidRPr="00480727">
        <w:t xml:space="preserve">The associations we found between the timing of eating during trimester 2 or 3 and parent oral glucose tolerance test in mid-gestation were small in magnitude and failed to reach statistical </w:t>
      </w:r>
      <w:r w:rsidRPr="00480727">
        <w:lastRenderedPageBreak/>
        <w:t>significance after adjustment with covariates</w:t>
      </w:r>
      <w:del w:id="851" w:author="Erica Jansen" w:date="2023-03-06T11:01:00Z">
        <w:r w:rsidRPr="00480727">
          <w:delText>.</w:delText>
        </w:r>
      </w:del>
      <w:ins w:id="852" w:author="Erica Jansen" w:date="2023-02-28T14:56:00Z">
        <w:r w:rsidR="0067418E">
          <w:t xml:space="preserve"> (although directions of the associations remained consistent)</w:t>
        </w:r>
      </w:ins>
      <w:ins w:id="853" w:author="Erica Jansen" w:date="2023-03-06T11:01:00Z">
        <w:r w:rsidRPr="00480727">
          <w:t>.</w:t>
        </w:r>
      </w:ins>
      <w:r w:rsidRPr="00480727">
        <w:t xml:space="preserve"> Based on our sample size and R-squared value for detecting changes in OGTT from fasting duration in </w:t>
      </w:r>
      <w:del w:id="854" w:author="Erica Jansen" w:date="2023-03-06T11:01:00Z">
        <w:r w:rsidRPr="00480727">
          <w:delText>tri</w:delText>
        </w:r>
      </w:del>
      <w:ins w:id="855" w:author="Erica Jansen" w:date="2023-03-06T11:01:00Z">
        <w:r w:rsidRPr="00480727">
          <w:t>tri</w:t>
        </w:r>
      </w:ins>
      <w:ins w:id="856" w:author="Erica Jansen" w:date="2023-02-28T14:56:00Z">
        <w:r w:rsidR="0067418E">
          <w:t>mester</w:t>
        </w:r>
      </w:ins>
      <w:r w:rsidRPr="00480727">
        <w:t xml:space="preserve"> 3 on weekdays, we only achieved 68% power. This suggests that with a larger sample, we would have been more able to detect significant associations. Despite our more limited sample size, our findings are in line with another study in 1061 pregnancy people in the GUSTO cohort that demonstrated that longer duration of overnight fast and </w:t>
      </w:r>
      <w:commentRangeStart w:id="857"/>
      <w:r w:rsidRPr="00480727">
        <w:t xml:space="preserve">additional meal frequency </w:t>
      </w:r>
      <w:commentRangeEnd w:id="857"/>
      <w:r w:rsidR="0067418E">
        <w:rPr>
          <w:rStyle w:val="CommentReference"/>
          <w:rFonts w:asciiTheme="minorHAnsi" w:eastAsiaTheme="minorHAnsi" w:hAnsiTheme="minorHAnsi" w:cstheme="minorBidi"/>
          <w:color w:val="auto"/>
        </w:rPr>
        <w:commentReference w:id="857"/>
      </w:r>
      <w:r w:rsidRPr="00480727">
        <w:t xml:space="preserve">was positively related to a small (0.03mg/dL), but statistically significant increase in fasting glucose </w:t>
      </w:r>
      <w:r w:rsidRPr="00480727">
        <w:fldChar w:fldCharType="begin"/>
      </w:r>
      <w:r w:rsidRPr="00480727">
        <w:instrText xml:space="preserve"> ADDIN ZOTERO_ITEM CSL_CITATION {"citationID":"FQpvZvGe","properties":{"formattedCitation":"(Loy et al., 2017)","plainCitation":"(Loy et al., 2017)","noteIndex":0},"citationItems":[{"id":1357,"uris":["http://zotero.org/users/5073745/items/5JYMECVV"],"itemData":{"id":1357,"type":"article-journal","abstract":"BACKGROUND: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rsidRPr="00480727">
        <w:fldChar w:fldCharType="separate"/>
      </w:r>
      <w:r w:rsidRPr="00480727">
        <w:rPr>
          <w:noProof/>
        </w:rPr>
        <w:t>(Loy et al., 2017)</w:t>
      </w:r>
      <w:r w:rsidRPr="00480727">
        <w:fldChar w:fldCharType="end"/>
      </w:r>
      <w:r w:rsidRPr="00480727">
        <w:t xml:space="preserve">. In relation to Ramadan,  maternal glycemia was increased by observing fasting during pregnancy </w:t>
      </w:r>
      <w:r w:rsidRPr="00480727">
        <w:fldChar w:fldCharType="begin"/>
      </w:r>
      <w:r w:rsidRPr="00480727">
        <w:instrText xml:space="preserve"> ADDIN ZOTERO_ITEM CSL_CITATION {"citationID":"93LRcEUM","properties":{"formattedCitation":"(Baynouna Al Ketbi et al., 2014)","plainCitation":"(Baynouna Al Ketbi et al., 2014)","noteIndex":0},"citationItems":[{"id":303,"uris":["http://zotero.org/users/5073745/items/CKE8K2M8"],"itemData":{"id":303,"type":"article-journal","abstract":"Background\nMaternal diet restriction might be associated with adverse maternal and perinatal outcomes due to metabolic changes. This study aimed to investigate the prevalence of changes in glucose levels due to Ramadan fasting in Emirati pregnant women. We conducted a cross-sectional observational study of 150 women from the United Arab Emirates, (76 during Ramadan and 74 after Ramadan), with uncomplicated pregnancies at a gestational age between 20 and 36 weeks.\n\nResults\nThe two groups of pregnant women had similar physiological parameters. Using the oral glucose tolerance test, the mean random blood glucose level after 1 hour of breaking the fast was significantly higher (p = 0.002) in the Ramadan fasting group than in the control group, and this was not affected by the number of fasting days. In 50% of patients after Ramadan and 70.5% during Ramadan, this value was more than 6.7 mmol/l, which is high and not an acceptable postprandial level in pregnancy.\n\nConclusion\nCaregivers need to consider the 1-hour postprandial glucose level response after fasting in Muslim pregnant women. Research of an interventional design is required to determine remedial actions for this issue.","container-title":"BMC Research Notes","DOI":"10.1186/1756-0500-7-392","ISSN":"1756-0500","journalAbbreviation":"BMC Res Notes","note":"PMID: 24962444\nPMCID: PMC4088297","page":"392","source":"PubMed Central","title":"Diet restriction in Ramadan and the effect of fasting on glucose levels in pregnancy","volume":"7","author":[{"family":"Baynouna Al Ketbi","given":"Latifa Mohammad"},{"family":"Niglekerke","given":"Nico JD"},{"family":"Zein Al Deen","given":"Sanna M"},{"family":"Mirghani","given":"Hisham"}],"issued":{"date-parts":[["2014",6,24]]}}}],"schema":"https://github.com/citation-style-language/schema/raw/master/csl-citation.json"} </w:instrText>
      </w:r>
      <w:r w:rsidRPr="00480727">
        <w:fldChar w:fldCharType="separate"/>
      </w:r>
      <w:r w:rsidRPr="00480727">
        <w:rPr>
          <w:noProof/>
        </w:rPr>
        <w:t>(Baynouna Al Ketbi et al., 2014)</w:t>
      </w:r>
      <w:r w:rsidRPr="00480727">
        <w:fldChar w:fldCharType="end"/>
      </w:r>
      <w:r w:rsidRPr="00480727">
        <w:t xml:space="preserve">, increased HOMA-IR </w:t>
      </w:r>
      <w:r w:rsidRPr="00480727">
        <w:fldChar w:fldCharType="begin"/>
      </w:r>
      <w:r w:rsidRPr="00480727">
        <w:instrText xml:space="preserve"> ADDIN ZOTERO_ITEM CSL_CITATION {"citationID":"4kljI5kL","properties":{"formattedCitation":"(Ajabnoor et al., 2014)","plainCitation":"(Ajabnoor et al., 2014)","noteIndex":0},"citationItems":[{"id":862,"uris":["http://zotero.org/users/5073745/items/KRS8M7JP"],"itemData":{"id":862,"type":"article-journal","abstract":"Background\nMuslims go through strict Ramadan fasting from dawn till sunset for one month yearly. These practices are associated with disturbed feeding and sleep patterns. We recently demonstrated that, during Ramadan, circadian cortisol rhythm of Saudis is abolished, exposing these subjects to continuously increased cortisol levels.\n\nHypothesis\nSecretory patterns of other hormones and metabolic parameters associated with cortisol, and insulin resistance, might be affected during Ramadan.\n\nProtocol\nRamadan practitioners (18 males, 5 females; mean age ±SEM = 23.16±1.2 years) were evaluated before and two weeks into Ramadan. Blood was collected for measurements of endocrine and metabolic parameters at 9 am (±1 hour) and again twelve hours later.\n\nResults\nIn Ramadan, glucose concentration was kept within normal range, with a significant increase in the morning. Mean morning concentration of leptin was significantly higher than pre-Ramadan values (p = 0.001), in contrast to that of adiponectin, which was significantly lower (p&lt;0.001). These changes were associated with increased insulin resistance in morning and evening. Concentrations of hsCRP were lower during Ramadan than those during regular living conditions, however, normal circadian fluctuation was abolished (p = 0.49). Even though means of liver enzymes, total bilirubin, total protein and albumin were all decreased during Ramadan, statistically lower means were only noted for GGT, total protein, and albumin (p = 0.018, 0.002 and 0.001 respectively).\n\nDiscussion\nSaudi Ramadan practitioners have altered adipokine patterns, typical of insulin resistance. The noted decreases of hsCRP, liver enzymes, total protein, and albumin, are most likely a result of fasting, while loss of circadian rhythmicity of hsCRP is probably due to loss of circadian cortisol rhythm.\n\nConclusions\nModern Ramadan practices in Saudi Arabia, which are associated with evening hypercortisolism, are also characterized by altered adipokines patterns, and an abolished hsCRP circadian rhythm, all likely to increase cardiometabolic risk.","container-title":"PLoS ONE","DOI":"10.1371/journal.pone.0096500","ISSN":"1932-6203","issue":"5","journalAbbreviation":"PLoS One","note":"PMID: 24810091\nPMCID: PMC4014507","source":"PubMed Central","title":"Health Impact of Fasting in Saudi Arabia during Ramadan: Association with Disturbed Circadian Rhythm and Metabolic and Sleeping Patterns","title-short":"Health Impact of Fasting in Saudi Arabia during Ramadan","URL":"https://www.ncbi.nlm.nih.gov/pmc/articles/PMC4014507/","volume":"9","author":[{"family":"Ajabnoor","given":"Ghada M."},{"family":"Bahijri","given":"Suhad"},{"family":"Borai","given":"Anwar"},{"family":"Abdulkhaliq","given":"Altaf A."},{"family":"Al-Aama","given":"Jumana Y."},{"family":"Chrousos","given":"George P."}],"accessed":{"date-parts":[["2019",1,9]]},"issued":{"date-parts":[["2014",5,8]]}}}],"schema":"https://github.com/citation-style-language/schema/raw/master/csl-citation.json"} </w:instrText>
      </w:r>
      <w:r w:rsidRPr="00480727">
        <w:fldChar w:fldCharType="separate"/>
      </w:r>
      <w:r w:rsidRPr="00480727">
        <w:rPr>
          <w:noProof/>
        </w:rPr>
        <w:t>(Ajabnoor et al., 2014)</w:t>
      </w:r>
      <w:r w:rsidRPr="00480727">
        <w:fldChar w:fldCharType="end"/>
      </w:r>
      <w:r w:rsidRPr="00480727">
        <w:t xml:space="preserve">. The mechanism for the associations in unknown, although there is evidence that there is blunting of the cortisol diurnal rhythm </w:t>
      </w:r>
      <w:r w:rsidRPr="00480727">
        <w:fldChar w:fldCharType="begin"/>
      </w:r>
      <w:r w:rsidRPr="00480727">
        <w:instrText xml:space="preserve"> ADDIN ZOTERO_ITEM CSL_CITATION {"citationID":"lJEfSNv8","properties":{"formattedCitation":"(Bahijri et al., 2013)","plainCitation":"(Bahijri et al., 2013)","noteIndex":0},"citationItems":[{"id":863,"uris":["http://zotero.org/users/5073745/items/LBEK5IE6"],"itemData":{"id":863,"type":"article-journal","abstract":"Background\nChronic feeding and sleep schedule disturbances are stressors that exert damaging effects on the organism. Practicing Muslims in Saudi Arabia go through strict Ramadan fasting from dawn till sunset for one month yearly. Modern era Ramadan practices in Saudi Arabia are associated with disturbed feeding and sleep patterns, namely abstaining from food and water and increasing daytime sleep, and staying awake and receiving food and water till dawn.\n\nHypothesis\nStrict Ramadan practices in Saudi Arabia may influence metabolism, sleep and circadian cortisol secretion.\n\nProtocol\nYoung, male Ramadan practitioners were evaluated before and two weeks into the Ramadan. Blood samples were collected at 9.00 am and 9.00 pm for measurements of metabolic parameters and cortisol. Saliva was collected serially during the day for cortisol determinations.\n\nResults\nRamadan practitioners had relative metabolic stability or changes expected by the pattern of feeding. However, the cortisol circadian rhythm was abolished and circulating insulin levels and HOMA index were increased during this period.\n\nDiscussion\nThe flattening of the cortisol rhythm is typical of conditions associated with chronic stress or endogenous hypercortisolism and associated with insulin resistance.\n\nConclusions\nModern Ramadan practices in Saudi Arabia are associated with evening hypercortisolism and increased insulin resistance. These changes might contribute to the high prevalence of chronic stress-related conditions, such as central obesity, hypertension, metabolic syndrome and diabetes mellitus type 2, and their cardiovascular sequelae observed in the Kingdom.","container-title":"PLoS ONE","DOI":"10.1371/journal.pone.0060917","ISSN":"1932-6203","issue":"4","journalAbbreviation":"PLoS One","note":"PMID: 23637777\nPMCID: PMC3630175","source":"PubMed Central","title":"Relative Metabolic Stability, but Disrupted Circadian Cortisol Secretion during the Fasting Month of Ramadan","URL":"https://www.ncbi.nlm.nih.gov/pmc/articles/PMC3630175/","volume":"8","author":[{"family":"Bahijri","given":"Suhad"},{"family":"Borai","given":"Anwar"},{"family":"Ajabnoor","given":"Ghada"},{"family":"Abdul Khaliq","given":"Altaf"},{"family":"AlQassas","given":"Ibrahim"},{"family":"Al-Shehri","given":"Dhafer"},{"family":"Chrousos","given":"George"}],"accessed":{"date-parts":[["2019",1,9]]},"issued":{"date-parts":[["2013",4,18]]}}}],"schema":"https://github.com/citation-style-language/schema/raw/master/csl-citation.json"} </w:instrText>
      </w:r>
      <w:r w:rsidRPr="00480727">
        <w:fldChar w:fldCharType="separate"/>
      </w:r>
      <w:r w:rsidRPr="00480727">
        <w:rPr>
          <w:noProof/>
        </w:rPr>
        <w:t>(Bahijri et al., 2013)</w:t>
      </w:r>
      <w:r w:rsidRPr="00480727">
        <w:fldChar w:fldCharType="end"/>
      </w:r>
      <w:r w:rsidRPr="00480727">
        <w:t xml:space="preserve"> in pregnant populations who fast for Ramadan. As the fasting period is also paired with chronodisruption and sleep changes, it is difficult to compare this finding to the current study. There is also the concern that the strongest relationship with mid-gestation glycemia occurs in trimester 3, which is after the timing of the OGTT. This may be explained by reverse causality in those who had been diagnosed with gestational diabetes. This is because all patients who are diagnosed with GDM are referred to a dietitian and a diabetes educator, which would result in implementation of lifestyle changes including dietary quality and even pharmacological management. Although we had low rates of GDM in our sample (12 cases total). It is also likely that dietary quality as an independent factor or in relation with timing of eating drove much of the association. This makes sense since earlier eating times has been shown to be associated with better dietary quality in pregnant populations</w:t>
      </w:r>
      <w:r w:rsidRPr="00480727">
        <w:fldChar w:fldCharType="begin"/>
      </w:r>
      <w:r w:rsidRPr="00480727">
        <w:instrText xml:space="preserve"> ADDIN ZOTERO_ITEM CSL_CITATION {"citationID":"gIXD7UJN","properties":{"formattedCitation":"(Gontijo et al., 2020)","plainCitation":"(Gontijo et al., 2020)","noteIndex":0},"citationItems":[{"id":1639,"uris":["http://zotero.org/users/5073745/items/VCJD85NP"],"itemData":{"id":1639,"type":"article-journal","abstract":"Studies have suggested that meal timing plays a role in nutritional health, but this subject has not been sufficiently studied in pregnant women. We analysed the effect that timing of food intake has on eating patterns, diet quality and weight gain in a prospective cohort study with 100 pregnant women. Data were collected once per trimester: 4th-12th, 20th-26th and 30th-37th weeks. Food intake was evaluated using three 24-h dietary recalls, which were used to assess eating patterns and diet quality. Distribution of energy and macronutrient intake throughout the day was considered eating patterns. Diet quality was assessed using the Brazilian Healthy Eating Index-Revised. Weight gain was evaluated during each trimester. Women were classified as early or late timing of the first and last eating episodes if these values were below or above the median of the population, respectively (first eating episode = 08.38 hours; last eating episode = 20.20 hours). Generalised estimating equation models adjusted for confounders were used to determine the effects of timing of the first and last eating episodes (groups) and gestational trimesters (time) (independent variable) on eating patterns, diet quality and weight gain (dependent variables). Early eaters of the first eating episode have a higher percentage of energy and carbohydrate intake in morning and a lower at evening meals. They also have a better diet quality for fruit components when compared with late eaters of the first eating episode. Our results emphasise the importance of considering meal timing in the nutritional antenatal guidelines to promote maternal-fetal health.","container-title":"The British Journal of Nutrition","DOI":"10.1017/S0007114519003398","ISSN":"1475-2662","issue":"8","journalAbbreviation":"Br J Nutr","language":"eng","note":"PMID: 31902384","page":"922-933","source":"PubMed","title":"Effects of timing of food intake on eating patterns, diet quality and weight gain during pregnancy","volume":"123","author":[{"family":"Gontijo","given":"Cristiana Araújo"},{"family":"Balieiro","given":"Laura Cristina Tibiletti"},{"family":"Teixeira","given":"Gabriela Pereira"},{"family":"Fahmy","given":"Walid Makin"},{"family":"Crispim","given":"Cibele Aparecida"},{"family":"Maia","given":"Yara Cristina de Paiva"}],"issued":{"date-parts":[["2020",4,28]]}}}],"schema":"https://github.com/citation-style-language/schema/raw/master/csl-citation.json"} </w:instrText>
      </w:r>
      <w:r w:rsidRPr="00480727">
        <w:fldChar w:fldCharType="separate"/>
      </w:r>
      <w:r w:rsidRPr="00480727">
        <w:rPr>
          <w:noProof/>
        </w:rPr>
        <w:t>(Gontijo et al., 2020)</w:t>
      </w:r>
      <w:r w:rsidRPr="00480727">
        <w:fldChar w:fldCharType="end"/>
      </w:r>
      <w:r w:rsidRPr="00480727">
        <w:t xml:space="preserve">. Taken together, the data suggest that lengthening the duration of the fast or manipulating timing of eating this may not be </w:t>
      </w:r>
      <w:r w:rsidRPr="00480727">
        <w:lastRenderedPageBreak/>
        <w:t xml:space="preserve">a suitable dietary regimen in pregnant populations that are at risk for low-birth-weight infants or GDM. </w:t>
      </w:r>
    </w:p>
    <w:p w14:paraId="3123495B" w14:textId="49EF14C6" w:rsidR="003B18F3" w:rsidRPr="00480727" w:rsidRDefault="003B18F3" w:rsidP="003B18F3">
      <w:r w:rsidRPr="00480727">
        <w:tab/>
        <w:t>The current study was impacted by several limitations. First, the sample size was relatively small, and few participants had repeated measurements, affecting our statistical power to detect associations in our outcomes, especially after adjustment for relevant covariates. There is also the possibility that residual confounding remains in our assessments, either based on measurement and instrumentation error, or effects from covariates that were not collected. The results are also difficult to generalize, as the PRESS cohort is not a racially, ethnically, or economically diverse population. Generalization to other pregnant people should be limited to populations that are similar in sociodemographic and lifestyle. There is likely an effect of these lived experiences on the timing of eating that we did not capture with our instruments, which is apparent based on strong bivariate associations</w:t>
      </w:r>
      <w:ins w:id="858" w:author="Erica Jansen" w:date="2023-02-28T14:59:00Z">
        <w:r w:rsidR="0067418E">
          <w:t xml:space="preserve"> between sociodemographic characteristics and eating timing</w:t>
        </w:r>
      </w:ins>
      <w:r w:rsidRPr="00480727">
        <w:t xml:space="preserve">. </w:t>
      </w:r>
    </w:p>
    <w:p w14:paraId="31C1EA99" w14:textId="77777777" w:rsidR="003B18F3" w:rsidRPr="00480727" w:rsidRDefault="003B18F3" w:rsidP="003B18F3">
      <w:r w:rsidRPr="00480727">
        <w:tab/>
        <w:t xml:space="preserve">This study had several strengths that distinguish it from other studies assessing the timing of eating in pregnant populations. The exposures analyzed in the current work included multiple trimesters, which allows detect distinct associations during specific periods of fetal development. We also evaluated weekday and weekend responses separately, as evidence from NHANES suggests that diet vary significantly in timing and quality between the two </w:t>
      </w:r>
      <w:r w:rsidRPr="00480727">
        <w:fldChar w:fldCharType="begin"/>
      </w:r>
      <w:r w:rsidRPr="00480727">
        <w:instrText xml:space="preserve"> ADDIN ZOTERO_ITEM CSL_CITATION {"citationID":"DqkYSE5t","properties":{"formattedCitation":"(An, 2016)","plainCitation":"(An, 2016)","noteIndex":0},"citationItems":[{"id":1641,"uris":["http://zotero.org/users/5073745/items/P69CJ23T"],"itemData":{"id":1641,"type":"article-journal","abstract":"PURPOSE: Dietary patterns differ by day of the week. This study examined weekend-weekday differences in diet among U.S. adults.\nMETHODS: Nationally representative data of 11,646 adults 18 years of age and above from the National Health and Nutrition Examination Survey 2003-2012 waves were analyzed. Individual fixed-effect regressions were performed using data from two nonconsecutive 24-hour dietary recalls.\nRESULTS: Weekend diet was less healthful than weekday, with diet on Saturday the worst. Compared with weekday consumption, consumption on Saturday was associated with an increase in daily intakes of total energy by 181.04 kcal, energy from sugar-sweetened beverages 18.34 kcal, energy from alcohol 46.65 kcal, energy from discretionary foods 48.77 kcal, total fat 8.16 g, saturated fat 2.88 g, sugar 5.37 g, sodium 205.59 mg, and cholesterol 43.17 mg, a decrease in intakes of fruit by 13.90 g, vegetable 16.76 g, and fiber 0.67 g, a decrease in the Healthy Eating Index-2010 score by 2.32, and an increase in the prevalence of fast-food and full-service restaurant consumption by 10.21% and 17.79%, respectively. Weekend-weekday differences in diet varied by sex, age, race and/or ethnicity, education, income, and body weight status.\nCONCLUSIONS: Americans' weekend consumption was associated with increased calorie intake and poorer diet quality.","container-title":"Annals of Epidemiology","DOI":"10.1016/j.annepidem.2015.10.010","ISSN":"1873-2585","issue":"1","journalAbbreviation":"Ann Epidemiol","language":"eng","note":"PMID: 26559331","page":"57-65","source":"PubMed","title":"Weekend-weekday differences in diet among U.S. adults, 2003-2012","volume":"26","author":[{"family":"An","given":"Ruopeng"}],"issued":{"date-parts":[["2016",1]]}}}],"schema":"https://github.com/citation-style-language/schema/raw/master/csl-citation.json"} </w:instrText>
      </w:r>
      <w:r w:rsidRPr="00480727">
        <w:fldChar w:fldCharType="separate"/>
      </w:r>
      <w:r w:rsidRPr="00480727">
        <w:rPr>
          <w:noProof/>
        </w:rPr>
        <w:t>(An, 2016)</w:t>
      </w:r>
      <w:r w:rsidRPr="00480727">
        <w:fldChar w:fldCharType="end"/>
      </w:r>
      <w:r w:rsidRPr="00480727">
        <w:t xml:space="preserve">. The lack of shift </w:t>
      </w:r>
      <w:proofErr w:type="gramStart"/>
      <w:r w:rsidRPr="00480727">
        <w:t>work</w:t>
      </w:r>
      <w:proofErr w:type="gramEnd"/>
      <w:r w:rsidRPr="00480727">
        <w:t xml:space="preserve"> evident in responses also make assessing the relationship between timing of eating and perinatal health outcomes more straightforward than if there had been shift workers. </w:t>
      </w:r>
    </w:p>
    <w:p w14:paraId="7751AE72" w14:textId="77777777" w:rsidR="003B18F3" w:rsidRDefault="003B18F3" w:rsidP="003B18F3">
      <w:pPr>
        <w:pStyle w:val="Heading2"/>
      </w:pPr>
      <w:bookmarkStart w:id="859" w:name="_Toc126771714"/>
      <w:bookmarkStart w:id="860" w:name="_Toc126830606"/>
      <w:r>
        <w:t>Conclusions</w:t>
      </w:r>
      <w:bookmarkEnd w:id="859"/>
      <w:bookmarkEnd w:id="860"/>
    </w:p>
    <w:p w14:paraId="40C420F1" w14:textId="36305A50" w:rsidR="0012557E" w:rsidRDefault="003B18F3" w:rsidP="0012557E">
      <w:pPr>
        <w:sectPr w:rsidR="0012557E" w:rsidSect="006776D2">
          <w:pgSz w:w="12240" w:h="15840"/>
          <w:pgMar w:top="1440" w:right="1440" w:bottom="1440" w:left="1440" w:header="720" w:footer="720" w:gutter="0"/>
          <w:cols w:space="720"/>
          <w:docGrid w:linePitch="360"/>
        </w:sectPr>
      </w:pPr>
      <w:r w:rsidRPr="00480727">
        <w:t xml:space="preserve">Later timing of eating during the second and third trimester of pregnancy may result in lower infant birth weights. Longer fasting durations and later meal timing may also be related to a </w:t>
      </w:r>
      <w:r w:rsidRPr="00480727">
        <w:lastRenderedPageBreak/>
        <w:t>modest increase in  mid gestation OGTT. As such, timing of eating and duration of overnight fasts should be considered as both an area of further research and a factor to consider when counseling patients navigating pregnancy. These current study must be replicated in a more diverse and larger population to confirm these associations before formal recommendations can be made for clinical practitioners seeking to modulate circadian health of pregnant populations</w:t>
      </w:r>
      <w:r w:rsidR="003B2DA6">
        <w:t>.</w:t>
      </w:r>
    </w:p>
    <w:p w14:paraId="29484A12" w14:textId="77777777" w:rsidR="0086653C" w:rsidRDefault="0086653C" w:rsidP="0086653C">
      <w:pPr>
        <w:spacing w:line="259" w:lineRule="auto"/>
      </w:pPr>
    </w:p>
    <w:p w14:paraId="21093DFB" w14:textId="512E48AD" w:rsidR="0086653C" w:rsidRDefault="00663B1D" w:rsidP="0012557E">
      <w:pPr>
        <w:pStyle w:val="Heading1"/>
      </w:pPr>
      <w:bookmarkStart w:id="861" w:name="_Toc126830607"/>
      <w:r>
        <w:lastRenderedPageBreak/>
        <w:t>Gestational early time-restricted feeding results in sex-specific glucose intolerance in adult male mice</w:t>
      </w:r>
      <w:bookmarkEnd w:id="861"/>
    </w:p>
    <w:p w14:paraId="57AD9202" w14:textId="77777777" w:rsidR="003B2DA6" w:rsidRDefault="003B2DA6" w:rsidP="003B2DA6">
      <w:pPr>
        <w:pStyle w:val="Heading2"/>
      </w:pPr>
      <w:bookmarkStart w:id="862" w:name="_Toc126771716"/>
      <w:bookmarkStart w:id="863" w:name="_Toc126830608"/>
      <w:r>
        <w:t>Abstract</w:t>
      </w:r>
      <w:bookmarkEnd w:id="862"/>
      <w:bookmarkEnd w:id="863"/>
    </w:p>
    <w:p w14:paraId="38C749F8" w14:textId="77777777" w:rsidR="003B2DA6" w:rsidRPr="00877096" w:rsidRDefault="003B2DA6" w:rsidP="003B2DA6">
      <w:r w:rsidRPr="00877096">
        <w:t xml:space="preserve">The timing of food intake is a novel dietary component that impacts health. Time-restricted feeding (TRF), a form of intermittent fasting, manipulates food timing. The timing of eating may be an important factor to consider during critical periods, like pregnancy. Nutrition during pregnancy, too, can have lasting impact on offspring health. The timing of food intake and has not been thoroughly investigated in models of pregnancy, despite evidence that interest in the practice exists. Therefore, using a mouse model, we tested the effects of gestational early TRF (eTRF) over the life course of male and female offspring and after high fat, high sucrose (HFHS) diet challenge. Body composition was similar between groups in both sexes from weaning to adulthood, with minor increases in food intake in eTRF females and slightly improved glucose tolerance in males. After 10 weeks of HFHS, male eTRF offspring developed glucose intolerance. </w:t>
      </w:r>
      <w:r w:rsidRPr="00877096">
        <w:rPr>
          <w:color w:val="000000" w:themeColor="text1"/>
        </w:rPr>
        <w:t>Further studies should assess the susceptibility of males, and apparent resilience of females, to gestational eTRF related changes in islet physiology and HFHS diet in adulthood.</w:t>
      </w:r>
    </w:p>
    <w:p w14:paraId="506D7081" w14:textId="77777777" w:rsidR="003B2DA6" w:rsidRDefault="003B2DA6" w:rsidP="003B2DA6">
      <w:pPr>
        <w:pStyle w:val="Heading2"/>
      </w:pPr>
      <w:bookmarkStart w:id="864" w:name="_Toc126771717"/>
      <w:bookmarkStart w:id="865" w:name="_Toc126830609"/>
      <w:r>
        <w:t>Introduction</w:t>
      </w:r>
      <w:bookmarkEnd w:id="864"/>
      <w:bookmarkEnd w:id="865"/>
    </w:p>
    <w:p w14:paraId="1181F4A9" w14:textId="77777777" w:rsidR="003B2DA6" w:rsidRPr="00BB2949" w:rsidRDefault="003B2DA6" w:rsidP="003B2DA6">
      <w:pPr>
        <w:ind w:firstLine="720"/>
      </w:pPr>
      <w:r w:rsidRPr="00BB2949">
        <w:t xml:space="preserve">All mammals have cell-autonomous clocks that coordinate the rhythm of metabolism. The molecular clock consists of the CLOCK:BMAL1 heterodimer that binds to regulatory elements in DNA (E boxes), among them are its own repressors cryptochrome (1 &amp; 2) and period (1-3) </w:t>
      </w:r>
      <w:r w:rsidRPr="00BB2949">
        <w:fldChar w:fldCharType="begin"/>
      </w:r>
      <w:r>
        <w:instrText xml:space="preserve"> ADDIN ZOTERO_ITEM CSL_CITATION {"citationID":"u45U2BXw","properties":{"formattedCitation":"(Lee et al., 2001)","plainCitation":"(Lee et al., 2001)","noteIndex":0},"citationItems":[{"id":1344,"uris":["http://zotero.org/users/5073745/items/MVHSVNQ2"],"itemData":{"id":1344,"type":"article-journal","container-title":"Cell","DOI":"10.1016/S0092-8674(01)00610-9","ISSN":"0092-8674, 1097-4172","issue":"7","journalAbbreviation":"Cell","language":"English","note":"publisher: Elsevier\nPMID: 11779462","page":"855-867","source":"www.cell.com","title":"Posttranslational Mechanisms Regulate the Mammalian Circadian Clock","volume":"107","author":[{"family":"Lee","given":"Choogon"},{"family":"Etchegaray","given":"Jean-Pierre"},{"family":"Cagampang","given":"Felino R. A."},{"family":"Loudon","given":"Andrew S. I."},{"family":"Reppert","given":"Steven M."}],"issued":{"date-parts":[["2001",12,28]]}}}],"schema":"https://github.com/citation-style-language/schema/raw/master/csl-citation.json"} </w:instrText>
      </w:r>
      <w:r w:rsidRPr="00BB2949">
        <w:fldChar w:fldCharType="separate"/>
      </w:r>
      <w:r>
        <w:rPr>
          <w:noProof/>
        </w:rPr>
        <w:t>(Lee et al., 2001)</w:t>
      </w:r>
      <w:r w:rsidRPr="00BB2949">
        <w:fldChar w:fldCharType="end"/>
      </w:r>
      <w:r w:rsidRPr="00BB2949">
        <w:t>. The nuclear hormone receptors ROR(</w:t>
      </w:r>
      <w:r w:rsidRPr="00BB2949">
        <w:rPr>
          <w:rFonts w:eastAsia="Times New Roman"/>
          <w:color w:val="262626"/>
          <w:shd w:val="clear" w:color="auto" w:fill="FFFFFF"/>
        </w:rPr>
        <w:t>α, β, and γ</w:t>
      </w:r>
      <w:r w:rsidRPr="00BB2949">
        <w:t>) and REV-ERB (</w:t>
      </w:r>
      <w:r w:rsidRPr="00BB2949">
        <w:rPr>
          <w:rFonts w:eastAsia="Times New Roman"/>
          <w:color w:val="262626"/>
          <w:shd w:val="clear" w:color="auto" w:fill="FFFFFF"/>
        </w:rPr>
        <w:t>α and β</w:t>
      </w:r>
      <w:r w:rsidRPr="00BB2949">
        <w:t xml:space="preserve">) activate or repress expression of BMAL1 respectively </w:t>
      </w:r>
      <w:r w:rsidRPr="00BB2949">
        <w:fldChar w:fldCharType="begin"/>
      </w:r>
      <w:r>
        <w:instrText xml:space="preserve"> ADDIN ZOTERO_ITEM CSL_CITATION {"citationID":"ML886qi6","properties":{"formattedCitation":"(Panda, 2016; Takahashi, 2017)","plainCitation":"(Panda, 2016; Takahashi, 2017)","noteIndex":0},"citationItems":[{"id":891,"uris":["http://zotero.org/users/5073745/items/5D8DPZT4"],"itemData":{"id":891,"type":"article-journal","abstract":"A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metabolism","volume":"354","author":[{"family":"Panda","given":"Satchidananda"}],"issued":{"date-parts":[["2016"]],"season":"25"}}},{"id":1339,"uris":["http://zotero.org/users/5073745/items/PN9GJ86N"],"itemData":{"id":1339,"type":"article-journal","abstract":"The mammalian circadian clock mechanism is cell autonomous and composed of a transcription–translation negative-feedback loop. These clocks are distributed throughout the body and regulate tissue-specific rhythmic functions.The core circadian transcriptional regulators drive gene expression rhythms in thousands of genes. The targets of the CLOCK–BMAL1 complex in the mouse liver regulate genes in all fundamental metabolic pathways, thus indicating that the clock system is closely embedded in cellular metabolism.Circadian activators and repressors recruit a wide array of chromatin modifiers that mediate dynamic changes in the poising of the genome with time of day.RNA polymerase II is recruited and initiated genome-wide in a circadian manner in the mouse liver, leading to genome-wide circadian changes in histone modifications.Circadian CLOCK–BMAL1 gene targets are directly linked to metabolism, immune function, cell proliferation, cancer and signalling.","container-title":"Nature Reviews Genetics","DOI":"10.1038/nrg.2016.150","ISSN":"1471-0064","issue":"3","journalAbbreviation":"Nat Rev Genet","language":"en","note":"number: 3\npublisher: Nature Publishing Group","page":"164-179","source":"www-nature-com.proxy.lib.umich.edu","title":"Transcriptional architecture of the mammalian circadian clock","volume":"18","author":[{"family":"Takahashi","given":"Joseph S."}],"issued":{"date-parts":[["2017",3]]}}}],"schema":"https://github.com/citation-style-language/schema/raw/master/csl-citation.json"} </w:instrText>
      </w:r>
      <w:r w:rsidRPr="00BB2949">
        <w:fldChar w:fldCharType="separate"/>
      </w:r>
      <w:r>
        <w:rPr>
          <w:noProof/>
        </w:rPr>
        <w:t>(Panda, 2016; Takahashi, 2017)</w:t>
      </w:r>
      <w:r w:rsidRPr="00BB2949">
        <w:fldChar w:fldCharType="end"/>
      </w:r>
      <w:r w:rsidRPr="00BB2949">
        <w:t xml:space="preserve">. This highly coordinated transcription factor system entrains circadian rhythm in the central clock, the suprachiasmatic nucleus (SCN) of the brain, according to external cues. Peripheral </w:t>
      </w:r>
      <w:r w:rsidRPr="00BB2949">
        <w:lastRenderedPageBreak/>
        <w:t xml:space="preserve">tissues also possess internal clocks that can be entrained. This system </w:t>
      </w:r>
      <w:del w:id="866" w:author="Erica Jansen" w:date="2023-02-28T15:09:00Z">
        <w:r w:rsidRPr="00BB2949" w:rsidDel="00A4032E">
          <w:delText>is</w:delText>
        </w:r>
      </w:del>
      <w:r w:rsidRPr="00BB2949">
        <w:t xml:space="preserve"> imparts a rhythm of metabolism, programming predominance of melatonin during the night hours and cortisol/corticosterone during early waking hours </w:t>
      </w:r>
      <w:r w:rsidRPr="00BB2949">
        <w:fldChar w:fldCharType="begin"/>
      </w:r>
      <w:r>
        <w:instrText xml:space="preserve"> ADDIN ZOTERO_ITEM CSL_CITATION {"citationID":"8iEREvqO","properties":{"formattedCitation":"(Panda, 2016)","plainCitation":"(Panda, 2016)","noteIndex":0},"citationItems":[{"id":891,"uris":["http://zotero.org/users/5073745/items/5D8DPZT4"],"itemData":{"id":891,"type":"article-journal","abstract":"A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metabolism","volume":"354","author":[{"family":"Panda","given":"Satchidananda"}],"issued":{"date-parts":[["2016"]],"season":"25"}}}],"schema":"https://github.com/citation-style-language/schema/raw/master/csl-citation.json"} </w:instrText>
      </w:r>
      <w:r w:rsidRPr="00BB2949">
        <w:fldChar w:fldCharType="separate"/>
      </w:r>
      <w:r>
        <w:rPr>
          <w:noProof/>
        </w:rPr>
        <w:t>(Panda, 2016)</w:t>
      </w:r>
      <w:r w:rsidRPr="00BB2949">
        <w:fldChar w:fldCharType="end"/>
      </w:r>
      <w:r w:rsidRPr="00BB2949">
        <w:t xml:space="preserve">. Factors capable of manipulating, or entraining, this system are called zeitgebers. One such potent zeitgeber is food intake </w:t>
      </w:r>
      <w:r w:rsidRPr="00BB2949">
        <w:fldChar w:fldCharType="begin"/>
      </w:r>
      <w:r>
        <w:instrText xml:space="preserve"> ADDIN ZOTERO_ITEM CSL_CITATION {"citationID":"Ikyxi0ih","properties":{"formattedCitation":"(Pickel &amp; Sung, 2020)","plainCitation":"(Pickel &amp; Sung, 2020)","noteIndex":0},"citationItems":[{"id":1401,"uris":["http://zotero.org/users/5073745/items/SFXX8NC5"],"itemData":{"id":1401,"type":"article-journal","abstract":"The molecular circadian clock regulates metabolic processes within the cell, and the alignment of these clocks between tissues is essential for the maintenance of metabolic homeostasis. The possibility of misalignment arises from the differential responsiveness of tissues to the environmental cues that synchronize the clock (zeitgebers). Although light is the dominant environmental cue for the master clock of the suprachiasmatic nucleus, many other tissues are sensitive to feeding and fasting. When rhythms of feeding behavior are altered, for example by shift work or the constant availability of highly palatable foods, strong feedback is sent to the peripheral molecular clocks. Varying degrees of phase shift can cause the systemic misalignment of metabolic processes. Moreover, when there is a misalignment between the endogenous rhythms in physiology and environmental inputs, such as feeding during the inactive phase, the body's ability to maintain homeostasis is impaired. The loss of phase coordination between the organism and environment, as well as internal misalignment between tissues, can produce cardiometabolic disease as a consequence. The aim of this review is to synthesize the work on the mechanisms and metabolic effects of circadian misalignment. The timing of food intake is highlighted as a powerful environmental cue with the potential to destroy or restore the synchrony of circadian rhythms in metabolism.","container-title":"Frontiers in Nutrition","ISSN":"2296-861X","source":"Frontiers","title":"Feeding Rhythms and the Circadian Regulation of Metabolism","URL":"https://www.frontiersin.org/article/10.3389/fnut.2020.00039","volume":"7","author":[{"family":"Pickel","given":"Lauren"},{"family":"Sung","given":"Hoon-Ki"}],"accessed":{"date-parts":[["2022",6,30]]},"issued":{"date-parts":[["2020"]]}}}],"schema":"https://github.com/citation-style-language/schema/raw/master/csl-citation.json"} </w:instrText>
      </w:r>
      <w:r w:rsidRPr="00BB2949">
        <w:fldChar w:fldCharType="separate"/>
      </w:r>
      <w:r>
        <w:t>(Pickel &amp; Sung, 2020)</w:t>
      </w:r>
      <w:r w:rsidRPr="00BB2949">
        <w:fldChar w:fldCharType="end"/>
      </w:r>
      <w:r w:rsidRPr="00BB2949">
        <w:t>.</w:t>
      </w:r>
      <w:r w:rsidRPr="00BB2949">
        <w:tab/>
      </w:r>
    </w:p>
    <w:p w14:paraId="4193AB2C" w14:textId="77777777" w:rsidR="003B2DA6" w:rsidRPr="00BB2949" w:rsidRDefault="003B2DA6" w:rsidP="003B2DA6">
      <w:pPr>
        <w:ind w:firstLine="720"/>
      </w:pPr>
      <w:r w:rsidRPr="00BB2949">
        <w:t xml:space="preserve">The timing of food intake in reference to circadian rhythms can impact propensity for health or disease </w:t>
      </w:r>
      <w:r w:rsidRPr="00BB2949">
        <w:fldChar w:fldCharType="begin"/>
      </w:r>
      <w:r>
        <w:instrText xml:space="preserve"> ADDIN ZOTERO_ITEM CSL_CITATION {"citationID":"czZjRiEa","properties":{"formattedCitation":"(Manoogian &amp; Panda, 2017)","plainCitation":"(Manoogian &amp; Panda, 2017)","noteIndex":0},"citationItems":[{"id":759,"uris":["http://zotero.org/users/5073745/items/VQ7EYNYD"],"itemData":{"id":759,"type":"article-journal","abstract":"Circadian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Pr="00BB2949">
        <w:fldChar w:fldCharType="separate"/>
      </w:r>
      <w:r>
        <w:rPr>
          <w:noProof/>
        </w:rPr>
        <w:t>(Manoogian &amp; Panda, 2017)</w:t>
      </w:r>
      <w:r w:rsidRPr="00BB2949">
        <w:fldChar w:fldCharType="end"/>
      </w:r>
      <w:r w:rsidRPr="00BB2949">
        <w:t xml:space="preserve">. Time-restricted feeding/Eating (TRF/E), a method of intermittent fasting, is thought to align caloric intake with naturally occurring circadian rhythms of metabolism, acting as a zeitgeber. Timing of food intake is capable of programming metabolic systems for either poor health from chronodisruption, or good health with either diurnal or nocturnal feeding, depending on the species. </w:t>
      </w:r>
    </w:p>
    <w:p w14:paraId="591A7E2A" w14:textId="77777777" w:rsidR="003B2DA6" w:rsidRPr="00BB2949" w:rsidRDefault="003B2DA6" w:rsidP="003B2DA6">
      <w:pPr>
        <w:ind w:firstLine="720"/>
        <w:rPr>
          <w:color w:val="000000" w:themeColor="text1"/>
        </w:rPr>
      </w:pPr>
      <w:r w:rsidRPr="00BB2949">
        <w:t xml:space="preserve">To our knowledge, no estimate of the prevalence of TRE in humans exists. However, according to one sample, up to ten percent of people surveyed that stated they followed a diet in the year 2020 had attempted “intermittent fasting,”  making it the most prevalent dietary intervention in that sample </w:t>
      </w:r>
      <w:r w:rsidRPr="00BB2949">
        <w:fldChar w:fldCharType="begin"/>
      </w:r>
      <w:r>
        <w:instrText xml:space="preserve"> ADDIN ZOTERO_ITEM CSL_CITATION {"citationID":"v3O23SvA","properties":{"formattedCitation":"(International Food Information Council, 2020)","plainCitation":"(International Food Information Council, 2020)","noteIndex":0},"citationItems":[{"id":756,"uris":["http://zotero.org/users/5073745/items/G6NTKEQP"],"itemData":{"id":756,"type":"report","title":"2020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Pr="00BB2949">
        <w:fldChar w:fldCharType="separate"/>
      </w:r>
      <w:r>
        <w:rPr>
          <w:noProof/>
        </w:rPr>
        <w:t>(International Food Information Council, 2020)</w:t>
      </w:r>
      <w:r w:rsidRPr="00BB2949">
        <w:fldChar w:fldCharType="end"/>
      </w:r>
      <w:r w:rsidRPr="00BB2949">
        <w:t xml:space="preserve">. There are critical periods of development in the lifespan where changes to dietary behaviors can impact current and future health status. One such critical period is pregnancy. During pregnancy, habitual timing of food intake may be altered for many reasons: religious practice, food insecurity, disordered eating behaviors, nausea and vomiting of pregnancy/morning sickness, changes in taste/food preferences, or intentional timing of eating for weight maintenance. </w:t>
      </w:r>
      <w:r w:rsidRPr="00BB2949">
        <w:rPr>
          <w:color w:val="000000" w:themeColor="text1"/>
        </w:rPr>
        <w:t xml:space="preserve">Very little research has evaluated the timing of eating during pregnancy and its impact on offspring health. One cross-sectional analysis found that extending the overnight fast during pregnancy was associated with lower blood glucose levels at mid gestation </w:t>
      </w:r>
      <w:r w:rsidRPr="00BB2949">
        <w:rPr>
          <w:color w:val="000000" w:themeColor="text1"/>
        </w:rPr>
        <w:fldChar w:fldCharType="begin"/>
      </w:r>
      <w:r>
        <w:rPr>
          <w:color w:val="000000" w:themeColor="text1"/>
        </w:rPr>
        <w:instrText xml:space="preserve"> ADDIN ZOTERO_ITEM CSL_CITATION {"citationID":"YVeaeGY2","properties":{"formattedCitation":"(Loy et al., 2017)","plainCitation":"(Loy et al., 2017)","noteIndex":0},"citationItems":[{"id":1357,"uris":["http://zotero.org/users/5073745/items/5JYMECVV"],"itemData":{"id":1357,"type":"article-journal","abstract":"BACKGROUND: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rsidRPr="00BB2949">
        <w:rPr>
          <w:color w:val="000000" w:themeColor="text1"/>
        </w:rPr>
        <w:fldChar w:fldCharType="separate"/>
      </w:r>
      <w:r>
        <w:rPr>
          <w:color w:val="000000" w:themeColor="text1"/>
        </w:rPr>
        <w:t>(Loy et al., 2017)</w:t>
      </w:r>
      <w:r w:rsidRPr="00BB2949">
        <w:rPr>
          <w:color w:val="000000" w:themeColor="text1"/>
        </w:rPr>
        <w:fldChar w:fldCharType="end"/>
      </w:r>
      <w:r w:rsidRPr="00BB2949">
        <w:rPr>
          <w:color w:val="000000" w:themeColor="text1"/>
        </w:rPr>
        <w:t xml:space="preserve">. Another recent </w:t>
      </w:r>
      <w:r w:rsidRPr="00BB2949">
        <w:rPr>
          <w:color w:val="000000" w:themeColor="text1"/>
        </w:rPr>
        <w:lastRenderedPageBreak/>
        <w:t xml:space="preserve">work demonstrated that up to 23.7% of a human pregnant and recently post-partum cohort said they would be willing to try TRE during pregnancy </w:t>
      </w:r>
      <w:r w:rsidRPr="00BB2949">
        <w:rPr>
          <w:color w:val="000000" w:themeColor="text1"/>
        </w:rPr>
        <w:fldChar w:fldCharType="begin"/>
      </w:r>
      <w:r>
        <w:rPr>
          <w:color w:val="000000" w:themeColor="text1"/>
        </w:rPr>
        <w:instrText xml:space="preserve"> ADDIN ZOTERO_ITEM CSL_CITATION {"citationID":"ih0bfKME","properties":{"formattedCitation":"(Flanagan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BB2949">
        <w:rPr>
          <w:color w:val="000000" w:themeColor="text1"/>
        </w:rPr>
        <w:fldChar w:fldCharType="separate"/>
      </w:r>
      <w:r>
        <w:rPr>
          <w:color w:val="000000" w:themeColor="text1"/>
        </w:rPr>
        <w:t>(Flanagan et al., 2022)</w:t>
      </w:r>
      <w:r w:rsidRPr="00BB2949">
        <w:rPr>
          <w:color w:val="000000" w:themeColor="text1"/>
        </w:rPr>
        <w:fldChar w:fldCharType="end"/>
      </w:r>
      <w:r w:rsidRPr="00BB2949">
        <w:rPr>
          <w:color w:val="000000" w:themeColor="text1"/>
        </w:rPr>
        <w:t xml:space="preserve">. However, there is currently no information on the long-term implications of this dietary strategy for progeny. </w:t>
      </w:r>
      <w:r w:rsidRPr="00BB2949">
        <w:t xml:space="preserve">The most available literature examines fasting during the month of Ramadan while pregnant. Review of these studies found that children born to those who fasted during pregnancy have similar birth weights and rates of pre-term birth as those who did not fast </w:t>
      </w:r>
      <w:r w:rsidRPr="00BB2949">
        <w:rPr>
          <w:color w:val="000000" w:themeColor="text1"/>
        </w:rPr>
        <w:fldChar w:fldCharType="begin"/>
      </w:r>
      <w:r>
        <w:rPr>
          <w:color w:val="000000" w:themeColor="text1"/>
        </w:rPr>
        <w:instrText xml:space="preserve"> ADDIN ZOTERO_ITEM CSL_CITATION {"citationID":"WIMrAN6B","properties":{"formattedCitation":"(Glazier et al., 2018)","plainCitation":"(Glazier et al., 2018)","noteIndex":0},"citationItems":[{"id":890,"uris":["http://zotero.org/users/5073745/items/TH4IXLBS","http://zotero.org/users/5073745/items/YJQP8A5D"],"itemData":{"id":890,"type":"article-journal","abstract":"BACKGROUND: 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weight.\nMETHODS: 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STATA.\nRESULTS: 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fasting).\nCONCLUSIONS: 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outcome.","container-title":"BMC pregnancy and childbirth","DOI":"10.1186/s12884-018-2048-y","ISSN":"1471-2393","issue":"1","journalAbbreviation":"BMC Pregnancy Childbirth","language":"eng","note":"PMID: 30359228\nPMCID: PMC6202808","page":"421","source":"PubMed","title":"The effect of Ramadan fasting during pregnancy on perinatal outcomes: a systematic review and meta-analysis","title-short":"The effect of Ramadan fasting during pregnancy on perinatal outcomes","volume":"18","author":[{"family":"Glazier","given":"Jocelyn D."},{"family":"Hayes","given":"Dexter J. L."},{"family":"Hussain","given":"Sabiha"},{"family":"D'Souza","given":"Stephen W."},{"family":"Whitcombe","given":"Joanne"},{"family":"Heazell","given":"Alexander E. P."},{"family":"Ashton","given":"Nick"}],"issued":{"date-parts":[["2018",10,25]]}}}],"schema":"https://github.com/citation-style-language/schema/raw/master/csl-citation.json"} </w:instrText>
      </w:r>
      <w:r w:rsidRPr="00BB2949">
        <w:rPr>
          <w:color w:val="000000" w:themeColor="text1"/>
        </w:rPr>
        <w:fldChar w:fldCharType="separate"/>
      </w:r>
      <w:r>
        <w:rPr>
          <w:color w:val="000000" w:themeColor="text1"/>
        </w:rPr>
        <w:t>(Glazier et al., 2018)</w:t>
      </w:r>
      <w:r w:rsidRPr="00BB2949">
        <w:rPr>
          <w:color w:val="000000" w:themeColor="text1"/>
        </w:rPr>
        <w:fldChar w:fldCharType="end"/>
      </w:r>
      <w:r w:rsidRPr="00BB2949">
        <w:rPr>
          <w:color w:val="000000" w:themeColor="text1"/>
        </w:rPr>
        <w:t xml:space="preserve">. In a recent review, Ramadan exposure </w:t>
      </w:r>
      <w:r w:rsidRPr="00BB2949">
        <w:rPr>
          <w:i/>
          <w:iCs/>
          <w:color w:val="000000" w:themeColor="text1"/>
        </w:rPr>
        <w:t>in utero</w:t>
      </w:r>
      <w:r w:rsidRPr="00BB2949">
        <w:rPr>
          <w:color w:val="000000" w:themeColor="text1"/>
        </w:rPr>
        <w:t xml:space="preserve"> was  associated with smaller body size and stature in later periods of life </w:t>
      </w:r>
      <w:r w:rsidRPr="00BB2949">
        <w:rPr>
          <w:color w:val="000000" w:themeColor="text1"/>
        </w:rPr>
        <w:fldChar w:fldCharType="begin"/>
      </w:r>
      <w:r>
        <w:rPr>
          <w:color w:val="000000" w:themeColor="text1"/>
        </w:rPr>
        <w:instrText xml:space="preserve"> ADDIN ZOTERO_ITEM CSL_CITATION {"citationID":"tQjvkLgs","properties":{"formattedCitation":"(Oosterwijk et al., 2021)","plainCitation":"(Oosterwijk et al., 2021)","noteIndex":0},"citationItems":[{"id":1390,"uris":["http://zotero.org/users/5073745/items/Q2629FFB"],"itemData":{"id":1390,"type":"article-journal","abstract":"Ramadan is one of the five pillars of Islam, during which fasting is obligatory for all healthy individuals. Although pregnant women are exempt from this Islamic law, the majority nevertheless choose to fast. This review aims to identify the effects of Ramadan fasting on the offspring of Muslim mothers, particularly on fetal growth, birth indices, cognitive effects and long-term effects. A systematic literature search was conducted until March 2020 in Web of Science, Pubmed, Cochrane Library, Embase and Google Scholar. Studies were evaluated based on a pre-defined quality score ranging from 0 (low quality) to 10 (high quality), and 43 articles were included. The study quality ranged from 2 to 9 with a mean quality score of 5.4. Only 3 studies had a high quality score (&gt;7), of which one found a lower birth weight among fasting women. Few medium quality studies found a significant negative effect on fetal growth or birth indices. The quality of articles that investigated cognitive and long-term effects was poor. The association between Ramadan fasting and health outcomes of offspring is not supported by strong evidence. To further elucidate the effects of Ramadan fasting, larger prospective and retrospective studies with novel designs are needed.","container-title":"Nutrients","DOI":"10.3390/nu13103450","ISSN":"2072-6643","issue":"10","journalAbbreviation":"Nutrients","note":"PMID: 34684451\nPMCID: PMC8540108","page":"3450","source":"PubMed Central","title":"Ramadan Fasting during Pregnancy and Health Outcomes in Offspring: A Systematic Review","title-short":"Ramadan Fasting during Pregnancy and Health Outcomes in Offspring","volume":"13","author":[{"family":"Oosterwijk","given":"Violet N. L."},{"family":"Molenaar","given":"Joyce M."},{"family":"Bilsen","given":"Lily A.","non-dropping-particle":"van"},{"family":"Kiefte-de Jong","given":"Jessica C."}],"issued":{"date-parts":[["2021",9,29]]}}}],"schema":"https://github.com/citation-style-language/schema/raw/master/csl-citation.json"} </w:instrText>
      </w:r>
      <w:r w:rsidRPr="00BB2949">
        <w:rPr>
          <w:color w:val="000000" w:themeColor="text1"/>
        </w:rPr>
        <w:fldChar w:fldCharType="separate"/>
      </w:r>
      <w:r>
        <w:rPr>
          <w:color w:val="000000" w:themeColor="text1"/>
        </w:rPr>
        <w:t>(Oosterwijk et al., 2021)</w:t>
      </w:r>
      <w:r w:rsidRPr="00BB2949">
        <w:rPr>
          <w:color w:val="000000" w:themeColor="text1"/>
        </w:rPr>
        <w:fldChar w:fldCharType="end"/>
      </w:r>
      <w:r w:rsidRPr="00BB2949">
        <w:rPr>
          <w:color w:val="000000" w:themeColor="text1"/>
        </w:rPr>
        <w:t xml:space="preserve">. However, these studies are </w:t>
      </w:r>
      <w:proofErr w:type="gramStart"/>
      <w:r w:rsidRPr="00BB2949">
        <w:rPr>
          <w:color w:val="000000" w:themeColor="text1"/>
        </w:rPr>
        <w:t>limited</w:t>
      </w:r>
      <w:proofErr w:type="gramEnd"/>
      <w:r w:rsidRPr="00BB2949">
        <w:rPr>
          <w:color w:val="000000" w:themeColor="text1"/>
        </w:rPr>
        <w:t xml:space="preserve"> and Ramadan fasting is an imperfect model for TRF, as food intake is not only limited in duration but also not permitted during the normal active phase for humans.  </w:t>
      </w:r>
    </w:p>
    <w:p w14:paraId="68670086" w14:textId="77777777" w:rsidR="003B2DA6" w:rsidRPr="00BB2949" w:rsidRDefault="003B2DA6" w:rsidP="003B2DA6">
      <w:pPr>
        <w:ind w:firstLine="720"/>
      </w:pPr>
      <w:r w:rsidRPr="00BB2949">
        <w:t xml:space="preserve">There is much interest in the TRE diet and interruptions in food intake are known to occur during pregnancy; however, research about the effects of intentional fasting during pregnancy is limited to the observance of Ramadan, a cross-sectional study about attitudes toward the practice </w:t>
      </w:r>
      <w:r w:rsidRPr="00BB2949">
        <w:fldChar w:fldCharType="begin"/>
      </w:r>
      <w:r>
        <w:instrText xml:space="preserve"> ADDIN ZOTERO_ITEM CSL_CITATION {"citationID":"pkGkB60S","properties":{"formattedCitation":"(Flanagan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BB2949">
        <w:fldChar w:fldCharType="separate"/>
      </w:r>
      <w:r>
        <w:t>(Flanagan et al., 2022)</w:t>
      </w:r>
      <w:r w:rsidRPr="00BB2949">
        <w:fldChar w:fldCharType="end"/>
      </w:r>
      <w:r w:rsidRPr="00BB2949">
        <w:t xml:space="preserve">, and one case report of fasting to improve gestational diabetes </w:t>
      </w:r>
      <w:r w:rsidRPr="00BB2949">
        <w:fldChar w:fldCharType="begin"/>
      </w:r>
      <w:r>
        <w:instrText xml:space="preserve"> ADDIN ZOTERO_ITEM CSL_CITATION {"citationID":"6gtUmaZ9","properties":{"formattedCitation":"(Ali &amp; Kunugi, 2020)","plainCitation":"(Ali &amp; Kunugi, 2020)","noteIndex":0},"citationItems":[{"id":825,"uris":["http://zotero.org/users/5073745/items/MJUJ2CHG"],"itemData":{"id":825,"type":"article-journal","abstract":"Gestational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BB2949">
        <w:fldChar w:fldCharType="separate"/>
      </w:r>
      <w:r>
        <w:t>(Ali &amp; Kunugi, 2020)</w:t>
      </w:r>
      <w:r w:rsidRPr="00BB2949">
        <w:fldChar w:fldCharType="end"/>
      </w:r>
      <w:r w:rsidRPr="00BB2949">
        <w:t xml:space="preserve">. Detailed modeling of TRF in pregnancy is warranted, as TRE is currently thought to exist in human populations </w:t>
      </w:r>
      <w:r w:rsidRPr="00BB2949">
        <w:fldChar w:fldCharType="begin"/>
      </w:r>
      <w:r>
        <w:instrText xml:space="preserve"> ADDIN ZOTERO_ITEM CSL_CITATION {"citationID":"wg4sALhZ","properties":{"formattedCitation":"(Ali &amp; Kunugi, 2020; Flanagan et al., 2022)","plainCitation":"(Ali &amp; Kunugi, 2020; 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BB2949">
        <w:fldChar w:fldCharType="separate"/>
      </w:r>
      <w:r>
        <w:t>(Ali &amp; Kunugi, 2020; Flanagan et al., 2022)</w:t>
      </w:r>
      <w:r w:rsidRPr="00BB2949">
        <w:fldChar w:fldCharType="end"/>
      </w:r>
      <w:r w:rsidRPr="00BB2949">
        <w:t xml:space="preserve"> yet, long-term effects are unknown.</w:t>
      </w:r>
    </w:p>
    <w:p w14:paraId="528C0AC4" w14:textId="77777777" w:rsidR="003B2DA6" w:rsidRPr="00BB2949" w:rsidRDefault="003B2DA6" w:rsidP="003B2DA6">
      <w:pPr>
        <w:ind w:firstLine="720"/>
      </w:pPr>
      <w:r w:rsidRPr="00BB2949">
        <w:t xml:space="preserve">Previous studies of maternal diet during pregnancy have focused on dietary restriction or macronutrient excess in pregnancy, with little-to-no attention directed toward temporality of food intake. At the time of this manuscript, two studies of TRF during pregnancy in rodents exist. The first emphasized fetal health and was completed in the context of preventing complications from a high fat, high sucrose diet (HFHS) during gestation in a rat model. Upadhyay and colleagues found that 9-hour TRF improved fetal lung development </w:t>
      </w:r>
      <w:r w:rsidRPr="00BB2949">
        <w:fldChar w:fldCharType="begin"/>
      </w:r>
      <w:r>
        <w:instrText xml:space="preserve"> ADDIN ZOTERO_ITEM CSL_CITATION {"citationID":"lxUx0Sjy","properties":{"formattedCitation":"(Upadhyay et al., 2020)","plainCitation":"(Upadhyay et al., 2020)","noteIndex":0},"citationItems":[{"id":419,"uris":["http://zotero.org/users/5073745/items/47W52XS2"],"itemData":{"id":419,"type":"article-journal","abstract":"Maternal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Pr="00BB2949">
        <w:fldChar w:fldCharType="separate"/>
      </w:r>
      <w:r>
        <w:rPr>
          <w:noProof/>
        </w:rPr>
        <w:t>(Upadhyay et al., 2020)</w:t>
      </w:r>
      <w:r w:rsidRPr="00BB2949">
        <w:fldChar w:fldCharType="end"/>
      </w:r>
      <w:r w:rsidRPr="00BB2949">
        <w:t xml:space="preserve"> and placental </w:t>
      </w:r>
      <w:r w:rsidRPr="00BB2949">
        <w:lastRenderedPageBreak/>
        <w:t xml:space="preserve">oxidative stress markers </w:t>
      </w:r>
      <w:r w:rsidRPr="00BB2949">
        <w:fldChar w:fldCharType="begin"/>
      </w:r>
      <w:r>
        <w:instrText xml:space="preserve"> ADDIN ZOTERO_ITEM CSL_CITATION {"citationID":"8cW5HCGu","properties":{"formattedCitation":"(Upadhyay et al., 2019)","plainCitation":"(Upadhyay et al., 2019)","noteIndex":0},"citationItems":[{"id":2,"uris":["http://zotero.org/users/5073745/items/EC9EJ9LI"],"itemData":{"id":2,"type":"article-journal","abstract":"Maternal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Pr="00BB2949">
        <w:fldChar w:fldCharType="separate"/>
      </w:r>
      <w:r>
        <w:rPr>
          <w:noProof/>
        </w:rPr>
        <w:t>(Upadhyay et al., 2019)</w:t>
      </w:r>
      <w:r w:rsidRPr="00BB2949">
        <w:fldChar w:fldCharType="end"/>
      </w:r>
      <w:r w:rsidRPr="00BB2949">
        <w:t xml:space="preserve"> at embryonic day (E)18.5 compared to ad libitum fed dams. This approach did not evaluate the long-term, postnatal effects of TRF and the independent effects of TRF are complicated by the use of a high fat, high sucrose diet. The second, also in rats, evaluated 12 hour access in light and dark cycles to a chow diet during pregnancy and followed male and female resultant offspring until 150 days of age </w:t>
      </w:r>
      <w:r w:rsidRPr="00BB2949">
        <w:fldChar w:fldCharType="begin"/>
      </w:r>
      <w:r>
        <w:instrText xml:space="preserve"> ADDIN ZOTERO_ITEM CSL_CITATION {"citationID":"CPYlYjJ6","properties":{"formattedCitation":"(Prates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BB2949">
        <w:fldChar w:fldCharType="separate"/>
      </w:r>
      <w:r>
        <w:t>(Prates et al., 2022)</w:t>
      </w:r>
      <w:r w:rsidRPr="00BB2949">
        <w:fldChar w:fldCharType="end"/>
      </w:r>
      <w:r w:rsidRPr="00BB2949">
        <w:t xml:space="preserve">. Adult female offspring of dams fed in the dark cycle with TRF were found to be glucose intolerant </w:t>
      </w:r>
      <w:r w:rsidRPr="00BB2949">
        <w:rPr>
          <w:i/>
          <w:iCs/>
        </w:rPr>
        <w:t>in vivo</w:t>
      </w:r>
      <w:r w:rsidRPr="00BB2949">
        <w:t xml:space="preserve">, and reduced glucose stimulated glucose secretion </w:t>
      </w:r>
      <w:r w:rsidRPr="00BB2949">
        <w:rPr>
          <w:i/>
          <w:iCs/>
        </w:rPr>
        <w:t>in vitro</w:t>
      </w:r>
      <w:r w:rsidRPr="00BB2949">
        <w:t xml:space="preserve"> in both male and female offspring islets. </w:t>
      </w:r>
      <w:r w:rsidRPr="00BB2949">
        <w:rPr>
          <w:rPrChange w:id="867" w:author="Erica Jansen" w:date="2023-03-06T11:01:00Z">
            <w:rPr>
              <w:highlight w:val="yellow"/>
            </w:rPr>
          </w:rPrChange>
        </w:rPr>
        <w:t xml:space="preserve">altered glucose metabolism in adult offspring of TRF fed dams </w:t>
      </w:r>
      <w:r w:rsidRPr="00BB2949">
        <w:rPr>
          <w:rPrChange w:id="868" w:author="Erica Jansen" w:date="2023-03-06T11:01:00Z">
            <w:rPr>
              <w:highlight w:val="yellow"/>
            </w:rPr>
          </w:rPrChange>
        </w:rPr>
        <w:fldChar w:fldCharType="begin"/>
      </w:r>
      <w:r w:rsidRPr="00886E1D">
        <w:rPr>
          <w:highlight w:val="yellow"/>
          <w:rPrChange w:id="869" w:author="Sandoval, Darleen" w:date="2023-03-06T11:01:00Z">
            <w:rPr/>
          </w:rPrChange>
        </w:rPr>
        <w:instrText xml:space="preserve"> ADDIN ZOTERO_ITEM CSL_CITATION {"citationID":"GVJDbb6C","properties":{"formattedCitation":"(Prates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BB2949">
        <w:rPr>
          <w:rPrChange w:id="870" w:author="Erica Jansen" w:date="2023-03-06T11:01:00Z">
            <w:rPr>
              <w:highlight w:val="yellow"/>
            </w:rPr>
          </w:rPrChange>
        </w:rPr>
        <w:fldChar w:fldCharType="separate"/>
      </w:r>
      <w:r w:rsidRPr="00886E1D">
        <w:rPr>
          <w:highlight w:val="yellow"/>
          <w:rPrChange w:id="871" w:author="Sandoval, Darleen" w:date="2023-03-06T11:01:00Z">
            <w:rPr/>
          </w:rPrChange>
        </w:rPr>
        <w:t>(Prates et al., 2022)</w:t>
      </w:r>
      <w:r w:rsidRPr="00BB2949">
        <w:rPr>
          <w:rPrChange w:id="872" w:author="Erica Jansen" w:date="2023-03-06T11:01:00Z">
            <w:rPr>
              <w:highlight w:val="yellow"/>
            </w:rPr>
          </w:rPrChange>
        </w:rPr>
        <w:fldChar w:fldCharType="end"/>
      </w:r>
      <w:r w:rsidRPr="00BB2949">
        <w:rPr>
          <w:rPrChange w:id="873" w:author="Erica Jansen" w:date="2023-03-06T11:01:00Z">
            <w:rPr>
              <w:highlight w:val="yellow"/>
            </w:rPr>
          </w:rPrChange>
        </w:rPr>
        <w:t>.</w:t>
      </w:r>
      <w:r w:rsidRPr="00BB2949">
        <w:t xml:space="preserve"> However, this study compared 12 hour feeding to ad libitum feeding in pregnancy, leaving more restrictive windows unexamined. </w:t>
      </w:r>
    </w:p>
    <w:p w14:paraId="6185E53B" w14:textId="77777777" w:rsidR="003B2DA6" w:rsidRPr="00BB2949" w:rsidRDefault="003B2DA6" w:rsidP="003B2DA6">
      <w:pPr>
        <w:ind w:firstLine="720"/>
      </w:pPr>
      <w:r w:rsidRPr="00BB2949">
        <w:t xml:space="preserve">The effects of TRF in non-pregnant human populations are inconsistent. Some TRF trials result in significant weight loss </w:t>
      </w:r>
      <w:r w:rsidRPr="00BB2949">
        <w:fldChar w:fldCharType="begin"/>
      </w:r>
      <w:r>
        <w:instrText xml:space="preserve"> ADDIN ZOTERO_ITEM CSL_CITATION {"citationID":"wYlht4om","properties":{"formattedCitation":"(Cienfuegos et al., 2020; Gabel, Hoddy, Haggerty, et al., 2018; Gill &amp; Panda, 2015; Moro et al., 2016)","plainCitation":"(Cienfuegos et al., 2020; Gabel, Hoddy, Haggerty, et al., 2018; Gill &amp; Panda, 2015; Moro et al., 2016)","noteIndex":0},"citationItems":[{"id":561,"uris":["http://zotero.org/users/5073745/items/XCTAMLBK"],"itemData":{"id":561,"type":"article-journal","container-title":"Cell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sidRPr="00BB2949">
        <w:fldChar w:fldCharType="separate"/>
      </w:r>
      <w:r>
        <w:t>(Cienfuegos et al., 2020; Gabel, Hoddy, Haggerty, et al., 2018; Gill &amp; Panda, 2015; Moro et al., 2016)</w:t>
      </w:r>
      <w:r w:rsidRPr="00BB2949">
        <w:fldChar w:fldCharType="end"/>
      </w:r>
      <w:r w:rsidRPr="00BB2949">
        <w:t xml:space="preserve"> while others do not </w:t>
      </w:r>
      <w:r w:rsidRPr="00BB2949">
        <w:fldChar w:fldCharType="begin"/>
      </w:r>
      <w:r>
        <w:instrText xml:space="preserve"> ADDIN ZOTERO_ITEM CSL_CITATION {"citationID":"buLbUxvk","properties":{"formattedCitation":"(Antoni et al., 2018; Lowe et al., 2020; Sutton et al., 2018)","plainCitation":"(Antoni et al., 2018; Lowe et al., 2020; Sutton et al., 2018)","noteIndex":0},"citationItems":[{"id":604,"uris":["http://zotero.org/users/5073745/items/FG9B25RM"],"itemData":{"id":604,"type":"article-journal","abstract":"This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sidRPr="00BB2949">
        <w:fldChar w:fldCharType="separate"/>
      </w:r>
      <w:r>
        <w:t>(Antoni et al., 2018; Lowe et al., 2020; Sutton et al., 2018)</w:t>
      </w:r>
      <w:r w:rsidRPr="00BB2949">
        <w:fldChar w:fldCharType="end"/>
      </w:r>
      <w:r w:rsidRPr="00BB2949">
        <w:t xml:space="preserve">. Similarly, insulin sensitization results in some </w:t>
      </w:r>
      <w:r w:rsidRPr="00BB2949">
        <w:fldChar w:fldCharType="begin"/>
      </w:r>
      <w:r>
        <w:instrText xml:space="preserve"> ADDIN ZOTERO_ITEM CSL_CITATION {"citationID":"ZtsWbJoQ","properties":{"formattedCitation":"(Cienfuegos et al., 2020; Hutchison et al., 2019; Jamshed et al., 2019; Sutton et al., 2018; Wilkinson et al., 2020)","plainCitation":"(Cienfuegos et al., 2020; Hutchison et al., 2019; Jamshed et al., 2019; Sutton et al., 2018; Wilkinson et al., 2020)","noteIndex":0},"citationItems":[{"id":561,"uris":["http://zotero.org/users/5073745/items/XCTAMLBK"],"itemData":{"id":561,"type":"article-journal","container-title":"Cell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sidRPr="00BB2949">
        <w:fldChar w:fldCharType="separate"/>
      </w:r>
      <w:r>
        <w:t>(Cienfuegos et al., 2020; Hutchison et al., 2019; Jamshed et al., 2019; Sutton et al., 2018; Wilkinson et al., 2020)</w:t>
      </w:r>
      <w:r w:rsidRPr="00BB2949">
        <w:fldChar w:fldCharType="end"/>
      </w:r>
      <w:r w:rsidRPr="00BB2949">
        <w:t xml:space="preserve">, but not all trials of TRF </w:t>
      </w:r>
      <w:r w:rsidRPr="00BB2949">
        <w:fldChar w:fldCharType="begin"/>
      </w:r>
      <w:r>
        <w:instrText xml:space="preserve"> ADDIN ZOTERO_ITEM CSL_CITATION {"citationID":"DQZtTevc","properties":{"formattedCitation":"(Gabel, Hoddy, Haggerty, et al., 2018; Lowe et al., 2020)","plainCitation":"(Gabel, Hoddy, Haggerty, et al., 2018; Lowe et al., 2020)","noteIndex":0},"citationItems":[{"id":134,"uris":["http://zotero.org/users/5073745/items/JQGFN28M"],"itemData":{"id":134,"type":"article-journal","abstract":"BACKGROUND:\nTime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BB2949">
        <w:fldChar w:fldCharType="separate"/>
      </w:r>
      <w:r>
        <w:t>(Gabel, Hoddy, Haggerty, et al., 2018; Lowe et al., 2020)</w:t>
      </w:r>
      <w:r w:rsidRPr="00BB2949">
        <w:fldChar w:fldCharType="end"/>
      </w:r>
      <w:r w:rsidRPr="00BB2949">
        <w:t xml:space="preserve">. The way TRF is employed in human studies is rarely consistent, with varying lengths of feeding window (4-12 hours), timing of feeding window (early vs late), control of caloric intake (isocaloric vs ad libitum feeding), and inpatient observation or outpatient adherence monitoring. As such, the biological effects of this eating strategy are not clear, even in non-pregnant humans. </w:t>
      </w:r>
    </w:p>
    <w:p w14:paraId="68B7F514" w14:textId="77777777" w:rsidR="003B2DA6" w:rsidRPr="00BB2949" w:rsidRDefault="003B2DA6" w:rsidP="003B2DA6">
      <w:pPr>
        <w:ind w:firstLine="720"/>
      </w:pPr>
      <w:r w:rsidRPr="00BB2949">
        <w:t xml:space="preserve">Results from rodent models of TRF are more consistent than human trials. These have found TRF of a HFHS reduces body weight compared to ad libitum feeding </w:t>
      </w:r>
      <w:r w:rsidRPr="00BB2949">
        <w:fldChar w:fldCharType="begin"/>
      </w:r>
      <w:r>
        <w:instrText xml:space="preserve"> ADDIN ZOTERO_ITEM CSL_CITATION {"citationID":"Vh6CtHgt","properties":{"formattedCitation":"(Boucsein et al., 2019; Chaix et al., 2014; Chung et al., 2016; Das et al., 2021; Hatori et al., 2012; Sherman et al., 2012)","plainCitation":"(Boucsein et al., 2019; Chaix et al., 2014; Chung et al., 2016; Das et al., 2021; Hatori et al., 2012; Sherman et al., 2012)","noteIndex":0},"citationItems":[{"id":652,"uris":["http://zotero.org/users/5073745/items/K7KVJXE6"],"itemData":{"id":652,"type":"article-journal","abstract":"Synchronization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BB2949">
        <w:fldChar w:fldCharType="separate"/>
      </w:r>
      <w:r>
        <w:t xml:space="preserve">(Boucsein et al., 2019; Chaix et al., 2014; Chung et al., 2016; Das et al., 2021; Hatori et al., 2012; Sherman et al., </w:t>
      </w:r>
      <w:r>
        <w:lastRenderedPageBreak/>
        <w:t>2012)</w:t>
      </w:r>
      <w:r w:rsidRPr="00BB2949">
        <w:fldChar w:fldCharType="end"/>
      </w:r>
      <w:r w:rsidRPr="00BB2949">
        <w:t xml:space="preserve">, can improve Homeostatic Model Assessment for Insulin Resistance (HOMA-IR) </w:t>
      </w:r>
      <w:r w:rsidRPr="00BB2949">
        <w:fldChar w:fldCharType="begin"/>
      </w:r>
      <w:r>
        <w:instrText xml:space="preserve"> ADDIN ZOTERO_ITEM CSL_CITATION {"citationID":"i3ctHWAf","properties":{"formattedCitation":"(Chung et al., 2016; She et al., 2021; Sherman et al., 2012)","plainCitation":"(Chung et al., 2016; She et al., 2021; Sherman et al., 2012)","noteIndex":0},"citationItems":[{"id":486,"uris":["http://zotero.org/users/5073745/items/9YE6QRBF"],"itemData":{"id":486,"type":"article-journal","abstract":"Background.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BB2949">
        <w:fldChar w:fldCharType="separate"/>
      </w:r>
      <w:r>
        <w:rPr>
          <w:noProof/>
        </w:rPr>
        <w:t>(Chung et al., 2016; She et al., 2021; Sherman et al., 2012)</w:t>
      </w:r>
      <w:r w:rsidRPr="00BB2949">
        <w:fldChar w:fldCharType="end"/>
      </w:r>
      <w:r w:rsidRPr="00BB2949">
        <w:t xml:space="preserve">, and may limit complications like insulin resistance </w:t>
      </w:r>
      <w:r w:rsidRPr="00BB2949">
        <w:fldChar w:fldCharType="begin"/>
      </w:r>
      <w:r>
        <w:instrText xml:space="preserve"> ADDIN ZOTERO_ITEM CSL_CITATION {"citationID":"5BsTNw6T","properties":{"formattedCitation":"(Das et al., 2021; Hatori et al., 2012)","plainCitation":"(Das et al., 2021; Hatori et al., 2012)","noteIndex":0},"citationItems":[{"id":616,"uris":["http://zotero.org/users/5073745/items/QMLGQCIB"],"itemData":{"id":616,"type":"article-journal","abstract":"Abstract\n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Pr="00BB2949">
        <w:fldChar w:fldCharType="separate"/>
      </w:r>
      <w:r>
        <w:rPr>
          <w:noProof/>
        </w:rPr>
        <w:t>(Das et al., 2021; Hatori et al., 2012)</w:t>
      </w:r>
      <w:r w:rsidRPr="00BB2949">
        <w:fldChar w:fldCharType="end"/>
      </w:r>
      <w:r w:rsidRPr="00BB2949">
        <w:t xml:space="preserve"> from HFHS feeding. </w:t>
      </w:r>
    </w:p>
    <w:p w14:paraId="7441E8A3" w14:textId="77777777" w:rsidR="003B2DA6" w:rsidRDefault="003B2DA6" w:rsidP="003B2DA6">
      <w:pPr>
        <w:rPr>
          <w:rStyle w:val="Heading2Char"/>
        </w:rPr>
      </w:pPr>
      <w:r w:rsidRPr="00BB2949">
        <w:t>Taking together the likelihood that food intake can be time-disrupted in pregnancy and the evidence of TRF being a potent method to improve body composition and glycemic health in adult mice, we sought to evaluate the impact of TRF of normal laboratory chow (6-hour, early dark-cycle) before and during pregnancy on resulting offspring body composition and glycemic health through adulthood.</w:t>
      </w:r>
      <w:r>
        <w:t xml:space="preserve"> </w:t>
      </w:r>
    </w:p>
    <w:p w14:paraId="1F86B665" w14:textId="77777777" w:rsidR="003B2DA6" w:rsidRDefault="003B2DA6" w:rsidP="003B2DA6">
      <w:pPr>
        <w:pStyle w:val="Heading2"/>
      </w:pPr>
      <w:bookmarkStart w:id="874" w:name="_Toc126771718"/>
      <w:bookmarkStart w:id="875" w:name="_Toc126830610"/>
      <w:r w:rsidRPr="003C566F">
        <w:t>Methods</w:t>
      </w:r>
      <w:bookmarkEnd w:id="874"/>
      <w:bookmarkEnd w:id="875"/>
    </w:p>
    <w:p w14:paraId="0E0FF9DD" w14:textId="77777777" w:rsidR="003B2DA6" w:rsidRDefault="003B2DA6" w:rsidP="003B2DA6">
      <w:pPr>
        <w:pStyle w:val="Heading3"/>
      </w:pPr>
      <w:bookmarkStart w:id="876" w:name="_Toc126771719"/>
      <w:bookmarkStart w:id="877" w:name="_Toc126830611"/>
      <w:r>
        <w:t>Animal Husbandry</w:t>
      </w:r>
      <w:bookmarkEnd w:id="876"/>
      <w:bookmarkEnd w:id="877"/>
    </w:p>
    <w:p w14:paraId="15F15D78" w14:textId="77777777" w:rsidR="003B2DA6" w:rsidRDefault="003B2DA6" w:rsidP="003B2DA6">
      <w:r>
        <w:t>Female</w:t>
      </w:r>
      <w:r w:rsidRPr="00D40CE8">
        <w:t xml:space="preserve"> C57BL/6J mice were obtained from Jackson Laboratory (RRID </w:t>
      </w:r>
      <w:r w:rsidRPr="00D40CE8">
        <w:rPr>
          <w:rFonts w:eastAsia="Times New Roman"/>
          <w:color w:val="000000" w:themeColor="text1"/>
          <w:shd w:val="clear" w:color="auto" w:fill="FFFFFF"/>
        </w:rPr>
        <w:t>IMSR_JAX:000664</w:t>
      </w:r>
      <w:r>
        <w:t xml:space="preserve">). All animals were maintained on a, 12-hour light/dark (12 </w:t>
      </w:r>
      <w:r w:rsidRPr="00D411B4">
        <w:t xml:space="preserve">dark (ZT12, 6pm):12 light (ZT0, 6am); ZT = zeitgeber time) cycle in a temperature and humidity-controlled room. After one week of acclimatization, they were single-housed and were assigned to feeding groups. Dams were randomized to either early time-restricted feeding (eTRF) or </w:t>
      </w:r>
      <w:r w:rsidRPr="00D411B4">
        <w:rPr>
          <w:i/>
          <w:iCs/>
        </w:rPr>
        <w:t>ad libitum</w:t>
      </w:r>
      <w:r w:rsidRPr="00D411B4">
        <w:t xml:space="preserve"> (AL) feeding during gestation (n 8= eTRF, 9=AL). This study was completed in two independent cohorts of animals. The phenotypes noted in offspring were highly consistent between cohorts. Therefore, data shown is the combined total from cohorts one and two and statistical tests do not include effects of cohort in the model. Dams fed AL had 24-hour access to a chow diet (NCD, </w:t>
      </w:r>
      <w:proofErr w:type="spellStart"/>
      <w:r w:rsidRPr="00D411B4">
        <w:t>Picolab</w:t>
      </w:r>
      <w:proofErr w:type="spellEnd"/>
      <w:r w:rsidRPr="00D411B4">
        <w:t xml:space="preserve"> Laboratory Rodent diet, 5L0D; 5% of Calories from fat, 24% from protein, 71% from carbohydrates). Dams fed eTRF had 6 hours of NCD food access during the early dark cycle (ZT 14-ZT 20).</w:t>
      </w:r>
      <w:r>
        <w:t xml:space="preserve"> Water was provided </w:t>
      </w:r>
      <w:r>
        <w:rPr>
          <w:i/>
        </w:rPr>
        <w:t xml:space="preserve">ad </w:t>
      </w:r>
      <w:r w:rsidRPr="003B452F">
        <w:rPr>
          <w:i/>
        </w:rPr>
        <w:t>libitum</w:t>
      </w:r>
      <w:r>
        <w:t xml:space="preserve"> throughout the study to both experimental groups. After one week of either AL or eTRF feeding (beginning age 120 days), age-matched males were </w:t>
      </w:r>
      <w:r>
        <w:lastRenderedPageBreak/>
        <w:t>introduced into cages for breeding. Males were kept in the cage until a copulatory plug was detected. Daily, dams were transferred to a clean cage at ZT20, allowing for a cage free of food for eTRF animals and similar levels of handling between experimental groups. After birth, all dams switched to AL and were maintained on this diet until weaning at postnatal day (PND) 21.5. Therefore, any phenotype in the offspring is attributable to modifications to the pre-gestational/gestational diet. All experimental protocols were reviewed and approved by The University of Michigan Institutional Animal Care and Use Committee.</w:t>
      </w:r>
    </w:p>
    <w:p w14:paraId="679B7153" w14:textId="77777777" w:rsidR="003B2DA6" w:rsidRDefault="003B2DA6" w:rsidP="003B2DA6">
      <w:pPr>
        <w:pStyle w:val="Heading3"/>
      </w:pPr>
      <w:bookmarkStart w:id="878" w:name="_Toc126771720"/>
      <w:bookmarkStart w:id="879" w:name="_Toc126830612"/>
      <w:r>
        <w:t>Offspring growth and food intake monitoring</w:t>
      </w:r>
      <w:bookmarkEnd w:id="878"/>
      <w:bookmarkEnd w:id="879"/>
    </w:p>
    <w:p w14:paraId="515767D9" w14:textId="77777777" w:rsidR="003B2DA6" w:rsidRDefault="003B2DA6" w:rsidP="003B2DA6">
      <w:r>
        <w:t xml:space="preserve">Pups born were weighed and counted within 24 hours of birth. Litters were reduced to 4 pups (2 male, 2 female, when possible) at PND 3.5 to standardize milk supply between litters. At PND 21.5, offspring were </w:t>
      </w:r>
      <w:proofErr w:type="gramStart"/>
      <w:r>
        <w:t>weighed</w:t>
      </w:r>
      <w:proofErr w:type="gramEnd"/>
      <w:r>
        <w:t xml:space="preserve"> and body composition was assessed using </w:t>
      </w:r>
      <w:proofErr w:type="spellStart"/>
      <w:r>
        <w:t>EchoMRI</w:t>
      </w:r>
      <w:proofErr w:type="spellEnd"/>
      <w:r>
        <w:t xml:space="preserve"> 2100 (</w:t>
      </w:r>
      <w:proofErr w:type="spellStart"/>
      <w:r>
        <w:t>EchoMRI</w:t>
      </w:r>
      <w:proofErr w:type="spellEnd"/>
      <w:r>
        <w:t>) before being weaned by sex and maternal feeding regimen and housed 4-5 per cage (eTRF males = 11, eTRF females = 19, AL males = 16, AL females =17). Offspring were given AL access to NCD until PND 70. Food intake and body composition were assessed weekly. Food intake is represented as an average per animal per day. After PND 70, all animals began AL 45% High Fat, High Sucrose Diet (HFHS; Research Diets D12451; 45% Fat/ 20% Protein/ 35% Carbohydrate). Weekly body composition and food intake measurement continued during HFHS feeding.</w:t>
      </w:r>
    </w:p>
    <w:p w14:paraId="2137E2D9" w14:textId="77777777" w:rsidR="003B2DA6" w:rsidRDefault="003B2DA6" w:rsidP="003B2DA6">
      <w:pPr>
        <w:pStyle w:val="Heading3"/>
      </w:pPr>
      <w:bookmarkStart w:id="880" w:name="_Toc126771721"/>
      <w:bookmarkStart w:id="881" w:name="_Toc126830613"/>
      <w:r>
        <w:t>Insulin tolerance and glucose tolerance testing</w:t>
      </w:r>
      <w:bookmarkEnd w:id="880"/>
      <w:bookmarkEnd w:id="881"/>
    </w:p>
    <w:p w14:paraId="780671B3" w14:textId="77777777" w:rsidR="003B2DA6" w:rsidRDefault="003B2DA6" w:rsidP="003B2DA6">
      <w:r w:rsidRPr="00CC7E50">
        <w:t>Baseline intraperitoneal insulin (ITT) and glucose tolerance tests(GTT) were assessed at young adulthood towards the end of the NCD diet period (PND 60-70, in that order).</w:t>
      </w:r>
      <w:r>
        <w:t xml:space="preserve"> Animals were transferred into a cage with no food during the early light cycle (ZT 2), with water freely </w:t>
      </w:r>
      <w:r>
        <w:lastRenderedPageBreak/>
        <w:t xml:space="preserve">available. After 6 hours, fasting blood glucose was assessed using a tail </w:t>
      </w:r>
      <w:r w:rsidRPr="00344222">
        <w:t>clip</w:t>
      </w:r>
      <w:r>
        <w:t xml:space="preserve"> and a </w:t>
      </w:r>
      <w:r w:rsidRPr="00344222">
        <w:t>handheld glucometer (OneTouch Ultra). Shortly thereafter, an intraperitoneal injection of insulin</w:t>
      </w:r>
      <w:r>
        <w:t xml:space="preserve"> was administered (Humulin, u-100; 0.75U/kg lean mass). Blood glucose was assessed by glucometer every 15 minutes for 2 hours. One week later, glucose tolerance was assessed in a similar way (D-Glucose,1.5g/kg lean mass). Insulin and glucose tolerance were then re-assessed after HFHS feeding (PND 140-160) (insulin dose 2.5U/kg lean mass, glucose dose 1.0g/kg lean mass). Area under curve was calculated for each animal by taking the sum of glucose at each time point, and then was averaged by sex and maternal feeding regimen. Rates of drop for ITT were calculated by limiting the dataset to the initial period after insulin administration (&lt;60 minutes), taking the log of the glucose values and generating a slope for each animal. After each animal’s rate of drop was calculated, values were averaged by sex and treatment.</w:t>
      </w:r>
    </w:p>
    <w:p w14:paraId="2A44DC2F" w14:textId="77777777" w:rsidR="003B2DA6" w:rsidRPr="007650C8" w:rsidRDefault="003B2DA6" w:rsidP="003B2DA6">
      <w:pPr>
        <w:pStyle w:val="Heading3"/>
      </w:pPr>
      <w:bookmarkStart w:id="882" w:name="_Toc126771722"/>
      <w:bookmarkStart w:id="883" w:name="_Toc126830614"/>
      <w:r>
        <w:t xml:space="preserve">Glucose stimulated insulin </w:t>
      </w:r>
      <w:proofErr w:type="gramStart"/>
      <w:r w:rsidRPr="007650C8">
        <w:t>secretion</w:t>
      </w:r>
      <w:bookmarkEnd w:id="882"/>
      <w:bookmarkEnd w:id="883"/>
      <w:proofErr w:type="gramEnd"/>
    </w:p>
    <w:p w14:paraId="2EBFD02A" w14:textId="77777777" w:rsidR="003B2DA6" w:rsidRPr="000C34AF" w:rsidRDefault="003B2DA6" w:rsidP="003B2DA6">
      <w:r w:rsidRPr="007650C8">
        <w:t>One week after GTT and ITT, animals underwent intraperitoneal</w:t>
      </w:r>
      <w:r>
        <w:t xml:space="preserve"> glucose stimulated insulin-secretion (GSIS) testing (PND 160-170). At ZT2, animals were placed in a clean cage without food and with unrestricted access to water. After a 6-hour fast, animals were lightly anesthetized with isoflurane via drop jar and a baseline blood sample was collected via retro-orbital bleed with a heparinized capillary. Following baseline blood collection, an intraperitoneal injection of D-glucose (1.0g/kg lean mass) was given. After 15 minutes, animals were lightly anesthetized in the same manner and another blood sample was collected. Blood samples were allowed to clot on wet ice (~20 minutes), then were spun down in a cold centrifuge (4° C, Eppendorf microcentrifuge, model 5415R) for 20 minutes at 2000 g. Serum was pipetted off and stored at -80 °C until analysis. Serum insulin was assessed via a commercially available ELISA kit </w:t>
      </w:r>
      <w:r>
        <w:lastRenderedPageBreak/>
        <w:t xml:space="preserve">(ALPCO 80-INSMSU-E10). Insulin was assessed in 5uL of serum and read via colorimetric assay. </w:t>
      </w:r>
    </w:p>
    <w:p w14:paraId="0FA1B3FA" w14:textId="77777777" w:rsidR="003B2DA6" w:rsidRPr="00400EB9" w:rsidRDefault="003B2DA6" w:rsidP="003B2DA6">
      <w:pPr>
        <w:pStyle w:val="Heading3"/>
      </w:pPr>
      <w:bookmarkStart w:id="884" w:name="_Toc126771723"/>
      <w:bookmarkStart w:id="885" w:name="_Toc126830615"/>
      <w:r>
        <w:t>Statistical analysis</w:t>
      </w:r>
      <w:bookmarkEnd w:id="884"/>
      <w:bookmarkEnd w:id="885"/>
    </w:p>
    <w:p w14:paraId="498233B2" w14:textId="77777777" w:rsidR="003B2DA6" w:rsidRDefault="003B2DA6" w:rsidP="003B2DA6">
      <w:r>
        <w:t xml:space="preserve">All measures with p-values &lt;0.05 were considered statistically significant. Data are presented as mean +/- standard error throughout. All statistical analyses were performed using R version 4.0.2 </w:t>
      </w:r>
      <w:r>
        <w:fldChar w:fldCharType="begin"/>
      </w:r>
      <w:r>
        <w:instrText xml:space="preserve"> ADDIN ZOTERO_ITEM CSL_CITATION {"citationID":"2O2M8EGj","properties":{"formattedCitation":"(R Core Team, 2021)","plainCitation":"(R Core Team, 2021)","noteIndex":0},"citationItems":[{"id":639,"uris":["http://zotero.org/users/5073745/items/2FPE9EQN"],"itemData":{"id":639,"type":"document","publisher":"R Foundation for Statistical Computing","title":"R: A Language and Environment for Statistical Computing","URL":"https://www.R-project.org/","author":[{"family":"R Core Team","given":""}],"issued":{"date-parts":[["2021"]]}}}],"schema":"https://github.com/citation-style-language/schema/raw/master/csl-citation.json"} </w:instrText>
      </w:r>
      <w:r>
        <w:fldChar w:fldCharType="separate"/>
      </w:r>
      <w:r>
        <w:rPr>
          <w:noProof/>
        </w:rPr>
        <w:t>(R Core Team, 2021)</w:t>
      </w:r>
      <w:r>
        <w:fldChar w:fldCharType="end"/>
      </w:r>
      <w:r>
        <w:t xml:space="preserve">. Repeated measures, such as body composition, cumulative food intake, and responses to GTT or ITT were assessed via mixed linear effects modeling with random effects of mouse ID and dam and fixed effects of maternal dietary treatment, age, and sex using lme4 version 1.1-26 </w:t>
      </w:r>
      <w:r>
        <w:fldChar w:fldCharType="begin"/>
      </w:r>
      <w:r>
        <w:instrText xml:space="preserve"> ADDIN ZOTERO_ITEM CSL_CITATION {"citationID":"3NVDLrgv","properties":{"formattedCitation":"(Bates et al., 2015)","plainCitation":"(Bates et al., 2015)","noteIndex":0},"citationItems":[{"id":757,"uris":["http://zotero.org/users/5073745/items/GUUE2ZQS"],"itemData":{"id":757,"type":"article-journal","abstract":"Maximum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fldChar w:fldCharType="separate"/>
      </w:r>
      <w:r>
        <w:rPr>
          <w:noProof/>
        </w:rPr>
        <w:t>(Bates et al., 2015)</w:t>
      </w:r>
      <w:r>
        <w:fldChar w:fldCharType="end"/>
      </w:r>
      <w:r>
        <w:t xml:space="preserve">. Body composition and food intake were measured separately in 2 phases: during NCD feeding, and after being switched to HFHS. Analyses were tested for significant interactions between sex and maternal dietary treatment. Models were assessed using a two-way ANOVA for sex and maternal dietary treatment, with an interaction between the two. If a significant interaction was observed, sex-stratified models were then used and the p-value for the interaction was reported. Otherwise, sex was used as a covariate in a non-interacting model. Observations were tested for normality by Shapiro-Wilk test and equivalence of variance by </w:t>
      </w:r>
      <w:proofErr w:type="spellStart"/>
      <w:r>
        <w:t>Levene’s</w:t>
      </w:r>
      <w:proofErr w:type="spellEnd"/>
      <w:r>
        <w:t xml:space="preserve"> test. Pairwise measures that were normal and of equal variance utilized Student’s </w:t>
      </w:r>
      <w:r w:rsidRPr="003A4C25">
        <w:rPr>
          <w:i/>
        </w:rPr>
        <w:t>t</w:t>
      </w:r>
      <w:r>
        <w:t xml:space="preserve">-tests. Measures that were not normally distributed used non-parametric Mann-Whitney tests. </w:t>
      </w:r>
    </w:p>
    <w:p w14:paraId="2305FE25" w14:textId="77777777" w:rsidR="003B2DA6" w:rsidRDefault="003B2DA6" w:rsidP="003B2DA6">
      <w:pPr>
        <w:pStyle w:val="Heading2"/>
      </w:pPr>
      <w:bookmarkStart w:id="886" w:name="_Toc126771724"/>
      <w:bookmarkStart w:id="887" w:name="_Toc126830616"/>
      <w:r>
        <w:t>Results</w:t>
      </w:r>
      <w:bookmarkEnd w:id="886"/>
      <w:bookmarkEnd w:id="887"/>
    </w:p>
    <w:p w14:paraId="37F39A0C" w14:textId="77777777" w:rsidR="003B2DA6" w:rsidRDefault="003B2DA6" w:rsidP="003B2DA6">
      <w:pPr>
        <w:pStyle w:val="Heading3"/>
      </w:pPr>
      <w:bookmarkStart w:id="888" w:name="_Toc126771725"/>
      <w:bookmarkStart w:id="889" w:name="_Toc126830617"/>
      <w:r>
        <w:t xml:space="preserve">Gestational eTRF increases food intake, but not body weight in early </w:t>
      </w:r>
      <w:proofErr w:type="gramStart"/>
      <w:r>
        <w:t>life</w:t>
      </w:r>
      <w:bookmarkEnd w:id="888"/>
      <w:bookmarkEnd w:id="889"/>
      <w:proofErr w:type="gramEnd"/>
    </w:p>
    <w:p w14:paraId="17699893" w14:textId="0967745D" w:rsidR="003B2DA6" w:rsidRDefault="003B2DA6" w:rsidP="003B2DA6">
      <w:r w:rsidRPr="000C1B74">
        <w:t>To model gestational early time restricted feeding (eTRF), we used a normal chow diet (NCD) and assigned female mice to either unrestricted (</w:t>
      </w:r>
      <w:r w:rsidRPr="000C1B74">
        <w:rPr>
          <w:i/>
          <w:iCs/>
        </w:rPr>
        <w:t xml:space="preserve">ad libitum, </w:t>
      </w:r>
      <w:r w:rsidRPr="000C1B74">
        <w:t xml:space="preserve">AL) or 6 hours of restricted food </w:t>
      </w:r>
      <w:r w:rsidRPr="000C1B74">
        <w:lastRenderedPageBreak/>
        <w:t>availability between ZT14-20 (eTRF) (</w:t>
      </w:r>
      <w:r w:rsidRPr="000C1B74">
        <w:rPr>
          <w:b/>
          <w:bCs/>
        </w:rPr>
        <w:t>Figure 1</w:t>
      </w:r>
      <w:r w:rsidR="00BB2BA5">
        <w:rPr>
          <w:b/>
          <w:bCs/>
        </w:rPr>
        <w:t>5</w:t>
      </w:r>
      <w:r w:rsidRPr="000C1B74">
        <w:rPr>
          <w:b/>
          <w:bCs/>
        </w:rPr>
        <w:t>A</w:t>
      </w:r>
      <w:r w:rsidRPr="000C1B74">
        <w:t>). This period represents the active phase of both pregnant and non-pregnant mice</w:t>
      </w:r>
      <w:r w:rsidRPr="000C1B74">
        <w:fldChar w:fldCharType="begin"/>
      </w:r>
      <w:r>
        <w:instrText xml:space="preserve"> ADDIN ZOTERO_ITEM CSL_CITATION {"citationID":"vTiDWWMm","properties":{"formattedCitation":"(Ladyman et al., 2018)","plainCitation":"(Ladyman et al., 2018)","noteIndex":0},"citationItems":[{"id":43,"uris":["http://zotero.org/users/5073745/items/3EYRTHI4"],"itemData":{"id":43,"type":"article-journal","abstract":"Pregnancy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R."}],"issued":{"date-parts":[["2018",10,1]]}}}],"schema":"https://github.com/citation-style-language/schema/raw/master/csl-citation.json"} </w:instrText>
      </w:r>
      <w:r w:rsidRPr="000C1B74">
        <w:fldChar w:fldCharType="separate"/>
      </w:r>
      <w:r>
        <w:t>(Ladyman et al., 2018)</w:t>
      </w:r>
      <w:r w:rsidRPr="000C1B74">
        <w:fldChar w:fldCharType="end"/>
      </w:r>
      <w:r w:rsidRPr="000C1B74">
        <w:t>. This approach limits potential sleep disruptions and is more translationally relevant to human dietary restriction. This treatment started a week before mating and continued through delivery (</w:t>
      </w:r>
      <w:r w:rsidRPr="000C1B74">
        <w:rPr>
          <w:b/>
          <w:bCs/>
        </w:rPr>
        <w:t>Figure 1</w:t>
      </w:r>
      <w:r w:rsidR="00BB2BA5">
        <w:rPr>
          <w:b/>
          <w:bCs/>
        </w:rPr>
        <w:t>5</w:t>
      </w:r>
      <w:r w:rsidRPr="000C1B74">
        <w:rPr>
          <w:b/>
          <w:bCs/>
        </w:rPr>
        <w:t>B</w:t>
      </w:r>
      <w:r w:rsidRPr="000C1B74">
        <w:t xml:space="preserve">). We find no evidence of maternal eTRF causing significantly lower daily food intake during pregnancy nor are </w:t>
      </w:r>
      <w:proofErr w:type="gramStart"/>
      <w:r w:rsidRPr="000C1B74">
        <w:t>there</w:t>
      </w:r>
      <w:proofErr w:type="gramEnd"/>
      <w:r w:rsidRPr="000C1B74">
        <w:t xml:space="preserve"> changes in body weight (</w:t>
      </w:r>
      <w:r w:rsidRPr="00BB2BA5">
        <w:rPr>
          <w:b/>
          <w:bCs/>
        </w:rPr>
        <w:t>Supplementary Figure 1A&amp;B</w:t>
      </w:r>
      <w:r w:rsidRPr="000C1B74">
        <w:t>). Litters were</w:t>
      </w:r>
      <w:r>
        <w:t xml:space="preserve"> normalized to equal sizes to reduce variability and effects of lactation.  </w:t>
      </w:r>
      <w:r>
        <w:br w:type="page"/>
      </w:r>
      <w:r>
        <w:rPr>
          <w:noProof/>
        </w:rPr>
        <w:lastRenderedPageBreak/>
        <w:drawing>
          <wp:inline distT="0" distB="0" distL="0" distR="0" wp14:anchorId="03C66803" wp14:editId="38BF479A">
            <wp:extent cx="6029891" cy="3000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2"/>
                    <a:srcRect t="9899"/>
                    <a:stretch/>
                  </pic:blipFill>
                  <pic:spPr bwMode="auto">
                    <a:xfrm>
                      <a:off x="0" y="0"/>
                      <a:ext cx="6165331" cy="3067723"/>
                    </a:xfrm>
                    <a:prstGeom prst="rect">
                      <a:avLst/>
                    </a:prstGeom>
                    <a:ln>
                      <a:noFill/>
                    </a:ln>
                    <a:extLst>
                      <a:ext uri="{53640926-AAD7-44D8-BBD7-CCE9431645EC}">
                        <a14:shadowObscured xmlns:a14="http://schemas.microsoft.com/office/drawing/2010/main"/>
                      </a:ext>
                    </a:extLst>
                  </pic:spPr>
                </pic:pic>
              </a:graphicData>
            </a:graphic>
          </wp:inline>
        </w:drawing>
      </w:r>
    </w:p>
    <w:p w14:paraId="490F0D8D" w14:textId="77777777" w:rsidR="003B2DA6" w:rsidRDefault="003B2DA6" w:rsidP="003B2DA6"/>
    <w:p w14:paraId="6187C55E" w14:textId="19BE64D0" w:rsidR="003B2DA6" w:rsidRDefault="00867711" w:rsidP="00867711">
      <w:pPr>
        <w:pStyle w:val="Caption"/>
      </w:pPr>
      <w:bookmarkStart w:id="890" w:name="_Toc126830393"/>
      <w:bookmarkStart w:id="891" w:name="_Toc126851100"/>
      <w:r>
        <w:t xml:space="preserve">Figure </w:t>
      </w:r>
      <w:fldSimple w:instr=" SEQ Figure \* ARABIC ">
        <w:r w:rsidR="007A09D3">
          <w:rPr>
            <w:noProof/>
          </w:rPr>
          <w:t>15</w:t>
        </w:r>
      </w:fldSimple>
      <w:r>
        <w:t>: Early time-restricted feeding protocol</w:t>
      </w:r>
      <w:bookmarkEnd w:id="890"/>
      <w:bookmarkEnd w:id="891"/>
    </w:p>
    <w:p w14:paraId="30AB9D9C" w14:textId="77777777" w:rsidR="003B2DA6" w:rsidRDefault="003B2DA6" w:rsidP="003B2DA6">
      <w:pPr>
        <w:spacing w:line="240" w:lineRule="auto"/>
      </w:pPr>
      <w:r w:rsidRPr="00687929">
        <w:rPr>
          <w:b/>
          <w:bCs/>
        </w:rPr>
        <w:t>A)</w:t>
      </w:r>
      <w:r>
        <w:t xml:space="preserve"> </w:t>
      </w:r>
      <w:r w:rsidRPr="00687929">
        <w:t xml:space="preserve">Food availability and timing for dams during pregnancy. Food access began at ZT13 for early Time-Restricted Feeding dams (eTRF, light gray, n=8) and continued until ZT129, total of 6 hours. Food was available 24 hours a day for ad libitum dams (AL, dark gray, n=9). </w:t>
      </w:r>
      <w:r w:rsidRPr="00687929">
        <w:rPr>
          <w:b/>
          <w:bCs/>
        </w:rPr>
        <w:t>B)</w:t>
      </w:r>
      <w:r w:rsidRPr="00687929">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w:t>
      </w:r>
      <w:r>
        <w:t xml:space="preserve">, high sucrose </w:t>
      </w:r>
      <w:r w:rsidRPr="00687929">
        <w:t>diet (HF</w:t>
      </w:r>
      <w:r>
        <w:t>HS</w:t>
      </w:r>
      <w:r w:rsidRPr="00687929">
        <w:t>)</w:t>
      </w:r>
      <w:r>
        <w:t xml:space="preserve"> with sucrose</w:t>
      </w:r>
      <w:r w:rsidRPr="00687929">
        <w:t>. Animals were on HF</w:t>
      </w:r>
      <w:r>
        <w:t>HS</w:t>
      </w:r>
      <w:r w:rsidRPr="00687929">
        <w:t xml:space="preserve"> for 10 weeks before repeating ITT and GTT, and an in vivo glucose stimulated insulin secretion test (GSIS). Animals were </w:t>
      </w:r>
      <w:r>
        <w:t>euthaniz</w:t>
      </w:r>
      <w:r w:rsidRPr="00687929">
        <w:t>ed after these tests. Abbreviations: zeitgeber time (ZT), ZT0 = lights on, ZT12 = lights off.</w:t>
      </w:r>
    </w:p>
    <w:p w14:paraId="42CA4A2E" w14:textId="77777777" w:rsidR="003B2DA6" w:rsidRPr="009B6F09" w:rsidRDefault="003B2DA6" w:rsidP="003B2DA6">
      <w:pPr>
        <w:pStyle w:val="Caption"/>
      </w:pPr>
    </w:p>
    <w:p w14:paraId="658C9EC0" w14:textId="77777777" w:rsidR="003B2DA6" w:rsidRDefault="003B2DA6" w:rsidP="003B2DA6">
      <w:pPr>
        <w:spacing w:line="240" w:lineRule="auto"/>
      </w:pPr>
      <w:r>
        <w:br w:type="page"/>
      </w:r>
    </w:p>
    <w:p w14:paraId="5EB315FF" w14:textId="25335891" w:rsidR="003B2DA6" w:rsidRDefault="003B2DA6" w:rsidP="003B2DA6">
      <w:pPr>
        <w:ind w:firstLine="720"/>
      </w:pPr>
      <w:r>
        <w:lastRenderedPageBreak/>
        <w:t>The pups resulting from this experiment were weighed and their body composition was assessed weekly, then analyzed using linear mixed effect modeling. We found significant and expected effects of age and sex (older mice weigh more than younger mice and male pups weigh more than females), but no effect modification of maternal eTRF on body weight (</w:t>
      </w:r>
      <w:r w:rsidRPr="003E0F5E">
        <w:rPr>
          <w:b/>
          <w:bCs/>
        </w:rPr>
        <w:t xml:space="preserve">Figure </w:t>
      </w:r>
      <w:r w:rsidR="00BB2BA5">
        <w:rPr>
          <w:b/>
          <w:bCs/>
        </w:rPr>
        <w:t>16</w:t>
      </w:r>
      <w:r w:rsidRPr="003E0F5E">
        <w:rPr>
          <w:b/>
          <w:bCs/>
        </w:rPr>
        <w:t>A,</w:t>
      </w:r>
      <w:r>
        <w:t xml:space="preserve"> </w:t>
      </w:r>
      <w:proofErr w:type="spellStart"/>
      <w:r>
        <w:t>p</w:t>
      </w:r>
      <w:r>
        <w:rPr>
          <w:vertAlign w:val="subscript"/>
        </w:rPr>
        <w:t>diet</w:t>
      </w:r>
      <w:proofErr w:type="spellEnd"/>
      <w:r>
        <w:t>=0.47), lean mass (</w:t>
      </w:r>
      <w:r w:rsidRPr="003E0F5E">
        <w:rPr>
          <w:b/>
          <w:bCs/>
        </w:rPr>
        <w:t xml:space="preserve">Figure </w:t>
      </w:r>
      <w:r w:rsidR="00BB2BA5">
        <w:rPr>
          <w:b/>
          <w:bCs/>
        </w:rPr>
        <w:t>16</w:t>
      </w:r>
      <w:r w:rsidRPr="003E0F5E">
        <w:rPr>
          <w:b/>
          <w:bCs/>
        </w:rPr>
        <w:t>C,</w:t>
      </w:r>
      <w:r>
        <w:t xml:space="preserve"> </w:t>
      </w:r>
      <w:proofErr w:type="spellStart"/>
      <w:r>
        <w:t>p</w:t>
      </w:r>
      <w:r>
        <w:rPr>
          <w:vertAlign w:val="subscript"/>
        </w:rPr>
        <w:t>diet</w:t>
      </w:r>
      <w:proofErr w:type="spellEnd"/>
      <w:r>
        <w:t>=0.45), or fat mass (</w:t>
      </w:r>
      <w:r w:rsidRPr="003E0F5E">
        <w:rPr>
          <w:b/>
          <w:bCs/>
        </w:rPr>
        <w:t xml:space="preserve">Figure </w:t>
      </w:r>
      <w:r w:rsidR="00BB2BA5">
        <w:rPr>
          <w:b/>
          <w:bCs/>
        </w:rPr>
        <w:t>16</w:t>
      </w:r>
      <w:r w:rsidRPr="003E0F5E">
        <w:rPr>
          <w:b/>
          <w:bCs/>
        </w:rPr>
        <w:t>B</w:t>
      </w:r>
      <w:r>
        <w:t xml:space="preserve">, </w:t>
      </w:r>
      <w:proofErr w:type="spellStart"/>
      <w:r>
        <w:t>p</w:t>
      </w:r>
      <w:r>
        <w:rPr>
          <w:vertAlign w:val="subscript"/>
        </w:rPr>
        <w:t>diet</w:t>
      </w:r>
      <w:proofErr w:type="spellEnd"/>
      <w:r>
        <w:t>=0.47). There was no interaction between sex and maternal feeding regimen in cumulative food intake (</w:t>
      </w:r>
      <w:proofErr w:type="spellStart"/>
      <w:r>
        <w:t>p</w:t>
      </w:r>
      <w:r>
        <w:rPr>
          <w:vertAlign w:val="subscript"/>
        </w:rPr>
        <w:t>diet</w:t>
      </w:r>
      <w:proofErr w:type="spellEnd"/>
      <w:r>
        <w:rPr>
          <w:vertAlign w:val="subscript"/>
        </w:rPr>
        <w:t>*sex</w:t>
      </w:r>
      <w:r>
        <w:t xml:space="preserve">=0.38). </w:t>
      </w:r>
      <w:r w:rsidRPr="0018051D">
        <w:t>However, cumulative food intake in the NCD period is 22% higher in eTRF females than AL females and 10% higher in eTRF males than AL males (</w:t>
      </w:r>
      <w:r w:rsidRPr="0018051D">
        <w:rPr>
          <w:b/>
          <w:bCs/>
        </w:rPr>
        <w:t xml:space="preserve">Figure </w:t>
      </w:r>
      <w:r w:rsidR="00BB2BA5">
        <w:rPr>
          <w:b/>
          <w:bCs/>
        </w:rPr>
        <w:t>16</w:t>
      </w:r>
      <w:r w:rsidRPr="0018051D">
        <w:rPr>
          <w:b/>
          <w:bCs/>
        </w:rPr>
        <w:t>D</w:t>
      </w:r>
      <w:r w:rsidRPr="0018051D">
        <w:t xml:space="preserve">, </w:t>
      </w:r>
      <w:proofErr w:type="spellStart"/>
      <w:r w:rsidRPr="0018051D">
        <w:t>p</w:t>
      </w:r>
      <w:r w:rsidRPr="0018051D">
        <w:rPr>
          <w:vertAlign w:val="subscript"/>
        </w:rPr>
        <w:t>diet</w:t>
      </w:r>
      <w:proofErr w:type="spellEnd"/>
      <w:r w:rsidRPr="0018051D">
        <w:rPr>
          <w:vertAlign w:val="subscript"/>
        </w:rPr>
        <w:t xml:space="preserve"> = </w:t>
      </w:r>
      <w:r w:rsidRPr="0018051D">
        <w:t>0.016).</w:t>
      </w:r>
      <w:r>
        <w:t xml:space="preserve"> Assessing the efficiency by which food is converted into stored mass resulted in a 12% reduced feeding efficiency in eTRF female offspring (</w:t>
      </w:r>
      <w:proofErr w:type="spellStart"/>
      <w:r>
        <w:t>p</w:t>
      </w:r>
      <w:r>
        <w:rPr>
          <w:vertAlign w:val="subscript"/>
        </w:rPr>
        <w:t>sex</w:t>
      </w:r>
      <w:proofErr w:type="spellEnd"/>
      <w:r>
        <w:t>&lt;0.00001) which is not present in males (</w:t>
      </w:r>
      <w:r w:rsidRPr="00504A6E">
        <w:rPr>
          <w:b/>
          <w:bCs/>
        </w:rPr>
        <w:t>Supplementary</w:t>
      </w:r>
      <w:r>
        <w:t xml:space="preserve"> </w:t>
      </w:r>
      <w:r w:rsidRPr="00504A6E">
        <w:rPr>
          <w:b/>
          <w:bCs/>
        </w:rPr>
        <w:t xml:space="preserve">Figure </w:t>
      </w:r>
      <w:r>
        <w:rPr>
          <w:b/>
          <w:bCs/>
        </w:rPr>
        <w:t>2</w:t>
      </w:r>
      <w:r w:rsidRPr="00504A6E">
        <w:rPr>
          <w:b/>
          <w:bCs/>
        </w:rPr>
        <w:t>A</w:t>
      </w:r>
      <w:r>
        <w:t>).</w:t>
      </w:r>
    </w:p>
    <w:p w14:paraId="175FC735" w14:textId="77777777" w:rsidR="003B2DA6" w:rsidRDefault="003B2DA6" w:rsidP="003B2DA6">
      <w:pPr>
        <w:ind w:firstLine="720"/>
      </w:pPr>
    </w:p>
    <w:p w14:paraId="506A017D" w14:textId="77777777" w:rsidR="003B2DA6" w:rsidRDefault="003B2DA6" w:rsidP="003B2DA6">
      <w:pPr>
        <w:ind w:firstLine="720"/>
      </w:pPr>
    </w:p>
    <w:p w14:paraId="1B50461E" w14:textId="22A2C418" w:rsidR="003B2DA6" w:rsidRDefault="003B2DA6" w:rsidP="00C94E68">
      <w:pPr>
        <w:spacing w:line="240" w:lineRule="auto"/>
      </w:pPr>
      <w:r>
        <w:br w:type="page"/>
      </w:r>
    </w:p>
    <w:p w14:paraId="719EA385" w14:textId="77777777" w:rsidR="003B2DA6" w:rsidRDefault="003B2DA6" w:rsidP="003B2DA6">
      <w:r>
        <w:rPr>
          <w:noProof/>
        </w:rPr>
        <w:lastRenderedPageBreak/>
        <w:drawing>
          <wp:anchor distT="0" distB="0" distL="114300" distR="114300" simplePos="0" relativeHeight="251682816" behindDoc="0" locked="0" layoutInCell="1" allowOverlap="1" wp14:anchorId="6C8FFD2C" wp14:editId="4A88B11D">
            <wp:simplePos x="0" y="0"/>
            <wp:positionH relativeFrom="column">
              <wp:posOffset>-85090</wp:posOffset>
            </wp:positionH>
            <wp:positionV relativeFrom="paragraph">
              <wp:posOffset>307975</wp:posOffset>
            </wp:positionV>
            <wp:extent cx="6144260" cy="24091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3"/>
                    <a:srcRect t="9578"/>
                    <a:stretch/>
                  </pic:blipFill>
                  <pic:spPr bwMode="auto">
                    <a:xfrm>
                      <a:off x="0" y="0"/>
                      <a:ext cx="6144260" cy="2409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F40F1D" w14:textId="151613C9" w:rsidR="003B2DA6" w:rsidRDefault="00C94E68" w:rsidP="00C94E68">
      <w:pPr>
        <w:pStyle w:val="Caption"/>
        <w:rPr>
          <w:b/>
          <w:bCs/>
        </w:rPr>
      </w:pPr>
      <w:bookmarkStart w:id="892" w:name="_Toc126851109"/>
      <w:r>
        <w:t xml:space="preserve">Supplemental Figure </w:t>
      </w:r>
      <w:fldSimple w:instr=" SEQ Supplemental_Figure \* ARABIC ">
        <w:r w:rsidR="007A09D3">
          <w:rPr>
            <w:noProof/>
          </w:rPr>
          <w:t>1</w:t>
        </w:r>
      </w:fldSimple>
      <w:r>
        <w:t xml:space="preserve">: </w:t>
      </w:r>
      <w:r w:rsidRPr="001E064A">
        <w:rPr>
          <w:i w:val="0"/>
          <w:iCs w:val="0"/>
        </w:rPr>
        <w:t>Maternal Food Intake and Body Weight during Gestation</w:t>
      </w:r>
      <w:bookmarkEnd w:id="892"/>
    </w:p>
    <w:p w14:paraId="46F4B7A8" w14:textId="77777777" w:rsidR="003B2DA6" w:rsidRPr="00D82D3A" w:rsidRDefault="003B2DA6" w:rsidP="003B2DA6">
      <w:pPr>
        <w:spacing w:line="240" w:lineRule="auto"/>
      </w:pPr>
      <w:r w:rsidRPr="00D82D3A">
        <w:rPr>
          <w:b/>
          <w:bCs/>
        </w:rPr>
        <w:t>A)</w:t>
      </w:r>
      <w:r>
        <w:t xml:space="preserve"> Maternal food intake from one week before pregnancy until delivery B) Maternal body weight from one week before pregnancy until delivery. Dams in analysis n 8= eTRF, 9=AL.</w:t>
      </w:r>
    </w:p>
    <w:p w14:paraId="35368611" w14:textId="77777777" w:rsidR="003B2DA6" w:rsidRDefault="003B2DA6" w:rsidP="003B2DA6"/>
    <w:p w14:paraId="07C21272" w14:textId="77777777" w:rsidR="003B2DA6" w:rsidRDefault="003B2DA6" w:rsidP="003B2DA6">
      <w:pPr>
        <w:ind w:firstLine="720"/>
      </w:pPr>
    </w:p>
    <w:p w14:paraId="3B4A51D7" w14:textId="77777777" w:rsidR="003B2DA6" w:rsidRDefault="003B2DA6" w:rsidP="003B2DA6">
      <w:pPr>
        <w:spacing w:line="240" w:lineRule="auto"/>
      </w:pPr>
      <w:r>
        <w:br w:type="page"/>
      </w:r>
    </w:p>
    <w:p w14:paraId="2D328850" w14:textId="77777777" w:rsidR="003B2DA6" w:rsidRDefault="003B2DA6" w:rsidP="003B2DA6"/>
    <w:p w14:paraId="06A42B6D" w14:textId="77777777" w:rsidR="003B2DA6" w:rsidRDefault="003B2DA6" w:rsidP="003B2DA6">
      <w:pPr>
        <w:pStyle w:val="Heading3"/>
      </w:pPr>
      <w:bookmarkStart w:id="893" w:name="_Toc126771726"/>
      <w:bookmarkStart w:id="894" w:name="_Toc126830618"/>
      <w:r>
        <w:t xml:space="preserve">Gestational eTRF modestly improves glucose tolerance in young adult </w:t>
      </w:r>
      <w:proofErr w:type="gramStart"/>
      <w:r>
        <w:t>males</w:t>
      </w:r>
      <w:bookmarkEnd w:id="893"/>
      <w:bookmarkEnd w:id="894"/>
      <w:proofErr w:type="gramEnd"/>
    </w:p>
    <w:p w14:paraId="63229736" w14:textId="31EF49A9" w:rsidR="003B2DA6" w:rsidRDefault="003B2DA6" w:rsidP="003B2DA6">
      <w:r>
        <w:t>To assess glucose homeostasis in the offspring, we conducted ITTs and GTTs between PND 60 and 70. Male offspring averaged 15mg/dL higher blood glucose during insulin tolerance testing compared to females (</w:t>
      </w:r>
      <w:proofErr w:type="spellStart"/>
      <w:r>
        <w:t>p</w:t>
      </w:r>
      <w:r>
        <w:rPr>
          <w:vertAlign w:val="subscript"/>
        </w:rPr>
        <w:t>sex</w:t>
      </w:r>
      <w:proofErr w:type="spellEnd"/>
      <w:r>
        <w:t>=0.0018), but no effect of maternal dietary restriction was evident through linear mixed effect modeling (</w:t>
      </w:r>
      <w:r w:rsidRPr="0097693C">
        <w:rPr>
          <w:b/>
          <w:bCs/>
        </w:rPr>
        <w:t xml:space="preserve">Figure </w:t>
      </w:r>
      <w:r w:rsidR="00C815CF">
        <w:rPr>
          <w:b/>
          <w:bCs/>
        </w:rPr>
        <w:t>16</w:t>
      </w:r>
      <w:r>
        <w:rPr>
          <w:b/>
          <w:bCs/>
        </w:rPr>
        <w:t>E</w:t>
      </w:r>
      <w:r>
        <w:t xml:space="preserve">, </w:t>
      </w:r>
      <w:proofErr w:type="spellStart"/>
      <w:r>
        <w:t>p</w:t>
      </w:r>
      <w:r>
        <w:rPr>
          <w:vertAlign w:val="subscript"/>
        </w:rPr>
        <w:t>diet</w:t>
      </w:r>
      <w:proofErr w:type="spellEnd"/>
      <w:r>
        <w:t xml:space="preserve">=0.73). Summarizing the ITT by calculating the area under the curve (AUC) demonstrated there was no </w:t>
      </w:r>
      <w:proofErr w:type="spellStart"/>
      <w:r>
        <w:t>diet:sex</w:t>
      </w:r>
      <w:proofErr w:type="spellEnd"/>
      <w:r>
        <w:t xml:space="preserve"> interaction (</w:t>
      </w:r>
      <w:proofErr w:type="spellStart"/>
      <w:r>
        <w:t>p</w:t>
      </w:r>
      <w:r>
        <w:rPr>
          <w:vertAlign w:val="subscript"/>
        </w:rPr>
        <w:t>diet:sex</w:t>
      </w:r>
      <w:proofErr w:type="spellEnd"/>
      <w:r>
        <w:t xml:space="preserve">=0.069), but an effect of maternal restriction </w:t>
      </w:r>
      <w:r w:rsidRPr="00B83015">
        <w:rPr>
          <w:color w:val="000000" w:themeColor="text1"/>
        </w:rPr>
        <w:t xml:space="preserve">where eTRF offspring had lower AUC compared to AL offspring, 8.5% and 2.2% lower in females and males </w:t>
      </w:r>
      <w:r w:rsidRPr="007250AF">
        <w:rPr>
          <w:color w:val="000000" w:themeColor="text1"/>
        </w:rPr>
        <w:t>respectively (</w:t>
      </w:r>
      <w:proofErr w:type="spellStart"/>
      <w:r w:rsidRPr="007250AF">
        <w:rPr>
          <w:color w:val="000000" w:themeColor="text1"/>
        </w:rPr>
        <w:t>p</w:t>
      </w:r>
      <w:r w:rsidRPr="007250AF">
        <w:rPr>
          <w:color w:val="000000" w:themeColor="text1"/>
          <w:vertAlign w:val="subscript"/>
        </w:rPr>
        <w:t>diet</w:t>
      </w:r>
      <w:proofErr w:type="spellEnd"/>
      <w:r w:rsidRPr="007250AF">
        <w:rPr>
          <w:color w:val="000000" w:themeColor="text1"/>
        </w:rPr>
        <w:t>=0.013)</w:t>
      </w:r>
      <w:r>
        <w:rPr>
          <w:color w:val="000000" w:themeColor="text1"/>
        </w:rPr>
        <w:t>,</w:t>
      </w:r>
      <w:r w:rsidRPr="007250AF">
        <w:rPr>
          <w:color w:val="000000" w:themeColor="text1"/>
        </w:rPr>
        <w:t xml:space="preserve"> and </w:t>
      </w:r>
      <w:r>
        <w:rPr>
          <w:color w:val="000000" w:themeColor="text1"/>
        </w:rPr>
        <w:t xml:space="preserve">a significant effect </w:t>
      </w:r>
      <w:r w:rsidRPr="007250AF">
        <w:rPr>
          <w:color w:val="000000" w:themeColor="text1"/>
        </w:rPr>
        <w:t>of sex (</w:t>
      </w:r>
      <w:proofErr w:type="spellStart"/>
      <w:r w:rsidRPr="007250AF">
        <w:rPr>
          <w:color w:val="000000" w:themeColor="text1"/>
        </w:rPr>
        <w:t>p</w:t>
      </w:r>
      <w:r w:rsidRPr="007250AF">
        <w:rPr>
          <w:color w:val="000000" w:themeColor="text1"/>
          <w:vertAlign w:val="subscript"/>
        </w:rPr>
        <w:t>sex</w:t>
      </w:r>
      <w:proofErr w:type="spellEnd"/>
      <w:r w:rsidRPr="007250AF">
        <w:rPr>
          <w:color w:val="000000" w:themeColor="text1"/>
        </w:rPr>
        <w:t>&lt;0.0001). As expected</w:t>
      </w:r>
      <w:r w:rsidRPr="007250AF">
        <w:t>, males had a higher AU</w:t>
      </w:r>
      <w:r>
        <w:t>C than females (</w:t>
      </w:r>
      <w:r w:rsidRPr="00607265">
        <w:rPr>
          <w:b/>
          <w:bCs/>
        </w:rPr>
        <w:t xml:space="preserve">Figure </w:t>
      </w:r>
      <w:r w:rsidR="00C815CF">
        <w:rPr>
          <w:b/>
          <w:bCs/>
        </w:rPr>
        <w:t>16</w:t>
      </w:r>
      <w:r>
        <w:rPr>
          <w:b/>
          <w:bCs/>
        </w:rPr>
        <w:t>F</w:t>
      </w:r>
      <w:r>
        <w:t xml:space="preserve">). The initial response to insulin (the rate of glucose </w:t>
      </w:r>
      <w:proofErr w:type="gramStart"/>
      <w:r>
        <w:t>decline</w:t>
      </w:r>
      <w:proofErr w:type="gramEnd"/>
      <w:r>
        <w:t xml:space="preserve"> over the first 60 minutes, not pictured) was not significant for sex (</w:t>
      </w:r>
      <w:proofErr w:type="spellStart"/>
      <w:r>
        <w:t>p</w:t>
      </w:r>
      <w:r w:rsidRPr="006A22AE">
        <w:rPr>
          <w:vertAlign w:val="subscript"/>
        </w:rPr>
        <w:t>sex</w:t>
      </w:r>
      <w:proofErr w:type="spellEnd"/>
      <w:r>
        <w:t>=0.10) or treatment (</w:t>
      </w:r>
      <w:proofErr w:type="spellStart"/>
      <w:r>
        <w:t>p</w:t>
      </w:r>
      <w:r>
        <w:rPr>
          <w:vertAlign w:val="subscript"/>
        </w:rPr>
        <w:t>diet</w:t>
      </w:r>
      <w:proofErr w:type="spellEnd"/>
      <w:r>
        <w:t xml:space="preserve">=0.83). These data </w:t>
      </w:r>
      <w:r w:rsidRPr="00D04004">
        <w:t xml:space="preserve">suggest that </w:t>
      </w:r>
      <w:r>
        <w:t xml:space="preserve">gestational eTRF slightly improves the response to insulin challenge in adult mice, and that this is not driven by increased fat mass. </w:t>
      </w:r>
    </w:p>
    <w:p w14:paraId="410FEFAC" w14:textId="33DF17D1" w:rsidR="003B2DA6" w:rsidRDefault="003B2DA6" w:rsidP="003B2DA6">
      <w:r>
        <w:t>Glucose tolerance was similar in young adulthood between groups in both males and females (</w:t>
      </w:r>
      <w:r w:rsidRPr="002A245A">
        <w:rPr>
          <w:b/>
          <w:bCs/>
        </w:rPr>
        <w:t xml:space="preserve">Figure </w:t>
      </w:r>
      <w:r w:rsidR="00C815CF">
        <w:rPr>
          <w:b/>
          <w:bCs/>
        </w:rPr>
        <w:t>16</w:t>
      </w:r>
      <w:r>
        <w:rPr>
          <w:b/>
          <w:bCs/>
        </w:rPr>
        <w:t>G</w:t>
      </w:r>
      <w:r>
        <w:t>). We found no significant effect of diet (</w:t>
      </w:r>
      <w:proofErr w:type="spellStart"/>
      <w:r>
        <w:t>p</w:t>
      </w:r>
      <w:r>
        <w:rPr>
          <w:vertAlign w:val="subscript"/>
        </w:rPr>
        <w:t>diet</w:t>
      </w:r>
      <w:proofErr w:type="spellEnd"/>
      <w:r>
        <w:t>=0.53) on the rise in blood glucose during GTT, but there was an effect of sex (</w:t>
      </w:r>
      <w:proofErr w:type="spellStart"/>
      <w:r>
        <w:t>p</w:t>
      </w:r>
      <w:r>
        <w:rPr>
          <w:vertAlign w:val="subscript"/>
        </w:rPr>
        <w:t>sex</w:t>
      </w:r>
      <w:proofErr w:type="spellEnd"/>
      <w:r>
        <w:t>=0.0093) on glucose tolerance, again with expected higher glucose levels in male mice. The summarized AUC for the GTT (</w:t>
      </w:r>
      <w:r w:rsidRPr="00607265">
        <w:rPr>
          <w:b/>
          <w:bCs/>
        </w:rPr>
        <w:t xml:space="preserve">Figure </w:t>
      </w:r>
      <w:r w:rsidR="00C815CF">
        <w:rPr>
          <w:b/>
          <w:bCs/>
        </w:rPr>
        <w:t>16</w:t>
      </w:r>
      <w:r>
        <w:rPr>
          <w:b/>
          <w:bCs/>
        </w:rPr>
        <w:t>H</w:t>
      </w:r>
      <w:r>
        <w:t>) shows a significant interaction between sex and maternal dietary treatment (</w:t>
      </w:r>
      <w:proofErr w:type="spellStart"/>
      <w:r>
        <w:t>p</w:t>
      </w:r>
      <w:r>
        <w:rPr>
          <w:vertAlign w:val="subscript"/>
        </w:rPr>
        <w:t>sex:diet</w:t>
      </w:r>
      <w:proofErr w:type="spellEnd"/>
      <w:r>
        <w:t>=0.00082). eTRF males had an 8.2% lower AUC than their AL counterparts (</w:t>
      </w:r>
      <w:proofErr w:type="spellStart"/>
      <w:r>
        <w:t>p</w:t>
      </w:r>
      <w:r>
        <w:rPr>
          <w:vertAlign w:val="subscript"/>
        </w:rPr>
        <w:t>diet</w:t>
      </w:r>
      <w:proofErr w:type="spellEnd"/>
      <w:r>
        <w:t>&lt;0.0001) while this was absent in females (</w:t>
      </w:r>
      <w:proofErr w:type="spellStart"/>
      <w:r>
        <w:t>p</w:t>
      </w:r>
      <w:r>
        <w:rPr>
          <w:vertAlign w:val="subscript"/>
        </w:rPr>
        <w:t>diet</w:t>
      </w:r>
      <w:proofErr w:type="spellEnd"/>
      <w:r>
        <w:t>=0.99). Fasting blood glucose, assessed before ITT and GTT, was 10.4% higher in males than in females (</w:t>
      </w:r>
      <w:proofErr w:type="spellStart"/>
      <w:r>
        <w:t>p</w:t>
      </w:r>
      <w:r>
        <w:rPr>
          <w:vertAlign w:val="subscript"/>
        </w:rPr>
        <w:t>sex</w:t>
      </w:r>
      <w:proofErr w:type="spellEnd"/>
      <w:r>
        <w:t xml:space="preserve">=0.0054; </w:t>
      </w:r>
      <w:r w:rsidRPr="00EE0F74">
        <w:rPr>
          <w:b/>
        </w:rPr>
        <w:t xml:space="preserve">Figure </w:t>
      </w:r>
      <w:r w:rsidR="00C815CF">
        <w:rPr>
          <w:b/>
        </w:rPr>
        <w:t>16</w:t>
      </w:r>
      <w:r w:rsidRPr="00EE0F74">
        <w:rPr>
          <w:b/>
        </w:rPr>
        <w:t>I</w:t>
      </w:r>
      <w:r>
        <w:t>), but did not differ significantly by maternal dietary treatment (</w:t>
      </w:r>
      <w:proofErr w:type="spellStart"/>
      <w:r>
        <w:t>p</w:t>
      </w:r>
      <w:r>
        <w:rPr>
          <w:vertAlign w:val="subscript"/>
        </w:rPr>
        <w:t>diet</w:t>
      </w:r>
      <w:proofErr w:type="spellEnd"/>
      <w:r>
        <w:t>=0.18</w:t>
      </w:r>
      <w:r w:rsidRPr="009F3063">
        <w:t xml:space="preserve">). Taken together these data suggest that gestational eTRF </w:t>
      </w:r>
      <w:r w:rsidRPr="009F3063">
        <w:lastRenderedPageBreak/>
        <w:t>has very a mild effect on adult offspring, despite the narrow feeding window. Offspring whose mothers were fed eTRF had slightly improved responses to insulin and glucose challenge but no differences in body weight or in fat mass.</w:t>
      </w:r>
      <w:r>
        <w:t xml:space="preserve"> </w:t>
      </w:r>
    </w:p>
    <w:p w14:paraId="1B6A7965" w14:textId="77777777" w:rsidR="003B2DA6" w:rsidRDefault="003B2DA6" w:rsidP="003B2DA6"/>
    <w:p w14:paraId="5EBFDE59" w14:textId="77777777" w:rsidR="003B2DA6" w:rsidRDefault="003B2DA6" w:rsidP="003B2DA6"/>
    <w:p w14:paraId="01C1E131" w14:textId="77777777" w:rsidR="003B2DA6" w:rsidRDefault="003B2DA6" w:rsidP="003B2DA6"/>
    <w:p w14:paraId="05E8B4A6" w14:textId="77777777" w:rsidR="003B2DA6" w:rsidRDefault="003B2DA6" w:rsidP="003B2DA6"/>
    <w:p w14:paraId="4B66FF5A" w14:textId="77777777" w:rsidR="003B2DA6" w:rsidRDefault="003B2DA6" w:rsidP="003B2DA6"/>
    <w:p w14:paraId="495EEF42" w14:textId="77777777" w:rsidR="003B2DA6" w:rsidRDefault="003B2DA6" w:rsidP="003B2DA6"/>
    <w:p w14:paraId="5A0DA425" w14:textId="77777777" w:rsidR="003B2DA6" w:rsidRDefault="003B2DA6" w:rsidP="003B2DA6"/>
    <w:p w14:paraId="2CC02BFF" w14:textId="77777777" w:rsidR="003B2DA6" w:rsidRDefault="003B2DA6" w:rsidP="003B2DA6">
      <w:r>
        <w:rPr>
          <w:noProof/>
        </w:rPr>
        <w:lastRenderedPageBreak/>
        <w:drawing>
          <wp:anchor distT="0" distB="0" distL="114300" distR="114300" simplePos="0" relativeHeight="251681792" behindDoc="0" locked="0" layoutInCell="1" allowOverlap="1" wp14:anchorId="25D8745C" wp14:editId="632D8316">
            <wp:simplePos x="0" y="0"/>
            <wp:positionH relativeFrom="column">
              <wp:posOffset>-223520</wp:posOffset>
            </wp:positionH>
            <wp:positionV relativeFrom="paragraph">
              <wp:posOffset>318770</wp:posOffset>
            </wp:positionV>
            <wp:extent cx="6419215" cy="470979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4"/>
                    <a:srcRect t="6342"/>
                    <a:stretch/>
                  </pic:blipFill>
                  <pic:spPr bwMode="auto">
                    <a:xfrm>
                      <a:off x="0" y="0"/>
                      <a:ext cx="6419215" cy="4709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64AD87" w14:textId="5C823EB4" w:rsidR="003B2DA6" w:rsidRPr="00687929" w:rsidRDefault="00C94E68" w:rsidP="00C94E68">
      <w:pPr>
        <w:pStyle w:val="Caption"/>
        <w:rPr>
          <w:b/>
          <w:bCs/>
        </w:rPr>
      </w:pPr>
      <w:bookmarkStart w:id="895" w:name="_Toc126830394"/>
      <w:bookmarkStart w:id="896" w:name="_Toc126851101"/>
      <w:r>
        <w:t xml:space="preserve">Figure </w:t>
      </w:r>
      <w:fldSimple w:instr=" SEQ Figure \* ARABIC ">
        <w:r w:rsidR="007A09D3">
          <w:rPr>
            <w:noProof/>
          </w:rPr>
          <w:t>16</w:t>
        </w:r>
      </w:fldSimple>
      <w:r>
        <w:t>:</w:t>
      </w:r>
      <w:r w:rsidRPr="00280E50">
        <w:rPr>
          <w:i w:val="0"/>
          <w:iCs w:val="0"/>
        </w:rPr>
        <w:t xml:space="preserve"> </w:t>
      </w:r>
      <w:r w:rsidRPr="00B91533">
        <w:rPr>
          <w:i w:val="0"/>
          <w:iCs w:val="0"/>
        </w:rPr>
        <w:t>Early life body</w:t>
      </w:r>
      <w:r w:rsidRPr="00B91533">
        <w:t xml:space="preserve"> </w:t>
      </w:r>
      <w:r w:rsidRPr="00B91533">
        <w:rPr>
          <w:i w:val="0"/>
          <w:iCs w:val="0"/>
        </w:rPr>
        <w:t>composition, food intake, and glycemic homeostasis</w:t>
      </w:r>
      <w:bookmarkEnd w:id="895"/>
      <w:bookmarkEnd w:id="896"/>
    </w:p>
    <w:p w14:paraId="2861F05B" w14:textId="77777777" w:rsidR="003B2DA6" w:rsidRDefault="003B2DA6" w:rsidP="003B2DA6">
      <w:pPr>
        <w:spacing w:line="240" w:lineRule="auto"/>
      </w:pPr>
      <w:r w:rsidRPr="004C6F81">
        <w:rPr>
          <w:b/>
          <w:bCs/>
        </w:rPr>
        <w:t>A)</w:t>
      </w:r>
      <w:r w:rsidRPr="0096054A">
        <w:t xml:space="preserve"> Body weight in grams from PND21-PND70 in males and females, averaged by age, maternal feeding regimen, and sex. </w:t>
      </w:r>
      <w:r w:rsidRPr="0096054A">
        <w:rPr>
          <w:b/>
          <w:bCs/>
        </w:rPr>
        <w:t xml:space="preserve">B) </w:t>
      </w:r>
      <w:r w:rsidRPr="0096054A">
        <w:t xml:space="preserve">Fat mass in grams from PND21-PND70 in males and females, averaged by age, maternal feeding regimen, and sex. </w:t>
      </w:r>
      <w:r w:rsidRPr="0096054A">
        <w:rPr>
          <w:b/>
          <w:bCs/>
        </w:rPr>
        <w:t>C)</w:t>
      </w:r>
      <w:r w:rsidRPr="0096054A">
        <w:t xml:space="preserve"> Lean mass in grams from PND21-PND70 in males and females, averaged by age, maternal feeding regimen, and sex. </w:t>
      </w:r>
      <w:r w:rsidRPr="0096054A">
        <w:rPr>
          <w:b/>
          <w:bCs/>
        </w:rPr>
        <w:t>D)</w:t>
      </w:r>
      <w:r w:rsidRPr="0096054A">
        <w:t xml:space="preserve"> Food intake</w:t>
      </w:r>
      <w:r>
        <w:t xml:space="preserve"> </w:t>
      </w:r>
      <w:r w:rsidRPr="0096054A">
        <w:t xml:space="preserve">in kcals per mouse per day, averaged by week, maternal feeding regimen, and sex. *p-value </w:t>
      </w:r>
      <w:r>
        <w:t>&lt;0.05</w:t>
      </w:r>
      <w:r w:rsidRPr="0096054A">
        <w:t xml:space="preserve"> for diet. </w:t>
      </w:r>
      <w:r w:rsidRPr="0096054A">
        <w:rPr>
          <w:b/>
          <w:bCs/>
        </w:rPr>
        <w:t>E)</w:t>
      </w:r>
      <w:r w:rsidRPr="0096054A">
        <w:t xml:space="preserve"> Insulin tolerance</w:t>
      </w:r>
      <w:r>
        <w:t xml:space="preserve"> </w:t>
      </w:r>
      <w:r w:rsidRPr="0096054A">
        <w:t xml:space="preserve">test (ITT) ~PND 70, averaged by maternal feeding regimen, sex, and time in minutes. </w:t>
      </w:r>
      <w:r w:rsidRPr="0096054A">
        <w:rPr>
          <w:b/>
          <w:bCs/>
        </w:rPr>
        <w:t>F)</w:t>
      </w:r>
      <w:r w:rsidRPr="0096054A">
        <w:t xml:space="preserve"> Area under the curve (AUC) for ITT, averaged by maternal feeding regimen, and sex. *</w:t>
      </w:r>
      <w:r>
        <w:t xml:space="preserve"> </w:t>
      </w:r>
      <w:proofErr w:type="gramStart"/>
      <w:r w:rsidRPr="0096054A">
        <w:t>indicates</w:t>
      </w:r>
      <w:proofErr w:type="gramEnd"/>
      <w:r w:rsidRPr="0096054A">
        <w:t xml:space="preserve"> p-value</w:t>
      </w:r>
      <w:r>
        <w:t xml:space="preserve"> &lt;0.05</w:t>
      </w:r>
      <w:r w:rsidRPr="0096054A">
        <w:t xml:space="preserve"> for effect of diet in males. </w:t>
      </w:r>
      <w:r w:rsidRPr="0096054A">
        <w:rPr>
          <w:b/>
          <w:bCs/>
        </w:rPr>
        <w:t xml:space="preserve">G) </w:t>
      </w:r>
      <w:r w:rsidRPr="004C6F81">
        <w:t>Glucose tolerance test (GTT) ~PNG 70, averaged by</w:t>
      </w:r>
      <w:r>
        <w:rPr>
          <w:b/>
          <w:bCs/>
        </w:rPr>
        <w:t xml:space="preserve"> </w:t>
      </w:r>
      <w:r>
        <w:t>maternal feeding regimen, sex, and time in minutes.</w:t>
      </w:r>
      <w:r w:rsidRPr="0096054A">
        <w:rPr>
          <w:b/>
          <w:bCs/>
        </w:rPr>
        <w:t xml:space="preserve"> H)</w:t>
      </w:r>
      <w:r>
        <w:rPr>
          <w:b/>
          <w:bCs/>
        </w:rPr>
        <w:t xml:space="preserve"> </w:t>
      </w:r>
      <w:r>
        <w:t xml:space="preserve">AUC for GTT, averaged by maternal feeding regimen, and sex. * </w:t>
      </w:r>
      <w:proofErr w:type="gramStart"/>
      <w:r>
        <w:t>indicates</w:t>
      </w:r>
      <w:proofErr w:type="gramEnd"/>
      <w:r>
        <w:t xml:space="preserve"> p-value &lt;0.05</w:t>
      </w:r>
      <w:r w:rsidRPr="0096054A">
        <w:t xml:space="preserve"> </w:t>
      </w:r>
      <w:r>
        <w:t>for effect of diet in males.</w:t>
      </w:r>
      <w:r w:rsidRPr="0096054A">
        <w:rPr>
          <w:b/>
          <w:bCs/>
        </w:rPr>
        <w:t xml:space="preserve"> I)</w:t>
      </w:r>
      <w:r>
        <w:rPr>
          <w:b/>
          <w:bCs/>
        </w:rPr>
        <w:t xml:space="preserve"> </w:t>
      </w:r>
      <w:r>
        <w:t>Fasting blood glucose (FBG) PND 70, averaged by maternal feeding regimen and sex.</w:t>
      </w:r>
      <w:r w:rsidRPr="0096054A">
        <w:t xml:space="preserve"> </w:t>
      </w:r>
      <w:r>
        <w:t>Animals included in body composition measurements, FBG, ITT, and GTT, n=11 eTRF males, 16 AL males, 19 eTRF females, 17 AL females. Number of cages in food intake analysis n=4 eTRF males, 5 AL males, 4 eTRF females, 5 AL females.</w:t>
      </w:r>
    </w:p>
    <w:p w14:paraId="504EA481" w14:textId="77777777" w:rsidR="003B2DA6" w:rsidRDefault="003B2DA6" w:rsidP="003B2DA6">
      <w:pPr>
        <w:pStyle w:val="Heading3"/>
      </w:pPr>
      <w:bookmarkStart w:id="897" w:name="_Toc126771727"/>
      <w:bookmarkStart w:id="898" w:name="_Toc126830619"/>
      <w:r>
        <w:lastRenderedPageBreak/>
        <w:t xml:space="preserve">HFHS feeding in adult offspring exposed to eTRF during gestation generates sex-specific glucose </w:t>
      </w:r>
      <w:proofErr w:type="gramStart"/>
      <w:r>
        <w:t>intolerance</w:t>
      </w:r>
      <w:bookmarkEnd w:id="897"/>
      <w:bookmarkEnd w:id="898"/>
      <w:proofErr w:type="gramEnd"/>
    </w:p>
    <w:p w14:paraId="7409D3B5" w14:textId="5099DE79" w:rsidR="003B2DA6" w:rsidRDefault="003B2DA6" w:rsidP="003B2DA6">
      <w:pPr>
        <w:ind w:firstLine="720"/>
      </w:pPr>
      <w:r>
        <w:t xml:space="preserve">Given that adult offspring were minimally affected by gestational eTRF exposure, we administered a high fat, high sucrose (HFHS) overnutrition challenge; </w:t>
      </w:r>
      <w:r>
        <w:rPr>
          <w:i/>
        </w:rPr>
        <w:t>ad libitum</w:t>
      </w:r>
      <w:r>
        <w:t xml:space="preserve"> access to 45% of energy from fat and 17% of energy </w:t>
      </w:r>
      <w:r w:rsidRPr="001D7FC8">
        <w:t xml:space="preserve">from sucrose after PND 70. Food intake and body composition measurements continued weekly. The average weekly food intake increased by 67.6% in AL offspring and by 31.8% in eTRF offspring after switching to HFHS, both of which exceed energy needs for adult mice </w:t>
      </w:r>
      <w:r w:rsidRPr="001D7FC8">
        <w:fldChar w:fldCharType="begin"/>
      </w:r>
      <w:r>
        <w:instrText xml:space="preserve"> ADDIN ZOTERO_ITEM CSL_CITATION {"citationID":"H2NcT0J5","properties":{"formattedCitation":"(Nutrition, 1995)","plainCitation":"(Nutrition, 1995)","noteIndex":0},"citationItems":[{"id":1403,"uris":["http://zotero.org/users/5073745/items/CMFM6NFR"],"itemData":{"id":1403,"type":"book","abstract":"Mice (Mus musculus) have been used extensively as animal models for biomedical research in genetics, oncology, toxicology, and immunology as well as cell and developmental biology. The widespread use of this species can be attributed to the mouse's high fertility rate, short gestation period, small size, ease of maintenance, susceptibility or resistance to different infectious agents, and susceptibility to noninfectious or genetic diseases that afflict humans. Morse (1978) wrote a detailed history of the development of the mouse as a model for biomedical research. Estimating the quantitative nutrient requirements for mice is particularly challenging because of the large genetic variation within the species and the different criteria used to assess nutritional adequacy of diets. Research to determine nutrient requirements for reproduction, lactation, and maintenance of mice has received relatively little attention.","language":"en","note":"container-title: Nutrient Requirements of Laboratory Animals: Fourth Revised Edition, 1995","publisher":"National Academies Press (US)","source":"www.ncbi.nlm.nih.gov","title":"Nutrient Requirements of the Mouse","URL":"https://www.ncbi.nlm.nih.gov/books/NBK231918/","author":[{"family":"Nutrition","given":"National Research Council (US) Subcommittee on Laboratory Animal"}],"accessed":{"date-parts":[["2022",7,27]]},"issued":{"date-parts":[["1995"]]}}}],"schema":"https://github.com/citation-style-language/schema/raw/master/csl-citation.json"} </w:instrText>
      </w:r>
      <w:r w:rsidRPr="001D7FC8">
        <w:fldChar w:fldCharType="separate"/>
      </w:r>
      <w:r>
        <w:t>(Nutrition, 1995)</w:t>
      </w:r>
      <w:r w:rsidRPr="001D7FC8">
        <w:fldChar w:fldCharType="end"/>
      </w:r>
      <w:r w:rsidRPr="001D7FC8">
        <w:t>. Similar to the findings on chow, with HFHS, there were no major differences between eTRF and AL offspring in body weight (</w:t>
      </w:r>
      <w:r w:rsidRPr="001D7FC8">
        <w:rPr>
          <w:b/>
          <w:bCs/>
        </w:rPr>
        <w:t xml:space="preserve">Figure </w:t>
      </w:r>
      <w:r w:rsidR="002259A5">
        <w:rPr>
          <w:b/>
          <w:bCs/>
        </w:rPr>
        <w:t>17</w:t>
      </w:r>
      <w:r w:rsidRPr="001D7FC8">
        <w:rPr>
          <w:b/>
          <w:bCs/>
        </w:rPr>
        <w:t>A</w:t>
      </w:r>
      <w:r w:rsidRPr="001D7FC8">
        <w:t xml:space="preserve">, </w:t>
      </w:r>
      <w:proofErr w:type="spellStart"/>
      <w:r w:rsidRPr="001D7FC8">
        <w:t>p</w:t>
      </w:r>
      <w:r w:rsidRPr="001D7FC8">
        <w:rPr>
          <w:vertAlign w:val="subscript"/>
        </w:rPr>
        <w:t>diet</w:t>
      </w:r>
      <w:proofErr w:type="spellEnd"/>
      <w:r w:rsidRPr="001D7FC8">
        <w:t>=0.99), fat mass (</w:t>
      </w:r>
      <w:r w:rsidRPr="001D7FC8">
        <w:rPr>
          <w:b/>
          <w:bCs/>
        </w:rPr>
        <w:t xml:space="preserve">Figure </w:t>
      </w:r>
      <w:r w:rsidR="002259A5">
        <w:rPr>
          <w:b/>
          <w:bCs/>
        </w:rPr>
        <w:t>17</w:t>
      </w:r>
      <w:r w:rsidRPr="001D7FC8">
        <w:rPr>
          <w:b/>
          <w:bCs/>
        </w:rPr>
        <w:t xml:space="preserve">B, </w:t>
      </w:r>
      <w:proofErr w:type="spellStart"/>
      <w:r w:rsidRPr="001D7FC8">
        <w:t>p</w:t>
      </w:r>
      <w:r w:rsidRPr="001D7FC8">
        <w:rPr>
          <w:vertAlign w:val="subscript"/>
        </w:rPr>
        <w:t>diet</w:t>
      </w:r>
      <w:proofErr w:type="spellEnd"/>
      <w:r w:rsidRPr="001D7FC8">
        <w:t>=0.65), or lean mass (</w:t>
      </w:r>
      <w:r w:rsidRPr="001D7FC8">
        <w:rPr>
          <w:b/>
          <w:bCs/>
        </w:rPr>
        <w:t xml:space="preserve">Figure </w:t>
      </w:r>
      <w:r w:rsidR="002259A5">
        <w:rPr>
          <w:b/>
          <w:bCs/>
        </w:rPr>
        <w:t>17</w:t>
      </w:r>
      <w:r w:rsidRPr="001D7FC8">
        <w:rPr>
          <w:b/>
          <w:bCs/>
        </w:rPr>
        <w:t xml:space="preserve">C, </w:t>
      </w:r>
      <w:proofErr w:type="spellStart"/>
      <w:r w:rsidRPr="001D7FC8">
        <w:t>p</w:t>
      </w:r>
      <w:r w:rsidRPr="001D7FC8">
        <w:rPr>
          <w:vertAlign w:val="subscript"/>
        </w:rPr>
        <w:t>diet</w:t>
      </w:r>
      <w:proofErr w:type="spellEnd"/>
      <w:r w:rsidRPr="001D7FC8">
        <w:t>=0.47). Therefore, offspring of eTRF and AL experienced similar changes in body composition in response to overnutrition. Cumulative HFHS consumption was comparable between females and males (</w:t>
      </w:r>
      <w:proofErr w:type="spellStart"/>
      <w:r w:rsidRPr="001D7FC8">
        <w:t>p</w:t>
      </w:r>
      <w:r w:rsidRPr="001D7FC8">
        <w:rPr>
          <w:vertAlign w:val="subscript"/>
        </w:rPr>
        <w:t>sex</w:t>
      </w:r>
      <w:proofErr w:type="spellEnd"/>
      <w:r w:rsidRPr="001D7FC8">
        <w:t>=0.72), and maternal restriction groups (</w:t>
      </w:r>
      <w:r w:rsidRPr="001D7FC8">
        <w:rPr>
          <w:b/>
          <w:bCs/>
        </w:rPr>
        <w:t xml:space="preserve">Figure </w:t>
      </w:r>
      <w:r w:rsidR="002259A5">
        <w:rPr>
          <w:b/>
          <w:bCs/>
        </w:rPr>
        <w:t>17</w:t>
      </w:r>
      <w:r w:rsidRPr="001D7FC8">
        <w:rPr>
          <w:b/>
          <w:bCs/>
        </w:rPr>
        <w:t>D</w:t>
      </w:r>
      <w:r w:rsidRPr="001D7FC8">
        <w:t xml:space="preserve">, </w:t>
      </w:r>
      <w:proofErr w:type="spellStart"/>
      <w:r w:rsidRPr="001D7FC8">
        <w:t>p</w:t>
      </w:r>
      <w:r w:rsidRPr="001D7FC8">
        <w:rPr>
          <w:vertAlign w:val="subscript"/>
        </w:rPr>
        <w:t>diet</w:t>
      </w:r>
      <w:proofErr w:type="spellEnd"/>
      <w:r w:rsidRPr="001D7FC8">
        <w:t>=0.72). Feeding efficiency was greater in males than in females, which is consistent with the NCD period (</w:t>
      </w:r>
      <w:r w:rsidRPr="001D7FC8">
        <w:rPr>
          <w:b/>
          <w:bCs/>
        </w:rPr>
        <w:t>Supplemental Figure 2B,</w:t>
      </w:r>
      <w:r w:rsidRPr="001D7FC8">
        <w:t xml:space="preserve"> </w:t>
      </w:r>
      <w:proofErr w:type="spellStart"/>
      <w:r w:rsidRPr="001D7FC8">
        <w:t>p</w:t>
      </w:r>
      <w:r w:rsidRPr="001D7FC8">
        <w:rPr>
          <w:vertAlign w:val="subscript"/>
        </w:rPr>
        <w:t>sex</w:t>
      </w:r>
      <w:proofErr w:type="spellEnd"/>
      <w:r w:rsidRPr="001D7FC8">
        <w:t xml:space="preserve"> = 0.00023). However, unlike the NCD period, efficiency was indistinguishable between eTRF and AL offspring (</w:t>
      </w:r>
      <w:proofErr w:type="spellStart"/>
      <w:r w:rsidRPr="001D7FC8">
        <w:t>p</w:t>
      </w:r>
      <w:r w:rsidRPr="001D7FC8">
        <w:rPr>
          <w:vertAlign w:val="subscript"/>
        </w:rPr>
        <w:t>diet</w:t>
      </w:r>
      <w:proofErr w:type="spellEnd"/>
      <w:r w:rsidRPr="001D7FC8">
        <w:t>=0.93).</w:t>
      </w:r>
    </w:p>
    <w:p w14:paraId="380BC7B5" w14:textId="77777777" w:rsidR="003B2DA6" w:rsidRDefault="003B2DA6" w:rsidP="003B2DA6">
      <w:pPr>
        <w:ind w:firstLine="720"/>
      </w:pPr>
    </w:p>
    <w:p w14:paraId="36F93575" w14:textId="77777777" w:rsidR="003B2DA6" w:rsidRDefault="003B2DA6" w:rsidP="003B2DA6">
      <w:pPr>
        <w:ind w:firstLine="720"/>
      </w:pPr>
      <w:r>
        <w:rPr>
          <w:noProof/>
        </w:rPr>
        <w:lastRenderedPageBreak/>
        <w:drawing>
          <wp:anchor distT="0" distB="0" distL="114300" distR="114300" simplePos="0" relativeHeight="251680768" behindDoc="0" locked="0" layoutInCell="1" allowOverlap="1" wp14:anchorId="7825ABAA" wp14:editId="2CBADBB9">
            <wp:simplePos x="0" y="0"/>
            <wp:positionH relativeFrom="column">
              <wp:posOffset>-42545</wp:posOffset>
            </wp:positionH>
            <wp:positionV relativeFrom="paragraph">
              <wp:posOffset>414655</wp:posOffset>
            </wp:positionV>
            <wp:extent cx="6035040" cy="21031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5"/>
                    <a:srcRect t="16466"/>
                    <a:stretch/>
                  </pic:blipFill>
                  <pic:spPr bwMode="auto">
                    <a:xfrm>
                      <a:off x="0" y="0"/>
                      <a:ext cx="6035040"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84A704" w14:textId="5E470126" w:rsidR="003B2DA6" w:rsidRDefault="007A09D3" w:rsidP="007A09D3">
      <w:pPr>
        <w:pStyle w:val="Caption"/>
        <w:rPr>
          <w:b/>
          <w:bCs/>
        </w:rPr>
      </w:pPr>
      <w:bookmarkStart w:id="899" w:name="_Toc126851110"/>
      <w:r>
        <w:t xml:space="preserve">Supplemental Figure </w:t>
      </w:r>
      <w:fldSimple w:instr=" SEQ Supplemental_Figure \* ARABIC ">
        <w:r>
          <w:rPr>
            <w:noProof/>
          </w:rPr>
          <w:t>2</w:t>
        </w:r>
      </w:fldSimple>
      <w:r w:rsidRPr="00297F64">
        <w:rPr>
          <w:i w:val="0"/>
          <w:iCs w:val="0"/>
        </w:rPr>
        <w:t xml:space="preserve">: </w:t>
      </w:r>
      <w:r w:rsidRPr="001E064A">
        <w:rPr>
          <w:i w:val="0"/>
          <w:iCs w:val="0"/>
        </w:rPr>
        <w:t xml:space="preserve">Feeding efficiency throughout </w:t>
      </w:r>
      <w:proofErr w:type="gramStart"/>
      <w:r w:rsidRPr="001E064A">
        <w:rPr>
          <w:i w:val="0"/>
          <w:iCs w:val="0"/>
        </w:rPr>
        <w:t>adulthood</w:t>
      </w:r>
      <w:bookmarkEnd w:id="899"/>
      <w:proofErr w:type="gramEnd"/>
    </w:p>
    <w:p w14:paraId="2908124E" w14:textId="77777777" w:rsidR="003B2DA6" w:rsidRDefault="003B2DA6" w:rsidP="003B2DA6">
      <w:pPr>
        <w:spacing w:line="240" w:lineRule="auto"/>
      </w:pPr>
      <w:r>
        <w:rPr>
          <w:b/>
          <w:bCs/>
        </w:rPr>
        <w:t xml:space="preserve">A) </w:t>
      </w:r>
      <w:r w:rsidRPr="00784696">
        <w:t>Feeding efficiency (%) in males and females, calculated based on food intake and body composition changes during the NCD period (before PND 70)</w:t>
      </w:r>
      <w:r>
        <w:t>. (</w:t>
      </w:r>
      <w:proofErr w:type="spellStart"/>
      <w:r>
        <w:t>p</w:t>
      </w:r>
      <w:r w:rsidRPr="00784696">
        <w:rPr>
          <w:vertAlign w:val="subscript"/>
        </w:rPr>
        <w:t>sex</w:t>
      </w:r>
      <w:proofErr w:type="spellEnd"/>
      <w:r>
        <w:t xml:space="preserve">&lt;0.001, </w:t>
      </w:r>
      <w:proofErr w:type="spellStart"/>
      <w:r>
        <w:t>p</w:t>
      </w:r>
      <w:r w:rsidRPr="00784696">
        <w:rPr>
          <w:vertAlign w:val="subscript"/>
        </w:rPr>
        <w:t>diet</w:t>
      </w:r>
      <w:proofErr w:type="spellEnd"/>
      <w:r>
        <w:t xml:space="preserve">=0.002). </w:t>
      </w:r>
      <w:r w:rsidRPr="0022790C">
        <w:rPr>
          <w:b/>
          <w:bCs/>
        </w:rPr>
        <w:t>B)</w:t>
      </w:r>
      <w:r>
        <w:t xml:space="preserve"> Feeding efficiency in males and females during the HFHS period (after PND 70). (</w:t>
      </w:r>
      <w:proofErr w:type="spellStart"/>
      <w:r>
        <w:t>p</w:t>
      </w:r>
      <w:r w:rsidRPr="000915E6">
        <w:rPr>
          <w:vertAlign w:val="subscript"/>
        </w:rPr>
        <w:t>sex</w:t>
      </w:r>
      <w:proofErr w:type="spellEnd"/>
      <w:r>
        <w:t xml:space="preserve"> = 0.00023, </w:t>
      </w:r>
      <w:proofErr w:type="spellStart"/>
      <w:r>
        <w:t>p</w:t>
      </w:r>
      <w:r w:rsidRPr="000915E6">
        <w:rPr>
          <w:vertAlign w:val="subscript"/>
        </w:rPr>
        <w:t>diet</w:t>
      </w:r>
      <w:proofErr w:type="spellEnd"/>
      <w:r>
        <w:t xml:space="preserve"> = 0.093).</w:t>
      </w:r>
    </w:p>
    <w:p w14:paraId="35B3099C" w14:textId="77777777" w:rsidR="003B2DA6" w:rsidRPr="001D7FC8" w:rsidRDefault="003B2DA6" w:rsidP="003B2DA6">
      <w:pPr>
        <w:ind w:firstLine="720"/>
      </w:pPr>
    </w:p>
    <w:p w14:paraId="30848641" w14:textId="1A35169E" w:rsidR="003B2DA6" w:rsidRPr="001D7FC8" w:rsidRDefault="003B2DA6" w:rsidP="003B2DA6">
      <w:pPr>
        <w:ind w:firstLine="720"/>
      </w:pPr>
      <w:r w:rsidRPr="001D7FC8">
        <w:t>We repeated an ITT and GTT after 10 weeks of HFHS feeding. During the ITT, there was a significant interaction between sex and diet using mixed linear effect modeling (</w:t>
      </w:r>
      <w:r w:rsidRPr="001D7FC8">
        <w:rPr>
          <w:b/>
          <w:bCs/>
        </w:rPr>
        <w:t xml:space="preserve">Figure </w:t>
      </w:r>
      <w:r w:rsidR="002259A5">
        <w:rPr>
          <w:b/>
          <w:bCs/>
        </w:rPr>
        <w:t>17</w:t>
      </w:r>
      <w:r w:rsidRPr="001D7FC8">
        <w:rPr>
          <w:b/>
          <w:bCs/>
        </w:rPr>
        <w:t>E</w:t>
      </w:r>
      <w:r w:rsidRPr="001D7FC8">
        <w:t xml:space="preserve">, </w:t>
      </w:r>
      <w:proofErr w:type="spellStart"/>
      <w:r w:rsidRPr="001D7FC8">
        <w:t>p</w:t>
      </w:r>
      <w:r w:rsidRPr="001D7FC8">
        <w:rPr>
          <w:vertAlign w:val="subscript"/>
        </w:rPr>
        <w:t>sex:diet</w:t>
      </w:r>
      <w:proofErr w:type="spellEnd"/>
      <w:r w:rsidRPr="001D7FC8">
        <w:t>=0.03). Female eTRF had a similar response to insulin, with less than a 1 mg/dL difference from their AL counterparts (</w:t>
      </w:r>
      <w:proofErr w:type="spellStart"/>
      <w:r w:rsidRPr="001D7FC8">
        <w:t>p</w:t>
      </w:r>
      <w:r w:rsidRPr="001D7FC8">
        <w:rPr>
          <w:vertAlign w:val="subscript"/>
        </w:rPr>
        <w:t>diet</w:t>
      </w:r>
      <w:proofErr w:type="spellEnd"/>
      <w:r w:rsidRPr="001D7FC8">
        <w:t>=0.85), but male eTRF offspring tended to be more insulin sensitive with 25mg/dL lower glucose compared to AL males (</w:t>
      </w:r>
      <w:proofErr w:type="spellStart"/>
      <w:r w:rsidRPr="001D7FC8">
        <w:t>p</w:t>
      </w:r>
      <w:r w:rsidRPr="001D7FC8">
        <w:rPr>
          <w:vertAlign w:val="subscript"/>
        </w:rPr>
        <w:t>diet</w:t>
      </w:r>
      <w:proofErr w:type="spellEnd"/>
      <w:r w:rsidRPr="001D7FC8">
        <w:t xml:space="preserve">=0.17). It could also be true that females were more resilient to </w:t>
      </w:r>
      <w:del w:id="900" w:author="Sandoval, Darleen" w:date="2023-03-01T13:13:00Z">
        <w:r w:rsidRPr="001D7FC8">
          <w:delText xml:space="preserve">changes </w:delText>
        </w:r>
      </w:del>
      <w:ins w:id="901" w:author="Sandoval, Darleen" w:date="2023-03-01T13:13:00Z">
        <w:r w:rsidR="00886E1D">
          <w:t>impairments</w:t>
        </w:r>
        <w:r w:rsidR="00886E1D" w:rsidRPr="001D7FC8">
          <w:t xml:space="preserve"> </w:t>
        </w:r>
      </w:ins>
      <w:r w:rsidRPr="001D7FC8">
        <w:t>from</w:t>
      </w:r>
      <w:ins w:id="902" w:author="Sandoval, Darleen" w:date="2023-03-06T11:01:00Z">
        <w:r w:rsidRPr="001D7FC8">
          <w:t xml:space="preserve"> </w:t>
        </w:r>
      </w:ins>
      <w:ins w:id="903" w:author="Sandoval, Darleen" w:date="2023-03-01T13:13:00Z">
        <w:r w:rsidR="00886E1D">
          <w:t>the</w:t>
        </w:r>
        <w:r w:rsidRPr="001D7FC8">
          <w:t xml:space="preserve"> </w:t>
        </w:r>
      </w:ins>
      <w:r w:rsidRPr="001D7FC8">
        <w:t>HFHS</w:t>
      </w:r>
      <w:ins w:id="904" w:author="Sandoval, Darleen" w:date="2023-03-01T13:13:00Z">
        <w:r w:rsidR="00886E1D">
          <w:t xml:space="preserve"> diet</w:t>
        </w:r>
      </w:ins>
      <w:r w:rsidRPr="001D7FC8">
        <w:t>. These findings were confirmed by calculating the AUC where eTRF females showed no difference in AUC compared to AL females (</w:t>
      </w:r>
      <w:r w:rsidRPr="001D7FC8">
        <w:rPr>
          <w:b/>
          <w:bCs/>
        </w:rPr>
        <w:t xml:space="preserve">Figure </w:t>
      </w:r>
      <w:r w:rsidR="002259A5">
        <w:rPr>
          <w:b/>
          <w:bCs/>
        </w:rPr>
        <w:t>17</w:t>
      </w:r>
      <w:r w:rsidRPr="001D7FC8">
        <w:rPr>
          <w:b/>
          <w:bCs/>
        </w:rPr>
        <w:t>F</w:t>
      </w:r>
      <w:r w:rsidRPr="001D7FC8">
        <w:t xml:space="preserve">, </w:t>
      </w:r>
      <w:proofErr w:type="spellStart"/>
      <w:r w:rsidRPr="001D7FC8">
        <w:t>p</w:t>
      </w:r>
      <w:r w:rsidRPr="001D7FC8">
        <w:rPr>
          <w:vertAlign w:val="subscript"/>
        </w:rPr>
        <w:t>diet</w:t>
      </w:r>
      <w:proofErr w:type="spellEnd"/>
      <w:r w:rsidRPr="001D7FC8">
        <w:t>=0.20) while eTRF males had 20.4% lower AUC than AL males (</w:t>
      </w:r>
      <w:proofErr w:type="spellStart"/>
      <w:r w:rsidRPr="001D7FC8">
        <w:t>p</w:t>
      </w:r>
      <w:r w:rsidRPr="001D7FC8">
        <w:rPr>
          <w:vertAlign w:val="subscript"/>
        </w:rPr>
        <w:t>diet</w:t>
      </w:r>
      <w:proofErr w:type="spellEnd"/>
      <w:r w:rsidRPr="001D7FC8">
        <w:t>&lt;0.0001). The initial rate of glucose decline (not pictured) was greater in females compared to males (</w:t>
      </w:r>
      <w:proofErr w:type="spellStart"/>
      <w:r w:rsidRPr="001D7FC8">
        <w:t>p</w:t>
      </w:r>
      <w:r w:rsidRPr="001D7FC8">
        <w:rPr>
          <w:vertAlign w:val="subscript"/>
        </w:rPr>
        <w:t>sex</w:t>
      </w:r>
      <w:proofErr w:type="spellEnd"/>
      <w:r w:rsidRPr="001D7FC8">
        <w:t>=0.029) but there were no differences between eTRF and AL offspring (</w:t>
      </w:r>
      <w:proofErr w:type="spellStart"/>
      <w:r w:rsidRPr="001D7FC8">
        <w:t>p</w:t>
      </w:r>
      <w:r w:rsidRPr="001D7FC8">
        <w:rPr>
          <w:vertAlign w:val="subscript"/>
        </w:rPr>
        <w:t>diet</w:t>
      </w:r>
      <w:proofErr w:type="spellEnd"/>
      <w:r w:rsidRPr="001D7FC8">
        <w:t>=0.23). The trend toward insulin sensitivity from the ITT was not explained by fasting blood glucose, as females had 23% lower fasting blood glucose than males (</w:t>
      </w:r>
      <w:proofErr w:type="spellStart"/>
      <w:r w:rsidRPr="001D7FC8">
        <w:t>p</w:t>
      </w:r>
      <w:r w:rsidRPr="001D7FC8">
        <w:rPr>
          <w:vertAlign w:val="subscript"/>
        </w:rPr>
        <w:t>sex</w:t>
      </w:r>
      <w:proofErr w:type="spellEnd"/>
      <w:r w:rsidRPr="001D7FC8">
        <w:t>&lt;0.0001) but were similar between eTRF and AL offspring within the same sex (</w:t>
      </w:r>
      <w:r w:rsidRPr="001D7FC8">
        <w:rPr>
          <w:b/>
          <w:bCs/>
        </w:rPr>
        <w:t xml:space="preserve">Figure </w:t>
      </w:r>
      <w:r w:rsidR="002259A5">
        <w:rPr>
          <w:b/>
          <w:bCs/>
        </w:rPr>
        <w:t>17</w:t>
      </w:r>
      <w:r w:rsidRPr="001D7FC8">
        <w:rPr>
          <w:b/>
          <w:bCs/>
        </w:rPr>
        <w:t>I,</w:t>
      </w:r>
      <w:r w:rsidRPr="001D7FC8">
        <w:t xml:space="preserve"> </w:t>
      </w:r>
      <w:proofErr w:type="spellStart"/>
      <w:r w:rsidRPr="001D7FC8">
        <w:t>p</w:t>
      </w:r>
      <w:r w:rsidRPr="001D7FC8">
        <w:rPr>
          <w:vertAlign w:val="subscript"/>
        </w:rPr>
        <w:t>diet</w:t>
      </w:r>
      <w:proofErr w:type="spellEnd"/>
      <w:r w:rsidRPr="001D7FC8">
        <w:t>=0.83</w:t>
      </w:r>
      <w:r w:rsidRPr="001D7FC8">
        <w:rPr>
          <w:b/>
          <w:bCs/>
        </w:rPr>
        <w:t xml:space="preserve"> </w:t>
      </w:r>
      <w:r w:rsidRPr="001D7FC8">
        <w:t xml:space="preserve">). Glucose tolerance tests in </w:t>
      </w:r>
      <w:r w:rsidRPr="001D7FC8">
        <w:rPr>
          <w:b/>
          <w:bCs/>
        </w:rPr>
        <w:lastRenderedPageBreak/>
        <w:t xml:space="preserve">Figure </w:t>
      </w:r>
      <w:r w:rsidR="002259A5">
        <w:rPr>
          <w:b/>
          <w:bCs/>
        </w:rPr>
        <w:t>17</w:t>
      </w:r>
      <w:r w:rsidRPr="001D7FC8">
        <w:rPr>
          <w:b/>
          <w:bCs/>
        </w:rPr>
        <w:t>G</w:t>
      </w:r>
      <w:r w:rsidRPr="001D7FC8">
        <w:t>, also showed significant effect of interaction (</w:t>
      </w:r>
      <w:proofErr w:type="spellStart"/>
      <w:r w:rsidRPr="001D7FC8">
        <w:t>p</w:t>
      </w:r>
      <w:r w:rsidRPr="001D7FC8">
        <w:rPr>
          <w:vertAlign w:val="subscript"/>
        </w:rPr>
        <w:t>sex:diet</w:t>
      </w:r>
      <w:proofErr w:type="spellEnd"/>
      <w:r w:rsidRPr="001D7FC8">
        <w:t>=0.011), although now in the opposite direction. During GTT, eTRF males trended toward glucose intolerance with an average of 53mg/dL higher glucose than AL males during the course of the experiment (</w:t>
      </w:r>
      <w:proofErr w:type="spellStart"/>
      <w:r w:rsidRPr="001D7FC8">
        <w:t>p</w:t>
      </w:r>
      <w:r w:rsidRPr="001D7FC8">
        <w:rPr>
          <w:vertAlign w:val="subscript"/>
        </w:rPr>
        <w:t>diet</w:t>
      </w:r>
      <w:proofErr w:type="spellEnd"/>
      <w:r w:rsidRPr="001D7FC8">
        <w:t>=0.14). This was not observed in female eTRF offspring, which had similar blood glucose during the GTT compared to AL females (</w:t>
      </w:r>
      <w:proofErr w:type="spellStart"/>
      <w:r w:rsidRPr="001D7FC8">
        <w:t>p</w:t>
      </w:r>
      <w:r w:rsidRPr="001D7FC8">
        <w:rPr>
          <w:vertAlign w:val="subscript"/>
        </w:rPr>
        <w:t>diet</w:t>
      </w:r>
      <w:proofErr w:type="spellEnd"/>
      <w:r w:rsidRPr="001D7FC8">
        <w:t>=0.61). The GTT AUC showed interaction between effects of sex and treatment (</w:t>
      </w:r>
      <w:r w:rsidRPr="001D7FC8">
        <w:rPr>
          <w:b/>
          <w:bCs/>
        </w:rPr>
        <w:t xml:space="preserve">Figure </w:t>
      </w:r>
      <w:r w:rsidR="002259A5">
        <w:rPr>
          <w:b/>
          <w:bCs/>
        </w:rPr>
        <w:t>17</w:t>
      </w:r>
      <w:r w:rsidRPr="001D7FC8">
        <w:rPr>
          <w:b/>
          <w:bCs/>
        </w:rPr>
        <w:t xml:space="preserve">H, </w:t>
      </w:r>
      <w:r w:rsidRPr="001D7FC8">
        <w:t>(</w:t>
      </w:r>
      <w:proofErr w:type="spellStart"/>
      <w:r w:rsidRPr="001D7FC8">
        <w:t>p</w:t>
      </w:r>
      <w:r w:rsidRPr="001D7FC8">
        <w:rPr>
          <w:vertAlign w:val="subscript"/>
        </w:rPr>
        <w:t>sex:diet</w:t>
      </w:r>
      <w:proofErr w:type="spellEnd"/>
      <w:r w:rsidRPr="001D7FC8">
        <w:t>&lt;0.0001)). AUC was 5% lower in eTRF females (</w:t>
      </w:r>
      <w:proofErr w:type="spellStart"/>
      <w:r w:rsidRPr="001D7FC8">
        <w:t>p</w:t>
      </w:r>
      <w:r w:rsidRPr="001D7FC8">
        <w:rPr>
          <w:vertAlign w:val="subscript"/>
        </w:rPr>
        <w:t>diet</w:t>
      </w:r>
      <w:proofErr w:type="spellEnd"/>
      <w:r w:rsidRPr="001D7FC8">
        <w:t>=0.07) but was 13.5% higher in eTRF male offspring compared to AL (</w:t>
      </w:r>
      <w:proofErr w:type="spellStart"/>
      <w:r w:rsidRPr="001D7FC8">
        <w:t>p</w:t>
      </w:r>
      <w:r w:rsidRPr="001D7FC8">
        <w:rPr>
          <w:vertAlign w:val="subscript"/>
        </w:rPr>
        <w:t>diet</w:t>
      </w:r>
      <w:proofErr w:type="spellEnd"/>
      <w:r w:rsidRPr="001D7FC8">
        <w:t>&lt;0.0001). Taken together, these tests suggest eTRF results in males who experience glucose intolerance and insulin sensitivity whereas females are more resilient to glycemic changes after gestational eTRF. Given that we cannot explain glucose intolerance in males via reduced insulin sensitivity, we next evaluated insulin secretion.</w:t>
      </w:r>
    </w:p>
    <w:p w14:paraId="77A7BADC" w14:textId="49EE3291" w:rsidR="003B2DA6" w:rsidRDefault="003B2DA6" w:rsidP="00C72662">
      <w:pPr>
        <w:ind w:firstLine="720"/>
      </w:pPr>
      <w:r w:rsidRPr="001D7FC8">
        <w:t xml:space="preserve">After noticing a consistent trend in both cohorts of eTRF males developing glucose intolerance after HFHS diet exposure, we sought to explore cohort 2 more closely for insulin secretion defects, via an </w:t>
      </w:r>
      <w:r w:rsidRPr="001D7FC8">
        <w:rPr>
          <w:i/>
          <w:iCs/>
        </w:rPr>
        <w:t>in vivo</w:t>
      </w:r>
      <w:r w:rsidRPr="001D7FC8">
        <w:t xml:space="preserve"> glucose stimulated insulin secretion (GSIS) assay (</w:t>
      </w:r>
      <w:r w:rsidRPr="001D7FC8">
        <w:rPr>
          <w:b/>
          <w:bCs/>
        </w:rPr>
        <w:t xml:space="preserve">Figure </w:t>
      </w:r>
      <w:r w:rsidR="002259A5">
        <w:rPr>
          <w:b/>
          <w:bCs/>
        </w:rPr>
        <w:t>17</w:t>
      </w:r>
      <w:r w:rsidRPr="001D7FC8">
        <w:rPr>
          <w:b/>
          <w:bCs/>
        </w:rPr>
        <w:t>J</w:t>
      </w:r>
      <w:r w:rsidRPr="001D7FC8">
        <w:t>).</w:t>
      </w:r>
      <w:r w:rsidRPr="001D7FC8">
        <w:rPr>
          <w:b/>
          <w:bCs/>
        </w:rPr>
        <w:t xml:space="preserve"> </w:t>
      </w:r>
      <w:r w:rsidRPr="001D7FC8">
        <w:t>Females had lower levels of insulin than males (</w:t>
      </w:r>
      <w:proofErr w:type="spellStart"/>
      <w:r w:rsidRPr="001D7FC8">
        <w:t>p</w:t>
      </w:r>
      <w:r w:rsidRPr="001D7FC8">
        <w:rPr>
          <w:vertAlign w:val="subscript"/>
        </w:rPr>
        <w:t>sex</w:t>
      </w:r>
      <w:proofErr w:type="spellEnd"/>
      <w:r w:rsidRPr="001D7FC8">
        <w:t>&lt;0.0001). There was a non-significant trend toward lower insulin levels in eTRF compared to AL offspring of both sexes (</w:t>
      </w:r>
      <w:proofErr w:type="spellStart"/>
      <w:r w:rsidRPr="001D7FC8">
        <w:t>p</w:t>
      </w:r>
      <w:r w:rsidRPr="001D7FC8">
        <w:rPr>
          <w:vertAlign w:val="subscript"/>
        </w:rPr>
        <w:t>diet</w:t>
      </w:r>
      <w:proofErr w:type="spellEnd"/>
      <w:r w:rsidRPr="001D7FC8">
        <w:t>=0.071). Females had similar increases in insulin in response to glucose injection, 139% in AL versus 137% eTRF. Male AL offspring had a 48% increase in insulin whereas this was just an 18% increase for eTRF males. There was no interaction between sex and maternal restriction (</w:t>
      </w:r>
      <w:proofErr w:type="spellStart"/>
      <w:r w:rsidRPr="001D7FC8">
        <w:t>p</w:t>
      </w:r>
      <w:r w:rsidRPr="001D7FC8">
        <w:rPr>
          <w:vertAlign w:val="subscript"/>
        </w:rPr>
        <w:t>sex:diet</w:t>
      </w:r>
      <w:proofErr w:type="spellEnd"/>
      <w:r w:rsidRPr="001D7FC8">
        <w:t>=0.064). Females have 94% greater fold-change insulin secretion in response to glucose challenge than male offspring (</w:t>
      </w:r>
      <w:proofErr w:type="spellStart"/>
      <w:r w:rsidRPr="001D7FC8">
        <w:t>p</w:t>
      </w:r>
      <w:r w:rsidRPr="001D7FC8">
        <w:rPr>
          <w:vertAlign w:val="subscript"/>
        </w:rPr>
        <w:t>sex</w:t>
      </w:r>
      <w:proofErr w:type="spellEnd"/>
      <w:r w:rsidRPr="001D7FC8">
        <w:t xml:space="preserve">=0.0027) but there was no impact of maternal restriction on fold change secretion (p=0.85, </w:t>
      </w:r>
      <w:r w:rsidRPr="001D7FC8">
        <w:rPr>
          <w:b/>
          <w:bCs/>
        </w:rPr>
        <w:t xml:space="preserve">Figure </w:t>
      </w:r>
      <w:r w:rsidR="002259A5">
        <w:rPr>
          <w:b/>
          <w:bCs/>
        </w:rPr>
        <w:t>17</w:t>
      </w:r>
      <w:r w:rsidRPr="001D7FC8">
        <w:rPr>
          <w:b/>
          <w:bCs/>
        </w:rPr>
        <w:t>K</w:t>
      </w:r>
      <w:r w:rsidRPr="001D7FC8">
        <w:t xml:space="preserve">). Male and female offspring of eTRF dams had lower baseline insulin values compared to AL dams, which we believe resulted in the similarity of fold </w:t>
      </w:r>
      <w:r w:rsidRPr="001D7FC8">
        <w:lastRenderedPageBreak/>
        <w:t xml:space="preserve">change insulin secretion between maternal restriction groups. This study was not conclusive as it had a lower sample size and failed to reach statistical </w:t>
      </w:r>
      <w:proofErr w:type="gramStart"/>
      <w:r w:rsidRPr="001D7FC8">
        <w:t>significance, but</w:t>
      </w:r>
      <w:proofErr w:type="gramEnd"/>
      <w:r w:rsidRPr="001D7FC8">
        <w:t xml:space="preserve"> could indicate that insulin </w:t>
      </w:r>
      <w:r w:rsidRPr="00414462">
        <w:t xml:space="preserve"> </w:t>
      </w:r>
      <w:r w:rsidRPr="001D7FC8">
        <w:t>secretion is more impaired in eTRF offspring than in AL, especially after HFHS challenge in males</w:t>
      </w:r>
      <w:r w:rsidRPr="001D7FC8">
        <w:rPr>
          <w:i/>
          <w:iCs/>
        </w:rPr>
        <w:t>.</w:t>
      </w:r>
      <w:r w:rsidRPr="001D7FC8">
        <w:t xml:space="preserve"> </w:t>
      </w:r>
    </w:p>
    <w:p w14:paraId="78B879F0" w14:textId="77777777" w:rsidR="003B2DA6" w:rsidRDefault="003B2DA6" w:rsidP="003B2DA6"/>
    <w:p w14:paraId="582ADB4E" w14:textId="77777777" w:rsidR="003B2DA6" w:rsidRDefault="003B2DA6" w:rsidP="003B2DA6">
      <w:pPr>
        <w:ind w:firstLine="720"/>
      </w:pPr>
      <w:r>
        <w:rPr>
          <w:noProof/>
        </w:rPr>
        <w:lastRenderedPageBreak/>
        <w:drawing>
          <wp:anchor distT="0" distB="0" distL="114300" distR="114300" simplePos="0" relativeHeight="251683840" behindDoc="0" locked="0" layoutInCell="1" allowOverlap="1" wp14:anchorId="6724F06C" wp14:editId="0EDAE939">
            <wp:simplePos x="0" y="0"/>
            <wp:positionH relativeFrom="column">
              <wp:posOffset>-191770</wp:posOffset>
            </wp:positionH>
            <wp:positionV relativeFrom="paragraph">
              <wp:posOffset>233680</wp:posOffset>
            </wp:positionV>
            <wp:extent cx="6608445" cy="666686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6"/>
                    <a:srcRect t="3390"/>
                    <a:stretch/>
                  </pic:blipFill>
                  <pic:spPr bwMode="auto">
                    <a:xfrm>
                      <a:off x="0" y="0"/>
                      <a:ext cx="6608445" cy="6666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2C278F" w14:textId="66275F9D" w:rsidR="003B2DA6" w:rsidRDefault="007A09D3" w:rsidP="007A09D3">
      <w:pPr>
        <w:pStyle w:val="Caption"/>
        <w:rPr>
          <w:b/>
          <w:bCs/>
        </w:rPr>
      </w:pPr>
      <w:bookmarkStart w:id="905" w:name="_Toc126830395"/>
      <w:bookmarkStart w:id="906" w:name="_Toc126851102"/>
      <w:r>
        <w:t xml:space="preserve">Figure </w:t>
      </w:r>
      <w:fldSimple w:instr=" SEQ Figure \* ARABIC ">
        <w:r>
          <w:rPr>
            <w:noProof/>
          </w:rPr>
          <w:t>17</w:t>
        </w:r>
      </w:fldSimple>
      <w:r>
        <w:t xml:space="preserve">: </w:t>
      </w:r>
      <w:r>
        <w:rPr>
          <w:i w:val="0"/>
          <w:iCs w:val="0"/>
        </w:rPr>
        <w:t xml:space="preserve">Body composition, food intake, and glycemic response to high-fat, high-sucrose diet feeding in </w:t>
      </w:r>
      <w:proofErr w:type="gramStart"/>
      <w:r>
        <w:rPr>
          <w:i w:val="0"/>
          <w:iCs w:val="0"/>
        </w:rPr>
        <w:t>adulthood</w:t>
      </w:r>
      <w:bookmarkEnd w:id="905"/>
      <w:bookmarkEnd w:id="906"/>
      <w:proofErr w:type="gramEnd"/>
    </w:p>
    <w:p w14:paraId="1B0DC827" w14:textId="07FC1428" w:rsidR="003B2DA6" w:rsidRPr="007A09D3" w:rsidRDefault="003B2DA6" w:rsidP="007A09D3">
      <w:pPr>
        <w:spacing w:line="240" w:lineRule="auto"/>
        <w:rPr>
          <w:b/>
          <w:bCs/>
        </w:rPr>
      </w:pPr>
      <w:r w:rsidRPr="0096047B">
        <w:rPr>
          <w:b/>
          <w:bCs/>
        </w:rPr>
        <w:t>A)</w:t>
      </w:r>
      <w:r>
        <w:t xml:space="preserve"> </w:t>
      </w:r>
      <w:r w:rsidRPr="0096047B">
        <w:t>Body weight in grams from PND 70-</w:t>
      </w:r>
      <w:r>
        <w:t>1</w:t>
      </w:r>
      <w:r w:rsidRPr="0096047B">
        <w:t xml:space="preserve">75 in males and females, averaged by age, maternal feeding regimen, and sex. </w:t>
      </w:r>
      <w:r w:rsidRPr="0096047B">
        <w:rPr>
          <w:b/>
          <w:bCs/>
        </w:rPr>
        <w:t>B)</w:t>
      </w:r>
      <w:r>
        <w:rPr>
          <w:b/>
          <w:bCs/>
        </w:rPr>
        <w:t xml:space="preserve"> </w:t>
      </w:r>
      <w:r w:rsidRPr="0096047B">
        <w:t>Fat mass</w:t>
      </w:r>
      <w:r>
        <w:rPr>
          <w:b/>
          <w:bCs/>
        </w:rPr>
        <w:t xml:space="preserve"> </w:t>
      </w:r>
      <w:r w:rsidRPr="0096047B">
        <w:t>in grams from PND 70-</w:t>
      </w:r>
      <w:r>
        <w:t>1</w:t>
      </w:r>
      <w:r w:rsidRPr="0096047B">
        <w:t>75 in males and females, averaged by age, maternal feeding regimen, and sex</w:t>
      </w:r>
      <w:r>
        <w:t>.</w:t>
      </w:r>
      <w:r>
        <w:rPr>
          <w:b/>
          <w:bCs/>
        </w:rPr>
        <w:t xml:space="preserve"> </w:t>
      </w:r>
      <w:r w:rsidRPr="0096047B">
        <w:rPr>
          <w:b/>
          <w:bCs/>
        </w:rPr>
        <w:t>C)</w:t>
      </w:r>
      <w:r>
        <w:rPr>
          <w:b/>
          <w:bCs/>
        </w:rPr>
        <w:t xml:space="preserve"> </w:t>
      </w:r>
      <w:r w:rsidRPr="0096047B">
        <w:t>Lean mass</w:t>
      </w:r>
      <w:r>
        <w:rPr>
          <w:b/>
          <w:bCs/>
        </w:rPr>
        <w:t xml:space="preserve"> </w:t>
      </w:r>
      <w:r w:rsidRPr="0096047B">
        <w:t>in grams from PND 70-</w:t>
      </w:r>
      <w:r>
        <w:t>1</w:t>
      </w:r>
      <w:r w:rsidRPr="0096047B">
        <w:t>75 in males and females, averaged by age, maternal feeding regimen, and sex</w:t>
      </w:r>
      <w:r>
        <w:t xml:space="preserve">. </w:t>
      </w:r>
      <w:r w:rsidRPr="009D6A5E">
        <w:rPr>
          <w:b/>
          <w:bCs/>
        </w:rPr>
        <w:t>D)</w:t>
      </w:r>
      <w:r>
        <w:t xml:space="preserve"> High fat, high sucrose diet (HFHS) intake in kcals per mouse per day averaged by week, maternal feeding </w:t>
      </w:r>
      <w:r>
        <w:lastRenderedPageBreak/>
        <w:t xml:space="preserve">regimen, and sex. </w:t>
      </w:r>
      <w:r w:rsidRPr="009D6A5E">
        <w:rPr>
          <w:b/>
          <w:bCs/>
        </w:rPr>
        <w:t>E)</w:t>
      </w:r>
      <w:r>
        <w:t xml:space="preserve"> Insulin tolerance test (ITT) after 10 week of HFHS, averaged by</w:t>
      </w:r>
      <w:r w:rsidRPr="009D6A5E">
        <w:t xml:space="preserve"> </w:t>
      </w:r>
      <w:r w:rsidRPr="0096047B">
        <w:t>age, maternal feeding regimen, sex</w:t>
      </w:r>
      <w:r>
        <w:t xml:space="preserve">, and time in minutes. </w:t>
      </w:r>
      <w:r w:rsidRPr="009D6A5E">
        <w:rPr>
          <w:b/>
          <w:bCs/>
        </w:rPr>
        <w:t>F)</w:t>
      </w:r>
      <w:r>
        <w:t xml:space="preserve"> Area under the curve (AUC) for insulin tolerance test, averaged by maternal feeding regimen, and sex. * </w:t>
      </w:r>
      <w:proofErr w:type="gramStart"/>
      <w:r>
        <w:t>indicates</w:t>
      </w:r>
      <w:proofErr w:type="gramEnd"/>
      <w:r>
        <w:t xml:space="preserve">, p-value &lt;0.05 for diet in males. </w:t>
      </w:r>
      <w:r w:rsidRPr="009D6A5E">
        <w:rPr>
          <w:b/>
          <w:bCs/>
        </w:rPr>
        <w:t>G)</w:t>
      </w:r>
      <w:r>
        <w:t xml:space="preserve"> Glucose tolerance test (GTT) after 10 weeks of HFHS, averaged by maternal feeding regimen, sex and time in minutes. </w:t>
      </w:r>
      <w:r w:rsidRPr="00462300">
        <w:rPr>
          <w:b/>
          <w:bCs/>
        </w:rPr>
        <w:t>H)</w:t>
      </w:r>
      <w:r>
        <w:t xml:space="preserve"> Area under the curve (AUC) for GTT after 10 weeks of HFHS, averaged by maternal feeding regimen and sex. * </w:t>
      </w:r>
      <w:proofErr w:type="gramStart"/>
      <w:r>
        <w:t>indicates</w:t>
      </w:r>
      <w:proofErr w:type="gramEnd"/>
      <w:r>
        <w:t xml:space="preserve"> p-value &lt;0.05 for effect of diet in males. </w:t>
      </w:r>
      <w:r w:rsidRPr="00462300">
        <w:rPr>
          <w:b/>
          <w:bCs/>
        </w:rPr>
        <w:t>I)</w:t>
      </w:r>
      <w:r>
        <w:t xml:space="preserve"> Fasting blood glucose (FBG) after 10 weeks HFHS, averaged by maternal feeding regimen, and sex. </w:t>
      </w:r>
      <w:r w:rsidRPr="00462300">
        <w:rPr>
          <w:b/>
          <w:bCs/>
        </w:rPr>
        <w:t>J)</w:t>
      </w:r>
      <w:r>
        <w:t xml:space="preserve"> Glucose stimulated insulin secretion (GSIS), averaged by maternal feeding regiment, sex, and time. * </w:t>
      </w:r>
      <w:proofErr w:type="gramStart"/>
      <w:r>
        <w:t>indicates</w:t>
      </w:r>
      <w:proofErr w:type="gramEnd"/>
      <w:r>
        <w:t xml:space="preserve"> p-value &lt;0.05 for effect of sex. Animals included in body composition, FBG, ITT, GTT, and GSIS: n=11 eTRF males, 16 AL males, 19 eTRF females, 17 AL females. Cages in food intake analysis: n=4 eTRF males, 5 AL males, 4 eTRF females, 5 AL females.</w:t>
      </w:r>
    </w:p>
    <w:p w14:paraId="7AC45210" w14:textId="77777777" w:rsidR="003B2DA6" w:rsidRDefault="003B2DA6" w:rsidP="003B2DA6">
      <w:pPr>
        <w:pStyle w:val="Heading2"/>
      </w:pPr>
      <w:bookmarkStart w:id="907" w:name="_Toc126771728"/>
      <w:bookmarkStart w:id="908" w:name="_Toc126830620"/>
      <w:r>
        <w:t>Discussion</w:t>
      </w:r>
      <w:bookmarkEnd w:id="907"/>
      <w:bookmarkEnd w:id="908"/>
    </w:p>
    <w:p w14:paraId="588D1E1B" w14:textId="0292DA04" w:rsidR="003B2DA6" w:rsidRPr="000600A9" w:rsidRDefault="003B2DA6" w:rsidP="003B2DA6">
      <w:pPr>
        <w:ind w:firstLine="720"/>
      </w:pPr>
      <w:r w:rsidRPr="000600A9">
        <w:t>This study is the second to describe the long-term effects of gestational eTRF on offspring health and the first to describe their response to a high fat, high sucrose diet challenge. We find minimal effects associated with</w:t>
      </w:r>
      <w:ins w:id="909" w:author="Erica Jansen" w:date="2023-03-06T11:01:00Z">
        <w:r w:rsidRPr="000600A9">
          <w:t xml:space="preserve"> </w:t>
        </w:r>
      </w:ins>
      <w:ins w:id="910" w:author="Erica Jansen" w:date="2023-02-28T15:17:00Z">
        <w:r w:rsidR="00C07C07">
          <w:t xml:space="preserve">gestational </w:t>
        </w:r>
      </w:ins>
      <w:r w:rsidRPr="000600A9">
        <w:t xml:space="preserve">eTRF </w:t>
      </w:r>
      <w:del w:id="911" w:author="Erica Jansen" w:date="2023-02-28T15:15:00Z">
        <w:r w:rsidRPr="000600A9" w:rsidDel="00A4032E">
          <w:delText xml:space="preserve">during gestation </w:delText>
        </w:r>
      </w:del>
      <w:r w:rsidRPr="000600A9">
        <w:t>while male and female offspring are consuming a chow diet through early adulthood. However, after prolonged HFHS diet feeding, there are deleterious effects on glucose tolerance only in adult male progeny. Taken together, results from insulin and glucose tolerance testing, and exploratory GSIS after HFHS feeding strongly implicates differences in insulin secretion between eTRF males. However, the latter was preliminary and did not reach statistical significance. The other study of gestational (12-hour) TRF of chow diet in rats also found evidence of glucose intolerance and insulin sensitivity in the offspring of TRF dams</w:t>
      </w:r>
      <w:del w:id="912" w:author="Erica Jansen" w:date="2023-03-06T11:01:00Z">
        <w:r w:rsidRPr="000600A9">
          <w:delText>,</w:delText>
        </w:r>
      </w:del>
      <w:ins w:id="913" w:author="Erica Jansen" w:date="2023-02-28T15:18:00Z">
        <w:r w:rsidR="00C07C07">
          <w:t xml:space="preserve"> </w:t>
        </w:r>
        <w:r w:rsidR="00C07C07" w:rsidRPr="000600A9">
          <w:fldChar w:fldCharType="begin"/>
        </w:r>
        <w:r w:rsidR="00C07C07">
          <w:instrText xml:space="preserve"> ADDIN ZOTERO_ITEM CSL_CITATION {"citationID":"tqvVSQn9","properties":{"formattedCitation":"(Prates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00C07C07" w:rsidRPr="000600A9">
          <w:fldChar w:fldCharType="separate"/>
        </w:r>
        <w:r w:rsidR="00C07C07">
          <w:t>(Prates et al., 2022)</w:t>
        </w:r>
        <w:r w:rsidR="00C07C07" w:rsidRPr="000600A9">
          <w:fldChar w:fldCharType="end"/>
        </w:r>
      </w:ins>
      <w:ins w:id="914" w:author="Erica Jansen" w:date="2023-03-06T11:01:00Z">
        <w:r w:rsidRPr="000600A9">
          <w:t>,</w:t>
        </w:r>
      </w:ins>
      <w:r w:rsidRPr="000600A9">
        <w:t xml:space="preserve"> which is similar to the phenotype we note in male eTRF offspring after prolonged HFHS feeding</w:t>
      </w:r>
      <w:del w:id="915" w:author="Erica Jansen" w:date="2023-02-28T15:18:00Z">
        <w:r w:rsidRPr="000600A9" w:rsidDel="00C07C07">
          <w:delText xml:space="preserve"> </w:delText>
        </w:r>
        <w:r w:rsidRPr="000600A9" w:rsidDel="00C07C07">
          <w:fldChar w:fldCharType="begin"/>
        </w:r>
        <w:r w:rsidDel="00C07C07">
          <w:delInstrText xml:space="preserve"> ADDIN ZOTERO_ITEM CSL_CITATION {"citationID":"tqvVSQn9","properties":{"formattedCitation":"(Prates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delInstrText>
        </w:r>
        <w:r w:rsidRPr="000600A9" w:rsidDel="00C07C07">
          <w:fldChar w:fldCharType="separate"/>
        </w:r>
        <w:r w:rsidDel="00C07C07">
          <w:delText>(Prates et al., 2022)</w:delText>
        </w:r>
        <w:r w:rsidRPr="000600A9" w:rsidDel="00C07C07">
          <w:fldChar w:fldCharType="end"/>
        </w:r>
      </w:del>
      <w:r w:rsidRPr="000600A9">
        <w:t xml:space="preserve">. However, there are some differences compared to the current study. Most notably, they found impaired glucose stimulated insulin secretion in both male and female offspring who had not been exposed to high fat diet. These glycemic effects </w:t>
      </w:r>
      <w:r w:rsidRPr="000600A9">
        <w:rPr>
          <w:i/>
          <w:iCs/>
        </w:rPr>
        <w:t xml:space="preserve">in vivo </w:t>
      </w:r>
      <w:r w:rsidRPr="000600A9">
        <w:t xml:space="preserve">were apparent in female </w:t>
      </w:r>
      <w:proofErr w:type="gramStart"/>
      <w:r w:rsidRPr="000600A9">
        <w:t>offspring, but</w:t>
      </w:r>
      <w:proofErr w:type="gramEnd"/>
      <w:r w:rsidRPr="000600A9">
        <w:t xml:space="preserve"> were present in both male and female offspring </w:t>
      </w:r>
      <w:r w:rsidRPr="000600A9">
        <w:rPr>
          <w:i/>
          <w:iCs/>
        </w:rPr>
        <w:t xml:space="preserve">in vitro. </w:t>
      </w:r>
      <w:r w:rsidRPr="000600A9">
        <w:t xml:space="preserve">Furthermore, this group found further impairments in eTRF offspring </w:t>
      </w:r>
      <w:r w:rsidRPr="000600A9">
        <w:rPr>
          <w:i/>
          <w:iCs/>
        </w:rPr>
        <w:t xml:space="preserve">in vivo </w:t>
      </w:r>
      <w:r w:rsidRPr="000600A9">
        <w:t xml:space="preserve">when timed feeding was during the light cycle. The modest reduction of insulin at baseline </w:t>
      </w:r>
      <w:r w:rsidRPr="000600A9">
        <w:lastRenderedPageBreak/>
        <w:t xml:space="preserve">during GSIS in eTRF offspring may contribute to the modest insulin sensitivity seen after HFHS feeding in the current study, and insulin sensitivity </w:t>
      </w:r>
      <w:r w:rsidRPr="000600A9">
        <w:rPr>
          <w:i/>
          <w:iCs/>
        </w:rPr>
        <w:t>in vivo</w:t>
      </w:r>
      <w:r w:rsidRPr="000600A9">
        <w:t xml:space="preserve"> was evident in females in Prates and colleagues </w:t>
      </w:r>
      <w:r w:rsidRPr="000600A9">
        <w:fldChar w:fldCharType="begin"/>
      </w:r>
      <w:r>
        <w:instrText xml:space="preserve"> ADDIN ZOTERO_ITEM CSL_CITATION {"citationID":"G7cBn5gf","properties":{"formattedCitation":"(Prates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There were reductions in insulin secretion in response to high glucose in male and female dark-cycle fed islets after gestational TRF, suggesting this may be a contributing mechanism for metabolic disruption in our model of gestational TRF. </w:t>
      </w:r>
    </w:p>
    <w:p w14:paraId="38C8DA09" w14:textId="589A8154" w:rsidR="003B2DA6" w:rsidRPr="000600A9" w:rsidRDefault="003B2DA6" w:rsidP="003B2DA6">
      <w:pPr>
        <w:ind w:firstLine="720"/>
      </w:pPr>
      <w:r w:rsidRPr="000600A9">
        <w:t xml:space="preserve">Comparing the current study with other studies utilizing HFHS diets and TRF demonstrates some consistencies in glycemic outcomes. Fasting insulin can be lowered </w:t>
      </w:r>
      <w:r w:rsidRPr="000600A9">
        <w:fldChar w:fldCharType="begin"/>
      </w:r>
      <w:r>
        <w:instrText xml:space="preserve"> ADDIN ZOTERO_ITEM CSL_CITATION {"citationID":"EMltzB7h","properties":{"formattedCitation":"(Chung et al., 2016; Das et al., 2021; Hatori et al., 2012; Sherman et al., 2012; Woodie et al., 2018)","plainCitation":"(Chung et al., 2016; Das et al., 2021; Hatori et al., 2012; Sherman et al., 2012; Woodie et al., 2018)","noteIndex":0},"citationItems":[{"id":486,"uris":["http://zotero.org/users/5073745/items/9YE6QRBF"],"itemData":{"id":486,"type":"article-journal","abstract":"Background.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t>(Chung et al., 2016; Das et al., 2021; Hatori et al., 2012; Sherman et al., 2012; Woodie et al., 2018)</w:t>
      </w:r>
      <w:r w:rsidRPr="000600A9">
        <w:fldChar w:fldCharType="end"/>
      </w:r>
      <w:r w:rsidRPr="000600A9">
        <w:t xml:space="preserve">, similar to our findings, and resulting HOMA-IR can be improved with TRF </w:t>
      </w:r>
      <w:r w:rsidRPr="000600A9">
        <w:fldChar w:fldCharType="begin"/>
      </w:r>
      <w:r>
        <w:instrText xml:space="preserve"> ADDIN ZOTERO_ITEM CSL_CITATION {"citationID":"INY1doCl","properties":{"formattedCitation":"(Chaix et al., 2019; Hatori et al., 2012; Woodie et al., 2018)","plainCitation":"(Chaix et al., 2019; Hatori et al., 2012; Woodie et al., 2018)","noteIndex":0},"citationItems":[{"id":287,"uris":["http://zotero.org/users/5073745/items/UGYPSTUR"],"itemData":{"id":287,"type":"article-journal","abstract":"Increased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Pr>
          <w:noProof/>
        </w:rPr>
        <w:t>(Chaix et al., 2019; Hatori et al., 2012; Woodie et al., 2018)</w:t>
      </w:r>
      <w:r w:rsidRPr="000600A9">
        <w:fldChar w:fldCharType="end"/>
      </w:r>
      <w:r w:rsidRPr="000600A9">
        <w:t xml:space="preserve">. Our finding that fasting blood glucose is unchanged in eTRF compared to AL exposed mice is consistent with other groups examining TRF with HFHS </w:t>
      </w:r>
      <w:r w:rsidRPr="000600A9">
        <w:fldChar w:fldCharType="begin"/>
      </w:r>
      <w:r>
        <w:instrText xml:space="preserve"> ADDIN ZOTERO_ITEM CSL_CITATION {"citationID":"FZr4NZ9o","properties":{"formattedCitation":"(Chaix et al., 2019; Chung et al., 2016; Woodie et al., 2018)","plainCitation":"(Chaix et al., 2019; Chung et al., 2016; Woodie et al., 2018)","noteIndex":0},"citationItems":[{"id":287,"uris":["http://zotero.org/users/5073745/items/UGYPSTUR"],"itemData":{"id":287,"type":"article-journal","abstract":"Increased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Pr>
          <w:noProof/>
        </w:rPr>
        <w:t>(Chaix et al., 2019; Chung et al., 2016; Woodie et al., 2018)</w:t>
      </w:r>
      <w:r w:rsidRPr="000600A9">
        <w:fldChar w:fldCharType="end"/>
      </w:r>
      <w:r w:rsidRPr="000600A9">
        <w:t>. Some differences in the current studies are not reflected in the literature</w:t>
      </w:r>
      <w:ins w:id="916" w:author="Erica Jansen" w:date="2023-02-28T15:20:00Z">
        <w:r w:rsidR="00C07C07">
          <w:t>;</w:t>
        </w:r>
      </w:ins>
      <w:del w:id="917" w:author="Erica Jansen" w:date="2023-02-28T15:20:00Z">
        <w:r w:rsidRPr="000600A9" w:rsidDel="00C07C07">
          <w:delText>,</w:delText>
        </w:r>
      </w:del>
      <w:r w:rsidRPr="000600A9">
        <w:t xml:space="preserve"> </w:t>
      </w:r>
      <w:del w:id="918" w:author="Erica Jansen" w:date="2023-02-28T15:20:00Z">
        <w:r w:rsidRPr="000600A9" w:rsidDel="00C07C07">
          <w:delText>such as</w:delText>
        </w:r>
      </w:del>
      <w:ins w:id="919" w:author="Erica Jansen" w:date="2023-02-28T15:20:00Z">
        <w:r w:rsidR="00C07C07">
          <w:t>for example,</w:t>
        </w:r>
      </w:ins>
      <w:r w:rsidRPr="000600A9">
        <w:t xml:space="preserve"> elevated food intake while on NCD in female offspring exposed to eTRF </w:t>
      </w:r>
      <w:r w:rsidRPr="000600A9">
        <w:rPr>
          <w:i/>
          <w:iCs/>
        </w:rPr>
        <w:t xml:space="preserve">in utero </w:t>
      </w:r>
      <w:r w:rsidRPr="000600A9">
        <w:t xml:space="preserve">is novel and was not seen in the other longitudinal analysis of offspring health following gestational TRF </w:t>
      </w:r>
      <w:r w:rsidRPr="000600A9">
        <w:fldChar w:fldCharType="begin"/>
      </w:r>
      <w:r>
        <w:instrText xml:space="preserve"> ADDIN ZOTERO_ITEM CSL_CITATION {"citationID":"r7vXSoSY","properties":{"formattedCitation":"(Prates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Studies of adult mice pairing TRF and HFHS report reduced food intake </w:t>
      </w:r>
      <w:r w:rsidRPr="000600A9">
        <w:fldChar w:fldCharType="begin"/>
      </w:r>
      <w:r>
        <w:instrText xml:space="preserve"> ADDIN ZOTERO_ITEM CSL_CITATION {"citationID":"2hakt1LN","properties":{"formattedCitation":"(Garc\\uc0\\u237{}a-Gayt\\uc0\\u225{}n et al., 2020; She et al., 2021)","plainCitation":"(García-Gaytán et al., 2020; She et al., 2021)","noteIndex":0},"citationItems":[{"id":487,"uris":["http://zotero.org/users/5073745/items/FP8YHPIT"],"itemData":{"id":487,"type":"article-journal","abstract":"Circadian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Pr="000600A9">
        <w:fldChar w:fldCharType="separate"/>
      </w:r>
      <w:r w:rsidRPr="00377507">
        <w:t>(García-Gaytán et al., 2020; She et al., 2021)</w:t>
      </w:r>
      <w:r w:rsidRPr="000600A9">
        <w:fldChar w:fldCharType="end"/>
      </w:r>
      <w:r w:rsidRPr="000600A9">
        <w:t xml:space="preserve"> or equivalent caloric intake when matched by diet </w:t>
      </w:r>
      <w:r w:rsidRPr="000600A9">
        <w:fldChar w:fldCharType="begin"/>
      </w:r>
      <w:r>
        <w:instrText xml:space="preserve"> ADDIN ZOTERO_ITEM CSL_CITATION {"citationID":"HPo72te8","properties":{"formattedCitation":"(Das et al., 2021; Hatori et al., 2012; Hu et al., 2019; Sherman et al., 2012)","plainCitation":"(Das et al., 2021; Hatori et al., 2012; Hu et al., 2019; Sherman et al., 2012)","noteIndex":0},"citationItems":[{"id":616,"uris":["http://zotero.org/users/5073745/items/QMLGQCIB"],"itemData":{"id":616,"type":"article-journal","abstract":"Abstract\n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Res","language":"en","license":"2019 The Author(s)","page":"518-526","source":"www.nature.com","title":"Time-restricted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w:instrText>
      </w:r>
      <w:r w:rsidRPr="005D7FE2">
        <w:rPr>
          <w:lang w:val="es-MX"/>
          <w:rPrChange w:id="920" w:author="Erica Jansen" w:date="2023-03-06T11:01:00Z">
            <w:rPr/>
          </w:rPrChange>
        </w:rPr>
        <w:instrText>anced Per1, Per2, Cry2, Bmal1, Ror</w:instrText>
      </w:r>
      <w:r>
        <w:instrText>α</w:instrText>
      </w:r>
      <w:r w:rsidRPr="005D7FE2">
        <w:rPr>
          <w:lang w:val="es-MX"/>
          <w:rPrChange w:id="921" w:author="Erica Jansen" w:date="2023-03-06T11:01:00Z">
            <w:rPr/>
          </w:rPrChange>
        </w:rPr>
        <w:instrText>, and Rev-erb</w:instrText>
      </w:r>
      <w:r>
        <w:instrText>α</w:instrText>
      </w:r>
      <w:r w:rsidRPr="005D7FE2">
        <w:rPr>
          <w:lang w:val="es-MX"/>
          <w:rPrChange w:id="922" w:author="Erica Jansen" w:date="2023-03-06T11:01:00Z">
            <w:rPr/>
          </w:rPrChange>
        </w:rPr>
        <w:instrText>.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w:instrText>
      </w:r>
      <w:r>
        <w:instrText>α</w:instrText>
      </w:r>
      <w:r w:rsidRPr="005D7FE2">
        <w:rPr>
          <w:lang w:val="es-MX"/>
          <w:rPrChange w:id="923" w:author="Erica Jansen" w:date="2023-03-06T11:01:00Z">
            <w:rPr/>
          </w:rPrChange>
        </w:rPr>
        <w:instrText xml:space="preserve">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0600A9">
        <w:fldChar w:fldCharType="separate"/>
      </w:r>
      <w:r w:rsidRPr="005D7FE2">
        <w:rPr>
          <w:lang w:val="es-MX"/>
          <w:rPrChange w:id="924" w:author="Erica Jansen" w:date="2023-03-06T11:01:00Z">
            <w:rPr/>
          </w:rPrChange>
        </w:rPr>
        <w:t>(Das et al., 2021; Hatori et al., 2012; Hu et al., 2019; Sherman et al., 2012)</w:t>
      </w:r>
      <w:r w:rsidRPr="000600A9">
        <w:fldChar w:fldCharType="end"/>
      </w:r>
      <w:r w:rsidRPr="005D7FE2">
        <w:rPr>
          <w:lang w:val="es-MX"/>
          <w:rPrChange w:id="925" w:author="Erica Jansen" w:date="2023-03-06T11:01:00Z">
            <w:rPr/>
          </w:rPrChange>
        </w:rPr>
        <w:t xml:space="preserve">. </w:t>
      </w:r>
      <w:r w:rsidRPr="000600A9">
        <w:t xml:space="preserve">This could indicate a compensatory response in the female offspring resulting from eTRF </w:t>
      </w:r>
      <w:r w:rsidRPr="000600A9">
        <w:rPr>
          <w:i/>
          <w:iCs/>
        </w:rPr>
        <w:t>in utero</w:t>
      </w:r>
      <w:r w:rsidRPr="000600A9">
        <w:t>. Interestingly, this did not result in differing body weight or composition, suggesting that this increased food intake is matched by decreased caloric extraction or increased energy expenditure in these mice.</w:t>
      </w:r>
    </w:p>
    <w:p w14:paraId="0C615826" w14:textId="401829B8" w:rsidR="003B2DA6" w:rsidRPr="000600A9" w:rsidRDefault="003B2DA6" w:rsidP="003B2DA6">
      <w:pPr>
        <w:ind w:firstLine="720"/>
      </w:pPr>
      <w:r w:rsidRPr="000600A9">
        <w:t xml:space="preserve">The phenotype in male offspring from time-restricted feeding bears resemblance to animal models of mild intrauterine nutrient restriction, where glucose intolerance in resultant </w:t>
      </w:r>
      <w:r w:rsidRPr="000600A9">
        <w:lastRenderedPageBreak/>
        <w:t xml:space="preserve">offspring can be a common phenotype. First described by Barker and colleagues, offspring who were deprived of nutrition </w:t>
      </w:r>
      <w:r w:rsidRPr="000600A9">
        <w:rPr>
          <w:i/>
          <w:iCs/>
        </w:rPr>
        <w:t>in utero</w:t>
      </w:r>
      <w:r w:rsidRPr="000600A9">
        <w:t xml:space="preserve"> were more likely to develop chronic, nutrition-related disease in adulthood </w:t>
      </w:r>
      <w:r w:rsidRPr="000600A9">
        <w:fldChar w:fldCharType="begin"/>
      </w:r>
      <w:r>
        <w:instrText xml:space="preserve"> ADDIN ZOTERO_ITEM CSL_CITATION {"citationID":"KVb21R9x","properties":{"formattedCitation":"(Barker et al., 1993)","plainCitation":"(Barker et al., 1993)","noteIndex":0},"citationItems":[{"id":823,"uris":["http://zotero.org/users/5073745/items/JMBIHCFL"],"itemData":{"id":823,"type":"article-journal","abstract":"Babies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Pr="000600A9">
        <w:fldChar w:fldCharType="separate"/>
      </w:r>
      <w:r>
        <w:t>(Barker et al., 1993)</w:t>
      </w:r>
      <w:r w:rsidRPr="000600A9">
        <w:fldChar w:fldCharType="end"/>
      </w:r>
      <w:r w:rsidRPr="000600A9">
        <w:t xml:space="preserve">. Since that time, multiple animal models for gestational nutrient restriction were developed; maternal overnutrition during pregnancy, maternal caloric restriction, maternal protein restriction, and surgically induced placental insufficiency through late gestation uterine artery ligation. Undernutrition in pregnancy can often result in offspring development of glucose intolerance </w:t>
      </w:r>
      <w:r w:rsidRPr="000600A9">
        <w:fldChar w:fldCharType="begin"/>
      </w:r>
      <w:r>
        <w:instrText xml:space="preserve"> ADDIN ZOTERO_ITEM CSL_CITATION {"citationID":"PtPZH8Mj","properties":{"formattedCitation":"(Alejandro et al., 2020; Shahkhalili et al., 2010; Yuan et al., 2011)","plainCitation":"(Alejandro et al., 2020; Shahkhalili et al., 2010; Yuan et al., 2011)","noteIndex":0},"citationItems":[{"id":799,"uris":["http://zotero.org/users/5073745/items/IAFZXV97"],"itemData":{"id":799,"type":"article-journal","abstract":"Maternal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t>(Alejandro et al., 2020; Shahkhalili et al., 2010; Yuan et al., 2011)</w:t>
      </w:r>
      <w:r w:rsidRPr="000600A9">
        <w:fldChar w:fldCharType="end"/>
      </w:r>
      <w:r w:rsidRPr="000600A9">
        <w:t>. The extent to which</w:t>
      </w:r>
      <w:ins w:id="926" w:author="Erica Jansen" w:date="2023-03-06T11:01:00Z">
        <w:r w:rsidRPr="000600A9">
          <w:t xml:space="preserve"> </w:t>
        </w:r>
      </w:ins>
      <w:ins w:id="927" w:author="Erica Jansen" w:date="2023-02-28T15:22:00Z">
        <w:r w:rsidR="00C07C07">
          <w:t xml:space="preserve">the effect is </w:t>
        </w:r>
      </w:ins>
      <w:r w:rsidRPr="000600A9">
        <w:t>male-</w:t>
      </w:r>
      <w:del w:id="928" w:author="Erica Jansen" w:date="2023-03-06T11:01:00Z">
        <w:r w:rsidRPr="000600A9">
          <w:delText>predominate</w:delText>
        </w:r>
      </w:del>
      <w:ins w:id="929" w:author="Erica Jansen" w:date="2023-03-06T11:01:00Z">
        <w:r w:rsidRPr="000600A9">
          <w:t>predomina</w:t>
        </w:r>
      </w:ins>
      <w:ins w:id="930" w:author="Erica Jansen" w:date="2023-02-28T15:21:00Z">
        <w:r w:rsidR="00C07C07">
          <w:t>nt</w:t>
        </w:r>
      </w:ins>
      <w:del w:id="931" w:author="Erica Jansen" w:date="2023-02-28T15:21:00Z">
        <w:r w:rsidRPr="000600A9" w:rsidDel="00C07C07">
          <w:delText>te</w:delText>
        </w:r>
      </w:del>
      <w:ins w:id="932" w:author="Erica Jansen" w:date="2023-03-06T11:01:00Z">
        <w:r w:rsidRPr="000600A9">
          <w:t xml:space="preserve"> </w:t>
        </w:r>
      </w:ins>
      <w:ins w:id="933" w:author="Erica Jansen" w:date="2023-02-28T15:22:00Z">
        <w:r w:rsidR="00C07C07">
          <w:t xml:space="preserve">is </w:t>
        </w:r>
      </w:ins>
      <w:del w:id="934" w:author="Erica Jansen" w:date="2023-02-28T15:22:00Z">
        <w:r w:rsidRPr="000600A9" w:rsidDel="00C07C07">
          <w:delText xml:space="preserve">phenotypes and female resilience to changes are </w:delText>
        </w:r>
      </w:del>
      <w:r w:rsidRPr="000600A9">
        <w:t xml:space="preserve">difficult to deduce as many groups either study male offspring exclusively </w:t>
      </w:r>
      <w:r w:rsidRPr="000600A9">
        <w:fldChar w:fldCharType="begin"/>
      </w:r>
      <w:r>
        <w:instrText xml:space="preserve"> ADDIN ZOTERO_ITEM CSL_CITATION {"citationID":"QEeUbNRL","properties":{"formattedCitation":"(Radford &amp; Han, 2019; Yuan et al., 2011)","plainCitation":"(Radford &amp; Han, 2019; Yuan et al., 2011)","noteIndex":0},"citationItems":[{"id":743,"uris":["http://zotero.org/users/5073745/items/GSGFUF4W"],"itemData":{"id":743,"type":"article-journal","abstract":"Fetal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t>(Radford &amp; Han, 2019; Yuan et al., 2011)</w:t>
      </w:r>
      <w:r w:rsidRPr="000600A9">
        <w:fldChar w:fldCharType="end"/>
      </w:r>
      <w:r w:rsidRPr="000600A9">
        <w:t xml:space="preserve"> or analyze males and females together </w:t>
      </w:r>
      <w:r w:rsidRPr="000600A9">
        <w:fldChar w:fldCharType="begin"/>
      </w:r>
      <w:r>
        <w:instrText xml:space="preserve"> ADDIN ZOTERO_ITEM CSL_CITATION {"citationID":"TsFjMhBp","properties":{"formattedCitation":"(Shahkhalili et al., 2010; J. Wang et al., 2016)","plainCitation":"(Shahkhalili et al., 2010; J. Wang et al., 2016)","noteIndex":0},"citationItems":[{"id":812,"uris":["http://zotero.org/users/5073745/items/BPRWDEFA"],"itemData":{"id":812,"type":"article-journal","abstract":"Two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Pr="000600A9">
        <w:fldChar w:fldCharType="separate"/>
      </w:r>
      <w:r>
        <w:t>(Shahkhalili et al., 2010; J. Wang et al., 2016)</w:t>
      </w:r>
      <w:r w:rsidRPr="000600A9">
        <w:fldChar w:fldCharType="end"/>
      </w:r>
      <w:r w:rsidRPr="000600A9">
        <w:t xml:space="preserve">. Male offspring who had placental insufficiency can develop glucose intolerance in adulthood </w:t>
      </w:r>
      <w:r w:rsidRPr="000600A9">
        <w:fldChar w:fldCharType="begin"/>
      </w:r>
      <w:r>
        <w:instrText xml:space="preserve"> ADDIN ZOTERO_ITEM CSL_CITATION {"citationID":"xFE9423J","properties":{"formattedCitation":"(Intapad et al., 2017, 2019)","plainCitation":"(Intapad et al., 2017, 2019)","noteIndex":0},"citationItems":[{"id":821,"uris":["http://zotero.org/users/5073745/items/HJ2EQ4TG"],"itemData":{"id":821,"type":"article-journal","abstract":"Placental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Pr="000600A9">
        <w:fldChar w:fldCharType="separate"/>
      </w:r>
      <w:r>
        <w:t>(Intapad et al., 2017, 2019)</w:t>
      </w:r>
      <w:r w:rsidRPr="000600A9">
        <w:fldChar w:fldCharType="end"/>
      </w:r>
      <w:r w:rsidRPr="000600A9">
        <w:t xml:space="preserve">, </w:t>
      </w:r>
      <w:ins w:id="935" w:author="Erica Jansen" w:date="2023-02-28T15:22:00Z">
        <w:r w:rsidR="00C07C07">
          <w:t>as</w:t>
        </w:r>
      </w:ins>
      <w:ins w:id="936" w:author="Erica Jansen" w:date="2023-02-28T15:23:00Z">
        <w:r w:rsidR="00C07C07">
          <w:t xml:space="preserve"> </w:t>
        </w:r>
      </w:ins>
      <w:del w:id="937" w:author="Erica Jansen" w:date="2023-02-28T15:22:00Z">
        <w:r w:rsidRPr="000600A9" w:rsidDel="00C07C07">
          <w:delText xml:space="preserve">so too </w:delText>
        </w:r>
      </w:del>
      <w:r w:rsidRPr="000600A9">
        <w:t xml:space="preserve">can females </w:t>
      </w:r>
      <w:r w:rsidRPr="000600A9">
        <w:fldChar w:fldCharType="begin"/>
      </w:r>
      <w:r>
        <w:instrText xml:space="preserve"> ADDIN ZOTERO_ITEM CSL_CITATION {"citationID":"PvI2eRBU","properties":{"formattedCitation":"(Jahandideh et al., 2020; Jansson &amp; Lambert, 1999)","plainCitation":"(Jahandideh et al., 2020; Jansson &amp; Lambert, 1999)","noteIndex":0},"citationItems":[{"id":801,"uris":["http://zotero.org/users/5073745/items/H8JPFQZT"],"itemData":{"id":801,"type":"article-journal","abstract":"Stressors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Pr="000600A9">
        <w:fldChar w:fldCharType="separate"/>
      </w:r>
      <w:r>
        <w:t>(Jahandideh et al., 2020; Jansson &amp; Lambert, 1999)</w:t>
      </w:r>
      <w:r w:rsidRPr="000600A9">
        <w:fldChar w:fldCharType="end"/>
      </w:r>
      <w:r w:rsidRPr="000600A9">
        <w:t xml:space="preserve">. Maternal overnutrition can also result in males with glucose intolerance </w:t>
      </w:r>
      <w:r w:rsidRPr="000600A9">
        <w:fldChar w:fldCharType="begin"/>
      </w:r>
      <w:r>
        <w:instrText xml:space="preserve"> ADDIN ZOTERO_ITEM CSL_CITATION {"citationID":"ZkyTZghx","properties":{"formattedCitation":"(Zhang et al., 2019; Zheng et al., 2020)","plainCitation":"(Zhang et al., 2019; Zheng et al., 2020)","noteIndex":0},"citationItems":[{"id":790,"uris":["http://zotero.org/users/5073745/items/9QAQ5MUT"],"itemData":{"id":790,"type":"article-journal","abstract":"Scope: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t>(Zhang et al., 2019; Zheng et al., 2020)</w:t>
      </w:r>
      <w:r w:rsidRPr="000600A9">
        <w:fldChar w:fldCharType="end"/>
      </w:r>
      <w:r w:rsidRPr="000600A9">
        <w:t xml:space="preserve">. Therefore, metabolic effects being limited in the current study to male offspring is consistent with much of the </w:t>
      </w:r>
      <w:commentRangeStart w:id="938"/>
      <w:r w:rsidRPr="000600A9">
        <w:t>literature</w:t>
      </w:r>
      <w:commentRangeEnd w:id="938"/>
      <w:r w:rsidR="00C07C07">
        <w:rPr>
          <w:rStyle w:val="CommentReference"/>
          <w:rFonts w:asciiTheme="minorHAnsi" w:eastAsiaTheme="minorHAnsi" w:hAnsiTheme="minorHAnsi" w:cstheme="minorBidi"/>
          <w:color w:val="auto"/>
        </w:rPr>
        <w:commentReference w:id="938"/>
      </w:r>
      <w:r w:rsidRPr="000600A9">
        <w:t xml:space="preserve">, as females appear to be less affected. Of note, these studies routinely find reductions in body weight as early as day 1 of postnatal life. This is inconsistent with the current study where we see no statistical reductions in body weight on either NCD or HFHS. </w:t>
      </w:r>
    </w:p>
    <w:p w14:paraId="0D7F6B38" w14:textId="77777777" w:rsidR="003B2DA6" w:rsidRPr="000600A9" w:rsidRDefault="003B2DA6" w:rsidP="003B2DA6">
      <w:pPr>
        <w:ind w:firstLine="720"/>
      </w:pPr>
      <w:r w:rsidRPr="000600A9">
        <w:t xml:space="preserve"> Although we did not evaluate insulin conclusively in the current study, glucose intolerance in nutrient restriction models has been found to co-occur with insulin-related abnormalities in the offspring, including lower insulin content in the pancreas </w:t>
      </w:r>
      <w:r w:rsidRPr="000600A9">
        <w:fldChar w:fldCharType="begin"/>
      </w:r>
      <w:r>
        <w:instrText xml:space="preserve"> ADDIN ZOTERO_ITEM CSL_CITATION {"citationID":"0g0NiBDr","properties":{"formattedCitation":"(Shahkhalili et al., 2010)","plainCitation":"(Shahkhalili et al., 2010)","noteIndex":0},"citationItems":[{"id":812,"uris":["http://zotero.org/users/5073745/items/BPRWDEFA"],"itemData":{"id":812,"type":"article-journal","abstract":"Two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sidRPr="000600A9">
        <w:fldChar w:fldCharType="separate"/>
      </w:r>
      <w:r>
        <w:t>(Shahkhalili et al., 2010)</w:t>
      </w:r>
      <w:r w:rsidRPr="000600A9">
        <w:fldChar w:fldCharType="end"/>
      </w:r>
      <w:r w:rsidRPr="000600A9">
        <w:t xml:space="preserve">, lower basal insulin levels </w:t>
      </w:r>
      <w:r w:rsidRPr="000600A9">
        <w:fldChar w:fldCharType="begin"/>
      </w:r>
      <w:r>
        <w:instrText xml:space="preserve"> ADDIN ZOTERO_ITEM CSL_CITATION {"citationID":"h9iMMCiM","properties":{"formattedCitation":"(J. Wang et al., 2016)","plainCitation":"(J. Wang et al., 2016)","noteIndex":0},"citationItems":[{"id":811,"uris":["http://zotero.org/users/5073745/items/I4HSNVRA"],"itemData":{"id":811,"type":"article-journal","abstract":"Objective: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Pr="000600A9">
        <w:fldChar w:fldCharType="separate"/>
      </w:r>
      <w:r>
        <w:t>(J. Wang et al., 2016)</w:t>
      </w:r>
      <w:r w:rsidRPr="000600A9">
        <w:fldChar w:fldCharType="end"/>
      </w:r>
      <w:r w:rsidRPr="000600A9">
        <w:t xml:space="preserve">, impaired insulin secretion </w:t>
      </w:r>
      <w:r w:rsidRPr="000600A9">
        <w:fldChar w:fldCharType="begin"/>
      </w:r>
      <w:r>
        <w:instrText xml:space="preserve"> ADDIN ZOTERO_ITEM CSL_CITATION {"citationID":"EbRP4thg","properties":{"formattedCitation":"(Jansson &amp; Lambert, 1999; Yuan et al., 2011)","plainCitation":"(Jansson &amp; Lambert, 1999; Yuan et al., 2011)","noteIndex":0},"citationItems":[{"id":826,"uris":["http://zotero.org/users/5073745/items/R5KJJUL6"],"itemData":{"id":826,"type":"article-journal","abstract":"Objective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t>(Jansson &amp; Lambert, 1999; Yuan et al., 2011)</w:t>
      </w:r>
      <w:r w:rsidRPr="000600A9">
        <w:fldChar w:fldCharType="end"/>
      </w:r>
      <w:r w:rsidRPr="000600A9">
        <w:t xml:space="preserve">, increased pancreatic islet size </w:t>
      </w:r>
      <w:r w:rsidRPr="000600A9">
        <w:fldChar w:fldCharType="begin"/>
      </w:r>
      <w:r>
        <w:instrText xml:space="preserve"> ADDIN ZOTERO_ITEM CSL_CITATION {"citationID":"WKA5ICzq","properties":{"formattedCitation":"(Zheng et al., 2020)","plainCitation":"(Zheng et al., 2020)","noteIndex":0},"citationItems":[{"id":667,"uris":["http://zotero.org/users/5073745/items/ERENG7PN"],"itemData":{"id":667,"type":"article-journal","abstract":"Background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rPr>
          <w:noProof/>
        </w:rPr>
        <w:t>(Zheng et al., 2020)</w:t>
      </w:r>
      <w:r w:rsidRPr="000600A9">
        <w:fldChar w:fldCharType="end"/>
      </w:r>
      <w:r w:rsidRPr="000600A9">
        <w:t xml:space="preserve">, altered </w:t>
      </w:r>
      <w:r w:rsidRPr="000600A9">
        <w:lastRenderedPageBreak/>
        <w:t xml:space="preserve">vascularity of islets </w:t>
      </w:r>
      <w:r w:rsidRPr="000600A9">
        <w:fldChar w:fldCharType="begin"/>
      </w:r>
      <w:r>
        <w:instrText xml:space="preserve"> ADDIN ZOTERO_ITEM CSL_CITATION {"citationID":"neAuCSOF","properties":{"formattedCitation":"(Boehmer et al., 2017)","plainCitation":"(Boehmer et al., 2017)","noteIndex":0},"citationItems":[{"id":535,"uris":["http://zotero.org/users/5073745/items/9F99XAML"],"itemData":{"id":535,"type":"article-journal","abstract":"Placental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Pr="000600A9">
        <w:fldChar w:fldCharType="separate"/>
      </w:r>
      <w:r>
        <w:t>(Boehmer et al., 2017)</w:t>
      </w:r>
      <w:r w:rsidRPr="000600A9">
        <w:fldChar w:fldCharType="end"/>
      </w:r>
      <w:r w:rsidRPr="000600A9">
        <w:t xml:space="preserve">, or reduced beta cell mass </w:t>
      </w:r>
      <w:r w:rsidRPr="000600A9">
        <w:fldChar w:fldCharType="begin"/>
      </w:r>
      <w:r>
        <w:instrText xml:space="preserve"> ADDIN ZOTERO_ITEM CSL_CITATION {"citationID":"sTOFuKCn","properties":{"formattedCitation":"(Simmons et al., 2001)","plainCitation":"(Simmons et al., 2001)","noteIndex":0},"citationItems":[{"id":641,"uris":["http://zotero.org/users/5073745/items/RQU8MTV8"],"itemData":{"id":641,"type":"article-journal","container-title":"Diabetes","DOI":"10.2337/diabetes.50.10.2279","ISSN":"0012-1797,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Pr="000600A9">
        <w:fldChar w:fldCharType="separate"/>
      </w:r>
      <w:r>
        <w:t>(Simmons et al., 2001)</w:t>
      </w:r>
      <w:r w:rsidRPr="000600A9">
        <w:fldChar w:fldCharType="end"/>
      </w:r>
      <w:r w:rsidRPr="000600A9">
        <w:t xml:space="preserve">. These abnormalities are also accompanied by abnormal glucose tolerance in adulthood </w:t>
      </w:r>
      <w:r w:rsidRPr="000600A9">
        <w:fldChar w:fldCharType="begin"/>
      </w:r>
      <w:r>
        <w:instrText xml:space="preserve"> ADDIN ZOTERO_ITEM CSL_CITATION {"citationID":"vD04MVab","properties":{"formattedCitation":"(Alejandro et al., 2020; Zheng et al., 2020)","plainCitation":"(Alejandro et al., 2020; Zheng et al., 2020)","noteIndex":0},"citationItems":[{"id":799,"uris":["http://zotero.org/users/5073745/items/IAFZXV97"],"itemData":{"id":799,"type":"article-journal","abstract":"Maternal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t>(Alejandro et al., 2020; Zheng et al., 2020)</w:t>
      </w:r>
      <w:r w:rsidRPr="000600A9">
        <w:fldChar w:fldCharType="end"/>
      </w:r>
      <w:r w:rsidRPr="000600A9">
        <w:t xml:space="preserve">. However, in the present study we find modest improvement in male insulin sensitivity in adulthood in male offspring exposed to gestational eTRF. This finding is similar to the previous study where females exposed to gestational TRF had greater rates of glucose disappearance during insulin tolerance testing </w:t>
      </w:r>
      <w:r w:rsidRPr="000600A9">
        <w:fldChar w:fldCharType="begin"/>
      </w:r>
      <w:r>
        <w:instrText xml:space="preserve"> ADDIN ZOTERO_ITEM CSL_CITATION {"citationID":"CAoDF51K","properties":{"formattedCitation":"(Prates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We believe that the insulin sensitivity during high fat, high sucrose diet feeding in eTRF males is related to having lower basal levels of insulin compared to AL males in our model. This could result in peripheral tissues being more sensitive to insulin action despite an apparent insulin secretion impairment at the level of the pancreas. </w:t>
      </w:r>
    </w:p>
    <w:p w14:paraId="6C410CC5" w14:textId="77777777" w:rsidR="003B2DA6" w:rsidRPr="000600A9" w:rsidRDefault="003B2DA6" w:rsidP="003B2DA6">
      <w:pPr>
        <w:ind w:firstLine="720"/>
      </w:pPr>
      <w:r w:rsidRPr="000600A9">
        <w:t xml:space="preserve">In contrast to the previous study and some models of nutrient restriction in pregnancy, we did not observe major metabolic differences between restricted and unrestricted offspring until a HFHS diet challenge occurred in adulthood. This could suggest that gestational eTRF may be relatively safe to practice in the context of a healthful diet or absent a second challenge. However, it also suggests that in the context of unhealthy diet patterns, adult offspring may be ill-equipped to adapt to high-calorie food environments, leading to metabolic dysfunction. These studies differ both in the age of onset and duration of food restriction that are required to initiate glucose intolerance in offspring of TRF dams which also may explain these differences. Modeling of this dietary strategy remains incomplete, so translation to human clinical populations is not possible at this time. The similarity of the present study to those using diverse gestational stressors suggests that restriction of the total time pregnant dams is a novel dietary component that can have lasting impact on the spent eating in metabolic health of offspring and </w:t>
      </w:r>
      <w:r w:rsidRPr="000600A9">
        <w:lastRenderedPageBreak/>
        <w:t xml:space="preserve">recommends further research on this novel component in the diet as a modulator of maternal and child metabolic health outcomes. </w:t>
      </w:r>
    </w:p>
    <w:p w14:paraId="1693E212" w14:textId="77777777" w:rsidR="003B2DA6" w:rsidRPr="000600A9" w:rsidRDefault="003B2DA6" w:rsidP="003B2DA6">
      <w:pPr>
        <w:ind w:firstLine="720"/>
      </w:pPr>
      <w:r w:rsidRPr="000600A9">
        <w:t xml:space="preserve">Although we have not investigated offspring pancreatic tissues, we hypothesize that alterations in the development of the pancreas may underlie the susceptibility of males for glucose intolerance and modest insulin sensitivity in eTRF offspring after HFHS feeding. There is recent evidence that this could be at least partially related to pancreas response to glucose, as </w:t>
      </w:r>
      <w:r w:rsidRPr="000600A9">
        <w:rPr>
          <w:i/>
          <w:iCs/>
        </w:rPr>
        <w:t>in vitro</w:t>
      </w:r>
      <w:r w:rsidRPr="000600A9">
        <w:t xml:space="preserve"> and </w:t>
      </w:r>
      <w:r w:rsidRPr="000600A9">
        <w:rPr>
          <w:i/>
          <w:iCs/>
        </w:rPr>
        <w:t>in vivo</w:t>
      </w:r>
      <w:r w:rsidRPr="000600A9">
        <w:t xml:space="preserve"> assessment of glycemic health were in line with our current findings, though more robust than the GSIS completed in the current study </w:t>
      </w:r>
      <w:r w:rsidRPr="000600A9">
        <w:fldChar w:fldCharType="begin"/>
      </w:r>
      <w:r>
        <w:instrText xml:space="preserve"> ADDIN ZOTERO_ITEM CSL_CITATION {"citationID":"OReD4j7Q","properties":{"formattedCitation":"(Prates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Intrinsic changes in islet function are also possible. Studies done in adult male animals undergoing TRF with chronodisruption have also found that time-restricting food access reduced insulin production with secretion most affected (enhanced compared to controls) and found no effect of insulin tolerance </w:t>
      </w:r>
      <w:r w:rsidRPr="000600A9">
        <w:fldChar w:fldCharType="begin"/>
      </w:r>
      <w:r>
        <w:instrText xml:space="preserve"> ADDIN ZOTERO_ITEM CSL_CITATION {"citationID":"zNQDpsiH","properties":{"formattedCitation":"(Brown et al., 2021)","plainCitation":"(Brown et al., 2021)","noteIndex":0},"citationItems":[{"id":1315,"uris":["http://zotero.org/users/5073745/items/8K4JQ92N"],"itemData":{"id":1315,"type":"article-journal","abstract":"Time-restricted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Pr="000600A9">
        <w:fldChar w:fldCharType="separate"/>
      </w:r>
      <w:r>
        <w:rPr>
          <w:noProof/>
        </w:rPr>
        <w:t>(Brown et al., 2021)</w:t>
      </w:r>
      <w:r w:rsidRPr="000600A9">
        <w:fldChar w:fldCharType="end"/>
      </w:r>
      <w:r w:rsidRPr="000600A9">
        <w:t xml:space="preserve">. This is confirmed by one study of early post-natal exposure to TRF, which found that adolescent males who were fed TRF the first 4 weeks after weaning developed smaller islets of Langerhans and higher blood glucose compared to those fed AL </w:t>
      </w:r>
      <w:r w:rsidRPr="000600A9">
        <w:fldChar w:fldCharType="begin"/>
      </w:r>
      <w:r>
        <w:instrText xml:space="preserve"> ADDIN ZOTERO_ITEM CSL_CITATION {"citationID":"2GdyQY2K","properties":{"formattedCitation":"(Hu et al., 2019)","plainCitation":"(Hu et al., 2019)","noteIndex":0},"citationItems":[{"id":114,"uris":["http://zotero.org/users/5073745/items/NPYUTKVA"],"itemData":{"id":114,"type":"article-journal","abstract":"Time-restricted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Res","language":"en","license":"2019 The Author(s)","page":"518-526","source":"www.nature.com","title":"Time-restricted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Pr="000600A9">
        <w:fldChar w:fldCharType="separate"/>
      </w:r>
      <w:r>
        <w:rPr>
          <w:noProof/>
        </w:rPr>
        <w:t>(Hu et al., 2019)</w:t>
      </w:r>
      <w:r w:rsidRPr="000600A9">
        <w:fldChar w:fldCharType="end"/>
      </w:r>
      <w:r w:rsidRPr="000600A9">
        <w:t>. Therefore, future studies of gestational or developmental eTRF should examine islet size, pancreatic beta cell mass, and insulin secretion to investigate the mechanism of offspring glucose intolerance more conclusively.</w:t>
      </w:r>
    </w:p>
    <w:p w14:paraId="425493CC" w14:textId="77777777" w:rsidR="003B2DA6" w:rsidRPr="000600A9" w:rsidRDefault="003B2DA6" w:rsidP="003B2DA6">
      <w:pPr>
        <w:ind w:firstLine="720"/>
      </w:pPr>
      <w:r w:rsidRPr="000600A9">
        <w:t xml:space="preserve">This study and the conclusions to be made from it have some limitations. First, the model of gestational eTRF may have resulted in differences in maternal behaviors that were not noted by the study team, and therefore could play a part in the effects seen in the offspring. Second, although we see a robust effect on glucose intolerance, we were not powered to conclusively establish lower insulin secretion in male eTRF offspring in </w:t>
      </w:r>
      <w:proofErr w:type="gramStart"/>
      <w:r w:rsidRPr="000600A9">
        <w:t>adulthood, and</w:t>
      </w:r>
      <w:proofErr w:type="gramEnd"/>
      <w:r w:rsidRPr="000600A9">
        <w:t xml:space="preserve"> have not yet evaluated islet size or beta cell mass to determine the mechanisms driving the worsening of glucose </w:t>
      </w:r>
      <w:r w:rsidRPr="000600A9">
        <w:lastRenderedPageBreak/>
        <w:t xml:space="preserve">tolerance in adulthood in male mice or the resilience of female mice. We hope that future studies will describe these effects in larger samples and with higher resolution so that more in-depth conclusions can be drawn. </w:t>
      </w:r>
    </w:p>
    <w:p w14:paraId="41B6C8FC" w14:textId="77777777" w:rsidR="003B2DA6" w:rsidRDefault="003B2DA6" w:rsidP="003B2DA6">
      <w:pPr>
        <w:ind w:firstLine="720"/>
      </w:pPr>
      <w:r w:rsidRPr="000600A9">
        <w:t xml:space="preserve">There are many strengths to this study. Among them are the use of a preclinical model which facilitates consistency when compared to existing literature and allows for careful control of diet, genetics, and environment throughout gestation, which would be impossible at this point in a human trial. Further strengths include the long follow up period for a gestational exposure, controlling for the effect of litter size, repeated measurement of body composition, and food intake measurements over the life course in the resultant offspring. Finally, the inclusion of both male and female offspring in the study, as many metabolic assessments of TRF either focus exclusively on the effects of the regimen in males </w:t>
      </w:r>
      <w:r w:rsidRPr="000600A9">
        <w:fldChar w:fldCharType="begin"/>
      </w:r>
      <w:r>
        <w:instrText xml:space="preserve"> ADDIN ZOTERO_ITEM CSL_CITATION {"citationID":"pme4eKkE","properties":{"formattedCitation":"(Hatori et al., 2012; Sherman et al., 2012)","plainCitation":"(Hatori et al., 2012; Sherman et al., 2012)","noteIndex":0},"citationItems":[{"id":67,"uris":["http://zotero.org/users/5073745/items/T8U6Q3GZ"],"itemData":{"id":67,"type":"article-journal","abstract":"Summary\nWhile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0600A9">
        <w:fldChar w:fldCharType="separate"/>
      </w:r>
      <w:r>
        <w:rPr>
          <w:noProof/>
        </w:rPr>
        <w:t>(Hatori et al., 2012; Sherman et al., 2012)</w:t>
      </w:r>
      <w:r w:rsidRPr="000600A9">
        <w:fldChar w:fldCharType="end"/>
      </w:r>
      <w:r w:rsidRPr="000600A9">
        <w:t xml:space="preserve"> or female mice </w:t>
      </w:r>
      <w:r w:rsidRPr="000600A9">
        <w:fldChar w:fldCharType="begin"/>
      </w:r>
      <w:r>
        <w:instrText xml:space="preserve"> ADDIN ZOTERO_ITEM CSL_CITATION {"citationID":"u52jGOdA","properties":{"formattedCitation":"(Chung et al., 2016; Das et al., 2021)","plainCitation":"(Chung et al., 2016; Das et al., 2021)","noteIndex":0},"citationItems":[{"id":486,"uris":["http://zotero.org/users/5073745/items/9YE6QRBF"],"itemData":{"id":486,"type":"article-journal","abstract":"Background.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sidRPr="000600A9">
        <w:fldChar w:fldCharType="separate"/>
      </w:r>
      <w:r>
        <w:rPr>
          <w:noProof/>
        </w:rPr>
        <w:t>(Chung et al., 2016; Das et al., 2021)</w:t>
      </w:r>
      <w:r w:rsidRPr="000600A9">
        <w:fldChar w:fldCharType="end"/>
      </w:r>
      <w:r w:rsidRPr="000600A9">
        <w:t xml:space="preserve"> is a strength. Finally, our model used healthy non-obese dams and our results cannot be extended to effects of eTRF in the context of metabolic syndrome, diabetes, or obesity during pregnancy.</w:t>
      </w:r>
    </w:p>
    <w:p w14:paraId="1C493727" w14:textId="77777777" w:rsidR="003B2DA6" w:rsidRPr="00CF4AC3" w:rsidRDefault="003B2DA6" w:rsidP="003B2DA6">
      <w:pPr>
        <w:pStyle w:val="Heading2"/>
      </w:pPr>
      <w:bookmarkStart w:id="939" w:name="_Toc126771729"/>
      <w:bookmarkStart w:id="940" w:name="_Toc126830621"/>
      <w:r w:rsidRPr="00CF4AC3">
        <w:t>Conclusion</w:t>
      </w:r>
      <w:bookmarkEnd w:id="939"/>
      <w:bookmarkEnd w:id="940"/>
    </w:p>
    <w:p w14:paraId="70B7FE69" w14:textId="26936A26" w:rsidR="00232B3A" w:rsidRDefault="003B2DA6" w:rsidP="00232B3A">
      <w:pPr>
        <w:ind w:firstLine="360"/>
      </w:pPr>
      <w:r w:rsidRPr="00CF4AC3">
        <w:rPr>
          <w:color w:val="000000" w:themeColor="text1"/>
        </w:rPr>
        <w:t xml:space="preserve">Offspring who are exposed to eTRF of NCD </w:t>
      </w:r>
      <w:r w:rsidRPr="00CF4AC3">
        <w:rPr>
          <w:i/>
          <w:iCs/>
          <w:color w:val="000000" w:themeColor="text1"/>
        </w:rPr>
        <w:t>in utero</w:t>
      </w:r>
      <w:r w:rsidRPr="00CF4AC3">
        <w:rPr>
          <w:color w:val="000000" w:themeColor="text1"/>
        </w:rPr>
        <w:t xml:space="preserve"> have similar body composition, glucose tolerance, and insulin tolerance in early adulthood in both males and females. </w:t>
      </w:r>
      <w:r w:rsidRPr="00CF4AC3">
        <w:t>Gestational eTRF resulted in male impairments in glucose tolerance in adulthood only after chronic HFHS feeding</w:t>
      </w:r>
      <w:r>
        <w:t xml:space="preserve">, whereas females appeared resilient to and did not develop differences. This occurs without increase in body weight, fat mass, or food intake compared to age matched AL </w:t>
      </w:r>
      <w:r w:rsidRPr="003B4275">
        <w:t>males. More</w:t>
      </w:r>
      <w:r>
        <w:t xml:space="preserve"> research is warranted to understand the mechanisms that underlie this novel phenotype.</w:t>
      </w:r>
    </w:p>
    <w:p w14:paraId="7ECED5D1" w14:textId="77777777" w:rsidR="003B40E9" w:rsidRDefault="003B40E9" w:rsidP="00232B3A">
      <w:pPr>
        <w:ind w:firstLine="360"/>
        <w:sectPr w:rsidR="003B40E9" w:rsidSect="006776D2">
          <w:pgSz w:w="12240" w:h="15840"/>
          <w:pgMar w:top="1440" w:right="1440" w:bottom="1440" w:left="1440" w:header="720" w:footer="720" w:gutter="0"/>
          <w:cols w:space="720"/>
          <w:docGrid w:linePitch="360"/>
        </w:sectPr>
      </w:pPr>
    </w:p>
    <w:p w14:paraId="13CF3DE5" w14:textId="005BFE5D" w:rsidR="0086653C" w:rsidRDefault="00232B3A" w:rsidP="00232B3A">
      <w:pPr>
        <w:ind w:firstLine="360"/>
      </w:pPr>
      <w:r>
        <w:lastRenderedPageBreak/>
        <w:br w:type="page"/>
      </w:r>
    </w:p>
    <w:p w14:paraId="59D6E5EC" w14:textId="388B2120" w:rsidR="0086653C" w:rsidRDefault="00026698" w:rsidP="0086653C">
      <w:pPr>
        <w:pStyle w:val="Heading1"/>
      </w:pPr>
      <w:bookmarkStart w:id="941" w:name="_Toc126830622"/>
      <w:r>
        <w:lastRenderedPageBreak/>
        <w:t>Conclusions and Public Health Significance</w:t>
      </w:r>
      <w:bookmarkEnd w:id="941"/>
    </w:p>
    <w:p w14:paraId="25C42CB4" w14:textId="65041A1D" w:rsidR="00026698" w:rsidRPr="00E45986" w:rsidRDefault="00026698" w:rsidP="00026698">
      <w:pPr>
        <w:ind w:firstLine="720"/>
        <w:rPr>
          <w:szCs w:val="24"/>
        </w:rPr>
      </w:pPr>
      <w:r>
        <w:rPr>
          <w:szCs w:val="24"/>
        </w:rPr>
        <w:t xml:space="preserve">The findings of this work support the conclusion that the timing of eating and duration of overnight fasts are important contributors to nutrition status that merit further study in pregnant populations. </w:t>
      </w:r>
      <w:r w:rsidRPr="00E45986">
        <w:rPr>
          <w:szCs w:val="24"/>
        </w:rPr>
        <w:t xml:space="preserve">Studies completed in this work </w:t>
      </w:r>
      <w:r>
        <w:t>seek to</w:t>
      </w:r>
      <w:r w:rsidRPr="00E45986">
        <w:rPr>
          <w:szCs w:val="24"/>
        </w:rPr>
        <w:t xml:space="preserve"> illuminate the role of </w:t>
      </w:r>
      <w:r>
        <w:rPr>
          <w:szCs w:val="24"/>
        </w:rPr>
        <w:t>TRE/</w:t>
      </w:r>
      <w:r w:rsidRPr="00E45986">
        <w:rPr>
          <w:szCs w:val="24"/>
        </w:rPr>
        <w:t xml:space="preserve">TRF in </w:t>
      </w:r>
      <w:r>
        <w:rPr>
          <w:szCs w:val="24"/>
        </w:rPr>
        <w:t>pregnant individuals</w:t>
      </w:r>
      <w:r w:rsidRPr="00E45986">
        <w:rPr>
          <w:szCs w:val="24"/>
        </w:rPr>
        <w:t xml:space="preserve"> </w:t>
      </w:r>
      <w:r>
        <w:rPr>
          <w:szCs w:val="24"/>
        </w:rPr>
        <w:t>who receive</w:t>
      </w:r>
      <w:r>
        <w:t xml:space="preserve"> limited Chrononutrition research attention</w:t>
      </w:r>
      <w:r w:rsidRPr="00E45986">
        <w:rPr>
          <w:szCs w:val="24"/>
        </w:rPr>
        <w:t xml:space="preserve"> because of their classification as a vulnerable population. </w:t>
      </w:r>
      <w:del w:id="942" w:author="Erica Jansen" w:date="2023-02-28T15:27:00Z">
        <w:r w:rsidDel="00AD6A4F">
          <w:rPr>
            <w:szCs w:val="24"/>
          </w:rPr>
          <w:delText xml:space="preserve">In this chapter, </w:delText>
        </w:r>
        <w:r w:rsidDel="00AD6A4F">
          <w:delText xml:space="preserve"> </w:delText>
        </w:r>
      </w:del>
      <w:r>
        <w:rPr>
          <w:szCs w:val="24"/>
        </w:rPr>
        <w:t>Although the work of this project elucidates previously unknown impacts of TRE/TRF</w:t>
      </w:r>
      <w:r>
        <w:t xml:space="preserve">, there are many unanswered questions about this modality. As such, I will highlight major impacts from this work and discuss critical future directions that must be considered to completely understand the effect of this dietary regimen in pregnant human populations. </w:t>
      </w:r>
    </w:p>
    <w:p w14:paraId="71F3BF91" w14:textId="0451EB4B" w:rsidR="00026698" w:rsidRDefault="00026698" w:rsidP="00026698">
      <w:pPr>
        <w:ind w:firstLine="720"/>
      </w:pPr>
      <w:r>
        <w:t xml:space="preserve">Although both the preclinical and human observational methods were undertaken in the current project in an effort to make translation of findings possible, the results make the full phenotype difficult to interpret. The bulk of the evidence from chapters 2 and 5 in mice  suggest that the condensation of feeding windows during gestation has little to no effect on the dam, as long as caloric sufficiency is achieved in that eating window. In direct opposition to these results </w:t>
      </w:r>
      <w:ins w:id="943" w:author="Erica Jansen" w:date="2023-02-28T15:27:00Z">
        <w:r w:rsidR="00AD6A4F">
          <w:t>is</w:t>
        </w:r>
      </w:ins>
      <w:ins w:id="944" w:author="Erica Jansen" w:date="2023-02-28T15:28:00Z">
        <w:r w:rsidR="00AD6A4F">
          <w:t xml:space="preserve"> </w:t>
        </w:r>
      </w:ins>
      <w:del w:id="945" w:author="Erica Jansen" w:date="2023-02-28T15:27:00Z">
        <w:r w:rsidDel="00AD6A4F">
          <w:delText xml:space="preserve">are </w:delText>
        </w:r>
      </w:del>
      <w:r>
        <w:t xml:space="preserve">the evidence from chapter </w:t>
      </w:r>
      <w:ins w:id="946" w:author="Erica Jansen" w:date="2023-02-28T15:28:00Z">
        <w:r w:rsidR="00AD6A4F">
          <w:t>4?</w:t>
        </w:r>
      </w:ins>
      <w:del w:id="947" w:author="Erica Jansen" w:date="2023-02-28T15:28:00Z">
        <w:r w:rsidDel="00AD6A4F">
          <w:delText>5</w:delText>
        </w:r>
      </w:del>
      <w:r>
        <w:t>, which finds that longer fasting duration</w:t>
      </w:r>
      <w:del w:id="948" w:author="Erica Jansen" w:date="2023-02-28T15:27:00Z">
        <w:r w:rsidDel="00AD6A4F">
          <w:delText>s</w:delText>
        </w:r>
      </w:del>
      <w:ins w:id="949" w:author="Erica Jansen" w:date="2023-02-28T15:28:00Z">
        <w:r w:rsidR="00AD6A4F">
          <w:t xml:space="preserve"> in a human observational study</w:t>
        </w:r>
      </w:ins>
      <w:ins w:id="950" w:author="Erica Jansen" w:date="2023-03-06T11:01:00Z">
        <w:r>
          <w:t xml:space="preserve"> </w:t>
        </w:r>
      </w:ins>
      <w:r>
        <w:t xml:space="preserve">is associated with greater glycemia in mid-gestation. For this dietary regimen to be translated to clinical practice, </w:t>
      </w:r>
      <w:del w:id="951" w:author="Erica Jansen" w:date="2023-02-28T15:29:00Z">
        <w:r w:rsidDel="00AD6A4F">
          <w:delText xml:space="preserve">I think that </w:delText>
        </w:r>
      </w:del>
      <w:r>
        <w:t xml:space="preserve">there would need to be more robust evidence in pregnant humans that the increases in glycemia do not relate to higher rates of impaired fasting glucose or gestational diabetes. Although rodent models are convenient and are good quality analogs for human cardiometabolic disease, </w:t>
      </w:r>
      <w:del w:id="952" w:author="Erica Jansen" w:date="2023-02-28T15:29:00Z">
        <w:r w:rsidDel="00AD6A4F">
          <w:delText xml:space="preserve">the fact of the matter is that </w:delText>
        </w:r>
      </w:del>
      <w:r>
        <w:t xml:space="preserve">the physiology of rodent pregnancy is not the same as human pregnancy. This is especially true when attempting to translate reductions in litter size and pup survival to humans, as there is no similar measure in humans. </w:t>
      </w:r>
      <w:r>
        <w:rPr>
          <w:szCs w:val="24"/>
        </w:rPr>
        <w:t>If</w:t>
      </w:r>
      <w:r w:rsidRPr="00E45986">
        <w:rPr>
          <w:szCs w:val="24"/>
        </w:rPr>
        <w:t xml:space="preserve"> </w:t>
      </w:r>
      <w:r>
        <w:rPr>
          <w:szCs w:val="24"/>
        </w:rPr>
        <w:t>an</w:t>
      </w:r>
      <w:r w:rsidRPr="00E45986">
        <w:rPr>
          <w:szCs w:val="24"/>
        </w:rPr>
        <w:t xml:space="preserve"> individual wanted to </w:t>
      </w:r>
      <w:r>
        <w:rPr>
          <w:szCs w:val="24"/>
        </w:rPr>
        <w:t>use</w:t>
      </w:r>
      <w:r w:rsidRPr="00E45986">
        <w:rPr>
          <w:szCs w:val="24"/>
        </w:rPr>
        <w:t xml:space="preserve"> the </w:t>
      </w:r>
      <w:r>
        <w:rPr>
          <w:szCs w:val="24"/>
        </w:rPr>
        <w:t>findings from this work</w:t>
      </w:r>
      <w:r w:rsidRPr="00E45986">
        <w:rPr>
          <w:szCs w:val="24"/>
        </w:rPr>
        <w:t xml:space="preserve"> </w:t>
      </w:r>
      <w:r>
        <w:rPr>
          <w:szCs w:val="24"/>
        </w:rPr>
        <w:t xml:space="preserve">to determine the safety of their own use of </w:t>
      </w:r>
      <w:r w:rsidRPr="00E45986">
        <w:rPr>
          <w:szCs w:val="24"/>
        </w:rPr>
        <w:t xml:space="preserve">time-restricted eating during </w:t>
      </w:r>
      <w:r w:rsidRPr="00E45986">
        <w:rPr>
          <w:szCs w:val="24"/>
        </w:rPr>
        <w:lastRenderedPageBreak/>
        <w:t xml:space="preserve">pregnancy, </w:t>
      </w:r>
      <w:ins w:id="953" w:author="Erica Jansen" w:date="2023-02-28T15:29:00Z">
        <w:r w:rsidR="00AD6A4F">
          <w:rPr>
            <w:szCs w:val="24"/>
          </w:rPr>
          <w:t>it must be</w:t>
        </w:r>
      </w:ins>
      <w:ins w:id="954" w:author="Molly Carter" w:date="2023-03-07T15:37:00Z">
        <w:r w:rsidR="00B43FA4">
          <w:rPr>
            <w:szCs w:val="24"/>
          </w:rPr>
          <w:t xml:space="preserve"> </w:t>
        </w:r>
      </w:ins>
      <w:del w:id="955" w:author="Erica Jansen" w:date="2023-02-28T15:29:00Z">
        <w:r w:rsidRPr="00E45986" w:rsidDel="00AD6A4F">
          <w:rPr>
            <w:szCs w:val="24"/>
          </w:rPr>
          <w:delText xml:space="preserve">I would </w:delText>
        </w:r>
      </w:del>
      <w:del w:id="956" w:author="Erica Jansen" w:date="2023-03-06T11:01:00Z">
        <w:r w:rsidRPr="00E45986">
          <w:rPr>
            <w:szCs w:val="24"/>
          </w:rPr>
          <w:delText>emphasize</w:delText>
        </w:r>
      </w:del>
      <w:ins w:id="957" w:author="Erica Jansen" w:date="2023-03-06T11:01:00Z">
        <w:r w:rsidRPr="00E45986">
          <w:rPr>
            <w:szCs w:val="24"/>
          </w:rPr>
          <w:t>emphasize</w:t>
        </w:r>
      </w:ins>
      <w:ins w:id="958" w:author="Erica Jansen" w:date="2023-02-28T15:29:00Z">
        <w:r w:rsidR="00AD6A4F">
          <w:rPr>
            <w:szCs w:val="24"/>
          </w:rPr>
          <w:t>d</w:t>
        </w:r>
      </w:ins>
      <w:r w:rsidRPr="00E45986">
        <w:rPr>
          <w:szCs w:val="24"/>
        </w:rPr>
        <w:t xml:space="preserve"> that it is a largely unknown field for humans. </w:t>
      </w:r>
      <w:r>
        <w:rPr>
          <w:szCs w:val="24"/>
        </w:rPr>
        <w:t>Other groups’</w:t>
      </w:r>
      <w:r>
        <w:t xml:space="preserve"> evidence in non-pregnant humans finds that it is similarly effective as traditional methods for reducing calorie intake and body weight. The ability of TRE to aid in regulation of calorie intake could mean further research is merited in </w:t>
      </w:r>
      <w:del w:id="959" w:author="Molly Carter" w:date="2023-03-07T15:40:00Z">
        <w:r w:rsidDel="00851C39">
          <w:delText>high risk</w:delText>
        </w:r>
      </w:del>
      <w:ins w:id="960" w:author="Molly Carter" w:date="2023-03-07T15:40:00Z">
        <w:r w:rsidR="00851C39">
          <w:t>high-risk</w:t>
        </w:r>
      </w:ins>
      <w:r>
        <w:t xml:space="preserve"> populations who may encounter metabolic illness concurrent with pregnancy, but this was outside of the scope of the current work and could be a key future direction. </w:t>
      </w:r>
      <w:r w:rsidRPr="00E45986">
        <w:rPr>
          <w:szCs w:val="24"/>
        </w:rPr>
        <w:t xml:space="preserve">While we do not know what the effects are in </w:t>
      </w:r>
      <w:r>
        <w:rPr>
          <w:szCs w:val="24"/>
        </w:rPr>
        <w:t xml:space="preserve">pregnant </w:t>
      </w:r>
      <w:r w:rsidRPr="00E45986">
        <w:rPr>
          <w:szCs w:val="24"/>
        </w:rPr>
        <w:t>humans</w:t>
      </w:r>
      <w:r>
        <w:rPr>
          <w:szCs w:val="24"/>
        </w:rPr>
        <w:t xml:space="preserve"> in the</w:t>
      </w:r>
      <w:r w:rsidRPr="00E45986">
        <w:rPr>
          <w:szCs w:val="24"/>
        </w:rPr>
        <w:t xml:space="preserve"> long </w:t>
      </w:r>
      <w:r>
        <w:rPr>
          <w:szCs w:val="24"/>
        </w:rPr>
        <w:t>term</w:t>
      </w:r>
      <w:r w:rsidRPr="00E45986">
        <w:rPr>
          <w:szCs w:val="24"/>
        </w:rPr>
        <w:t xml:space="preserve">, evidence </w:t>
      </w:r>
      <w:r>
        <w:t>from this dissertation</w:t>
      </w:r>
      <w:r w:rsidRPr="00E45986">
        <w:rPr>
          <w:szCs w:val="24"/>
        </w:rPr>
        <w:t xml:space="preserve"> show that </w:t>
      </w:r>
      <w:r>
        <w:rPr>
          <w:szCs w:val="24"/>
        </w:rPr>
        <w:t xml:space="preserve">longer fasting duration affected glycemia, and as a result may impact future risk of diabetes. </w:t>
      </w:r>
      <w:commentRangeStart w:id="961"/>
      <w:r>
        <w:t>We also did not follow up on the postnatal growth of the infants, but doing so would give key insight into the safety concerns of this modality</w:t>
      </w:r>
      <w:r w:rsidRPr="00E06022">
        <w:t xml:space="preserve">. </w:t>
      </w:r>
      <w:commentRangeEnd w:id="961"/>
      <w:r w:rsidR="00AD6A4F">
        <w:rPr>
          <w:rStyle w:val="CommentReference"/>
          <w:rFonts w:asciiTheme="minorHAnsi" w:eastAsiaTheme="minorHAnsi" w:hAnsiTheme="minorHAnsi" w:cstheme="minorBidi"/>
          <w:color w:val="auto"/>
        </w:rPr>
        <w:commentReference w:id="961"/>
      </w:r>
      <w:r>
        <w:t xml:space="preserve">We were underpowered to evaluate if these findings related to higher rates of metabolic illness in pregnancy for the parent or small-for-gestational age infants. </w:t>
      </w:r>
      <w:r w:rsidRPr="00E06022">
        <w:t xml:space="preserve">This </w:t>
      </w:r>
      <w:r>
        <w:t>should be prioritized before recommending</w:t>
      </w:r>
      <w:r w:rsidRPr="00E06022">
        <w:t xml:space="preserve"> </w:t>
      </w:r>
      <w:r>
        <w:t>TRE as</w:t>
      </w:r>
      <w:r w:rsidRPr="00E06022">
        <w:t xml:space="preserve"> intervention for pregnant populations at</w:t>
      </w:r>
      <w:r w:rsidRPr="00E06022">
        <w:rPr>
          <w:szCs w:val="24"/>
        </w:rPr>
        <w:t xml:space="preserve"> high risk </w:t>
      </w:r>
      <w:r w:rsidRPr="00E06022">
        <w:t>for delivering a child</w:t>
      </w:r>
      <w:r>
        <w:t xml:space="preserve"> with macrosomia</w:t>
      </w:r>
      <w:r w:rsidRPr="00E06022">
        <w:t>.</w:t>
      </w:r>
      <w:r>
        <w:t xml:space="preserve"> These data are not complete or in enough agreement to say </w:t>
      </w:r>
      <w:r w:rsidRPr="00E45986">
        <w:rPr>
          <w:szCs w:val="24"/>
        </w:rPr>
        <w:t xml:space="preserve">that deliberate fasting </w:t>
      </w:r>
      <w:r>
        <w:t xml:space="preserve">during pregnancy </w:t>
      </w:r>
      <w:r w:rsidRPr="00E45986">
        <w:rPr>
          <w:szCs w:val="24"/>
        </w:rPr>
        <w:t>is healthy</w:t>
      </w:r>
      <w:r>
        <w:t xml:space="preserve"> or </w:t>
      </w:r>
      <w:proofErr w:type="gramStart"/>
      <w:r>
        <w:t>advisable</w:t>
      </w:r>
      <w:r w:rsidRPr="00E45986">
        <w:rPr>
          <w:szCs w:val="24"/>
        </w:rPr>
        <w:t>, but</w:t>
      </w:r>
      <w:proofErr w:type="gramEnd"/>
      <w:r>
        <w:rPr>
          <w:szCs w:val="24"/>
        </w:rPr>
        <w:t xml:space="preserve"> makes a strong case that further analyses in both preclinical and human observational models are</w:t>
      </w:r>
      <w:r w:rsidRPr="00E45986">
        <w:rPr>
          <w:szCs w:val="24"/>
        </w:rPr>
        <w:t xml:space="preserve"> warrant</w:t>
      </w:r>
      <w:r>
        <w:rPr>
          <w:szCs w:val="24"/>
        </w:rPr>
        <w:t xml:space="preserve">ed, especially for </w:t>
      </w:r>
      <w:r w:rsidRPr="00E45986">
        <w:t>high-risk</w:t>
      </w:r>
      <w:r w:rsidRPr="00E45986">
        <w:rPr>
          <w:szCs w:val="24"/>
        </w:rPr>
        <w:t xml:space="preserve"> individuals</w:t>
      </w:r>
      <w:r>
        <w:t xml:space="preserve">. </w:t>
      </w:r>
    </w:p>
    <w:p w14:paraId="2F091723" w14:textId="77777777" w:rsidR="00026698" w:rsidRPr="000541D4" w:rsidRDefault="00026698" w:rsidP="00026698">
      <w:pPr>
        <w:rPr>
          <w:szCs w:val="24"/>
        </w:rPr>
      </w:pPr>
      <w:r>
        <w:tab/>
        <w:t xml:space="preserve">Further synthesizing the data from chapter 2 in this dissertation, we saw pregnant female mice who had prolonged fasting periods were more insulin resistant after periods of hypoglycemia late in gestation. Although </w:t>
      </w:r>
      <w:commentRangeStart w:id="962"/>
      <w:r>
        <w:t xml:space="preserve">I doubt </w:t>
      </w:r>
      <w:commentRangeEnd w:id="962"/>
      <w:r w:rsidR="00AD6A4F">
        <w:rPr>
          <w:rStyle w:val="CommentReference"/>
          <w:rFonts w:asciiTheme="minorHAnsi" w:eastAsiaTheme="minorHAnsi" w:hAnsiTheme="minorHAnsi" w:cstheme="minorBidi"/>
          <w:color w:val="auto"/>
        </w:rPr>
        <w:commentReference w:id="962"/>
      </w:r>
      <w:r>
        <w:t>that this intervention as designed results in gestational diabetes in mice, I do not see sufficient evidence to suggest that engaging in this practice creates clinically meaningful rises in glucose in pregnant people. More explicitly, t</w:t>
      </w:r>
      <w:r w:rsidRPr="00E45986">
        <w:rPr>
          <w:szCs w:val="24"/>
        </w:rPr>
        <w:t xml:space="preserve">his </w:t>
      </w:r>
      <w:r>
        <w:t xml:space="preserve">work </w:t>
      </w:r>
      <w:r w:rsidRPr="00E45986">
        <w:rPr>
          <w:szCs w:val="24"/>
        </w:rPr>
        <w:t xml:space="preserve">was not a study in diabetic animals </w:t>
      </w:r>
      <w:r>
        <w:t xml:space="preserve">and excluded individuals with pre-existing diabetes from our analysis in chapter 4. We also limited studies of glycemia to one timepoint in both </w:t>
      </w:r>
      <w:r>
        <w:lastRenderedPageBreak/>
        <w:t>chapters</w:t>
      </w:r>
      <w:r w:rsidRPr="00E45986">
        <w:rPr>
          <w:szCs w:val="24"/>
        </w:rPr>
        <w:t xml:space="preserve">. </w:t>
      </w:r>
      <w:r>
        <w:t>Therefore</w:t>
      </w:r>
      <w:r w:rsidRPr="00E45986">
        <w:rPr>
          <w:szCs w:val="24"/>
        </w:rPr>
        <w:t xml:space="preserve">, the generalizability of the study </w:t>
      </w:r>
      <w:r>
        <w:t xml:space="preserve">findings </w:t>
      </w:r>
      <w:r w:rsidRPr="00E45986">
        <w:rPr>
          <w:szCs w:val="24"/>
        </w:rPr>
        <w:t xml:space="preserve">is limited to healthy, </w:t>
      </w:r>
      <w:commentRangeStart w:id="963"/>
      <w:r w:rsidRPr="00E45986">
        <w:rPr>
          <w:szCs w:val="24"/>
        </w:rPr>
        <w:t>lean</w:t>
      </w:r>
      <w:commentRangeEnd w:id="963"/>
      <w:r w:rsidR="00AD6A4F">
        <w:rPr>
          <w:rStyle w:val="CommentReference"/>
          <w:rFonts w:asciiTheme="minorHAnsi" w:eastAsiaTheme="minorHAnsi" w:hAnsiTheme="minorHAnsi" w:cstheme="minorBidi"/>
          <w:color w:val="auto"/>
        </w:rPr>
        <w:commentReference w:id="963"/>
      </w:r>
      <w:r w:rsidRPr="00E45986">
        <w:rPr>
          <w:szCs w:val="24"/>
        </w:rPr>
        <w:t xml:space="preserve"> populations</w:t>
      </w:r>
      <w:r>
        <w:t xml:space="preserve"> who may be less inclined to attempt dietary modifications during pregnancy </w:t>
      </w:r>
      <w:r w:rsidRPr="00E45986">
        <w:rPr>
          <w:szCs w:val="24"/>
        </w:rPr>
        <w:t>anyway. </w:t>
      </w:r>
    </w:p>
    <w:p w14:paraId="0AC95E21" w14:textId="48919192" w:rsidR="00026698" w:rsidRPr="00E45986" w:rsidRDefault="00026698" w:rsidP="00026698">
      <w:pPr>
        <w:pStyle w:val="NormalWeb"/>
        <w:spacing w:before="0" w:beforeAutospacing="0" w:after="0" w:afterAutospacing="0" w:line="480" w:lineRule="auto"/>
        <w:ind w:firstLine="360"/>
        <w:textAlignment w:val="baseline"/>
        <w:rPr>
          <w:color w:val="000000"/>
        </w:rPr>
      </w:pPr>
      <w:r>
        <w:rPr>
          <w:color w:val="000000"/>
        </w:rPr>
        <w:t xml:space="preserve">A key consideration for the effects of TRE </w:t>
      </w:r>
      <w:r w:rsidRPr="00E45986">
        <w:rPr>
          <w:color w:val="000000"/>
        </w:rPr>
        <w:t>with humans working to improve their health through dietary modification</w:t>
      </w:r>
      <w:r>
        <w:rPr>
          <w:color w:val="000000"/>
        </w:rPr>
        <w:t xml:space="preserve"> is the possible unintended impacts</w:t>
      </w:r>
      <w:r w:rsidRPr="00E45986">
        <w:rPr>
          <w:color w:val="000000"/>
        </w:rPr>
        <w:t xml:space="preserve"> on mental </w:t>
      </w:r>
      <w:r>
        <w:rPr>
          <w:color w:val="000000"/>
        </w:rPr>
        <w:t>wellbeing</w:t>
      </w:r>
      <w:r w:rsidRPr="00E45986">
        <w:rPr>
          <w:color w:val="000000"/>
        </w:rPr>
        <w:t xml:space="preserve">. </w:t>
      </w:r>
      <w:r>
        <w:rPr>
          <w:color w:val="000000"/>
        </w:rPr>
        <w:t>It is possible that the stringent</w:t>
      </w:r>
      <w:r w:rsidRPr="00E45986">
        <w:rPr>
          <w:color w:val="000000"/>
        </w:rPr>
        <w:t xml:space="preserve"> restriction guidelines </w:t>
      </w:r>
      <w:r>
        <w:rPr>
          <w:color w:val="000000"/>
        </w:rPr>
        <w:t>of TRE in</w:t>
      </w:r>
      <w:r w:rsidRPr="00E45986">
        <w:rPr>
          <w:color w:val="000000"/>
        </w:rPr>
        <w:t xml:space="preserve"> the long term </w:t>
      </w:r>
      <w:r>
        <w:rPr>
          <w:color w:val="000000"/>
        </w:rPr>
        <w:t xml:space="preserve">may </w:t>
      </w:r>
      <w:r w:rsidRPr="00E45986">
        <w:rPr>
          <w:color w:val="000000"/>
        </w:rPr>
        <w:t>result in overly restrictive food rituals</w:t>
      </w:r>
      <w:r>
        <w:rPr>
          <w:color w:val="000000"/>
        </w:rPr>
        <w:t xml:space="preserve">, </w:t>
      </w:r>
      <w:r w:rsidRPr="00E45986">
        <w:rPr>
          <w:color w:val="000000"/>
        </w:rPr>
        <w:t>pathological eating behaviors</w:t>
      </w:r>
      <w:r>
        <w:rPr>
          <w:color w:val="000000"/>
        </w:rPr>
        <w:t>,</w:t>
      </w:r>
      <w:r w:rsidRPr="00E45986">
        <w:rPr>
          <w:color w:val="000000"/>
        </w:rPr>
        <w:t xml:space="preserve"> or </w:t>
      </w:r>
      <w:r>
        <w:rPr>
          <w:color w:val="000000"/>
        </w:rPr>
        <w:t xml:space="preserve">even </w:t>
      </w:r>
      <w:r w:rsidRPr="00E45986">
        <w:rPr>
          <w:color w:val="000000"/>
        </w:rPr>
        <w:t xml:space="preserve">eating disorders. Although this is a common question that arises among practitioners who serve patient populations, there are few </w:t>
      </w:r>
      <w:del w:id="964" w:author="Erica Jansen" w:date="2023-03-06T11:01:00Z">
        <w:r w:rsidRPr="00E45986">
          <w:rPr>
            <w:color w:val="000000"/>
          </w:rPr>
          <w:delText>investigation</w:delText>
        </w:r>
      </w:del>
      <w:ins w:id="965" w:author="Erica Jansen" w:date="2023-03-06T11:01:00Z">
        <w:r w:rsidRPr="00E45986">
          <w:rPr>
            <w:color w:val="000000"/>
          </w:rPr>
          <w:t>investigation</w:t>
        </w:r>
      </w:ins>
      <w:ins w:id="966" w:author="Erica Jansen" w:date="2023-02-28T15:33:00Z">
        <w:r w:rsidR="00AD6A4F">
          <w:rPr>
            <w:color w:val="000000"/>
          </w:rPr>
          <w:t>s</w:t>
        </w:r>
      </w:ins>
      <w:r w:rsidRPr="00E45986">
        <w:rPr>
          <w:color w:val="000000"/>
        </w:rPr>
        <w:t xml:space="preserve"> that assess these outcomes after following a time-restricted eating pattern. One study specifically examined the impact of </w:t>
      </w:r>
      <w:r>
        <w:rPr>
          <w:color w:val="000000"/>
        </w:rPr>
        <w:t xml:space="preserve">12 weeks of </w:t>
      </w:r>
      <w:r w:rsidRPr="00E45986">
        <w:rPr>
          <w:color w:val="000000"/>
        </w:rPr>
        <w:t xml:space="preserve">TRE </w:t>
      </w:r>
      <w:r>
        <w:rPr>
          <w:color w:val="000000"/>
        </w:rPr>
        <w:t xml:space="preserve">in adults with obesity and they found no increase in eating disorder symptoms or weight concern </w:t>
      </w:r>
      <w:r>
        <w:rPr>
          <w:color w:val="000000"/>
        </w:rPr>
        <w:fldChar w:fldCharType="begin"/>
      </w:r>
      <w:r>
        <w:rPr>
          <w:color w:val="000000"/>
        </w:rPr>
        <w:instrText xml:space="preserve"> ADDIN ZOTERO_ITEM CSL_CITATION {"citationID":"5gGfw6Zu","properties":{"formattedCitation":"(Gabel et al., 2019, p. 201; Gabel, Hoddy, &amp; Varady, 2018)","plainCitation":"(Gabel et al., 2019, p. 201; Gabel, Hoddy, &amp; Varady, 2018)","noteIndex":0},"citationItems":[{"id":897,"uris":["http://zotero.org/users/5073745/items/5XP55BM6"],"itemData":{"id":897,"type":"article-journal","abstract":"This study examines the safety of time restricted feeding (TRF; 8-h feeding window/16-h fasting window daily) in obese adults. Twenty-three subjects participated in an 8-h TRF intervention for 12 weeks. Self-reported adverse events, body image perception, complete blood count and disordered eating patterns did not change from baseline to week 12. These findings suggest that consuming food within an 8-h window can safely facilitate weight loss in subjects with obesity.","container-title":"Applied Physiology, Nutrition, and Metabolism = Physiologie Appliquee, Nutrition Et Metabolisme","DOI":"10.1139/apnm-2018-0389","ISSN":"1715-5320","journalAbbreviation":"Appl Physiol Nutr Metab","language":"eng","note":"PMID: 30216730","source":"PubMed","title":"Safety of 8-h time restricted feeding in adults with obesity","author":[{"family":"Gabel","given":"Kelsey"},{"family":"Hoddy","given":"Kristin K."},{"family":"Varady","given":"Krista A."}],"issued":{"date-parts":[["2018",9,14]]}}},{"id":570,"uris":["http://zotero.org/users/5073745/items/MT3GZ88S"],"itemData":{"id":570,"type":"article-journal","abstract":"This study examined the effects of time-restricted feeding (TRF; 8-h feeding window/16-h fasting window daily) on sleep. Obese adults (n = 23) followed 8-h TRF for 12 weeks. Pittsburgh Sleep Quality Index (PSQI) total score was below 5 at week 1 (4.7 ± 0.5) and week 12 (4.8 ± 0.7), indicating good sleep quality throughout the trial. Subjective measures of wake time, bedtime, and sleep duration remained unchanged. Findings from this secondary analysis indicate that TRF does not alter sleep quality or duration in subjects with obesity. Novelty This study is the first to show that TRF (8-h feeding window/16-h fasting window daily) does not alter sleep quality or duration in subjects with obesity.","container-title":"Applied Physiology, Nutrition, and Metabolism = Physiologie Appliquee, Nutrition Et Metabolisme","DOI":"10.1139/apnm-2019-0032","ISSN":"1715-5320","issue":"8","journalAbbreviation":"Appl Physiol Nutr Metab","language":"eng","note":"PMID: 30802152","page":"903-906","source":"PubMed","title":"Effect of 8-h time-restricted feeding on sleep quality and duration in adults with obesity","volume":"44","author":[{"family":"Gabel","given":"Kelsey"},{"family":"Hoddy","given":"Kristin K."},{"family":"Burgess","given":"Helen J."},{"family":"Varady","given":"Krista A."}],"issued":{"date-parts":[["2019",8]]}},"locator":"201"}],"schema":"https://github.com/citation-style-language/schema/raw/master/csl-citation.json"} </w:instrText>
      </w:r>
      <w:r>
        <w:rPr>
          <w:color w:val="000000"/>
        </w:rPr>
        <w:fldChar w:fldCharType="separate"/>
      </w:r>
      <w:r>
        <w:rPr>
          <w:noProof/>
          <w:color w:val="000000"/>
        </w:rPr>
        <w:t>(Gabel et al., 2019, p. 201; Gabel, Hoddy, &amp; Varady, 2018)</w:t>
      </w:r>
      <w:r>
        <w:rPr>
          <w:color w:val="000000"/>
        </w:rPr>
        <w:fldChar w:fldCharType="end"/>
      </w:r>
      <w:r>
        <w:rPr>
          <w:color w:val="000000"/>
        </w:rPr>
        <w:t>.</w:t>
      </w:r>
      <w:r w:rsidRPr="00E45986">
        <w:rPr>
          <w:color w:val="000000"/>
        </w:rPr>
        <w:t xml:space="preserve"> </w:t>
      </w:r>
      <w:r>
        <w:rPr>
          <w:color w:val="000000"/>
        </w:rPr>
        <w:t xml:space="preserve">Those </w:t>
      </w:r>
      <w:del w:id="967" w:author="Erica Jansen" w:date="2023-02-28T15:34:00Z">
        <w:r w:rsidDel="00AD6A4F">
          <w:rPr>
            <w:color w:val="000000"/>
          </w:rPr>
          <w:delText>with</w:delText>
        </w:r>
        <w:r w:rsidRPr="00E45986" w:rsidDel="00AD6A4F">
          <w:rPr>
            <w:color w:val="000000"/>
          </w:rPr>
          <w:delText xml:space="preserve"> </w:delText>
        </w:r>
      </w:del>
      <w:r>
        <w:rPr>
          <w:color w:val="000000"/>
        </w:rPr>
        <w:t xml:space="preserve">who had high baseline risk for eating disorders </w:t>
      </w:r>
      <w:del w:id="968" w:author="Erica Jansen" w:date="2023-02-28T15:34:00Z">
        <w:r w:rsidDel="00AD6A4F">
          <w:rPr>
            <w:color w:val="000000"/>
          </w:rPr>
          <w:delText xml:space="preserve">at baseline </w:delText>
        </w:r>
      </w:del>
      <w:r w:rsidRPr="00E45986">
        <w:rPr>
          <w:color w:val="000000"/>
        </w:rPr>
        <w:t>were</w:t>
      </w:r>
      <w:r>
        <w:rPr>
          <w:color w:val="000000"/>
        </w:rPr>
        <w:t xml:space="preserve"> not </w:t>
      </w:r>
      <w:r w:rsidRPr="00E45986">
        <w:rPr>
          <w:color w:val="000000"/>
        </w:rPr>
        <w:t>eligible for the study</w:t>
      </w:r>
      <w:r>
        <w:rPr>
          <w:color w:val="000000"/>
        </w:rPr>
        <w:t>, so findings cannot be generalized to individuals with history of eating disorders or at elevated risk of disordered eating</w:t>
      </w:r>
      <w:r w:rsidRPr="00E45986">
        <w:rPr>
          <w:color w:val="000000"/>
        </w:rPr>
        <w:t xml:space="preserve">. </w:t>
      </w:r>
      <w:r>
        <w:rPr>
          <w:color w:val="000000"/>
        </w:rPr>
        <w:t>Other studies find higher</w:t>
      </w:r>
      <w:r w:rsidRPr="00E45986">
        <w:rPr>
          <w:color w:val="000000"/>
        </w:rPr>
        <w:t xml:space="preserve"> eating disorder symptomatology s</w:t>
      </w:r>
      <w:r>
        <w:rPr>
          <w:color w:val="000000"/>
        </w:rPr>
        <w:t>cores</w:t>
      </w:r>
      <w:r w:rsidRPr="00E45986">
        <w:rPr>
          <w:color w:val="000000"/>
        </w:rPr>
        <w:t xml:space="preserve"> </w:t>
      </w:r>
      <w:r>
        <w:rPr>
          <w:color w:val="000000"/>
        </w:rPr>
        <w:t>in adults engaged in intermittent fasting</w:t>
      </w:r>
      <w:r w:rsidRPr="00E45986">
        <w:rPr>
          <w:color w:val="000000"/>
        </w:rPr>
        <w:t>, even nearing clinical</w:t>
      </w:r>
      <w:r>
        <w:rPr>
          <w:color w:val="000000"/>
        </w:rPr>
        <w:t xml:space="preserve"> significance </w:t>
      </w:r>
      <w:r w:rsidRPr="00E45986">
        <w:rPr>
          <w:color w:val="000000"/>
        </w:rPr>
        <w:t>cut off</w:t>
      </w:r>
      <w:r>
        <w:rPr>
          <w:color w:val="000000"/>
        </w:rPr>
        <w:t xml:space="preserve">s </w:t>
      </w:r>
      <w:r>
        <w:rPr>
          <w:color w:val="000000"/>
        </w:rPr>
        <w:fldChar w:fldCharType="begin"/>
      </w:r>
      <w:r>
        <w:rPr>
          <w:color w:val="000000"/>
        </w:rPr>
        <w:instrText xml:space="preserve"> ADDIN ZOTERO_ITEM CSL_CITATION {"citationID":"UWUNxdvU","properties":{"formattedCitation":"(Cuccolo et al., 2022)","plainCitation":"(Cuccolo et al., 2022)","noteIndex":0},"citationItems":[{"id":1594,"uris":["http://zotero.org/users/5073745/items/98TH85YV"],"itemData":{"id":1594,"type":"article-journal","abstract":"Intermittent fasting (IF) is an emerging dietary trend that remains understudied. This study aimed to describe the implementation and eating disorder (ED)  symptomatology, relevant to engagement in IF among both men and women.  Intermittent fasters (N = 44 women, N = 20 men) recruited from Amazon Mechanical  Turk, Reddit, and a Midwestern University were administered a demographic  questionnaire, an assessment of ED symptomatology (Eating Disorder Examination  Questionnaire; EDE-Q), and asked about their IF use. To assess the level of ED  symptomatology among individuals using IF community and clinical norms were used  for comparison. We hypothesized a) men and women engaging IF would score higher  on the EDE-Q and b) more individuals engaging in IF would endorse ED behaviors  (e.g., self-induced vomiting) than community norms. Intermittent fasters reported  fasting for approximately 16 hours daily and for weight loss purposes. Men and  women engaging in IF scored significantly higher than community norms on all  subscales of the EDE-Q, with 31.25% of participants' EDE-Q scores being at or  above the clinical EDE-Q cut-off. Men and women engaging in IF reported engaging  in ED behaviors. Results suggest that IF is associated with ED symptomatology.  Further research on psychological characteristics and temporal order of the  association between IF and ED symptomatology is warranted.","container-title":"Eating disorders","DOI":"10.1080/10640266.2021.1922145","ISSN":"1532-530X 1064-0266","issue":"5","journalAbbreviation":"Eat Disord","language":"eng","note":"publisher-place: United States\nPMID: 34191688","page":"471-491","title":"Intermittent fasting implementation and association with eating disorder symptomatology.","volume":"30","author":[{"family":"Cuccolo","given":"Kelly"},{"family":"Kramer","given":"Rachel"},{"family":"Petros","given":"Thomas"},{"family":"Thoennes","given":"McKena"}],"issued":{"date-parts":[["2022",10]]}}}],"schema":"https://github.com/citation-style-language/schema/raw/master/csl-citation.json"} </w:instrText>
      </w:r>
      <w:r>
        <w:rPr>
          <w:color w:val="000000"/>
        </w:rPr>
        <w:fldChar w:fldCharType="separate"/>
      </w:r>
      <w:r>
        <w:rPr>
          <w:noProof/>
          <w:color w:val="000000"/>
        </w:rPr>
        <w:t>(Cuccolo et al., 2022)</w:t>
      </w:r>
      <w:r>
        <w:rPr>
          <w:color w:val="000000"/>
        </w:rPr>
        <w:fldChar w:fldCharType="end"/>
      </w:r>
      <w:r w:rsidRPr="00E45986">
        <w:rPr>
          <w:color w:val="000000"/>
        </w:rPr>
        <w:t xml:space="preserve">. </w:t>
      </w:r>
      <w:r>
        <w:rPr>
          <w:color w:val="000000"/>
        </w:rPr>
        <w:t>Because these three studies are not consistent in directionality of the association between fasting and disordered eating, it is</w:t>
      </w:r>
      <w:r w:rsidRPr="00E45986">
        <w:rPr>
          <w:color w:val="000000"/>
        </w:rPr>
        <w:t xml:space="preserve"> difficult to disentangle</w:t>
      </w:r>
      <w:r>
        <w:rPr>
          <w:color w:val="000000"/>
        </w:rPr>
        <w:t>. Especially when one considers that</w:t>
      </w:r>
      <w:r w:rsidRPr="00E45986">
        <w:rPr>
          <w:color w:val="000000"/>
        </w:rPr>
        <w:t xml:space="preserve"> </w:t>
      </w:r>
      <w:r>
        <w:rPr>
          <w:color w:val="000000"/>
        </w:rPr>
        <w:t xml:space="preserve">dietary </w:t>
      </w:r>
      <w:r w:rsidRPr="00E45986">
        <w:rPr>
          <w:color w:val="000000"/>
        </w:rPr>
        <w:t xml:space="preserve">restraint </w:t>
      </w:r>
      <w:r>
        <w:rPr>
          <w:color w:val="000000"/>
        </w:rPr>
        <w:t>can be both</w:t>
      </w:r>
      <w:ins w:id="969" w:author="Erica Jansen" w:date="2023-03-06T11:01:00Z">
        <w:r w:rsidRPr="00E45986">
          <w:rPr>
            <w:color w:val="000000"/>
          </w:rPr>
          <w:t xml:space="preserve"> </w:t>
        </w:r>
      </w:ins>
      <w:ins w:id="970" w:author="Erica Jansen" w:date="2023-02-28T15:34:00Z">
        <w:r w:rsidR="00AD6A4F">
          <w:rPr>
            <w:color w:val="000000"/>
          </w:rPr>
          <w:t xml:space="preserve">a </w:t>
        </w:r>
      </w:ins>
      <w:r w:rsidRPr="00E45986">
        <w:rPr>
          <w:color w:val="000000"/>
        </w:rPr>
        <w:t xml:space="preserve">hallmark of </w:t>
      </w:r>
      <w:r>
        <w:rPr>
          <w:color w:val="000000"/>
        </w:rPr>
        <w:t xml:space="preserve">moderation and </w:t>
      </w:r>
      <w:r w:rsidRPr="00E45986">
        <w:rPr>
          <w:color w:val="000000"/>
        </w:rPr>
        <w:t xml:space="preserve">healthful weight management and disordered eating. It is logical that a highly restrictive regimen, like </w:t>
      </w:r>
      <w:r>
        <w:rPr>
          <w:color w:val="000000"/>
        </w:rPr>
        <w:t>TRE</w:t>
      </w:r>
      <w:r w:rsidRPr="00E45986">
        <w:rPr>
          <w:color w:val="000000"/>
        </w:rPr>
        <w:t>, would not</w:t>
      </w:r>
      <w:r>
        <w:rPr>
          <w:color w:val="000000"/>
        </w:rPr>
        <w:t xml:space="preserve"> be</w:t>
      </w:r>
      <w:r w:rsidRPr="00E45986">
        <w:rPr>
          <w:color w:val="000000"/>
        </w:rPr>
        <w:t xml:space="preserve"> advisable for individuals at increased risk for disordered eating behaviors. Indeed, it also seems likely that someone who is engaged in unhealthful abstention from eating could choose to do so under the guise of improving health through adopting a fasting diet. Refocusing on the pregnant population that was central to this dissertation, </w:t>
      </w:r>
      <w:r>
        <w:rPr>
          <w:color w:val="000000"/>
        </w:rPr>
        <w:t>being</w:t>
      </w:r>
      <w:r w:rsidRPr="00E45986">
        <w:rPr>
          <w:color w:val="000000"/>
        </w:rPr>
        <w:t xml:space="preserve"> </w:t>
      </w:r>
      <w:r>
        <w:rPr>
          <w:color w:val="000000"/>
        </w:rPr>
        <w:t>pregnant</w:t>
      </w:r>
      <w:r w:rsidRPr="00E45986">
        <w:rPr>
          <w:color w:val="000000"/>
        </w:rPr>
        <w:t xml:space="preserve"> might alleviate </w:t>
      </w:r>
      <w:r w:rsidRPr="00E45986">
        <w:rPr>
          <w:color w:val="000000"/>
        </w:rPr>
        <w:lastRenderedPageBreak/>
        <w:t xml:space="preserve">some of the eating disorder pathology associated with </w:t>
      </w:r>
      <w:r>
        <w:rPr>
          <w:color w:val="000000"/>
        </w:rPr>
        <w:t>TRE</w:t>
      </w:r>
      <w:r w:rsidRPr="00E45986">
        <w:rPr>
          <w:color w:val="000000"/>
        </w:rPr>
        <w:t xml:space="preserve">, </w:t>
      </w:r>
      <w:r>
        <w:rPr>
          <w:color w:val="000000"/>
        </w:rPr>
        <w:t>as individuals anticipate increases in</w:t>
      </w:r>
      <w:r w:rsidRPr="00E45986">
        <w:rPr>
          <w:color w:val="000000"/>
        </w:rPr>
        <w:t xml:space="preserve"> body </w:t>
      </w:r>
      <w:r>
        <w:rPr>
          <w:color w:val="000000"/>
        </w:rPr>
        <w:t>weight</w:t>
      </w:r>
      <w:r w:rsidRPr="00E45986">
        <w:rPr>
          <w:color w:val="000000"/>
        </w:rPr>
        <w:t xml:space="preserve">. Therefore, </w:t>
      </w:r>
      <w:r>
        <w:rPr>
          <w:color w:val="000000"/>
        </w:rPr>
        <w:t>future work should prioritize examination of</w:t>
      </w:r>
      <w:r w:rsidRPr="00E45986">
        <w:rPr>
          <w:color w:val="000000"/>
        </w:rPr>
        <w:t xml:space="preserve"> </w:t>
      </w:r>
      <w:r>
        <w:rPr>
          <w:color w:val="000000"/>
        </w:rPr>
        <w:t xml:space="preserve">the effect of prolonged fasts on </w:t>
      </w:r>
      <w:r w:rsidRPr="00E45986">
        <w:rPr>
          <w:color w:val="000000"/>
        </w:rPr>
        <w:t xml:space="preserve">eating disorder symptomatology in a pregnant population before I would feel comfortable saying this practice does or does not increase risk of psychopathological eating behaviors. </w:t>
      </w:r>
    </w:p>
    <w:p w14:paraId="6A2CC53E" w14:textId="77777777" w:rsidR="00026698" w:rsidRPr="00E45986" w:rsidRDefault="00026698" w:rsidP="00026698">
      <w:pPr>
        <w:pStyle w:val="NormalWeb"/>
        <w:spacing w:before="0" w:beforeAutospacing="0" w:after="0" w:afterAutospacing="0" w:line="480" w:lineRule="auto"/>
        <w:ind w:firstLine="360"/>
        <w:textAlignment w:val="baseline"/>
        <w:rPr>
          <w:color w:val="000000"/>
        </w:rPr>
      </w:pPr>
      <w:r>
        <w:rPr>
          <w:color w:val="000000"/>
        </w:rPr>
        <w:t xml:space="preserve">The interpretation of the results from the preclinical model of GDF15 ablation during pregnancy brings to mind important conclusions about the difference between causation and causality in human and murine disease. Despite the storied evidence of elevations in GDF15 being related to metabolic illness, systemic stressors, and most importantly, in health complications that arise during pregnancy results from chapter 3 find there is no meaningful differences in in genetic knockout pregnancies. If there were noticeable effects of GDF15 ablation in this model, it would merit further evaluation as a causal link to complications in pregnancy. However, I think it is more likely is that GDF15 in circulation is only correlated with adverse pregnancy effects. The incorrect assumption of causality in human illness are not novel in nutritional science. </w:t>
      </w:r>
      <w:commentRangeStart w:id="971"/>
      <w:r>
        <w:rPr>
          <w:color w:val="000000"/>
        </w:rPr>
        <w:t xml:space="preserve">In fact, one such association that successfully invaded clinical management of patients is that of dietary cholesterol and atherosclerosis. For decades, high levels of LDL cholesterol and elevated risk of atherosclerotic lesions were thought to be caused by excessive dietary intake of cholesterol. As such, recommendations to reduce cholesterol intake to no more than 300 mg per day, even limiting the number of eggs a person can healthfully enjoy in one week, was common practice in cardiology patients, even as recently as 2010 </w:t>
      </w:r>
      <w:r>
        <w:rPr>
          <w:color w:val="000000"/>
        </w:rPr>
        <w:fldChar w:fldCharType="begin"/>
      </w:r>
      <w:r>
        <w:rPr>
          <w:color w:val="000000"/>
        </w:rPr>
        <w:instrText xml:space="preserve"> ADDIN ZOTERO_ITEM CSL_CITATION {"citationID":"eye6NIIv","properties":{"formattedCitation":"({\\i{}Dietary Guidelines for Americans 2010}, 2010)","plainCitation":"(Dietary Guidelines for Americans 2010, 2010)","noteIndex":0},"citationItems":[{"id":1624,"uris":["http://zotero.org/users/5073745/items/WVX5PG99"],"itemData":{"id":1624,"type":"document","language":"English","publisher":"United States Department of Agriculture and Unites States Department of Health and Human Services","source":"Zotero","title":"Dietary Guidelines for Americans, 2010-2015","title-short":"Dietary Guidelines for Americans 2010","URL":"https://health.gov/sites/default/files/2020-01/DietaryGuidelines2010.pdf","issued":{"date-parts":[["2010"]]}}}],"schema":"https://github.com/citation-style-language/schema/raw/master/csl-citation.json"} </w:instrText>
      </w:r>
      <w:r>
        <w:rPr>
          <w:color w:val="000000"/>
        </w:rPr>
        <w:fldChar w:fldCharType="separate"/>
      </w:r>
      <w:r w:rsidRPr="007D0881">
        <w:rPr>
          <w:color w:val="000000"/>
        </w:rPr>
        <w:t>(</w:t>
      </w:r>
      <w:r w:rsidRPr="007D0881">
        <w:rPr>
          <w:i/>
          <w:iCs/>
          <w:color w:val="000000"/>
        </w:rPr>
        <w:t>Dietary Guidelines for Americans 2010</w:t>
      </w:r>
      <w:r w:rsidRPr="007D0881">
        <w:rPr>
          <w:color w:val="000000"/>
        </w:rPr>
        <w:t>, 2010)</w:t>
      </w:r>
      <w:r>
        <w:rPr>
          <w:color w:val="000000"/>
        </w:rPr>
        <w:fldChar w:fldCharType="end"/>
      </w:r>
      <w:r>
        <w:rPr>
          <w:color w:val="000000"/>
        </w:rPr>
        <w:t xml:space="preserve">. Since that time, countless studies have demonstrated that this was correlation, not causation </w:t>
      </w:r>
      <w:r>
        <w:rPr>
          <w:color w:val="000000"/>
        </w:rPr>
        <w:fldChar w:fldCharType="begin"/>
      </w:r>
      <w:r>
        <w:rPr>
          <w:color w:val="000000"/>
        </w:rPr>
        <w:instrText xml:space="preserve"> ADDIN ZOTERO_ITEM CSL_CITATION {"citationID":"z1wc9jLs","properties":{"formattedCitation":"(McNamara, 2000)","plainCitation":"(McNamara, 2000)","noteIndex":0},"citationItems":[{"id":1620,"uris":["http://zotero.org/users/5073745/items/2I8EVBZG"],"itemData":{"id":1620,"type":"article-journal","abstract":"The perceived relationship between dietary cholesterol, plasma cholesterol and atherosclerosis is based on three lines of evidence: animal feeding studies, epidemiological surveys, and clinical trials. Over the past quarter century studies investigating the relationship between dietary cholesterol and atherosclerosis have raised questions regarding the contribution of dietary cholesterol to heart disease risk and the validity of dietary cholesterol restrictions based on these lines of evidence. Animal feeding studies have shown that for most species large doses of cholesterol are necessary to induce hypercholesterolemia and atherosclerosis, while for other species even small cholesterol intakes induce hypercholesterolemia. The species-to-species variability in the plasma cholesterol response to dietary cholesterol, and the distinctly different plasma lipoprotein profiles of most animal models make extrapolation of the data from animal feeding studies to human health extremely complicated and difficult to interpret. Epidemiological surveys often report positive relationships between cholesterol intakes and cardiovascular disease based on simple regression analyses; however, when multiple regression analyses account for the colinearity of dietary cholesterol and saturated fat calories, there is a null relationship between dietary cholesterol and coronary heart disease morbidity and mortality. An additional complication of epidemiological survey data is that dietary patterns high in animal products are often low in grains, fruits and vegetables which can contribute to increased risk of atherosclerosis. Clinical feeding studies show that a 100 mg/day change in dietary cholesterol will on average change the plasma total cholesterol level by 2.2–2.5 mg/dl, with a 1.9 mg/dl change in low density lipoprotein (LDL) cholesterol and a 0.4 mg/dl change in high density lipoprotein (HDL) cholesterol. Data indicate that dietary cholesterol has little effect on the plasma LDL:HDL ratio. Analysis of the available epidemiological and clinical data indicates that for the general population, dietary cholesterol makes no significant contribution to atherosclerosis and risk of cardiovascular disease.","collection-title":"Cholesterol in the year 2000","container-title":"Biochimica et Biophysica Acta (BBA) - Molecular and Cell Biology of Lipids","DOI":"10.1016/S1388-1981(00)00156-6","ISSN":"1388-1981","issue":"1","journalAbbreviation":"Biochimica et Biophysica Acta (BBA) - Molecular and Cell Biology of Lipids","language":"en","page":"310-320","source":"ScienceDirect","title":"Dietary cholesterol and atherosclerosis","volume":"1529","author":[{"family":"McNamara","given":"Donald J"}],"issued":{"date-parts":[["2000",12,15]]}}}],"schema":"https://github.com/citation-style-language/schema/raw/master/csl-citation.json"} </w:instrText>
      </w:r>
      <w:r>
        <w:rPr>
          <w:color w:val="000000"/>
        </w:rPr>
        <w:fldChar w:fldCharType="separate"/>
      </w:r>
      <w:r>
        <w:rPr>
          <w:noProof/>
          <w:color w:val="000000"/>
        </w:rPr>
        <w:t>(McNamara, 2000)</w:t>
      </w:r>
      <w:r>
        <w:rPr>
          <w:color w:val="000000"/>
        </w:rPr>
        <w:fldChar w:fldCharType="end"/>
      </w:r>
      <w:r>
        <w:rPr>
          <w:color w:val="000000"/>
        </w:rPr>
        <w:t xml:space="preserve">, and the recommendation to reduced dietary cholesterol in order to improve blood lipid levels is no longer </w:t>
      </w:r>
      <w:r>
        <w:rPr>
          <w:color w:val="000000"/>
        </w:rPr>
        <w:lastRenderedPageBreak/>
        <w:t xml:space="preserve">in use </w:t>
      </w:r>
      <w:r>
        <w:rPr>
          <w:color w:val="000000"/>
        </w:rPr>
        <w:fldChar w:fldCharType="begin"/>
      </w:r>
      <w:r>
        <w:rPr>
          <w:color w:val="000000"/>
        </w:rPr>
        <w:instrText xml:space="preserve"> ADDIN ZOTERO_ITEM CSL_CITATION {"citationID":"DZoy3g57","properties":{"formattedCitation":"({\\i{}Dietary Guidelines for Americans, 2020-2025}, 2020)","plainCitation":"(Dietary Guidelines for Americans, 2020-2025, 2020)","noteIndex":0},"citationItems":[{"id":614,"uris":["http://zotero.org/users/5073745/items/DSGCK3A8"],"itemData":{"id":614,"type":"document","language":"en","publisher":"United States Department of Agriculture and Unites States Department of Health and Human Services","source":"Zotero","title":"Dietary Guidelines for Americans, 2020-2025","URL":"https://www.dietaryguidelines.gov/sites/default/files/2020-12/Dietary_Guidelines_for_Americans_2020-2025.pdf","issued":{"date-parts":[["2020"]]}}}],"schema":"https://github.com/citation-style-language/schema/raw/master/csl-citation.json"} </w:instrText>
      </w:r>
      <w:r>
        <w:rPr>
          <w:color w:val="000000"/>
        </w:rPr>
        <w:fldChar w:fldCharType="separate"/>
      </w:r>
      <w:r w:rsidRPr="007D0881">
        <w:rPr>
          <w:color w:val="000000"/>
        </w:rPr>
        <w:t>(</w:t>
      </w:r>
      <w:r w:rsidRPr="007D0881">
        <w:rPr>
          <w:i/>
          <w:iCs/>
          <w:color w:val="000000"/>
        </w:rPr>
        <w:t>Dietary Guidelines for Americans, 2020-2025</w:t>
      </w:r>
      <w:r w:rsidRPr="007D0881">
        <w:rPr>
          <w:color w:val="000000"/>
        </w:rPr>
        <w:t>, 2020)</w:t>
      </w:r>
      <w:r>
        <w:rPr>
          <w:color w:val="000000"/>
        </w:rPr>
        <w:fldChar w:fldCharType="end"/>
      </w:r>
      <w:r>
        <w:rPr>
          <w:color w:val="000000"/>
        </w:rPr>
        <w:t xml:space="preserve">. </w:t>
      </w:r>
      <w:commentRangeEnd w:id="971"/>
      <w:r w:rsidR="00AD6A4F">
        <w:rPr>
          <w:rStyle w:val="CommentReference"/>
          <w:rFonts w:asciiTheme="minorHAnsi" w:eastAsiaTheme="minorHAnsi" w:hAnsiTheme="minorHAnsi" w:cstheme="minorBidi"/>
        </w:rPr>
        <w:commentReference w:id="971"/>
      </w:r>
      <w:r>
        <w:rPr>
          <w:color w:val="000000"/>
        </w:rPr>
        <w:t xml:space="preserve">Furthermore, I believe that the evidence from this dissertation provides more compelling evidence to evaluate GDF15 with more emphasis on supraphysiological levels of GDF15 and the genetic SNPs that are more convincingly related to hyperemesis gravidarum. The evidence that elevations in GDF15 during pregnancy causes real harm and difficulty for parents and increases risk of being diagnosed with hyperemesis gravidarum is where research attention in this population should be focused. In fact, screening based on known SNPs, or using GDF15 levels as an indicator of emesis makes more sense as a clinical tool than does GDF15 as either a biomarker or pharmacological intervention for metabolic illness in pregnant individuals. </w:t>
      </w:r>
    </w:p>
    <w:p w14:paraId="5297D0A3" w14:textId="77777777" w:rsidR="00026698" w:rsidRPr="00F31B25" w:rsidRDefault="00026698" w:rsidP="00026698">
      <w:pPr>
        <w:ind w:firstLine="720"/>
      </w:pPr>
      <w:r>
        <w:t xml:space="preserve">As a whole the data from this dissertation supports that chrononutrition impacts pregnant populations by modulating parent glycemic response and infant growth. Although the evidence from preclinical models and human observational studies are not in total agreement, there are still two tangible conclusions </w:t>
      </w:r>
      <w:r w:rsidRPr="00171C77">
        <w:t>can be made from this work</w:t>
      </w:r>
      <w:r>
        <w:t xml:space="preserve">. </w:t>
      </w:r>
      <w:commentRangeStart w:id="972"/>
      <w:r>
        <w:t>The first is that e</w:t>
      </w:r>
      <w:r w:rsidRPr="00171C77">
        <w:t>xperimentation in nutrition</w:t>
      </w:r>
      <w:r>
        <w:t xml:space="preserve"> science necessitates careful interpretation that considers data from all multiple model systems to understand both safety and the underlying causes of interventions. </w:t>
      </w:r>
      <w:commentRangeEnd w:id="972"/>
      <w:r w:rsidR="00E926ED">
        <w:rPr>
          <w:rStyle w:val="CommentReference"/>
          <w:rFonts w:asciiTheme="minorHAnsi" w:eastAsiaTheme="minorHAnsi" w:hAnsiTheme="minorHAnsi" w:cstheme="minorBidi"/>
          <w:color w:val="auto"/>
        </w:rPr>
        <w:commentReference w:id="972"/>
      </w:r>
      <w:r>
        <w:t>The second is that that the timing of eating and duration of fasting during pregnancy is a dietary practice with limited research attention, despite our evidence that attempting this diet may have current and future impacts long after delivery.</w:t>
      </w:r>
      <w:r w:rsidRPr="00171C77">
        <w:t xml:space="preserve"> </w:t>
      </w:r>
      <w:r>
        <w:t xml:space="preserve">Further research is needed to better characterize the safety and long-term effects of manipulating dietary windows during pregnancy, especially in </w:t>
      </w:r>
      <w:proofErr w:type="gramStart"/>
      <w:r>
        <w:t>more larger</w:t>
      </w:r>
      <w:proofErr w:type="gramEnd"/>
      <w:r>
        <w:t xml:space="preserve"> and more </w:t>
      </w:r>
      <w:r w:rsidRPr="00171C77">
        <w:t xml:space="preserve">diverse </w:t>
      </w:r>
      <w:r>
        <w:t xml:space="preserve">human </w:t>
      </w:r>
      <w:r w:rsidRPr="00171C77">
        <w:t>populations</w:t>
      </w:r>
      <w:r>
        <w:t>.</w:t>
      </w:r>
    </w:p>
    <w:p w14:paraId="706825E1" w14:textId="77777777" w:rsidR="00026698" w:rsidRDefault="00026698" w:rsidP="0086653C">
      <w:pPr>
        <w:spacing w:line="259" w:lineRule="auto"/>
        <w:sectPr w:rsidR="00026698" w:rsidSect="006776D2">
          <w:pgSz w:w="12240" w:h="15840"/>
          <w:pgMar w:top="1440" w:right="1440" w:bottom="1440" w:left="1440" w:header="720" w:footer="720" w:gutter="0"/>
          <w:cols w:space="720"/>
          <w:docGrid w:linePitch="360"/>
        </w:sectPr>
      </w:pPr>
    </w:p>
    <w:p w14:paraId="11990BEA" w14:textId="77777777" w:rsidR="0086653C" w:rsidRDefault="0086653C" w:rsidP="0086653C">
      <w:pPr>
        <w:spacing w:line="259" w:lineRule="auto"/>
      </w:pPr>
    </w:p>
    <w:p w14:paraId="4B46F301" w14:textId="526797E2" w:rsidR="004E2DB7" w:rsidRDefault="004E2DB7" w:rsidP="005A3D9C">
      <w:pPr>
        <w:sectPr w:rsidR="004E2DB7" w:rsidSect="002039B2">
          <w:footerReference w:type="default" r:id="rId37"/>
          <w:pgSz w:w="12240" w:h="15840"/>
          <w:pgMar w:top="1440" w:right="1440" w:bottom="1440" w:left="1440" w:header="720" w:footer="720" w:gutter="0"/>
          <w:cols w:space="720"/>
          <w:docGrid w:linePitch="360"/>
        </w:sectPr>
      </w:pPr>
    </w:p>
    <w:p w14:paraId="2CD20C77" w14:textId="36B59F55" w:rsidR="00BC3B69" w:rsidRDefault="00BC3B69" w:rsidP="00BC3B69">
      <w:pPr>
        <w:pStyle w:val="Heading1"/>
        <w:numPr>
          <w:ilvl w:val="0"/>
          <w:numId w:val="0"/>
        </w:numPr>
      </w:pPr>
      <w:bookmarkStart w:id="973" w:name="_Toc126830623"/>
      <w:r>
        <w:lastRenderedPageBreak/>
        <w:t>Bibliography</w:t>
      </w:r>
      <w:bookmarkEnd w:id="973"/>
    </w:p>
    <w:p w14:paraId="24CAD406" w14:textId="77777777" w:rsidR="00B004A0" w:rsidRPr="00B004A0" w:rsidRDefault="00B004A0" w:rsidP="00B004A0">
      <w:pPr>
        <w:pStyle w:val="Bibliography"/>
      </w:pPr>
      <w:r>
        <w:fldChar w:fldCharType="begin"/>
      </w:r>
      <w:r>
        <w:instrText xml:space="preserve"> ADDIN ZOTERO_BIBL {"uncited":[],"omitted":[],"custom":[]} CSL_BIBLIOGRAPHY </w:instrText>
      </w:r>
      <w:r>
        <w:fldChar w:fldCharType="separate"/>
      </w:r>
      <w:r w:rsidRPr="00B004A0">
        <w:t xml:space="preserve">Ajabnoor, G. M., Bahijri, S., Borai, A., Abdulkhaliq, A. A., Al-Aama, J. Y., &amp; Chrousos, G. P. (2014). Health Impact of Fasting in Saudi Arabia during Ramadan: Association with Disturbed Circadian Rhythm and Metabolic and Sleeping Patterns. </w:t>
      </w:r>
      <w:r w:rsidRPr="00B004A0">
        <w:rPr>
          <w:i/>
          <w:iCs/>
        </w:rPr>
        <w:t>PLoS ONE</w:t>
      </w:r>
      <w:r w:rsidRPr="00B004A0">
        <w:t xml:space="preserve">, </w:t>
      </w:r>
      <w:r w:rsidRPr="00B004A0">
        <w:rPr>
          <w:i/>
          <w:iCs/>
        </w:rPr>
        <w:t>9</w:t>
      </w:r>
      <w:r w:rsidRPr="00B004A0">
        <w:t>(5). https://doi.org/10.1371/journal.pone.0096500</w:t>
      </w:r>
    </w:p>
    <w:p w14:paraId="1434BA95" w14:textId="77777777" w:rsidR="00B004A0" w:rsidRPr="00B004A0" w:rsidRDefault="00B004A0" w:rsidP="00B004A0">
      <w:pPr>
        <w:pStyle w:val="Bibliography"/>
      </w:pPr>
      <w:r w:rsidRPr="00B004A0">
        <w:t xml:space="preserve">Alejandro, E. U., Jo, S., Akhaphong, B., Llacer, P. R., Gianchandani, M., Gregg, B., Parlee, S. D., MacDougald, O. A., &amp; Bernal-Mizrachi, E. (2020). Maternal low-protein diet on the last week of pregnancy contributes to insulin resistance and β-cell dysfunction in the mouse offspring. </w:t>
      </w:r>
      <w:r w:rsidRPr="00B004A0">
        <w:rPr>
          <w:i/>
          <w:iCs/>
        </w:rPr>
        <w:t>American Journal of Physiology. Regulatory, Integrative and Comparative Physiology</w:t>
      </w:r>
      <w:r w:rsidRPr="00B004A0">
        <w:t xml:space="preserve">, </w:t>
      </w:r>
      <w:r w:rsidRPr="00B004A0">
        <w:rPr>
          <w:i/>
          <w:iCs/>
        </w:rPr>
        <w:t>319</w:t>
      </w:r>
      <w:r w:rsidRPr="00B004A0">
        <w:t>(4), R485–R496. https://doi.org/10.1152/ajpregu.00284.2019</w:t>
      </w:r>
    </w:p>
    <w:p w14:paraId="45E695C9" w14:textId="77777777" w:rsidR="00B004A0" w:rsidRPr="00B004A0" w:rsidRDefault="00B004A0" w:rsidP="00B004A0">
      <w:pPr>
        <w:pStyle w:val="Bibliography"/>
      </w:pPr>
      <w:r w:rsidRPr="005D7FE2">
        <w:rPr>
          <w:lang w:val="es-MX"/>
          <w:rPrChange w:id="974" w:author="Erica Jansen" w:date="2023-03-06T11:01:00Z">
            <w:rPr/>
          </w:rPrChange>
        </w:rPr>
        <w:t xml:space="preserve">Ali, A. M., &amp; Kunugi, H. (2020). </w:t>
      </w:r>
      <w:r w:rsidRPr="00B004A0">
        <w:t xml:space="preserve">Intermittent Fasting, Dietary Modifications, and Exercise for the Control of Gestational Diabetes and Maternal Mood Dysregulation: A Review and a Case Report. </w:t>
      </w:r>
      <w:r w:rsidRPr="00B004A0">
        <w:rPr>
          <w:i/>
          <w:iCs/>
        </w:rPr>
        <w:t>International Journal of Environmental Research and Public Health</w:t>
      </w:r>
      <w:r w:rsidRPr="00B004A0">
        <w:t xml:space="preserve">, </w:t>
      </w:r>
      <w:r w:rsidRPr="00B004A0">
        <w:rPr>
          <w:i/>
          <w:iCs/>
        </w:rPr>
        <w:t>17</w:t>
      </w:r>
      <w:r w:rsidRPr="00B004A0">
        <w:t>(24), 9379. https://doi.org/10.3390/ijerph17249379</w:t>
      </w:r>
    </w:p>
    <w:p w14:paraId="3A0D0794" w14:textId="77777777" w:rsidR="00B004A0" w:rsidRPr="00B004A0" w:rsidRDefault="00B004A0" w:rsidP="00B004A0">
      <w:pPr>
        <w:pStyle w:val="Bibliography"/>
      </w:pPr>
      <w:r w:rsidRPr="00B004A0">
        <w:t xml:space="preserve">Alkhalefah, A., Dunn, W. B., Allwood, J. W., Parry, K. L., Houghton, F. D., Ashton, N., &amp; Glazier, J. D. (2021a). Maternal intermittent fasting during pregnancy induces fetal growth restriction and down-regulated placental system A amino acid transport in the rat. </w:t>
      </w:r>
      <w:r w:rsidRPr="00B004A0">
        <w:rPr>
          <w:i/>
          <w:iCs/>
        </w:rPr>
        <w:t>Clinical Science</w:t>
      </w:r>
      <w:r w:rsidRPr="00B004A0">
        <w:t xml:space="preserve">, </w:t>
      </w:r>
      <w:r w:rsidRPr="00B004A0">
        <w:rPr>
          <w:i/>
          <w:iCs/>
        </w:rPr>
        <w:t>135</w:t>
      </w:r>
      <w:r w:rsidRPr="00B004A0">
        <w:t>(11), 1445–1466. https://doi.org/10.1042/CS20210137</w:t>
      </w:r>
    </w:p>
    <w:p w14:paraId="20E87E27" w14:textId="77777777" w:rsidR="00B004A0" w:rsidRPr="00B004A0" w:rsidRDefault="00B004A0" w:rsidP="00B004A0">
      <w:pPr>
        <w:pStyle w:val="Bibliography"/>
      </w:pPr>
      <w:r w:rsidRPr="00B004A0">
        <w:t xml:space="preserve">Alkhalefah, A., Dunn, W. B., Allwood, J. W., Parry, K. L., Houghton, F. D., Ashton, N., &amp; Glazier, J. D. (2021b). Maternal intermittent fasting during pregnancy induces fetal </w:t>
      </w:r>
      <w:r w:rsidRPr="00B004A0">
        <w:lastRenderedPageBreak/>
        <w:t xml:space="preserve">growth restriction and down-regulated placental system A amino acid transport in the rat. </w:t>
      </w:r>
      <w:r w:rsidRPr="00B004A0">
        <w:rPr>
          <w:i/>
          <w:iCs/>
        </w:rPr>
        <w:t>Clinical Science (London, England : 1979)</w:t>
      </w:r>
      <w:r w:rsidRPr="00B004A0">
        <w:t xml:space="preserve">, </w:t>
      </w:r>
      <w:r w:rsidRPr="00B004A0">
        <w:rPr>
          <w:i/>
          <w:iCs/>
        </w:rPr>
        <w:t>135</w:t>
      </w:r>
      <w:r w:rsidRPr="00B004A0">
        <w:t>(11), 1445–1466. https://doi.org/10.1042/CS20210137</w:t>
      </w:r>
    </w:p>
    <w:p w14:paraId="123C594A" w14:textId="77777777" w:rsidR="00B004A0" w:rsidRPr="005D7FE2" w:rsidRDefault="00B004A0" w:rsidP="00B004A0">
      <w:pPr>
        <w:pStyle w:val="Bibliography"/>
        <w:rPr>
          <w:lang w:val="es-MX"/>
          <w:rPrChange w:id="975" w:author="Erica Jansen" w:date="2023-03-06T11:01:00Z">
            <w:rPr/>
          </w:rPrChange>
        </w:rPr>
      </w:pPr>
      <w:r w:rsidRPr="00B004A0">
        <w:t xml:space="preserve">Alkhalefah, A., Eyre, H. J., Hussain, R., Glazier, J. D., &amp; Ashton, N. (2022). Impact of maternal intermittent fasting during pregnancy on cardiovascular, metabolic and renal function in adult rat offspring. </w:t>
      </w:r>
      <w:r w:rsidRPr="005D7FE2">
        <w:rPr>
          <w:i/>
          <w:lang w:val="es-MX"/>
          <w:rPrChange w:id="976" w:author="Erica Jansen" w:date="2023-03-06T11:01:00Z">
            <w:rPr>
              <w:i/>
            </w:rPr>
          </w:rPrChange>
        </w:rPr>
        <w:t>PloS One</w:t>
      </w:r>
      <w:r w:rsidRPr="005D7FE2">
        <w:rPr>
          <w:lang w:val="es-MX"/>
          <w:rPrChange w:id="977" w:author="Erica Jansen" w:date="2023-03-06T11:01:00Z">
            <w:rPr/>
          </w:rPrChange>
        </w:rPr>
        <w:t xml:space="preserve">, </w:t>
      </w:r>
      <w:r w:rsidRPr="005D7FE2">
        <w:rPr>
          <w:i/>
          <w:lang w:val="es-MX"/>
          <w:rPrChange w:id="978" w:author="Erica Jansen" w:date="2023-03-06T11:01:00Z">
            <w:rPr>
              <w:i/>
            </w:rPr>
          </w:rPrChange>
        </w:rPr>
        <w:t>17</w:t>
      </w:r>
      <w:r w:rsidRPr="005D7FE2">
        <w:rPr>
          <w:lang w:val="es-MX"/>
          <w:rPrChange w:id="979" w:author="Erica Jansen" w:date="2023-03-06T11:01:00Z">
            <w:rPr/>
          </w:rPrChange>
        </w:rPr>
        <w:t>(3), e0258372. https://doi.org/10.1371/journal.pone.0258372</w:t>
      </w:r>
    </w:p>
    <w:p w14:paraId="303A2B6C" w14:textId="77777777" w:rsidR="00B004A0" w:rsidRPr="00B004A0" w:rsidRDefault="00B004A0" w:rsidP="00B004A0">
      <w:pPr>
        <w:pStyle w:val="Bibliography"/>
      </w:pPr>
      <w:r w:rsidRPr="005D7FE2">
        <w:rPr>
          <w:lang w:val="es-MX"/>
          <w:rPrChange w:id="980" w:author="Erica Jansen" w:date="2023-03-06T11:01:00Z">
            <w:rPr/>
          </w:rPrChange>
        </w:rPr>
        <w:t xml:space="preserve">An, R. (2016). </w:t>
      </w:r>
      <w:r w:rsidRPr="00B004A0">
        <w:t xml:space="preserve">Weekend-weekday differences in diet among U.S. adults, 2003-2012. </w:t>
      </w:r>
      <w:r w:rsidRPr="00B004A0">
        <w:rPr>
          <w:i/>
          <w:iCs/>
        </w:rPr>
        <w:t>Annals of Epidemiology</w:t>
      </w:r>
      <w:r w:rsidRPr="00B004A0">
        <w:t xml:space="preserve">, </w:t>
      </w:r>
      <w:r w:rsidRPr="00B004A0">
        <w:rPr>
          <w:i/>
          <w:iCs/>
        </w:rPr>
        <w:t>26</w:t>
      </w:r>
      <w:r w:rsidRPr="00B004A0">
        <w:t>(1), 57–65. https://doi.org/10.1016/j.annepidem.2015.10.010</w:t>
      </w:r>
    </w:p>
    <w:p w14:paraId="42A0A946" w14:textId="77777777" w:rsidR="00B004A0" w:rsidRPr="00B004A0" w:rsidRDefault="00B004A0" w:rsidP="00B004A0">
      <w:pPr>
        <w:pStyle w:val="Bibliography"/>
      </w:pPr>
      <w:r w:rsidRPr="00B004A0">
        <w:t xml:space="preserve">Andersson-Hall, U., Joelsson, L., Svedin, P., Mallard, C., &amp; Holmäng, A. (2021). Growth-differentiation-factor 15 levels in obese and healthy pregnancies: Relation to insulin resistance and insulin secretory function. </w:t>
      </w:r>
      <w:r w:rsidRPr="00B004A0">
        <w:rPr>
          <w:i/>
          <w:iCs/>
        </w:rPr>
        <w:t>Clinical Endocrinology</w:t>
      </w:r>
      <w:r w:rsidRPr="00B004A0">
        <w:t xml:space="preserve">, </w:t>
      </w:r>
      <w:r w:rsidRPr="00B004A0">
        <w:rPr>
          <w:i/>
          <w:iCs/>
        </w:rPr>
        <w:t>95</w:t>
      </w:r>
      <w:r w:rsidRPr="00B004A0">
        <w:t>(1), 92–100. https://doi.org/10.1111/cen.14433</w:t>
      </w:r>
    </w:p>
    <w:p w14:paraId="288AB082" w14:textId="77777777" w:rsidR="00B004A0" w:rsidRPr="00B004A0" w:rsidRDefault="00B004A0" w:rsidP="00B004A0">
      <w:pPr>
        <w:pStyle w:val="Bibliography"/>
      </w:pPr>
      <w:r w:rsidRPr="00B004A0">
        <w:t xml:space="preserve">Antoni, R., Robertson, T. M., Robertson, M. D., &amp; Johnston, J. D. (2018). A pilot feasibility study exploring the effects of a moderate time-restricted feeding intervention on energy intake, adiposity and metabolic physiology in free-living human subjects. </w:t>
      </w:r>
      <w:r w:rsidRPr="00B004A0">
        <w:rPr>
          <w:i/>
          <w:iCs/>
        </w:rPr>
        <w:t>Journal of Nutritional Science</w:t>
      </w:r>
      <w:r w:rsidRPr="00B004A0">
        <w:t xml:space="preserve">, </w:t>
      </w:r>
      <w:r w:rsidRPr="00B004A0">
        <w:rPr>
          <w:i/>
          <w:iCs/>
        </w:rPr>
        <w:t>7</w:t>
      </w:r>
      <w:r w:rsidRPr="00B004A0">
        <w:t>. https://doi.org/10.1017/jns.2018.13</w:t>
      </w:r>
    </w:p>
    <w:p w14:paraId="6BA2290A" w14:textId="77777777" w:rsidR="00B004A0" w:rsidRPr="00B004A0" w:rsidRDefault="00B004A0" w:rsidP="00B004A0">
      <w:pPr>
        <w:pStyle w:val="Bibliography"/>
      </w:pPr>
      <w:r w:rsidRPr="00B004A0">
        <w:t xml:space="preserve">Awwad, J., Usta, I. M., Succar, J., Musallam, K. M., Ghazeeri, G., &amp; Nassar, A. H. (2012). The effect of maternal fasting during Ramadan on preterm delivery: A prospective cohort study. </w:t>
      </w:r>
      <w:r w:rsidRPr="00B004A0">
        <w:rPr>
          <w:i/>
          <w:iCs/>
        </w:rPr>
        <w:t>BJOG: An International Journal of Obstetrics and Gynaecology</w:t>
      </w:r>
      <w:r w:rsidRPr="00B004A0">
        <w:t xml:space="preserve">, </w:t>
      </w:r>
      <w:r w:rsidRPr="00B004A0">
        <w:rPr>
          <w:i/>
          <w:iCs/>
        </w:rPr>
        <w:t>119</w:t>
      </w:r>
      <w:r w:rsidRPr="00B004A0">
        <w:t>(11), 1379–1386. https://doi.org/10.1111/j.1471-0528.2012.03438.x</w:t>
      </w:r>
    </w:p>
    <w:p w14:paraId="470D5F37" w14:textId="77777777" w:rsidR="00B004A0" w:rsidRPr="00B004A0" w:rsidRDefault="00B004A0" w:rsidP="00B004A0">
      <w:pPr>
        <w:pStyle w:val="Bibliography"/>
      </w:pPr>
      <w:r w:rsidRPr="00B004A0">
        <w:t xml:space="preserve">Bahijri, S., Borai, A., Ajabnoor, G., Abdul Khaliq, A., AlQassas, I., Al-Shehri, D., &amp; Chrousos, G. (2013). Relative Metabolic Stability, but Disrupted Circadian Cortisol Secretion </w:t>
      </w:r>
      <w:r w:rsidRPr="00B004A0">
        <w:lastRenderedPageBreak/>
        <w:t xml:space="preserve">during the Fasting Month of Ramadan. </w:t>
      </w:r>
      <w:r w:rsidRPr="00B004A0">
        <w:rPr>
          <w:i/>
          <w:iCs/>
        </w:rPr>
        <w:t>PLoS ONE</w:t>
      </w:r>
      <w:r w:rsidRPr="00B004A0">
        <w:t xml:space="preserve">, </w:t>
      </w:r>
      <w:r w:rsidRPr="00B004A0">
        <w:rPr>
          <w:i/>
          <w:iCs/>
        </w:rPr>
        <w:t>8</w:t>
      </w:r>
      <w:r w:rsidRPr="00B004A0">
        <w:t>(4). https://doi.org/10.1371/journal.pone.0060917</w:t>
      </w:r>
    </w:p>
    <w:p w14:paraId="670AA11D" w14:textId="77777777" w:rsidR="00B004A0" w:rsidRPr="00B004A0" w:rsidRDefault="00B004A0" w:rsidP="00B004A0">
      <w:pPr>
        <w:pStyle w:val="Bibliography"/>
      </w:pPr>
      <w:r w:rsidRPr="00B004A0">
        <w:t xml:space="preserve">Barker, D. J., Gluckman, P. D., Godfrey, K. M., Harding, J. E., Owens, J. A., &amp; Robinson, J. S. (1993). Fetal nutrition and cardiovascular disease in adult life. </w:t>
      </w:r>
      <w:r w:rsidRPr="00B004A0">
        <w:rPr>
          <w:i/>
          <w:iCs/>
        </w:rPr>
        <w:t>Lancet (London, England)</w:t>
      </w:r>
      <w:r w:rsidRPr="00B004A0">
        <w:t xml:space="preserve">, </w:t>
      </w:r>
      <w:r w:rsidRPr="00B004A0">
        <w:rPr>
          <w:i/>
          <w:iCs/>
        </w:rPr>
        <w:t>341</w:t>
      </w:r>
      <w:r w:rsidRPr="00B004A0">
        <w:t>(8850), 938–941. https://doi.org/10.1016/0140-6736(93)91224-a</w:t>
      </w:r>
    </w:p>
    <w:p w14:paraId="1DD3B11A" w14:textId="77777777" w:rsidR="00B004A0" w:rsidRPr="00B004A0" w:rsidRDefault="00B004A0" w:rsidP="00B004A0">
      <w:pPr>
        <w:pStyle w:val="Bibliography"/>
      </w:pPr>
      <w:r w:rsidRPr="00B004A0">
        <w:t xml:space="preserve">Barker, D. J., &amp; Osmond, C. (1986). Infant mortality, childhood nutrition, and ischaemic heart disease in England and Wales. </w:t>
      </w:r>
      <w:r w:rsidRPr="00B004A0">
        <w:rPr>
          <w:i/>
          <w:iCs/>
        </w:rPr>
        <w:t>Lancet (London, England)</w:t>
      </w:r>
      <w:r w:rsidRPr="00B004A0">
        <w:t xml:space="preserve">, </w:t>
      </w:r>
      <w:r w:rsidRPr="00B004A0">
        <w:rPr>
          <w:i/>
          <w:iCs/>
        </w:rPr>
        <w:t>1</w:t>
      </w:r>
      <w:r w:rsidRPr="00B004A0">
        <w:t>(8489), 1077–1081. https://doi.org/10.1016/s0140-6736(86)91340-1</w:t>
      </w:r>
    </w:p>
    <w:p w14:paraId="5D3DE492" w14:textId="77777777" w:rsidR="00B004A0" w:rsidRPr="00B004A0" w:rsidRDefault="00B004A0" w:rsidP="00B004A0">
      <w:pPr>
        <w:pStyle w:val="Bibliography"/>
      </w:pPr>
      <w:r w:rsidRPr="00B004A0">
        <w:t xml:space="preserve">Barker, D. J., Winter, P. D., Osmond, C., Margetts, B., &amp; Simmonds, S. J. (1989). Weight in infancy and death from ischaemic heart disease. </w:t>
      </w:r>
      <w:r w:rsidRPr="00B004A0">
        <w:rPr>
          <w:i/>
          <w:iCs/>
        </w:rPr>
        <w:t>Lancet (London, England)</w:t>
      </w:r>
      <w:r w:rsidRPr="00B004A0">
        <w:t xml:space="preserve">, </w:t>
      </w:r>
      <w:r w:rsidRPr="00B004A0">
        <w:rPr>
          <w:i/>
          <w:iCs/>
        </w:rPr>
        <w:t>2</w:t>
      </w:r>
      <w:r w:rsidRPr="00B004A0">
        <w:t>(8663), 577–580. https://doi.org/10.1016/s0140-6736(89)90710-1</w:t>
      </w:r>
    </w:p>
    <w:p w14:paraId="2A76A2BC" w14:textId="77777777" w:rsidR="00B004A0" w:rsidRPr="00B004A0" w:rsidRDefault="00B004A0" w:rsidP="00B004A0">
      <w:pPr>
        <w:pStyle w:val="Bibliography"/>
      </w:pPr>
      <w:r w:rsidRPr="00B004A0">
        <w:t xml:space="preserve">Barlow, S. M., Morrison, P. J., &amp; Sullivan, F. M. (1974). PLASMA CORTICOSTERONE LEVELS DURING PREGNANCY IN THE MOUSE: THE RELATIVE CONTRIBUTIONS OF THE ADRENAL GLANDS AND FOETO-PLACENTAL UNITS. </w:t>
      </w:r>
      <w:r w:rsidRPr="00B004A0">
        <w:rPr>
          <w:i/>
          <w:iCs/>
        </w:rPr>
        <w:t>Journal of Endocrinology</w:t>
      </w:r>
      <w:r w:rsidRPr="00B004A0">
        <w:t xml:space="preserve">, </w:t>
      </w:r>
      <w:r w:rsidRPr="00B004A0">
        <w:rPr>
          <w:i/>
          <w:iCs/>
        </w:rPr>
        <w:t>60</w:t>
      </w:r>
      <w:r w:rsidRPr="00B004A0">
        <w:t>(3), 473–483. https://doi.org/10.1677/joe.0.0600473</w:t>
      </w:r>
    </w:p>
    <w:p w14:paraId="244DDD24" w14:textId="77777777" w:rsidR="00B004A0" w:rsidRPr="00B004A0" w:rsidRDefault="00B004A0" w:rsidP="00B004A0">
      <w:pPr>
        <w:pStyle w:val="Bibliography"/>
      </w:pPr>
      <w:r w:rsidRPr="00B004A0">
        <w:t xml:space="preserve">Bates, D., Mächler, M., Bolker, B., &amp; Walker, S. (2015). Fitting Linear Mixed-Effects Models Using lme4. </w:t>
      </w:r>
      <w:r w:rsidRPr="00B004A0">
        <w:rPr>
          <w:i/>
          <w:iCs/>
        </w:rPr>
        <w:t>Journal of Statistical Software</w:t>
      </w:r>
      <w:r w:rsidRPr="00B004A0">
        <w:t xml:space="preserve">, </w:t>
      </w:r>
      <w:r w:rsidRPr="00B004A0">
        <w:rPr>
          <w:i/>
          <w:iCs/>
        </w:rPr>
        <w:t>67</w:t>
      </w:r>
      <w:r w:rsidRPr="00B004A0">
        <w:t>, 1–48. https://doi.org/10.18637/jss.v067.i01</w:t>
      </w:r>
    </w:p>
    <w:p w14:paraId="5A29758F" w14:textId="77777777" w:rsidR="00B004A0" w:rsidRPr="00B004A0" w:rsidRDefault="00B004A0" w:rsidP="00B004A0">
      <w:pPr>
        <w:pStyle w:val="Bibliography"/>
      </w:pPr>
      <w:r w:rsidRPr="00B004A0">
        <w:t xml:space="preserve">Baynouna Al Ketbi, L. M., Niglekerke, N. J., Zein Al Deen, S. M., &amp; Mirghani, H. (2014). Diet restriction in Ramadan and the effect of fasting on glucose levels in pregnancy. </w:t>
      </w:r>
      <w:r w:rsidRPr="00B004A0">
        <w:rPr>
          <w:i/>
          <w:iCs/>
        </w:rPr>
        <w:t>BMC Research Notes</w:t>
      </w:r>
      <w:r w:rsidRPr="00B004A0">
        <w:t xml:space="preserve">, </w:t>
      </w:r>
      <w:r w:rsidRPr="00B004A0">
        <w:rPr>
          <w:i/>
          <w:iCs/>
        </w:rPr>
        <w:t>7</w:t>
      </w:r>
      <w:r w:rsidRPr="00B004A0">
        <w:t>, 392. https://doi.org/10.1186/1756-0500-7-392</w:t>
      </w:r>
    </w:p>
    <w:p w14:paraId="038FD3BB" w14:textId="77777777" w:rsidR="00B004A0" w:rsidRPr="00B004A0" w:rsidRDefault="00B004A0" w:rsidP="00B004A0">
      <w:pPr>
        <w:pStyle w:val="Bibliography"/>
      </w:pPr>
      <w:r w:rsidRPr="00B004A0">
        <w:lastRenderedPageBreak/>
        <w:t xml:space="preserve">Begtrup, L. M., Specht, I. O., Hammer, P. E. C., Flachs, E. M., Garde, A. H., Hansen, J., Hansen, Å. M., Kolstad, H. A., Larsen, A. D., &amp; Bonde, J. P. (2019). Night work and miscarriage: A Danish nationwide register-based cohort study. </w:t>
      </w:r>
      <w:r w:rsidRPr="00B004A0">
        <w:rPr>
          <w:i/>
          <w:iCs/>
        </w:rPr>
        <w:t>Occupational and Environmental Medicine</w:t>
      </w:r>
      <w:r w:rsidRPr="00B004A0">
        <w:t xml:space="preserve">, </w:t>
      </w:r>
      <w:r w:rsidRPr="00B004A0">
        <w:rPr>
          <w:i/>
          <w:iCs/>
        </w:rPr>
        <w:t>76</w:t>
      </w:r>
      <w:r w:rsidRPr="00B004A0">
        <w:t>(5), 302–308. https://doi.org/10.1136/oemed-2018-105592</w:t>
      </w:r>
    </w:p>
    <w:p w14:paraId="3FBA6C2C" w14:textId="77777777" w:rsidR="00B004A0" w:rsidRPr="00B004A0" w:rsidRDefault="00B004A0" w:rsidP="00B004A0">
      <w:pPr>
        <w:pStyle w:val="Bibliography"/>
      </w:pPr>
      <w:r w:rsidRPr="00B004A0">
        <w:t xml:space="preserve">Berends, L. M., Fernandez-Twinn, D. S., Martin-Gronert, M. S., Cripps, R. L., &amp; Ozanne, S. E. (2013). Catch-up growth following intra-uterine growth-restriction programmes an insulin-resistant phenotype in adipose tissue. </w:t>
      </w:r>
      <w:r w:rsidRPr="00B004A0">
        <w:rPr>
          <w:i/>
          <w:iCs/>
        </w:rPr>
        <w:t>International Journal of Obesity</w:t>
      </w:r>
      <w:r w:rsidRPr="00B004A0">
        <w:t xml:space="preserve">, </w:t>
      </w:r>
      <w:r w:rsidRPr="00B004A0">
        <w:rPr>
          <w:i/>
          <w:iCs/>
        </w:rPr>
        <w:t>37</w:t>
      </w:r>
      <w:r w:rsidRPr="00B004A0">
        <w:t>(8), 1051–1057. https://doi.org/10.1038/ijo.2012.196</w:t>
      </w:r>
    </w:p>
    <w:p w14:paraId="6DD4B982" w14:textId="77777777" w:rsidR="00B004A0" w:rsidRPr="00B004A0" w:rsidRDefault="00B004A0" w:rsidP="00B004A0">
      <w:pPr>
        <w:pStyle w:val="Bibliography"/>
      </w:pPr>
      <w:r w:rsidRPr="00B004A0">
        <w:t xml:space="preserve">Binder, A. K., Kosak, J. P., Janhardhan, K. S., Moser, G., Eling, T. E., &amp; Korach, K. S. (2016). Expression of Human NSAID Activated Gene 1 in Mice Leads to Altered Mammary Gland Differentiation and Impaired Lactation. </w:t>
      </w:r>
      <w:r w:rsidRPr="00B004A0">
        <w:rPr>
          <w:i/>
          <w:iCs/>
        </w:rPr>
        <w:t>PLoS ONE</w:t>
      </w:r>
      <w:r w:rsidRPr="00B004A0">
        <w:t xml:space="preserve">, </w:t>
      </w:r>
      <w:r w:rsidRPr="00B004A0">
        <w:rPr>
          <w:i/>
          <w:iCs/>
        </w:rPr>
        <w:t>11</w:t>
      </w:r>
      <w:r w:rsidRPr="00B004A0">
        <w:t>(1), e0146518. https://doi.org/10.1371/journal.pone.0146518</w:t>
      </w:r>
    </w:p>
    <w:p w14:paraId="14DDB527" w14:textId="77777777" w:rsidR="00B004A0" w:rsidRPr="00B004A0" w:rsidRDefault="00B004A0" w:rsidP="00B004A0">
      <w:pPr>
        <w:pStyle w:val="Bibliography"/>
      </w:pPr>
      <w:r w:rsidRPr="00B004A0">
        <w:t xml:space="preserve">Boehmer, B. H., Limesand, S. W., &amp; Rozance, P. J. (2017). The impact of IUGR on pancreatic islet development and β-cell function. </w:t>
      </w:r>
      <w:r w:rsidRPr="00B004A0">
        <w:rPr>
          <w:i/>
          <w:iCs/>
        </w:rPr>
        <w:t>The Journal of Endocrinology</w:t>
      </w:r>
      <w:r w:rsidRPr="00B004A0">
        <w:t xml:space="preserve">, </w:t>
      </w:r>
      <w:r w:rsidRPr="00B004A0">
        <w:rPr>
          <w:i/>
          <w:iCs/>
        </w:rPr>
        <w:t>235</w:t>
      </w:r>
      <w:r w:rsidRPr="00B004A0">
        <w:t>(2), R63–R76. https://doi.org/10.1530/JOE-17-0076</w:t>
      </w:r>
    </w:p>
    <w:p w14:paraId="187B55A3" w14:textId="77777777" w:rsidR="00B004A0" w:rsidRPr="00B004A0" w:rsidRDefault="00B004A0" w:rsidP="00B004A0">
      <w:pPr>
        <w:pStyle w:val="Bibliography"/>
      </w:pPr>
      <w:r w:rsidRPr="00B004A0">
        <w:t xml:space="preserve">Bootcov, M. R., Bauskin, A. R., Valenzuela, S. M., Moore, A. G., Bansal, M., He, X. Y., Zhang, H. P., Donnellan, M., Mahler, S., Pryor, K., Walsh, B. J., Nicholson, R. C., Fairlie, W. D., Por, S. B., Robbins, J. M., &amp; Breit, S. N. (1997). MIC-1, a novel macrophage inhibitory cytokine, is a divergent member of the TGF-β superfamily. </w:t>
      </w:r>
      <w:r w:rsidRPr="00B004A0">
        <w:rPr>
          <w:i/>
          <w:iCs/>
        </w:rPr>
        <w:t>Proceedings of the National Academy of Sciences</w:t>
      </w:r>
      <w:r w:rsidRPr="00B004A0">
        <w:t xml:space="preserve">, </w:t>
      </w:r>
      <w:r w:rsidRPr="00B004A0">
        <w:rPr>
          <w:i/>
          <w:iCs/>
        </w:rPr>
        <w:t>94</w:t>
      </w:r>
      <w:r w:rsidRPr="00B004A0">
        <w:t>(21), 11514–11519. https://doi.org/10.1073/pnas.94.21.11514</w:t>
      </w:r>
    </w:p>
    <w:p w14:paraId="4E911818" w14:textId="77777777" w:rsidR="00B004A0" w:rsidRPr="00B004A0" w:rsidRDefault="00B004A0" w:rsidP="00B004A0">
      <w:pPr>
        <w:pStyle w:val="Bibliography"/>
      </w:pPr>
      <w:r w:rsidRPr="00B004A0">
        <w:t xml:space="preserve">Borner, T., Shaulson, E. D., Ghidewon, M. Y., Barnett, A. B., Horn, C. C., Doyle, R. P., Grill, H. J., Hayes, M. R., &amp; De Jonghe, B. C. (2020). GDF15 Induces Anorexia through Nausea </w:t>
      </w:r>
      <w:r w:rsidRPr="00B004A0">
        <w:lastRenderedPageBreak/>
        <w:t xml:space="preserve">and Emesis. </w:t>
      </w:r>
      <w:r w:rsidRPr="00B004A0">
        <w:rPr>
          <w:i/>
          <w:iCs/>
        </w:rPr>
        <w:t>Cell Metabolism</w:t>
      </w:r>
      <w:r w:rsidRPr="00B004A0">
        <w:t xml:space="preserve">, </w:t>
      </w:r>
      <w:r w:rsidRPr="00B004A0">
        <w:rPr>
          <w:i/>
          <w:iCs/>
        </w:rPr>
        <w:t>31</w:t>
      </w:r>
      <w:r w:rsidRPr="00B004A0">
        <w:t>(2), 351-362.e5. https://doi.org/10.1016/j.cmet.2019.12.004</w:t>
      </w:r>
    </w:p>
    <w:p w14:paraId="2F562E4E" w14:textId="77777777" w:rsidR="00B004A0" w:rsidRPr="00B004A0" w:rsidRDefault="00B004A0" w:rsidP="00B004A0">
      <w:pPr>
        <w:pStyle w:val="Bibliography"/>
      </w:pPr>
      <w:r w:rsidRPr="00B004A0">
        <w:t xml:space="preserve">Boston, W. S., Bleck, G. T., Conroy, J. C., Wheeler, M. B., &amp; Miller, D. J. (2001). Short Communication: Effects of Increased Expression of α-Lactalbumin In Transgenic Mice on Milk Yield and Pup Growth. </w:t>
      </w:r>
      <w:r w:rsidRPr="00B004A0">
        <w:rPr>
          <w:i/>
          <w:iCs/>
        </w:rPr>
        <w:t>Journal of Dairy Science</w:t>
      </w:r>
      <w:r w:rsidRPr="00B004A0">
        <w:t xml:space="preserve">, </w:t>
      </w:r>
      <w:r w:rsidRPr="00B004A0">
        <w:rPr>
          <w:i/>
          <w:iCs/>
        </w:rPr>
        <w:t>84</w:t>
      </w:r>
      <w:r w:rsidRPr="00B004A0">
        <w:t>(3), 620–622. https://doi.org/10.3168/jds.S0022-0302(01)74516-X</w:t>
      </w:r>
    </w:p>
    <w:p w14:paraId="183B3B28" w14:textId="77777777" w:rsidR="00B004A0" w:rsidRPr="00B004A0" w:rsidRDefault="00B004A0" w:rsidP="00B004A0">
      <w:pPr>
        <w:pStyle w:val="Bibliography"/>
      </w:pPr>
      <w:r w:rsidRPr="00B004A0">
        <w:t xml:space="preserve">Boucsein, A., Rizwan, M. Z., &amp; Tups, A. (2019). Hypothalamic leptin sensitivity and health benefits of time-restricted feeding are dependent on the time of day in male mice. </w:t>
      </w:r>
      <w:r w:rsidRPr="00B004A0">
        <w:rPr>
          <w:i/>
          <w:iCs/>
        </w:rPr>
        <w:t>FASEB Journal: Official Publication of the Federation of American Societies for Experimental Biology</w:t>
      </w:r>
      <w:r w:rsidRPr="00B004A0">
        <w:t xml:space="preserve">, </w:t>
      </w:r>
      <w:r w:rsidRPr="00B004A0">
        <w:rPr>
          <w:i/>
          <w:iCs/>
        </w:rPr>
        <w:t>33</w:t>
      </w:r>
      <w:r w:rsidRPr="00B004A0">
        <w:t>(11), 12175–12187. https://doi.org/10.1096/fj.201901004R</w:t>
      </w:r>
    </w:p>
    <w:p w14:paraId="335938AF" w14:textId="77777777" w:rsidR="00B004A0" w:rsidRPr="00B004A0" w:rsidRDefault="00B004A0" w:rsidP="00B004A0">
      <w:pPr>
        <w:pStyle w:val="Bibliography"/>
      </w:pPr>
      <w:r w:rsidRPr="005D7FE2">
        <w:rPr>
          <w:lang w:val="es-MX"/>
          <w:rPrChange w:id="981" w:author="Erica Jansen" w:date="2023-03-06T11:01:00Z">
            <w:rPr/>
          </w:rPrChange>
        </w:rPr>
        <w:t xml:space="preserve">Brajon, S., Morello, G. M., Capas-Peneda, S., Hultgren, J., Gilbert, C., &amp; Olsson, A. (2021). </w:t>
      </w:r>
      <w:r w:rsidRPr="00B004A0">
        <w:t xml:space="preserve">All the Pups We Cannot See: Cannibalism Masks Perinatal Death in Laboratory Mouse Breeding but Infanticide Is Rare. </w:t>
      </w:r>
      <w:r w:rsidRPr="00B004A0">
        <w:rPr>
          <w:i/>
          <w:iCs/>
        </w:rPr>
        <w:t>Animals</w:t>
      </w:r>
      <w:r w:rsidRPr="00B004A0">
        <w:t xml:space="preserve">, </w:t>
      </w:r>
      <w:r w:rsidRPr="00B004A0">
        <w:rPr>
          <w:i/>
          <w:iCs/>
        </w:rPr>
        <w:t>11</w:t>
      </w:r>
      <w:r w:rsidRPr="00B004A0">
        <w:t>(8), Article 8. https://doi.org/10.3390/ani11082327</w:t>
      </w:r>
    </w:p>
    <w:p w14:paraId="00E07289" w14:textId="77777777" w:rsidR="00B004A0" w:rsidRPr="00B004A0" w:rsidRDefault="00B004A0" w:rsidP="00B004A0">
      <w:pPr>
        <w:pStyle w:val="Bibliography"/>
      </w:pPr>
      <w:r w:rsidRPr="00B004A0">
        <w:t xml:space="preserve">Bridges, D., Mulcahy, M. C., &amp; Redd, J. R. (2022, March 7). </w:t>
      </w:r>
      <w:r w:rsidRPr="00B004A0">
        <w:rPr>
          <w:i/>
          <w:iCs/>
        </w:rPr>
        <w:t>Insulin Tolerance Test</w:t>
      </w:r>
      <w:r w:rsidRPr="00B004A0">
        <w:t>. Protocols.Io. dx.doi.org/10.17504/protocols.io.b5zxq77n</w:t>
      </w:r>
    </w:p>
    <w:p w14:paraId="3D96A6E5" w14:textId="77777777" w:rsidR="00B004A0" w:rsidRPr="00B004A0" w:rsidRDefault="00B004A0" w:rsidP="00B004A0">
      <w:pPr>
        <w:pStyle w:val="Bibliography"/>
      </w:pPr>
      <w:r w:rsidRPr="00B004A0">
        <w:t xml:space="preserve">Brown, M. R., Sen, S. K., Mazzone, A., Her, T. K., Xiong, Y., Lee, J.-H., Javeed, N., Colwell, C. S., Rakshit, K., LeBrasseur, N. K., Gaspar-Maia, A., Ordog, T., &amp; Matveyenko, A. V. (2021). Time-restricted feeding prevents deleterious metabolic effects of circadian disruption through epigenetic control of β cell function. </w:t>
      </w:r>
      <w:r w:rsidRPr="00B004A0">
        <w:rPr>
          <w:i/>
          <w:iCs/>
        </w:rPr>
        <w:t>Science Advances</w:t>
      </w:r>
      <w:r w:rsidRPr="00B004A0">
        <w:t xml:space="preserve">, </w:t>
      </w:r>
      <w:r w:rsidRPr="00B004A0">
        <w:rPr>
          <w:i/>
          <w:iCs/>
        </w:rPr>
        <w:t>7</w:t>
      </w:r>
      <w:r w:rsidRPr="00B004A0">
        <w:t>(51), eabg6856. https://doi.org/10.1126/sciadv.abg6856</w:t>
      </w:r>
    </w:p>
    <w:p w14:paraId="578D70B7" w14:textId="77777777" w:rsidR="00B004A0" w:rsidRPr="00B004A0" w:rsidRDefault="00B004A0" w:rsidP="00B004A0">
      <w:pPr>
        <w:pStyle w:val="Bibliography"/>
      </w:pPr>
      <w:r w:rsidRPr="00B004A0">
        <w:lastRenderedPageBreak/>
        <w:t xml:space="preserve">Butte, N. F. (2000). Carbohydrate and lipid metabolism in pregnancy: Normal compared with gestational diabetes mellitus. </w:t>
      </w:r>
      <w:r w:rsidRPr="00B004A0">
        <w:rPr>
          <w:i/>
          <w:iCs/>
        </w:rPr>
        <w:t>The American Journal of Clinical Nutrition</w:t>
      </w:r>
      <w:r w:rsidRPr="00B004A0">
        <w:t xml:space="preserve">, </w:t>
      </w:r>
      <w:r w:rsidRPr="00B004A0">
        <w:rPr>
          <w:i/>
          <w:iCs/>
        </w:rPr>
        <w:t>71</w:t>
      </w:r>
      <w:r w:rsidRPr="00B004A0">
        <w:t>(5 Suppl), 1256S-61S. https://doi.org/10.1093/ajcn/71.5.1256s</w:t>
      </w:r>
    </w:p>
    <w:p w14:paraId="6829F365" w14:textId="77777777" w:rsidR="00B004A0" w:rsidRPr="00B004A0" w:rsidRDefault="00B004A0" w:rsidP="00B004A0">
      <w:pPr>
        <w:pStyle w:val="Bibliography"/>
      </w:pPr>
      <w:r w:rsidRPr="00B004A0">
        <w:t xml:space="preserve">Cai, C., Vandermeer, B., Khurana, R., Nerenberg, K., Featherstone, R., Sebastianski, M., &amp; Davenport, M. H. (2019). The impact of occupational shift work and working hours during pregnancy on health outcomes: A systematic review and meta-analysis. </w:t>
      </w:r>
      <w:r w:rsidRPr="00B004A0">
        <w:rPr>
          <w:i/>
          <w:iCs/>
        </w:rPr>
        <w:t>American Journal of Obstetrics and Gynecology</w:t>
      </w:r>
      <w:r w:rsidRPr="00B004A0">
        <w:t xml:space="preserve">, </w:t>
      </w:r>
      <w:r w:rsidRPr="00B004A0">
        <w:rPr>
          <w:i/>
          <w:iCs/>
        </w:rPr>
        <w:t>221</w:t>
      </w:r>
      <w:r w:rsidRPr="00B004A0">
        <w:t>(6), 563–576. https://doi.org/10.1016/j.ajog.2019.06.051</w:t>
      </w:r>
    </w:p>
    <w:p w14:paraId="2C6B5E82" w14:textId="77777777" w:rsidR="00B004A0" w:rsidRPr="00B004A0" w:rsidRDefault="00B004A0" w:rsidP="00B004A0">
      <w:pPr>
        <w:pStyle w:val="Bibliography"/>
      </w:pPr>
      <w:r w:rsidRPr="00B004A0">
        <w:t xml:space="preserve">Caligioni, C. S. (2009). Assessing reproductive status/stages in mice. </w:t>
      </w:r>
      <w:r w:rsidRPr="00B004A0">
        <w:rPr>
          <w:i/>
          <w:iCs/>
        </w:rPr>
        <w:t>Current Protocols in Neuroscience</w:t>
      </w:r>
      <w:r w:rsidRPr="00B004A0">
        <w:t xml:space="preserve">, </w:t>
      </w:r>
      <w:r w:rsidRPr="00B004A0">
        <w:rPr>
          <w:i/>
          <w:iCs/>
        </w:rPr>
        <w:t>Appendix 4</w:t>
      </w:r>
      <w:r w:rsidRPr="00B004A0">
        <w:t>, Appendix 4I. https://doi.org/10.1002/0471142301.nsa04is48</w:t>
      </w:r>
    </w:p>
    <w:p w14:paraId="2E155B86" w14:textId="77777777" w:rsidR="00B004A0" w:rsidRPr="00B004A0" w:rsidRDefault="00B004A0" w:rsidP="00B004A0">
      <w:pPr>
        <w:pStyle w:val="Bibliography"/>
      </w:pPr>
      <w:r w:rsidRPr="00B004A0">
        <w:t xml:space="preserve">Chaix, A., Deota, S., Bhardwaj, R., Lin, T., &amp; Panda, S. (2021). Sex- and age-dependent outcomes of 9-hour time-restricted feeding of a Western high-fat high-sucrose diet in C57BL/6J mice. </w:t>
      </w:r>
      <w:r w:rsidRPr="00B004A0">
        <w:rPr>
          <w:i/>
          <w:iCs/>
        </w:rPr>
        <w:t>Cell Reports</w:t>
      </w:r>
      <w:r w:rsidRPr="00B004A0">
        <w:t xml:space="preserve">, </w:t>
      </w:r>
      <w:r w:rsidRPr="00B004A0">
        <w:rPr>
          <w:i/>
          <w:iCs/>
        </w:rPr>
        <w:t>36</w:t>
      </w:r>
      <w:r w:rsidRPr="00B004A0">
        <w:t>(7), 109543. https://doi.org/10.1016/j.celrep.2021.109543</w:t>
      </w:r>
    </w:p>
    <w:p w14:paraId="0464E34C" w14:textId="77777777" w:rsidR="00B004A0" w:rsidRPr="00B004A0" w:rsidRDefault="00B004A0" w:rsidP="00B004A0">
      <w:pPr>
        <w:pStyle w:val="Bibliography"/>
      </w:pPr>
      <w:r w:rsidRPr="00B004A0">
        <w:t xml:space="preserve">Chaix, A., Lin, T., Le, H. D., Chang, M. W., &amp; Panda, S. (2019). Time-Restricted Feeding Prevents Obesity and Metabolic Syndrome in Mice Lacking a Circadian Clock. </w:t>
      </w:r>
      <w:r w:rsidRPr="00B004A0">
        <w:rPr>
          <w:i/>
          <w:iCs/>
        </w:rPr>
        <w:t>Cell Metabolism</w:t>
      </w:r>
      <w:r w:rsidRPr="00B004A0">
        <w:t xml:space="preserve">, </w:t>
      </w:r>
      <w:r w:rsidRPr="00B004A0">
        <w:rPr>
          <w:i/>
          <w:iCs/>
        </w:rPr>
        <w:t>29</w:t>
      </w:r>
      <w:r w:rsidRPr="00B004A0">
        <w:t>(2), 303-319.e4. https://doi.org/10.1016/j.cmet.2018.08.004</w:t>
      </w:r>
    </w:p>
    <w:p w14:paraId="2D709641" w14:textId="77777777" w:rsidR="00B004A0" w:rsidRPr="00B004A0" w:rsidRDefault="00B004A0" w:rsidP="00B004A0">
      <w:pPr>
        <w:pStyle w:val="Bibliography"/>
      </w:pPr>
      <w:r w:rsidRPr="00B004A0">
        <w:t xml:space="preserve">Chaix, A., Zarrinpar, A., Miu, P., &amp; Panda, S. (2014). Time-restricted feeding is a preventative and therapeutic intervention against diverse nutritional challenges. </w:t>
      </w:r>
      <w:r w:rsidRPr="00B004A0">
        <w:rPr>
          <w:i/>
          <w:iCs/>
        </w:rPr>
        <w:t>Cell Metabolism</w:t>
      </w:r>
      <w:r w:rsidRPr="00B004A0">
        <w:t xml:space="preserve">, </w:t>
      </w:r>
      <w:r w:rsidRPr="00B004A0">
        <w:rPr>
          <w:i/>
          <w:iCs/>
        </w:rPr>
        <w:t>20</w:t>
      </w:r>
      <w:r w:rsidRPr="00B004A0">
        <w:t>(6), 991–1005. https://doi.org/10.1016/j.cmet.2014.11.001</w:t>
      </w:r>
    </w:p>
    <w:p w14:paraId="53410591" w14:textId="77777777" w:rsidR="00B004A0" w:rsidRPr="00B004A0" w:rsidRDefault="00B004A0" w:rsidP="00B004A0">
      <w:pPr>
        <w:pStyle w:val="Bibliography"/>
      </w:pPr>
      <w:r w:rsidRPr="00B004A0">
        <w:t xml:space="preserve">Chen, Q., Wang, Y., Zhao, M., Hyett, J., da Silva Costa, F., &amp; Nie, G. (2016). Serum levels of GDF15 are reduced in preeclampsia and the reduction is more profound in late-onset than early-onset cases. </w:t>
      </w:r>
      <w:r w:rsidRPr="00B004A0">
        <w:rPr>
          <w:i/>
          <w:iCs/>
        </w:rPr>
        <w:t>Cytokine</w:t>
      </w:r>
      <w:r w:rsidRPr="00B004A0">
        <w:t xml:space="preserve">, </w:t>
      </w:r>
      <w:r w:rsidRPr="00B004A0">
        <w:rPr>
          <w:i/>
          <w:iCs/>
        </w:rPr>
        <w:t>83</w:t>
      </w:r>
      <w:r w:rsidRPr="00B004A0">
        <w:t>, 226–230. https://doi.org/10.1016/j.cyto.2016.05.002</w:t>
      </w:r>
    </w:p>
    <w:p w14:paraId="007F703C" w14:textId="77777777" w:rsidR="00B004A0" w:rsidRPr="00B004A0" w:rsidRDefault="00B004A0" w:rsidP="00B004A0">
      <w:pPr>
        <w:pStyle w:val="Bibliography"/>
      </w:pPr>
      <w:r w:rsidRPr="00B004A0">
        <w:lastRenderedPageBreak/>
        <w:t xml:space="preserve">Chung, H., Chou, W., Sears, D. D., Patterson, R. E., Webster, N. J. G., &amp; Ellies, L. G. (2016). Time-restricted feeding improves insulin resistance and hepatic steatosis in a mouse model of postmenopausal obesity. </w:t>
      </w:r>
      <w:r w:rsidRPr="00B004A0">
        <w:rPr>
          <w:i/>
          <w:iCs/>
        </w:rPr>
        <w:t>Metabolism</w:t>
      </w:r>
      <w:r w:rsidRPr="00B004A0">
        <w:t xml:space="preserve">, </w:t>
      </w:r>
      <w:r w:rsidRPr="00B004A0">
        <w:rPr>
          <w:i/>
          <w:iCs/>
        </w:rPr>
        <w:t>65</w:t>
      </w:r>
      <w:r w:rsidRPr="00B004A0">
        <w:t>(12), 1743–1754. https://doi.org/10.1016/j.metabol.2016.09.006</w:t>
      </w:r>
    </w:p>
    <w:p w14:paraId="34015822" w14:textId="77777777" w:rsidR="00B004A0" w:rsidRPr="005D7FE2" w:rsidRDefault="00B004A0" w:rsidP="00B004A0">
      <w:pPr>
        <w:pStyle w:val="Bibliography"/>
        <w:rPr>
          <w:lang w:val="es-MX"/>
          <w:rPrChange w:id="982" w:author="Erica Jansen" w:date="2023-03-06T11:01:00Z">
            <w:rPr/>
          </w:rPrChange>
        </w:rPr>
      </w:pPr>
      <w:r w:rsidRPr="00B004A0">
        <w:t xml:space="preserve">Cienfuegos, S., Gabel, K., Kalam, F., Ezpeleta, M., Lin, S., &amp; Varady, K. A. (2021). Changes in body weight and metabolic risk during time restricted feeding in premenopausal versus postmenopausal women. </w:t>
      </w:r>
      <w:r w:rsidRPr="005D7FE2">
        <w:rPr>
          <w:i/>
          <w:lang w:val="es-MX"/>
          <w:rPrChange w:id="983" w:author="Erica Jansen" w:date="2023-03-06T11:01:00Z">
            <w:rPr>
              <w:i/>
            </w:rPr>
          </w:rPrChange>
        </w:rPr>
        <w:t>Experimental Gerontology</w:t>
      </w:r>
      <w:r w:rsidRPr="005D7FE2">
        <w:rPr>
          <w:lang w:val="es-MX"/>
          <w:rPrChange w:id="984" w:author="Erica Jansen" w:date="2023-03-06T11:01:00Z">
            <w:rPr/>
          </w:rPrChange>
        </w:rPr>
        <w:t xml:space="preserve">, </w:t>
      </w:r>
      <w:r w:rsidRPr="005D7FE2">
        <w:rPr>
          <w:i/>
          <w:lang w:val="es-MX"/>
          <w:rPrChange w:id="985" w:author="Erica Jansen" w:date="2023-03-06T11:01:00Z">
            <w:rPr>
              <w:i/>
            </w:rPr>
          </w:rPrChange>
        </w:rPr>
        <w:t>154</w:t>
      </w:r>
      <w:r w:rsidRPr="005D7FE2">
        <w:rPr>
          <w:lang w:val="es-MX"/>
          <w:rPrChange w:id="986" w:author="Erica Jansen" w:date="2023-03-06T11:01:00Z">
            <w:rPr/>
          </w:rPrChange>
        </w:rPr>
        <w:t>, 111545. https://doi.org/10.1016/j.exger.2021.111545</w:t>
      </w:r>
    </w:p>
    <w:p w14:paraId="329EDBE2" w14:textId="77777777" w:rsidR="00B004A0" w:rsidRPr="00B004A0" w:rsidRDefault="00B004A0" w:rsidP="00B004A0">
      <w:pPr>
        <w:pStyle w:val="Bibliography"/>
      </w:pPr>
      <w:r w:rsidRPr="005D7FE2">
        <w:rPr>
          <w:lang w:val="es-MX"/>
          <w:rPrChange w:id="987" w:author="Erica Jansen" w:date="2023-03-06T11:01:00Z">
            <w:rPr/>
          </w:rPrChange>
        </w:rPr>
        <w:t xml:space="preserve">Cienfuegos, S., Gabel, K., Kalam, F., Ezpeleta, M., Wiseman, E., Pavlou, V., Lin, S., Oliveira, M. L., &amp; Varady, K. A. (2020). </w:t>
      </w:r>
      <w:r w:rsidRPr="00B004A0">
        <w:t xml:space="preserve">Effects of 4- and 6-h Time-Restricted Feeding on Weight and Cardiometabolic Health: A Randomized Controlled Trial in Adults with Obesity. </w:t>
      </w:r>
      <w:r w:rsidRPr="00B004A0">
        <w:rPr>
          <w:i/>
          <w:iCs/>
        </w:rPr>
        <w:t>Cell Metabolism</w:t>
      </w:r>
      <w:r w:rsidRPr="00B004A0">
        <w:t xml:space="preserve">, </w:t>
      </w:r>
      <w:r w:rsidRPr="00B004A0">
        <w:rPr>
          <w:i/>
          <w:iCs/>
        </w:rPr>
        <w:t>32</w:t>
      </w:r>
      <w:r w:rsidRPr="00B004A0">
        <w:t>(3), 366-378.e3. https://doi.org/10.1016/j.cmet.2020.06.018</w:t>
      </w:r>
    </w:p>
    <w:p w14:paraId="13662FAE" w14:textId="77777777" w:rsidR="00B004A0" w:rsidRPr="00B004A0" w:rsidRDefault="00B004A0" w:rsidP="00B004A0">
      <w:pPr>
        <w:pStyle w:val="Bibliography"/>
      </w:pPr>
      <w:r w:rsidRPr="00B004A0">
        <w:t xml:space="preserve">Cross, J. H., Eminson, J., &amp; Wharton, B. A. (1990). Ramadan and birth weight at full term in Asian Moslem pregnant women in Birmingham. </w:t>
      </w:r>
      <w:r w:rsidRPr="00B004A0">
        <w:rPr>
          <w:i/>
          <w:iCs/>
        </w:rPr>
        <w:t>Archives of Disease in Childhood</w:t>
      </w:r>
      <w:r w:rsidRPr="00B004A0">
        <w:t xml:space="preserve">, </w:t>
      </w:r>
      <w:r w:rsidRPr="00B004A0">
        <w:rPr>
          <w:i/>
          <w:iCs/>
        </w:rPr>
        <w:t>65</w:t>
      </w:r>
      <w:r w:rsidRPr="00B004A0">
        <w:t>(10 Spec No), 1053–1056.</w:t>
      </w:r>
    </w:p>
    <w:p w14:paraId="523FD561" w14:textId="77777777" w:rsidR="00B004A0" w:rsidRPr="00B004A0" w:rsidRDefault="00B004A0" w:rsidP="00B004A0">
      <w:pPr>
        <w:pStyle w:val="Bibliography"/>
      </w:pPr>
      <w:r w:rsidRPr="00B004A0">
        <w:t xml:space="preserve">Cuccolo, K., Kramer, R., Petros, T., &amp; Thoennes, M. (2022). Intermittent fasting implementation and association with eating disorder symptomatology. </w:t>
      </w:r>
      <w:r w:rsidRPr="00B004A0">
        <w:rPr>
          <w:i/>
          <w:iCs/>
        </w:rPr>
        <w:t>Eating Disorders</w:t>
      </w:r>
      <w:r w:rsidRPr="00B004A0">
        <w:t xml:space="preserve">, </w:t>
      </w:r>
      <w:r w:rsidRPr="00B004A0">
        <w:rPr>
          <w:i/>
          <w:iCs/>
        </w:rPr>
        <w:t>30</w:t>
      </w:r>
      <w:r w:rsidRPr="00B004A0">
        <w:t>(5), 471–491. https://doi.org/10.1080/10640266.2021.1922145</w:t>
      </w:r>
    </w:p>
    <w:p w14:paraId="75E9BE0B" w14:textId="77777777" w:rsidR="00B004A0" w:rsidRPr="00B004A0" w:rsidRDefault="00B004A0" w:rsidP="00B004A0">
      <w:pPr>
        <w:pStyle w:val="Bibliography"/>
      </w:pPr>
      <w:r w:rsidRPr="00B004A0">
        <w:t xml:space="preserve">Cunha, F. da S., Dalle Molle, R., Portella, A. K., Benetti, C. da S., Noschang, C., Goldani, M. Z., &amp; Silveira, P. P. (2015). Both food restriction and high-fat diet during gestation induce low birth weight and altered physical activity in adult rat offspring: The “Similarities in the Inequalities” model. </w:t>
      </w:r>
      <w:r w:rsidRPr="00B004A0">
        <w:rPr>
          <w:i/>
          <w:iCs/>
        </w:rPr>
        <w:t>PloS One</w:t>
      </w:r>
      <w:r w:rsidRPr="00B004A0">
        <w:t xml:space="preserve">, </w:t>
      </w:r>
      <w:r w:rsidRPr="00B004A0">
        <w:rPr>
          <w:i/>
          <w:iCs/>
        </w:rPr>
        <w:t>10</w:t>
      </w:r>
      <w:r w:rsidRPr="00B004A0">
        <w:t>(3), e0118586. https://doi.org/10.1371/journal.pone.0118586</w:t>
      </w:r>
    </w:p>
    <w:p w14:paraId="232C9F63" w14:textId="77777777" w:rsidR="00B004A0" w:rsidRPr="00B004A0" w:rsidRDefault="00B004A0" w:rsidP="00B004A0">
      <w:pPr>
        <w:pStyle w:val="Bibliography"/>
      </w:pPr>
      <w:r w:rsidRPr="00B004A0">
        <w:lastRenderedPageBreak/>
        <w:t xml:space="preserve">Daley, A., Pallan, M., Clifford, S., Jolly, K., Bryant, M., Adab, P., Cheng, K. K., &amp; Roalfe, A. (2017). Are babies conceived during Ramadan born smaller and sooner than babies conceived at other times of the year? A Born in Bradford Cohort Study. </w:t>
      </w:r>
      <w:r w:rsidRPr="00B004A0">
        <w:rPr>
          <w:i/>
          <w:iCs/>
        </w:rPr>
        <w:t>J Epidemiol Community Health</w:t>
      </w:r>
      <w:r w:rsidRPr="00B004A0">
        <w:t xml:space="preserve">, </w:t>
      </w:r>
      <w:r w:rsidRPr="00B004A0">
        <w:rPr>
          <w:i/>
          <w:iCs/>
        </w:rPr>
        <w:t>71</w:t>
      </w:r>
      <w:r w:rsidRPr="00B004A0">
        <w:t>(7), 722–728. https://doi.org/10.1136/jech-2016-208800</w:t>
      </w:r>
    </w:p>
    <w:p w14:paraId="01EB6851" w14:textId="77777777" w:rsidR="00B004A0" w:rsidRPr="00B004A0" w:rsidRDefault="00B004A0" w:rsidP="00B004A0">
      <w:pPr>
        <w:pStyle w:val="Bibliography"/>
      </w:pPr>
      <w:r w:rsidRPr="00B004A0">
        <w:t xml:space="preserve">Das, M., Ellies, L. G., Kumar, D., Sauceda, C., Oberg, A., Gross, E., Mandt, T., Newton, I. G., Kaur, M., Sears, D. D., &amp; Webster, N. J. G. (2021). Time-restricted feeding normalizes hyperinsulinemia to inhibit breast cancer in obese postmenopausal mouse models. </w:t>
      </w:r>
      <w:r w:rsidRPr="00B004A0">
        <w:rPr>
          <w:i/>
          <w:iCs/>
        </w:rPr>
        <w:t>Nature Communications</w:t>
      </w:r>
      <w:r w:rsidRPr="00B004A0">
        <w:t xml:space="preserve">, </w:t>
      </w:r>
      <w:r w:rsidRPr="00B004A0">
        <w:rPr>
          <w:i/>
          <w:iCs/>
        </w:rPr>
        <w:t>12</w:t>
      </w:r>
      <w:r w:rsidRPr="00B004A0">
        <w:t>(1), 565. https://doi.org/10.1038/s41467-020-20743-7</w:t>
      </w:r>
    </w:p>
    <w:p w14:paraId="3F0DAC9D" w14:textId="77777777" w:rsidR="00B004A0" w:rsidRPr="00B004A0" w:rsidRDefault="00B004A0" w:rsidP="00B004A0">
      <w:pPr>
        <w:pStyle w:val="Bibliography"/>
      </w:pPr>
      <w:r w:rsidRPr="00B004A0">
        <w:t xml:space="preserve">Davari, M. H., Naghshineh, E., Mostaghaci, M., Mirmohammadi, S. J., Bahaloo, M., Jafari, A., &amp; Mehrparvar, A. H. (2018). Shift Work Effects and Pregnancy Outcome: A Historical Cohort Study. </w:t>
      </w:r>
      <w:r w:rsidRPr="00B004A0">
        <w:rPr>
          <w:i/>
          <w:iCs/>
        </w:rPr>
        <w:t>Journal of Family &amp; Reproductive Health</w:t>
      </w:r>
      <w:r w:rsidRPr="00B004A0">
        <w:t xml:space="preserve">, </w:t>
      </w:r>
      <w:r w:rsidRPr="00B004A0">
        <w:rPr>
          <w:i/>
          <w:iCs/>
        </w:rPr>
        <w:t>12</w:t>
      </w:r>
      <w:r w:rsidRPr="00B004A0">
        <w:t>(2), 84–88.</w:t>
      </w:r>
    </w:p>
    <w:p w14:paraId="0AA3DDEE" w14:textId="77777777" w:rsidR="00B004A0" w:rsidRPr="00B004A0" w:rsidRDefault="00B004A0" w:rsidP="00B004A0">
      <w:pPr>
        <w:pStyle w:val="Bibliography"/>
      </w:pPr>
      <w:r w:rsidRPr="00B004A0">
        <w:rPr>
          <w:i/>
          <w:iCs/>
        </w:rPr>
        <w:t>Dietary Guidelines for Americans, 2010-2015</w:t>
      </w:r>
      <w:r w:rsidRPr="00B004A0">
        <w:t>. (2010). United States Department of Agriculture and Unites States Department of Health and Human Services. https://health.gov/sites/default/files/2020-01/DietaryGuidelines2010.pdf</w:t>
      </w:r>
    </w:p>
    <w:p w14:paraId="4B85A43D" w14:textId="77777777" w:rsidR="00B004A0" w:rsidRPr="00B004A0" w:rsidRDefault="00B004A0" w:rsidP="00B004A0">
      <w:pPr>
        <w:pStyle w:val="Bibliography"/>
      </w:pPr>
      <w:r w:rsidRPr="00B004A0">
        <w:rPr>
          <w:i/>
          <w:iCs/>
        </w:rPr>
        <w:t>Dietary Guidelines for Americans, 2020-2025</w:t>
      </w:r>
      <w:r w:rsidRPr="00B004A0">
        <w:t>. (2020). United States Department of Agriculture and Unites States Department of Health and Human Services. https://www.dietaryguidelines.gov/sites/default/files/2020-12/Dietary_Guidelines_for_Americans_2020-2025.pdf</w:t>
      </w:r>
    </w:p>
    <w:p w14:paraId="60FA9B83" w14:textId="77777777" w:rsidR="00B004A0" w:rsidRPr="00B004A0" w:rsidRDefault="00B004A0" w:rsidP="00B004A0">
      <w:pPr>
        <w:pStyle w:val="Bibliography"/>
      </w:pPr>
      <w:r w:rsidRPr="00B004A0">
        <w:t xml:space="preserve">El Habbal, N., Meyer, A. C., Hafner, H., Redd, J. R., Carlson, Z., Mulcahy, M. C., Gregg, B., &amp; Bridges, D. (2021). Activation of Adipocyte mTORC1 Increases Milk Lipids in a Mouse Model of Lactation. </w:t>
      </w:r>
      <w:r w:rsidRPr="00B004A0">
        <w:rPr>
          <w:i/>
          <w:iCs/>
        </w:rPr>
        <w:t>BioRxiv</w:t>
      </w:r>
      <w:r w:rsidRPr="00B004A0">
        <w:t>, 2021.07.01.450596. https://doi.org/10.1101/2021.07.01.450596</w:t>
      </w:r>
    </w:p>
    <w:p w14:paraId="092CEB40" w14:textId="77777777" w:rsidR="00B004A0" w:rsidRPr="00B004A0" w:rsidRDefault="00B004A0" w:rsidP="00B004A0">
      <w:pPr>
        <w:pStyle w:val="Bibliography"/>
      </w:pPr>
      <w:r w:rsidRPr="00B004A0">
        <w:lastRenderedPageBreak/>
        <w:t xml:space="preserve">Emmerson, P. J., Wang, F., Du, Y., Liu, Q., Pickard, R. T., Gonciarz, M. D., Coskun, T., Hamang, M. J., Sindelar, D. K., Ballman, K. K., Foltz, L. A., Muppidi, A., Alsina-Fernandez, J., Barnard, G. C., Tang, J. X., Liu, X., Mao, X., Siegel, R., Sloan, J. H., … Wu, X. (2017). The metabolic effects of GDF15 are mediated by the orphan receptor GFRAL. </w:t>
      </w:r>
      <w:r w:rsidRPr="00B004A0">
        <w:rPr>
          <w:i/>
          <w:iCs/>
        </w:rPr>
        <w:t>Nature Medicine</w:t>
      </w:r>
      <w:r w:rsidRPr="00B004A0">
        <w:t xml:space="preserve">, </w:t>
      </w:r>
      <w:r w:rsidRPr="00B004A0">
        <w:rPr>
          <w:i/>
          <w:iCs/>
        </w:rPr>
        <w:t>23</w:t>
      </w:r>
      <w:r w:rsidRPr="00B004A0">
        <w:t>(10), Article 10. https://doi.org/10.1038/nm.4393</w:t>
      </w:r>
    </w:p>
    <w:p w14:paraId="1B49B6FE" w14:textId="77777777" w:rsidR="00B004A0" w:rsidRPr="00B004A0" w:rsidRDefault="00B004A0" w:rsidP="00B004A0">
      <w:pPr>
        <w:pStyle w:val="Bibliography"/>
      </w:pPr>
      <w:r w:rsidRPr="00B004A0">
        <w:t xml:space="preserve">Fejzo, M. S., Fasching, P. A., Schneider, M. O., Schwitulla, J., Beckmann, M. W., Schwenke, E., MacGibbon, K. W., &amp; Mullin, P. M. (2019). Analysis of GDF15 and IGFBP7 in Hyperemesis Gravidarum Support Causality. </w:t>
      </w:r>
      <w:r w:rsidRPr="00B004A0">
        <w:rPr>
          <w:i/>
          <w:iCs/>
        </w:rPr>
        <w:t>Geburtshilfe Und Frauenheilkunde</w:t>
      </w:r>
      <w:r w:rsidRPr="00B004A0">
        <w:t xml:space="preserve">, </w:t>
      </w:r>
      <w:r w:rsidRPr="00B004A0">
        <w:rPr>
          <w:i/>
          <w:iCs/>
        </w:rPr>
        <w:t>79</w:t>
      </w:r>
      <w:r w:rsidRPr="00B004A0">
        <w:t>(4), 382–388. https://doi.org/10.1055/a-0830-1346</w:t>
      </w:r>
    </w:p>
    <w:p w14:paraId="75FDDF59" w14:textId="77777777" w:rsidR="00B004A0" w:rsidRPr="00B004A0" w:rsidRDefault="00B004A0" w:rsidP="00B004A0">
      <w:pPr>
        <w:pStyle w:val="Bibliography"/>
      </w:pPr>
      <w:r w:rsidRPr="00B004A0">
        <w:t xml:space="preserve">Fejzo, M. S., Sazonova, O. V., Sathirapongsasuti, J. F., Hallgrímsdóttir, I. B., Vacic, V., MacGibbon, K. W., Schoenberg, F. P., Mancuso, N., Slamon, D. J., Mullin, P. M., Agee, M., Alipanahi, B., Auton, A., Bell, R. K., Bryc, K., Elson, S. L., Fontanillas, P., Furlotte, N. A., Hinds, D. A., … Wilson, C. H. (2018). Placenta and appetite genes GDF15 and IGFBP7 are associated with hyperemesis gravidarum. </w:t>
      </w:r>
      <w:r w:rsidRPr="00B004A0">
        <w:rPr>
          <w:i/>
          <w:iCs/>
        </w:rPr>
        <w:t>Nature Communications; London</w:t>
      </w:r>
      <w:r w:rsidRPr="00B004A0">
        <w:t xml:space="preserve">, </w:t>
      </w:r>
      <w:r w:rsidRPr="00B004A0">
        <w:rPr>
          <w:i/>
          <w:iCs/>
        </w:rPr>
        <w:t>9</w:t>
      </w:r>
      <w:r w:rsidRPr="00B004A0">
        <w:t>, 1–9. http://dx.doi.org.proxy.lib.umich.edu/10.1038/s41467-018-03258-0</w:t>
      </w:r>
    </w:p>
    <w:p w14:paraId="276E5890" w14:textId="77777777" w:rsidR="00B004A0" w:rsidRPr="00B004A0" w:rsidRDefault="00B004A0" w:rsidP="00B004A0">
      <w:pPr>
        <w:pStyle w:val="Bibliography"/>
      </w:pPr>
      <w:r w:rsidRPr="00B004A0">
        <w:t xml:space="preserve">Flanagan, E. W., Kebbe, M., Sparks, J. R., &amp; Redman, L. M. (2022). Assessment of Eating Behaviors and Perceptions of Time-Restricted Eating During Pregnancy. </w:t>
      </w:r>
      <w:r w:rsidRPr="00B004A0">
        <w:rPr>
          <w:i/>
          <w:iCs/>
        </w:rPr>
        <w:t>The Journal of Nutrition</w:t>
      </w:r>
      <w:r w:rsidRPr="00B004A0">
        <w:t xml:space="preserve">, </w:t>
      </w:r>
      <w:r w:rsidRPr="00B004A0">
        <w:rPr>
          <w:i/>
          <w:iCs/>
        </w:rPr>
        <w:t>152</w:t>
      </w:r>
      <w:r w:rsidRPr="00B004A0">
        <w:t>(2), 475–483. https://doi.org/10.1093/jn/nxab397</w:t>
      </w:r>
    </w:p>
    <w:p w14:paraId="4F485046" w14:textId="77777777" w:rsidR="00B004A0" w:rsidRPr="00B004A0" w:rsidRDefault="00B004A0" w:rsidP="00B004A0">
      <w:pPr>
        <w:pStyle w:val="Bibliography"/>
      </w:pPr>
      <w:r w:rsidRPr="00B004A0">
        <w:t xml:space="preserve">Frikke-Schmidt, H., Hultman, K., Galaske, J. W., Jørgensen, S. B., Myers, M. G., &amp; Seeley, R. J. (2019). GDF15 acts synergistically with liraglutide but is not necessary for the weight loss induced by bariatric surgery in mice. </w:t>
      </w:r>
      <w:r w:rsidRPr="00B004A0">
        <w:rPr>
          <w:i/>
          <w:iCs/>
        </w:rPr>
        <w:t>Molecular Metabolism</w:t>
      </w:r>
      <w:r w:rsidRPr="00B004A0">
        <w:t xml:space="preserve">, </w:t>
      </w:r>
      <w:r w:rsidRPr="00B004A0">
        <w:rPr>
          <w:i/>
          <w:iCs/>
        </w:rPr>
        <w:t>21</w:t>
      </w:r>
      <w:r w:rsidRPr="00B004A0">
        <w:t>, 13–21. https://doi.org/10.1016/j.molmet.2019.01.003</w:t>
      </w:r>
    </w:p>
    <w:p w14:paraId="243C5D9B" w14:textId="77777777" w:rsidR="00B004A0" w:rsidRPr="00B004A0" w:rsidRDefault="00B004A0" w:rsidP="00B004A0">
      <w:pPr>
        <w:pStyle w:val="Bibliography"/>
      </w:pPr>
      <w:r w:rsidRPr="00B004A0">
        <w:lastRenderedPageBreak/>
        <w:t xml:space="preserve">Gabel, K., Hoddy, K. K., Burgess, H. J., &amp; Varady, K. A. (2019). Effect of 8-h time-restricted feeding on sleep quality and duration in adults with obesity. </w:t>
      </w:r>
      <w:r w:rsidRPr="00B004A0">
        <w:rPr>
          <w:i/>
          <w:iCs/>
        </w:rPr>
        <w:t>Applied Physiology, Nutrition, and Metabolism = Physiologie Appliquee, Nutrition Et Metabolisme</w:t>
      </w:r>
      <w:r w:rsidRPr="00B004A0">
        <w:t xml:space="preserve">, </w:t>
      </w:r>
      <w:r w:rsidRPr="00B004A0">
        <w:rPr>
          <w:i/>
          <w:iCs/>
        </w:rPr>
        <w:t>44</w:t>
      </w:r>
      <w:r w:rsidRPr="00B004A0">
        <w:t>(8), 903–906. https://doi.org/10.1139/apnm-2019-0032</w:t>
      </w:r>
    </w:p>
    <w:p w14:paraId="3ADFC46C" w14:textId="77777777" w:rsidR="00B004A0" w:rsidRPr="00B004A0" w:rsidRDefault="00B004A0" w:rsidP="00B004A0">
      <w:pPr>
        <w:pStyle w:val="Bibliography"/>
      </w:pPr>
      <w:r w:rsidRPr="00B004A0">
        <w:t xml:space="preserve">Gabel, K., Hoddy, K. K., Haggerty, N., Song, J., Kroeger, C. M., Trepanowski, J. F., Panda, S., &amp; Varady, K. A. (2018). Effects of 8-hour time restricted feeding on body weight and metabolic disease risk factors in obese adults: A pilot study. </w:t>
      </w:r>
      <w:r w:rsidRPr="00B004A0">
        <w:rPr>
          <w:i/>
          <w:iCs/>
        </w:rPr>
        <w:t>Nutrition and Healthy Aging</w:t>
      </w:r>
      <w:r w:rsidRPr="00B004A0">
        <w:t xml:space="preserve">, </w:t>
      </w:r>
      <w:r w:rsidRPr="00B004A0">
        <w:rPr>
          <w:i/>
          <w:iCs/>
        </w:rPr>
        <w:t>4</w:t>
      </w:r>
      <w:r w:rsidRPr="00B004A0">
        <w:t>(4), 345–353. https://doi.org/10.3233/NHA-170036</w:t>
      </w:r>
    </w:p>
    <w:p w14:paraId="357F3728" w14:textId="77777777" w:rsidR="00B004A0" w:rsidRPr="00B004A0" w:rsidRDefault="00B004A0" w:rsidP="00B004A0">
      <w:pPr>
        <w:pStyle w:val="Bibliography"/>
      </w:pPr>
      <w:r w:rsidRPr="00B004A0">
        <w:t xml:space="preserve">Gabel, K., Hoddy, K. K., &amp; Varady, K. A. (2018). Safety of 8-h time restricted feeding in adults with obesity. </w:t>
      </w:r>
      <w:r w:rsidRPr="00B004A0">
        <w:rPr>
          <w:i/>
          <w:iCs/>
        </w:rPr>
        <w:t>Applied Physiology, Nutrition, and Metabolism = Physiologie Appliquee, Nutrition Et Metabolisme</w:t>
      </w:r>
      <w:r w:rsidRPr="00B004A0">
        <w:t>. https://doi.org/10.1139/apnm-2018-0389</w:t>
      </w:r>
    </w:p>
    <w:p w14:paraId="6C73BDCA" w14:textId="77777777" w:rsidR="00B004A0" w:rsidRPr="005D7FE2" w:rsidRDefault="00B004A0" w:rsidP="00B004A0">
      <w:pPr>
        <w:pStyle w:val="Bibliography"/>
        <w:rPr>
          <w:lang w:val="es-MX"/>
          <w:rPrChange w:id="988" w:author="Erica Jansen" w:date="2023-03-06T11:01:00Z">
            <w:rPr/>
          </w:rPrChange>
        </w:rPr>
      </w:pPr>
      <w:r w:rsidRPr="00B004A0">
        <w:t xml:space="preserve">Ganson, K. T., Cuccolo, K., Hallward, L., &amp; Nagata, J. M. (2022). Intermittent fasting: Describing engagement and associations with eating disorder behaviors and psychopathology among Canadian adolescents and young adults. </w:t>
      </w:r>
      <w:r w:rsidRPr="005D7FE2">
        <w:rPr>
          <w:i/>
          <w:lang w:val="es-MX"/>
          <w:rPrChange w:id="989" w:author="Erica Jansen" w:date="2023-03-06T11:01:00Z">
            <w:rPr>
              <w:i/>
            </w:rPr>
          </w:rPrChange>
        </w:rPr>
        <w:t>Eating Behaviors</w:t>
      </w:r>
      <w:r w:rsidRPr="005D7FE2">
        <w:rPr>
          <w:lang w:val="es-MX"/>
          <w:rPrChange w:id="990" w:author="Erica Jansen" w:date="2023-03-06T11:01:00Z">
            <w:rPr/>
          </w:rPrChange>
        </w:rPr>
        <w:t xml:space="preserve">, </w:t>
      </w:r>
      <w:r w:rsidRPr="005D7FE2">
        <w:rPr>
          <w:i/>
          <w:lang w:val="es-MX"/>
          <w:rPrChange w:id="991" w:author="Erica Jansen" w:date="2023-03-06T11:01:00Z">
            <w:rPr>
              <w:i/>
            </w:rPr>
          </w:rPrChange>
        </w:rPr>
        <w:t>47</w:t>
      </w:r>
      <w:r w:rsidRPr="005D7FE2">
        <w:rPr>
          <w:lang w:val="es-MX"/>
          <w:rPrChange w:id="992" w:author="Erica Jansen" w:date="2023-03-06T11:01:00Z">
            <w:rPr/>
          </w:rPrChange>
        </w:rPr>
        <w:t>, 101681. https://doi.org/10.1016/j.eatbeh.2022.101681</w:t>
      </w:r>
    </w:p>
    <w:p w14:paraId="2F44DA6E" w14:textId="77777777" w:rsidR="00B004A0" w:rsidRPr="00B004A0" w:rsidRDefault="00B004A0" w:rsidP="00B004A0">
      <w:pPr>
        <w:pStyle w:val="Bibliography"/>
      </w:pPr>
      <w:r w:rsidRPr="005D7FE2">
        <w:rPr>
          <w:lang w:val="es-MX"/>
          <w:rPrChange w:id="993" w:author="Erica Jansen" w:date="2023-03-06T11:01:00Z">
            <w:rPr/>
          </w:rPrChange>
        </w:rPr>
        <w:t xml:space="preserve">García-Gaytán, A. C., Miranda-Anaya, M., Turrubiate, I., López-De Portugal, L., Bocanegra-Botello, G. N., López-Islas, A., Díaz-Muñoz, M., &amp; Méndez, I. (2020). </w:t>
      </w:r>
      <w:r w:rsidRPr="00B004A0">
        <w:t xml:space="preserve">Synchronization of the circadian clock by time-restricted feeding with progressive increasing calorie intake. Resemblances and differences regarding a sustained hypocaloric restriction. </w:t>
      </w:r>
      <w:r w:rsidRPr="00B004A0">
        <w:rPr>
          <w:i/>
          <w:iCs/>
        </w:rPr>
        <w:t>Scientific Reports</w:t>
      </w:r>
      <w:r w:rsidRPr="00B004A0">
        <w:t xml:space="preserve">, </w:t>
      </w:r>
      <w:r w:rsidRPr="00B004A0">
        <w:rPr>
          <w:i/>
          <w:iCs/>
        </w:rPr>
        <w:t>10</w:t>
      </w:r>
      <w:r w:rsidRPr="00B004A0">
        <w:t>. https://doi.org/10.1038/s41598-020-66538-0</w:t>
      </w:r>
    </w:p>
    <w:p w14:paraId="7F7C8519" w14:textId="77777777" w:rsidR="00B004A0" w:rsidRPr="00B004A0" w:rsidRDefault="00B004A0" w:rsidP="00B004A0">
      <w:pPr>
        <w:pStyle w:val="Bibliography"/>
      </w:pPr>
      <w:r w:rsidRPr="00B004A0">
        <w:t xml:space="preserve">Gill, S., &amp; Panda, S. (2015). A smartphone app reveals erratic diurnal eating patterns in humans that can be modulated for health benefits. </w:t>
      </w:r>
      <w:r w:rsidRPr="00B004A0">
        <w:rPr>
          <w:i/>
          <w:iCs/>
        </w:rPr>
        <w:t>Cell Metabolism</w:t>
      </w:r>
      <w:r w:rsidRPr="00B004A0">
        <w:t xml:space="preserve">, </w:t>
      </w:r>
      <w:r w:rsidRPr="00B004A0">
        <w:rPr>
          <w:i/>
          <w:iCs/>
        </w:rPr>
        <w:t>22</w:t>
      </w:r>
      <w:r w:rsidRPr="00B004A0">
        <w:t>(5), 789–798. https://doi.org/10.1016/j.cmet.2015.09.005</w:t>
      </w:r>
    </w:p>
    <w:p w14:paraId="670B19CC" w14:textId="77777777" w:rsidR="00B004A0" w:rsidRPr="00B004A0" w:rsidRDefault="00B004A0" w:rsidP="00B004A0">
      <w:pPr>
        <w:pStyle w:val="Bibliography"/>
      </w:pPr>
      <w:r w:rsidRPr="00B004A0">
        <w:lastRenderedPageBreak/>
        <w:t xml:space="preserve">Glazier, J. D., Hayes, D. J. L., Hussain, S., D’Souza, S. W., Whitcombe, J., Heazell, A. E. P., &amp; Ashton, N. (2018). The effect of Ramadan fasting during pregnancy on perinatal outcomes: A systematic review and meta-analysis. </w:t>
      </w:r>
      <w:r w:rsidRPr="00B004A0">
        <w:rPr>
          <w:i/>
          <w:iCs/>
        </w:rPr>
        <w:t>BMC Pregnancy and Childbirth</w:t>
      </w:r>
      <w:r w:rsidRPr="00B004A0">
        <w:t xml:space="preserve">, </w:t>
      </w:r>
      <w:r w:rsidRPr="00B004A0">
        <w:rPr>
          <w:i/>
          <w:iCs/>
        </w:rPr>
        <w:t>18</w:t>
      </w:r>
      <w:r w:rsidRPr="00B004A0">
        <w:t>(1), 421. https://doi.org/10.1186/s12884-018-2048-y</w:t>
      </w:r>
    </w:p>
    <w:p w14:paraId="2FE9A1EB" w14:textId="77777777" w:rsidR="00B004A0" w:rsidRPr="00B004A0" w:rsidRDefault="00B004A0" w:rsidP="00B004A0">
      <w:pPr>
        <w:pStyle w:val="Bibliography"/>
      </w:pPr>
      <w:r w:rsidRPr="00B004A0">
        <w:t xml:space="preserve">Gontijo, C. A., Balieiro, L. C. T., Teixeira, G. P., Fahmy, W. M., Crispim, C. A., &amp; Maia, Y. C. de P. (2020). Effects of timing of food intake on eating patterns, diet quality and weight gain during pregnancy. </w:t>
      </w:r>
      <w:r w:rsidRPr="00B004A0">
        <w:rPr>
          <w:i/>
          <w:iCs/>
        </w:rPr>
        <w:t>The British Journal of Nutrition</w:t>
      </w:r>
      <w:r w:rsidRPr="00B004A0">
        <w:t xml:space="preserve">, </w:t>
      </w:r>
      <w:r w:rsidRPr="00B004A0">
        <w:rPr>
          <w:i/>
          <w:iCs/>
        </w:rPr>
        <w:t>123</w:t>
      </w:r>
      <w:r w:rsidRPr="00B004A0">
        <w:t>(8), 922–933. https://doi.org/10.1017/S0007114519003398</w:t>
      </w:r>
    </w:p>
    <w:p w14:paraId="30F5830C" w14:textId="77777777" w:rsidR="00B004A0" w:rsidRPr="00B004A0" w:rsidRDefault="00B004A0" w:rsidP="00B004A0">
      <w:pPr>
        <w:pStyle w:val="Bibliography"/>
      </w:pPr>
      <w:r w:rsidRPr="00B004A0">
        <w:t xml:space="preserve">Gunder, L. C., Harvey, I., Redd, J. R., Davis, C. S., AL-Tamimi, A., Brooks, S. V., &amp; Bridges, D. (2020). Obesity Augments Glucocorticoid-Dependent Muscle Atrophy in Male C57BL/6J Mice. </w:t>
      </w:r>
      <w:r w:rsidRPr="00B004A0">
        <w:rPr>
          <w:i/>
          <w:iCs/>
        </w:rPr>
        <w:t>Biomedicines</w:t>
      </w:r>
      <w:r w:rsidRPr="00B004A0">
        <w:t xml:space="preserve">, </w:t>
      </w:r>
      <w:r w:rsidRPr="00B004A0">
        <w:rPr>
          <w:i/>
          <w:iCs/>
        </w:rPr>
        <w:t>8</w:t>
      </w:r>
      <w:r w:rsidRPr="00B004A0">
        <w:t>(10), Article 10. https://doi.org/10.3390/biomedicines8100420</w:t>
      </w:r>
    </w:p>
    <w:p w14:paraId="55B1328F" w14:textId="77777777" w:rsidR="00B004A0" w:rsidRPr="00B004A0" w:rsidRDefault="00B004A0" w:rsidP="00B004A0">
      <w:pPr>
        <w:pStyle w:val="Bibliography"/>
      </w:pPr>
      <w:r w:rsidRPr="00B004A0">
        <w:t xml:space="preserve">Harvey, I., Stephenson, E. J., Redd, J. R., Tran, Q. T., Hochberg, I., Qi, N., &amp; Bridges, D. (2018). Glucocorticoid-Induced Metabolic Disturbances Are Exacerbated in Obese Male Mice. </w:t>
      </w:r>
      <w:r w:rsidRPr="00B004A0">
        <w:rPr>
          <w:i/>
          <w:iCs/>
        </w:rPr>
        <w:t>Endocrinology</w:t>
      </w:r>
      <w:r w:rsidRPr="00B004A0">
        <w:t xml:space="preserve">, </w:t>
      </w:r>
      <w:r w:rsidRPr="00B004A0">
        <w:rPr>
          <w:i/>
          <w:iCs/>
        </w:rPr>
        <w:t>159</w:t>
      </w:r>
      <w:r w:rsidRPr="00B004A0">
        <w:t>(6), 2275–2287. https://doi.org/10.1210/en.2018-00147</w:t>
      </w:r>
    </w:p>
    <w:p w14:paraId="09ED7191" w14:textId="77777777" w:rsidR="00B004A0" w:rsidRPr="00B004A0" w:rsidRDefault="00B004A0" w:rsidP="00B004A0">
      <w:pPr>
        <w:pStyle w:val="Bibliography"/>
      </w:pPr>
      <w:r w:rsidRPr="00B004A0">
        <w:t xml:space="preserve">Hatori, M., Vollmers, C., Zarrinpar, A., DiTacchio, L., Bushong, E. A., Gill, S., Leblanc, M., Chaix, A., Joens, M., Fitzpatrick, J. A. J., Ellisman, M. H., &amp; Panda, S. (2012). Time-Restricted Feeding without Reducing Caloric Intake Prevents Metabolic Diseases in Mice Fed a High-Fat Diet. </w:t>
      </w:r>
      <w:r w:rsidRPr="00B004A0">
        <w:rPr>
          <w:i/>
          <w:iCs/>
        </w:rPr>
        <w:t>Cell Metabolism</w:t>
      </w:r>
      <w:r w:rsidRPr="00B004A0">
        <w:t xml:space="preserve">, </w:t>
      </w:r>
      <w:r w:rsidRPr="00B004A0">
        <w:rPr>
          <w:i/>
          <w:iCs/>
        </w:rPr>
        <w:t>15</w:t>
      </w:r>
      <w:r w:rsidRPr="00B004A0">
        <w:t>(6), 848–860. https://doi.org/10.1016/j.cmet.2012.04.019</w:t>
      </w:r>
    </w:p>
    <w:p w14:paraId="752A8471" w14:textId="77777777" w:rsidR="00B004A0" w:rsidRPr="00B004A0" w:rsidRDefault="00B004A0" w:rsidP="00B004A0">
      <w:pPr>
        <w:pStyle w:val="Bibliography"/>
      </w:pPr>
      <w:r w:rsidRPr="00B004A0">
        <w:t xml:space="preserve">Heijmans, B. T., Tobi, E. W., Stein, A. D., Putter, H., Blauw, G. J., Susser, E. S., Slagboom, P. E., &amp; Lumey, L. H. (2008). Persistent epigenetic differences associated with prenatal exposure to famine in humans. </w:t>
      </w:r>
      <w:r w:rsidRPr="00B004A0">
        <w:rPr>
          <w:i/>
          <w:iCs/>
        </w:rPr>
        <w:t xml:space="preserve">Proceedings of the National Academy of Sciences of the </w:t>
      </w:r>
      <w:r w:rsidRPr="00B004A0">
        <w:rPr>
          <w:i/>
          <w:iCs/>
        </w:rPr>
        <w:lastRenderedPageBreak/>
        <w:t>United States of America</w:t>
      </w:r>
      <w:r w:rsidRPr="00B004A0">
        <w:t xml:space="preserve">, </w:t>
      </w:r>
      <w:r w:rsidRPr="00B004A0">
        <w:rPr>
          <w:i/>
          <w:iCs/>
        </w:rPr>
        <w:t>105</w:t>
      </w:r>
      <w:r w:rsidRPr="00B004A0">
        <w:t>(44), 17046–17049. https://doi.org/10.1073/pnas.0806560105</w:t>
      </w:r>
    </w:p>
    <w:p w14:paraId="7B27C8CD" w14:textId="77777777" w:rsidR="00B004A0" w:rsidRPr="00B004A0" w:rsidRDefault="00B004A0" w:rsidP="00B004A0">
      <w:pPr>
        <w:pStyle w:val="Bibliography"/>
      </w:pPr>
      <w:r w:rsidRPr="00B004A0">
        <w:t xml:space="preserve">Hsiao, E. C., Koniaris, L. G., Zimmers-Koniaris, T., Sebald, S. M., Huynh, T. V., &amp; Lee, S.-J. (2000). Characterization of Growth-Differentiation Factor 15, a Transforming Growth Factor </w:t>
      </w:r>
      <w:r w:rsidRPr="00B004A0">
        <w:rPr>
          <w:rFonts w:ascii="Segoe UI Symbol" w:hAnsi="Segoe UI Symbol" w:cs="Segoe UI Symbol"/>
        </w:rPr>
        <w:t>␤</w:t>
      </w:r>
      <w:r w:rsidRPr="00B004A0">
        <w:t xml:space="preserve"> Superfamily Member Induced following Liver Injury. </w:t>
      </w:r>
      <w:r w:rsidRPr="00B004A0">
        <w:rPr>
          <w:i/>
          <w:iCs/>
        </w:rPr>
        <w:t>MOL. CELL. BIOL.</w:t>
      </w:r>
      <w:r w:rsidRPr="00B004A0">
        <w:t xml:space="preserve">, </w:t>
      </w:r>
      <w:r w:rsidRPr="00B004A0">
        <w:rPr>
          <w:i/>
          <w:iCs/>
        </w:rPr>
        <w:t>20</w:t>
      </w:r>
      <w:r w:rsidRPr="00B004A0">
        <w:t>, 10.</w:t>
      </w:r>
    </w:p>
    <w:p w14:paraId="404F5416" w14:textId="77777777" w:rsidR="00B004A0" w:rsidRPr="00B004A0" w:rsidRDefault="00B004A0" w:rsidP="00B004A0">
      <w:pPr>
        <w:pStyle w:val="Bibliography"/>
      </w:pPr>
      <w:r w:rsidRPr="00B004A0">
        <w:t xml:space="preserve">Hsu, J.-Y., Crawley, S., Chen, M., Ayupova, D. A., Lindhout, D. A., Higbee, J., Kutach, A., Joo, W., Gao, Z., Fu, D., To, C., Mondal, K., Li, B., Kekatpure, A., Wang, M., Laird, T., Horner, G., Chan, J., McEntee, M., … Allan, B. B. (2017). Non-homeostatic body weight regulation through a brainstem-restricted receptor for GDF15. </w:t>
      </w:r>
      <w:r w:rsidRPr="00B004A0">
        <w:rPr>
          <w:i/>
          <w:iCs/>
        </w:rPr>
        <w:t>Nature</w:t>
      </w:r>
      <w:r w:rsidRPr="00B004A0">
        <w:t xml:space="preserve">, </w:t>
      </w:r>
      <w:r w:rsidRPr="00B004A0">
        <w:rPr>
          <w:i/>
          <w:iCs/>
        </w:rPr>
        <w:t>550</w:t>
      </w:r>
      <w:r w:rsidRPr="00B004A0">
        <w:t>(7675), 255–259. https://doi.org/10.1038/nature24042</w:t>
      </w:r>
    </w:p>
    <w:p w14:paraId="3E59B452" w14:textId="77777777" w:rsidR="00B004A0" w:rsidRPr="00B004A0" w:rsidRDefault="00B004A0" w:rsidP="00B004A0">
      <w:pPr>
        <w:pStyle w:val="Bibliography"/>
      </w:pPr>
      <w:r w:rsidRPr="00B004A0">
        <w:t xml:space="preserve">Hu, D., Mao, Y., Xu, G., Liao, W., Ren, J., Yang, H., Yang, J., Sun, L., Chen, H., Wang, W., Wang, Y., Sang, X., Lu, X., Zhang, H., &amp; Zhong, S. (2019). Time-restricted feeding causes irreversible metabolic disorders and gut microbiota shift in pediatric mice. </w:t>
      </w:r>
      <w:r w:rsidRPr="00B004A0">
        <w:rPr>
          <w:i/>
          <w:iCs/>
        </w:rPr>
        <w:t>Pediatric Research</w:t>
      </w:r>
      <w:r w:rsidRPr="00B004A0">
        <w:t xml:space="preserve">, </w:t>
      </w:r>
      <w:r w:rsidRPr="00B004A0">
        <w:rPr>
          <w:i/>
          <w:iCs/>
        </w:rPr>
        <w:t>85</w:t>
      </w:r>
      <w:r w:rsidRPr="00B004A0">
        <w:t>(4), 518–526. https://doi.org/10.1038/s41390-018-0156-z</w:t>
      </w:r>
    </w:p>
    <w:p w14:paraId="12678FF3" w14:textId="77777777" w:rsidR="00B004A0" w:rsidRPr="00B004A0" w:rsidRDefault="00B004A0" w:rsidP="00B004A0">
      <w:pPr>
        <w:pStyle w:val="Bibliography"/>
      </w:pPr>
      <w:r w:rsidRPr="00B004A0">
        <w:t xml:space="preserve">Hua, L., Feng, B., Huang, L., Li, J., Luo, T., Jiang, X., Han, X., Che, L., Xu, S., Lin, Y., Fang, Z., Wu, D., &amp; Zhuo, Y. (2020). Time-restricted feeding improves the reproductive function of female mice via liver fibroblast growth factor 21. </w:t>
      </w:r>
      <w:r w:rsidRPr="00B004A0">
        <w:rPr>
          <w:i/>
          <w:iCs/>
        </w:rPr>
        <w:t>Clinical and Translational Medicine</w:t>
      </w:r>
      <w:r w:rsidRPr="00B004A0">
        <w:t xml:space="preserve">, </w:t>
      </w:r>
      <w:r w:rsidRPr="00B004A0">
        <w:rPr>
          <w:i/>
          <w:iCs/>
        </w:rPr>
        <w:t>10</w:t>
      </w:r>
      <w:r w:rsidRPr="00B004A0">
        <w:t>(6), e195. https://doi.org/10.1002/ctm2.195</w:t>
      </w:r>
    </w:p>
    <w:p w14:paraId="2A0A0ECE" w14:textId="77777777" w:rsidR="00B004A0" w:rsidRPr="00B004A0" w:rsidRDefault="00B004A0" w:rsidP="00B004A0">
      <w:pPr>
        <w:pStyle w:val="Bibliography"/>
      </w:pPr>
      <w:r w:rsidRPr="00B004A0">
        <w:t xml:space="preserve">Hutchison, A. T., Regmi, P., Manoogian, E. N. C., Fleischer, J. G., Wittert, G. A., Panda, S., &amp; Heilbronn, L. K. (2019). Time-Restricted Feeding Improves Glucose Tolerance in Men at Risk for Type 2 Diabetes: A Randomized Crossover Trial. </w:t>
      </w:r>
      <w:r w:rsidRPr="00B004A0">
        <w:rPr>
          <w:i/>
          <w:iCs/>
        </w:rPr>
        <w:t>Obesity</w:t>
      </w:r>
      <w:r w:rsidRPr="00B004A0">
        <w:t xml:space="preserve">, </w:t>
      </w:r>
      <w:r w:rsidRPr="00B004A0">
        <w:rPr>
          <w:i/>
          <w:iCs/>
        </w:rPr>
        <w:t>27</w:t>
      </w:r>
      <w:r w:rsidRPr="00B004A0">
        <w:t>(5), 724–732. https://doi.org/10.1002/oby.22449</w:t>
      </w:r>
    </w:p>
    <w:p w14:paraId="5EE6D125" w14:textId="77777777" w:rsidR="00B004A0" w:rsidRPr="00B004A0" w:rsidRDefault="00B004A0" w:rsidP="00B004A0">
      <w:pPr>
        <w:pStyle w:val="Bibliography"/>
      </w:pPr>
      <w:r w:rsidRPr="00B004A0">
        <w:lastRenderedPageBreak/>
        <w:t xml:space="preserve">Intapad, S., Dasinger, J. H., Fahling, J. M., Backstrom, M. A., &amp; Alexander, B. T. (2017). Testosterone is protective against impaired glucose metabolism in male intrauterine growth-restricted offspring. </w:t>
      </w:r>
      <w:r w:rsidRPr="00B004A0">
        <w:rPr>
          <w:i/>
          <w:iCs/>
        </w:rPr>
        <w:t>PLOS ONE</w:t>
      </w:r>
      <w:r w:rsidRPr="00B004A0">
        <w:t xml:space="preserve">, </w:t>
      </w:r>
      <w:r w:rsidRPr="00B004A0">
        <w:rPr>
          <w:i/>
          <w:iCs/>
        </w:rPr>
        <w:t>12</w:t>
      </w:r>
      <w:r w:rsidRPr="00B004A0">
        <w:t>(11), e0187843. https://doi.org/10.1371/journal.pone.0187843</w:t>
      </w:r>
    </w:p>
    <w:p w14:paraId="57F27040" w14:textId="77777777" w:rsidR="00B004A0" w:rsidRPr="00B004A0" w:rsidRDefault="00B004A0" w:rsidP="00B004A0">
      <w:pPr>
        <w:pStyle w:val="Bibliography"/>
      </w:pPr>
      <w:r w:rsidRPr="00B004A0">
        <w:t xml:space="preserve">Intapad, S., Dasinger, J. H., Johnson, J. M., Brown, A. D., Ojeda, N. B., &amp; Alexander, B. T. (2019). Male and female intrauterine growth-restricted offspring differ in blood pressure, renal function, and glucose homeostasis responses to a post-natal diet high in fat and sugar. </w:t>
      </w:r>
      <w:r w:rsidRPr="00B004A0">
        <w:rPr>
          <w:i/>
          <w:iCs/>
        </w:rPr>
        <w:t>Hypertension (Dallas, Tex. : 1979)</w:t>
      </w:r>
      <w:r w:rsidRPr="00B004A0">
        <w:t xml:space="preserve">, </w:t>
      </w:r>
      <w:r w:rsidRPr="00B004A0">
        <w:rPr>
          <w:i/>
          <w:iCs/>
        </w:rPr>
        <w:t>73</w:t>
      </w:r>
      <w:r w:rsidRPr="00B004A0">
        <w:t>(3), 620–629. https://doi.org/10.1161/HYPERTENSIONAHA.118.12134</w:t>
      </w:r>
    </w:p>
    <w:p w14:paraId="0AC9321A" w14:textId="77777777" w:rsidR="00B004A0" w:rsidRPr="00B004A0" w:rsidRDefault="00B004A0" w:rsidP="00B004A0">
      <w:pPr>
        <w:pStyle w:val="Bibliography"/>
      </w:pPr>
      <w:r w:rsidRPr="00B004A0">
        <w:t xml:space="preserve">International Food Information Council. (2020). </w:t>
      </w:r>
      <w:r w:rsidRPr="00B004A0">
        <w:rPr>
          <w:i/>
          <w:iCs/>
        </w:rPr>
        <w:t>2020 Food &amp; Health Survey</w:t>
      </w:r>
      <w:r w:rsidRPr="00B004A0">
        <w:t>. https://foodinsight.org/2020-food-and-health-survey/</w:t>
      </w:r>
    </w:p>
    <w:p w14:paraId="6393C3AB" w14:textId="77777777" w:rsidR="00B004A0" w:rsidRPr="00B004A0" w:rsidRDefault="00B004A0" w:rsidP="00B004A0">
      <w:pPr>
        <w:pStyle w:val="Bibliography"/>
      </w:pPr>
      <w:r w:rsidRPr="00B004A0">
        <w:t xml:space="preserve">Ismail, N. A. M., Olaide Raji, H., Abd Wahab, N., Mustafa, N., Kamaruddin, N. A., &amp; Abdul Jamil, M. (2011). Glycemic Control among Pregnant Diabetic Women on Insulin Who Fasted During Ramadan. </w:t>
      </w:r>
      <w:r w:rsidRPr="00B004A0">
        <w:rPr>
          <w:i/>
          <w:iCs/>
        </w:rPr>
        <w:t>Iranian Journal of Medical Sciences</w:t>
      </w:r>
      <w:r w:rsidRPr="00B004A0">
        <w:t xml:space="preserve">, </w:t>
      </w:r>
      <w:r w:rsidRPr="00B004A0">
        <w:rPr>
          <w:i/>
          <w:iCs/>
        </w:rPr>
        <w:t>36</w:t>
      </w:r>
      <w:r w:rsidRPr="00B004A0">
        <w:t>(4), 254–259.</w:t>
      </w:r>
    </w:p>
    <w:p w14:paraId="36C6681D" w14:textId="77777777" w:rsidR="00B004A0" w:rsidRPr="00B004A0" w:rsidRDefault="00B004A0" w:rsidP="00B004A0">
      <w:pPr>
        <w:pStyle w:val="Bibliography"/>
      </w:pPr>
      <w:r w:rsidRPr="00B004A0">
        <w:t xml:space="preserve">Jacobsen, D. P., Røysland, R., Strand, H., Moe, K., Sugulle, M., Omland, T., &amp; Staff, A. C. (2022). Cardiovascular biomarkers in pregnancy with diabetes and associations to glucose control. </w:t>
      </w:r>
      <w:r w:rsidRPr="00B004A0">
        <w:rPr>
          <w:i/>
          <w:iCs/>
        </w:rPr>
        <w:t>Acta Diabetologica</w:t>
      </w:r>
      <w:r w:rsidRPr="00B004A0">
        <w:t xml:space="preserve">, </w:t>
      </w:r>
      <w:r w:rsidRPr="00B004A0">
        <w:rPr>
          <w:i/>
          <w:iCs/>
        </w:rPr>
        <w:t>59</w:t>
      </w:r>
      <w:r w:rsidRPr="00B004A0">
        <w:t>(9), 1229–1236. https://doi.org/10.1007/s00592-022-01916-w</w:t>
      </w:r>
    </w:p>
    <w:p w14:paraId="7494F713" w14:textId="77777777" w:rsidR="00B004A0" w:rsidRPr="00B004A0" w:rsidRDefault="00B004A0" w:rsidP="00B004A0">
      <w:pPr>
        <w:pStyle w:val="Bibliography"/>
      </w:pPr>
      <w:r w:rsidRPr="00B004A0">
        <w:t xml:space="preserve">Jahandideh, F., Bourque, S. L., Armstrong, E. A., Cherak, S. J., Panahi, S., Macala, K. F., Davidge, S. T., &amp; Yager, J. Y. (2020). Late-pregnancy uterine artery ligation increases susceptibility to postnatal Western diet-induced fat accumulation in adult female offspring. </w:t>
      </w:r>
      <w:r w:rsidRPr="00B004A0">
        <w:rPr>
          <w:i/>
          <w:iCs/>
        </w:rPr>
        <w:t>Scientific Reports</w:t>
      </w:r>
      <w:r w:rsidRPr="00B004A0">
        <w:t xml:space="preserve">, </w:t>
      </w:r>
      <w:r w:rsidRPr="00B004A0">
        <w:rPr>
          <w:i/>
          <w:iCs/>
        </w:rPr>
        <w:t>10</w:t>
      </w:r>
      <w:r w:rsidRPr="00B004A0">
        <w:t>, 6926. https://doi.org/10.1038/s41598-020-63392-y</w:t>
      </w:r>
    </w:p>
    <w:p w14:paraId="11D78C3E" w14:textId="77777777" w:rsidR="00B004A0" w:rsidRPr="00B004A0" w:rsidRDefault="00B004A0" w:rsidP="00B004A0">
      <w:pPr>
        <w:pStyle w:val="Bibliography"/>
      </w:pPr>
      <w:r w:rsidRPr="00B004A0">
        <w:lastRenderedPageBreak/>
        <w:t xml:space="preserve">Jamshed, H., Beyl, R. A., Della Manna, D. L., Yang, E. S., Ravussin, E., &amp; Peterson, C. M. (2019). Early Time-Restricted Feeding Improves 24-Hour Glucose Levels and Affects Markers of the Circadian Clock, Aging, and Autophagy in Humans. </w:t>
      </w:r>
      <w:r w:rsidRPr="00B004A0">
        <w:rPr>
          <w:i/>
          <w:iCs/>
        </w:rPr>
        <w:t>Nutrients</w:t>
      </w:r>
      <w:r w:rsidRPr="00B004A0">
        <w:t xml:space="preserve">, </w:t>
      </w:r>
      <w:r w:rsidRPr="00B004A0">
        <w:rPr>
          <w:i/>
          <w:iCs/>
        </w:rPr>
        <w:t>11</w:t>
      </w:r>
      <w:r w:rsidRPr="00B004A0">
        <w:t>(6), 1234. https://doi.org/10.3390/nu11061234</w:t>
      </w:r>
    </w:p>
    <w:p w14:paraId="152BCF36" w14:textId="77777777" w:rsidR="00B004A0" w:rsidRPr="00B004A0" w:rsidRDefault="00B004A0" w:rsidP="00B004A0">
      <w:pPr>
        <w:pStyle w:val="Bibliography"/>
      </w:pPr>
      <w:r w:rsidRPr="00B004A0">
        <w:t xml:space="preserve">Jansson, T., &amp; Lambert, G. W. (1999). Effect of intrauterine growth restriction on blood pressure, glucose tolerance and sympathetic nervous system activity in the rat at 3–4 months of age. </w:t>
      </w:r>
      <w:r w:rsidRPr="00B004A0">
        <w:rPr>
          <w:i/>
          <w:iCs/>
        </w:rPr>
        <w:t>Journal of Hypertension</w:t>
      </w:r>
      <w:r w:rsidRPr="00B004A0">
        <w:t xml:space="preserve">, </w:t>
      </w:r>
      <w:r w:rsidRPr="00B004A0">
        <w:rPr>
          <w:i/>
          <w:iCs/>
        </w:rPr>
        <w:t>17</w:t>
      </w:r>
      <w:r w:rsidRPr="00B004A0">
        <w:t>(9), 1239–1248.</w:t>
      </w:r>
    </w:p>
    <w:p w14:paraId="4CB9164B" w14:textId="77777777" w:rsidR="00B004A0" w:rsidRPr="00B004A0" w:rsidRDefault="00B004A0" w:rsidP="00B004A0">
      <w:pPr>
        <w:pStyle w:val="Bibliography"/>
      </w:pPr>
      <w:r w:rsidRPr="00B004A0">
        <w:t xml:space="preserve">Jung, C., Ho, J. T., Torpy, D. J., Rogers, A., Doogue, M., Lewis, J. G., Czajko, R. J., &amp; Inder, W. J. (2011). A longitudinal study of plasma and urinary cortisol in pregnancy and postpartum. </w:t>
      </w:r>
      <w:r w:rsidRPr="00B004A0">
        <w:rPr>
          <w:i/>
          <w:iCs/>
        </w:rPr>
        <w:t>The Journal of Clinical Endocrinology and Metabolism</w:t>
      </w:r>
      <w:r w:rsidRPr="00B004A0">
        <w:t xml:space="preserve">, </w:t>
      </w:r>
      <w:r w:rsidRPr="00B004A0">
        <w:rPr>
          <w:i/>
          <w:iCs/>
        </w:rPr>
        <w:t>96</w:t>
      </w:r>
      <w:r w:rsidRPr="00B004A0">
        <w:t>(5), 1533–1540. https://doi.org/10.1210/jc.2010-2395</w:t>
      </w:r>
    </w:p>
    <w:p w14:paraId="7399269E" w14:textId="77777777" w:rsidR="00B004A0" w:rsidRPr="00B004A0" w:rsidRDefault="00B004A0" w:rsidP="00B004A0">
      <w:pPr>
        <w:pStyle w:val="Bibliography"/>
      </w:pPr>
      <w:r w:rsidRPr="00B004A0">
        <w:t xml:space="preserve">Kaur, S., Teoh, A. N., Shukri, N. H. M., Shafie, S. R., Bustami, N. A., Takahashi, M., Lim, P. J., &amp; Shibata, S. (2020). Circadian rhythm and its association with birth and infant outcomes: Research protocol of a prospective cohort study. </w:t>
      </w:r>
      <w:r w:rsidRPr="00B004A0">
        <w:rPr>
          <w:i/>
          <w:iCs/>
        </w:rPr>
        <w:t>BMC Pregnancy and Childbirth</w:t>
      </w:r>
      <w:r w:rsidRPr="00B004A0">
        <w:t xml:space="preserve">, </w:t>
      </w:r>
      <w:r w:rsidRPr="00B004A0">
        <w:rPr>
          <w:i/>
          <w:iCs/>
        </w:rPr>
        <w:t>20</w:t>
      </w:r>
      <w:r w:rsidRPr="00B004A0">
        <w:t>(1), 96. https://doi.org/10.1186/s12884-020-2797-2</w:t>
      </w:r>
    </w:p>
    <w:p w14:paraId="556B6067" w14:textId="77777777" w:rsidR="00B004A0" w:rsidRPr="00B004A0" w:rsidRDefault="00B004A0" w:rsidP="00B004A0">
      <w:pPr>
        <w:pStyle w:val="Bibliography"/>
      </w:pPr>
      <w:r w:rsidRPr="00B004A0">
        <w:t xml:space="preserve">Kempf, T., Eden, M., Strelau, J., Naguib, M., Willenbockel, C., Tongers, J., Heineke, J., Kotlarz, D., Xu, J., Molkentin, J. D., Niessen, H. W., Drexler, H., &amp; Wollert, K. C. (2006). The transforming growth factor-beta superfamily member growth-differentiation factor-15 protects the heart from ischemia/reperfusion injury. </w:t>
      </w:r>
      <w:r w:rsidRPr="00B004A0">
        <w:rPr>
          <w:i/>
          <w:iCs/>
        </w:rPr>
        <w:t>Circulation Research</w:t>
      </w:r>
      <w:r w:rsidRPr="00B004A0">
        <w:t xml:space="preserve">, </w:t>
      </w:r>
      <w:r w:rsidRPr="00B004A0">
        <w:rPr>
          <w:i/>
          <w:iCs/>
        </w:rPr>
        <w:t>98</w:t>
      </w:r>
      <w:r w:rsidRPr="00B004A0">
        <w:t>(3), 351–360. https://doi.org/10.1161/01.RES.0000202805.73038.48</w:t>
      </w:r>
    </w:p>
    <w:p w14:paraId="135E2391" w14:textId="77777777" w:rsidR="00B004A0" w:rsidRPr="00B004A0" w:rsidRDefault="00B004A0" w:rsidP="00B004A0">
      <w:pPr>
        <w:pStyle w:val="Bibliography"/>
      </w:pPr>
      <w:r w:rsidRPr="00B004A0">
        <w:t xml:space="preserve">Kenny, R., Dinan, T., Cai, G., &amp; Spencer, S. J. (2014). Effects of mild calorie restriction on anxiety and hypothalamic-pituitary-adrenal axis responses to stress in the male rat. </w:t>
      </w:r>
      <w:r w:rsidRPr="00B004A0">
        <w:rPr>
          <w:i/>
          <w:iCs/>
        </w:rPr>
        <w:t>Physiological Reports</w:t>
      </w:r>
      <w:r w:rsidRPr="00B004A0">
        <w:t xml:space="preserve">, </w:t>
      </w:r>
      <w:r w:rsidRPr="00B004A0">
        <w:rPr>
          <w:i/>
          <w:iCs/>
        </w:rPr>
        <w:t>2</w:t>
      </w:r>
      <w:r w:rsidRPr="00B004A0">
        <w:t>(3), e00265. https://doi.org/10.1002/phy2.265</w:t>
      </w:r>
    </w:p>
    <w:p w14:paraId="1D87247B" w14:textId="77777777" w:rsidR="00B004A0" w:rsidRPr="00B004A0" w:rsidRDefault="00B004A0" w:rsidP="00B004A0">
      <w:pPr>
        <w:pStyle w:val="Bibliography"/>
      </w:pPr>
      <w:r w:rsidRPr="00B004A0">
        <w:lastRenderedPageBreak/>
        <w:t xml:space="preserve">Klein, A. B., Nicolaisen, T. S., Ørtenblad, N., Gejl, K. D., Jensen, R., Fritzen, A. M., Larsen, E. L., Karstoft, K., Poulsen, H. E., Morville, T., Sahl, R. E., Helge, J. W., Lund, J., Falk, S., Lyngbæk, M., Ellingsgaard, H., Pedersen, B. K., Lu, W., Finan, B., … Clemmensen, C. (2021). Pharmacological but not physiological GDF15 suppresses feeding and the motivation to exercise. </w:t>
      </w:r>
      <w:r w:rsidRPr="00B004A0">
        <w:rPr>
          <w:i/>
          <w:iCs/>
        </w:rPr>
        <w:t>Nature Communications</w:t>
      </w:r>
      <w:r w:rsidRPr="00B004A0">
        <w:t xml:space="preserve">, </w:t>
      </w:r>
      <w:r w:rsidRPr="00B004A0">
        <w:rPr>
          <w:i/>
          <w:iCs/>
        </w:rPr>
        <w:t>12</w:t>
      </w:r>
      <w:r w:rsidRPr="00B004A0">
        <w:t>, 1041. https://doi.org/10.1038/s41467-021-21309-x</w:t>
      </w:r>
    </w:p>
    <w:p w14:paraId="648F3C00" w14:textId="77777777" w:rsidR="00B004A0" w:rsidRPr="00B004A0" w:rsidRDefault="00B004A0" w:rsidP="00B004A0">
      <w:pPr>
        <w:pStyle w:val="Bibliography"/>
      </w:pPr>
      <w:r w:rsidRPr="00B004A0">
        <w:t xml:space="preserve">Ladyman, S. R., Carter, K. M., &amp; Grattan, D. R. (2018). Energy homeostasis and running wheel activity during pregnancy in the mouse. </w:t>
      </w:r>
      <w:r w:rsidRPr="00B004A0">
        <w:rPr>
          <w:i/>
          <w:iCs/>
        </w:rPr>
        <w:t>Physiology &amp; Behavior</w:t>
      </w:r>
      <w:r w:rsidRPr="00B004A0">
        <w:t xml:space="preserve">, </w:t>
      </w:r>
      <w:r w:rsidRPr="00B004A0">
        <w:rPr>
          <w:i/>
          <w:iCs/>
        </w:rPr>
        <w:t>194</w:t>
      </w:r>
      <w:r w:rsidRPr="00B004A0">
        <w:t>, 83–94. https://doi.org/10.1016/j.physbeh.2018.05.002</w:t>
      </w:r>
    </w:p>
    <w:p w14:paraId="65FDCA7A" w14:textId="77777777" w:rsidR="00B004A0" w:rsidRPr="00B004A0" w:rsidRDefault="00B004A0" w:rsidP="00B004A0">
      <w:pPr>
        <w:pStyle w:val="Bibliography"/>
      </w:pPr>
      <w:r w:rsidRPr="00B004A0">
        <w:t xml:space="preserve">Lee, C., Etchegaray, J.-P., Cagampang, F. R. A., Loudon, A. S. I., &amp; Reppert, S. M. (2001). Posttranslational Mechanisms Regulate the Mammalian Circadian Clock. </w:t>
      </w:r>
      <w:r w:rsidRPr="00B004A0">
        <w:rPr>
          <w:i/>
          <w:iCs/>
        </w:rPr>
        <w:t>Cell</w:t>
      </w:r>
      <w:r w:rsidRPr="00B004A0">
        <w:t xml:space="preserve">, </w:t>
      </w:r>
      <w:r w:rsidRPr="00B004A0">
        <w:rPr>
          <w:i/>
          <w:iCs/>
        </w:rPr>
        <w:t>107</w:t>
      </w:r>
      <w:r w:rsidRPr="00B004A0">
        <w:t>(7), 855–867. https://doi.org/10.1016/S0092-8674(01)00610-9</w:t>
      </w:r>
    </w:p>
    <w:p w14:paraId="544D9B89" w14:textId="77777777" w:rsidR="00B004A0" w:rsidRPr="00B004A0" w:rsidRDefault="00B004A0" w:rsidP="00B004A0">
      <w:pPr>
        <w:pStyle w:val="Bibliography"/>
      </w:pPr>
      <w:r w:rsidRPr="00B004A0">
        <w:t xml:space="preserve">Levay, E. A., Paolini, A. G., Govic, A., Hazi, A., Penman, J., &amp; Kent, S. (2010). HPA and sympathoadrenal activity of adult rats perinatally exposed to maternal mild calorie restriction. </w:t>
      </w:r>
      <w:r w:rsidRPr="00B004A0">
        <w:rPr>
          <w:i/>
          <w:iCs/>
        </w:rPr>
        <w:t>Behavioural Brain Research</w:t>
      </w:r>
      <w:r w:rsidRPr="00B004A0">
        <w:t xml:space="preserve">, </w:t>
      </w:r>
      <w:r w:rsidRPr="00B004A0">
        <w:rPr>
          <w:i/>
          <w:iCs/>
        </w:rPr>
        <w:t>208</w:t>
      </w:r>
      <w:r w:rsidRPr="00B004A0">
        <w:t>(1), 202–208. https://doi.org/10.1016/j.bbr.2009.11.033</w:t>
      </w:r>
    </w:p>
    <w:p w14:paraId="4054C238" w14:textId="77777777" w:rsidR="00B004A0" w:rsidRPr="00B004A0" w:rsidRDefault="00B004A0" w:rsidP="00B004A0">
      <w:pPr>
        <w:pStyle w:val="Bibliography"/>
      </w:pPr>
      <w:r w:rsidRPr="00B004A0">
        <w:t xml:space="preserve">Lowe, D. A., Wu, N., Rohdin-Bibby, L., Moore, A. H., Kelly, N., Liu, Y. E., Philip, E., Vittinghoff, E., Heymsfield, S. B., Olgin, J. E., Shepherd, J. A., &amp; Weiss, E. J. (2020). Effects of Time-Restricted Eating on Weight Loss and Other Metabolic Parameters in Women and Men With Overweight and Obesity: The TREAT Randomized Clinical Trial. </w:t>
      </w:r>
      <w:r w:rsidRPr="00B004A0">
        <w:rPr>
          <w:i/>
          <w:iCs/>
        </w:rPr>
        <w:t>JAMA Internal Medicine</w:t>
      </w:r>
      <w:r w:rsidRPr="00B004A0">
        <w:t>. https://doi.org/10.1001/jamainternmed.2020.4153</w:t>
      </w:r>
    </w:p>
    <w:p w14:paraId="0EABA3F5" w14:textId="77777777" w:rsidR="00B004A0" w:rsidRPr="00B004A0" w:rsidRDefault="00B004A0" w:rsidP="00B004A0">
      <w:pPr>
        <w:pStyle w:val="Bibliography"/>
      </w:pPr>
      <w:r w:rsidRPr="00B004A0">
        <w:t xml:space="preserve">Loy, S. L., Chan, J. K. Y., Wee, P. H., Colega, M. T., Cheung, Y. B., Godfrey, K. M., Kwek, K., Saw, S. M., Chong, Y.-S., Natarajan, P., Müller-Riemenschneider, F., Lek, N., Chong, </w:t>
      </w:r>
      <w:r w:rsidRPr="00B004A0">
        <w:lastRenderedPageBreak/>
        <w:t xml:space="preserve">M. F.-F., &amp; Yap, F. (2017). Maternal Circadian Eating Time and Frequency Are Associated with Blood Glucose Concentrations during Pregnancy. </w:t>
      </w:r>
      <w:r w:rsidRPr="00B004A0">
        <w:rPr>
          <w:i/>
          <w:iCs/>
        </w:rPr>
        <w:t>The Journal of Nutrition</w:t>
      </w:r>
      <w:r w:rsidRPr="00B004A0">
        <w:t xml:space="preserve">, </w:t>
      </w:r>
      <w:r w:rsidRPr="00B004A0">
        <w:rPr>
          <w:i/>
          <w:iCs/>
        </w:rPr>
        <w:t>147</w:t>
      </w:r>
      <w:r w:rsidRPr="00B004A0">
        <w:t>(1), 70–77. https://doi.org/10.3945/jn.116.239392</w:t>
      </w:r>
    </w:p>
    <w:p w14:paraId="69BD97A9" w14:textId="77777777" w:rsidR="00B004A0" w:rsidRPr="00B004A0" w:rsidRDefault="00B004A0" w:rsidP="00B004A0">
      <w:pPr>
        <w:pStyle w:val="Bibliography"/>
      </w:pPr>
      <w:r w:rsidRPr="00B004A0">
        <w:t xml:space="preserve">Loy, S. L., Cheung, Y. B., Cai, S., Colega, M. T., Godfrey, K. M., Chong, Y.-S., Shek, L. P.-C., Tan, K. H., Chong, M. F.-F., Yap, F., &amp; Chan, J. K. Y. (2020). Maternal night-time eating and sleep duration in relation to length of gestation and preterm birth. </w:t>
      </w:r>
      <w:r w:rsidRPr="00B004A0">
        <w:rPr>
          <w:i/>
          <w:iCs/>
        </w:rPr>
        <w:t>Clinical Nutrition</w:t>
      </w:r>
      <w:r w:rsidRPr="00B004A0">
        <w:t xml:space="preserve">, </w:t>
      </w:r>
      <w:r w:rsidRPr="00B004A0">
        <w:rPr>
          <w:i/>
          <w:iCs/>
        </w:rPr>
        <w:t>39</w:t>
      </w:r>
      <w:r w:rsidRPr="00B004A0">
        <w:t>(6), 1935–1942. https://doi.org/10.1016/j.clnu.2019.08.018</w:t>
      </w:r>
    </w:p>
    <w:p w14:paraId="29702E4C" w14:textId="77777777" w:rsidR="00B004A0" w:rsidRPr="00B004A0" w:rsidRDefault="00B004A0" w:rsidP="00B004A0">
      <w:pPr>
        <w:pStyle w:val="Bibliography"/>
      </w:pPr>
      <w:r w:rsidRPr="00B004A0">
        <w:t xml:space="preserve">Loy, S. L., Loo, R. S. X., Godfrey, K. M., Chong, Y.-S., Shek, L. P.-C., Tan, K. H., Chong, M. F.-F., Chan, J. K. Y., &amp; Yap, F. (2020). Chrononutrition during Pregnancy: A Review on Maternal Night-Time Eating. </w:t>
      </w:r>
      <w:r w:rsidRPr="00B004A0">
        <w:rPr>
          <w:i/>
          <w:iCs/>
        </w:rPr>
        <w:t>Nutrients</w:t>
      </w:r>
      <w:r w:rsidRPr="00B004A0">
        <w:t xml:space="preserve">, </w:t>
      </w:r>
      <w:r w:rsidRPr="00B004A0">
        <w:rPr>
          <w:i/>
          <w:iCs/>
        </w:rPr>
        <w:t>12</w:t>
      </w:r>
      <w:r w:rsidRPr="00B004A0">
        <w:t>(9), 2783. https://doi.org/10.3390/nu12092783</w:t>
      </w:r>
    </w:p>
    <w:p w14:paraId="4FACF5C5" w14:textId="77777777" w:rsidR="00B004A0" w:rsidRPr="00B004A0" w:rsidRDefault="00B004A0" w:rsidP="00B004A0">
      <w:pPr>
        <w:pStyle w:val="Bibliography"/>
      </w:pPr>
      <w:r w:rsidRPr="00B004A0">
        <w:t xml:space="preserve">Manoogian, E. N. C., &amp; Panda, S. (2017). Circadian rhythms, time-restricted feeding, and healthy aging. </w:t>
      </w:r>
      <w:r w:rsidRPr="00B004A0">
        <w:rPr>
          <w:i/>
          <w:iCs/>
        </w:rPr>
        <w:t>Ageing Research Reviews</w:t>
      </w:r>
      <w:r w:rsidRPr="00B004A0">
        <w:t xml:space="preserve">, </w:t>
      </w:r>
      <w:r w:rsidRPr="00B004A0">
        <w:rPr>
          <w:i/>
          <w:iCs/>
        </w:rPr>
        <w:t>39</w:t>
      </w:r>
      <w:r w:rsidRPr="00B004A0">
        <w:t>, 59–67. https://doi.org/10.1016/j.arr.2016.12.006</w:t>
      </w:r>
    </w:p>
    <w:p w14:paraId="395D7071" w14:textId="77777777" w:rsidR="00B004A0" w:rsidRPr="00B004A0" w:rsidRDefault="00B004A0" w:rsidP="00B004A0">
      <w:pPr>
        <w:pStyle w:val="Bibliography"/>
      </w:pPr>
      <w:r w:rsidRPr="00B004A0">
        <w:t xml:space="preserve">Marjono, A. B., Brown, D. A., Horton, K. E., Wallace, E. M., Breit, S. N., &amp; Manuelpillai, U. (2003). Macrophage Inhibitory Cytokine-1 in Gestational Tissues and Maternal Serum in Normal and Pre-eclamptic Pregnancy. </w:t>
      </w:r>
      <w:r w:rsidRPr="00B004A0">
        <w:rPr>
          <w:i/>
          <w:iCs/>
        </w:rPr>
        <w:t>Placenta</w:t>
      </w:r>
      <w:r w:rsidRPr="00B004A0">
        <w:t xml:space="preserve">, </w:t>
      </w:r>
      <w:r w:rsidRPr="00B004A0">
        <w:rPr>
          <w:i/>
          <w:iCs/>
        </w:rPr>
        <w:t>24</w:t>
      </w:r>
      <w:r w:rsidRPr="00B004A0">
        <w:t>(1), 100–106. https://doi.org/10.1053/plac.2002.0881</w:t>
      </w:r>
    </w:p>
    <w:p w14:paraId="50AF6BC7" w14:textId="77777777" w:rsidR="00B004A0" w:rsidRPr="00B004A0" w:rsidRDefault="00B004A0" w:rsidP="00B004A0">
      <w:pPr>
        <w:pStyle w:val="Bibliography"/>
      </w:pPr>
      <w:r w:rsidRPr="00B004A0">
        <w:t xml:space="preserve">Marshall, N. E., Abrams, B., Barbour, L. A., Catalano, P., Christian, P., Friedman, J. E., Hay, W. W., Hernandez, T. L., Krebs, N. F., Oken, E., Purnell, J. Q., Roberts, J. M., Soltani, H., Wallace, J., &amp; Thornburg, K. L. (2022). The importance of nutrition in pregnancy and lactation: Lifelong consequences. </w:t>
      </w:r>
      <w:r w:rsidRPr="00B004A0">
        <w:rPr>
          <w:i/>
          <w:iCs/>
        </w:rPr>
        <w:t>American Journal of Obstetrics and Gynecology</w:t>
      </w:r>
      <w:r w:rsidRPr="00B004A0">
        <w:t xml:space="preserve">, </w:t>
      </w:r>
      <w:r w:rsidRPr="00B004A0">
        <w:rPr>
          <w:i/>
          <w:iCs/>
        </w:rPr>
        <w:t>226</w:t>
      </w:r>
      <w:r w:rsidRPr="00B004A0">
        <w:t>(5), 607–632. https://doi.org/10.1016/j.ajog.2021.12.035</w:t>
      </w:r>
    </w:p>
    <w:p w14:paraId="74C68B21" w14:textId="77777777" w:rsidR="00B004A0" w:rsidRPr="00B004A0" w:rsidRDefault="00B004A0" w:rsidP="00B004A0">
      <w:pPr>
        <w:pStyle w:val="Bibliography"/>
      </w:pPr>
      <w:r w:rsidRPr="00B004A0">
        <w:lastRenderedPageBreak/>
        <w:t xml:space="preserve">Martin-Fairey, C. A., Zhao, P., Wan, L., Roenneberg, T., Fay, J., Ma, X., McCarthy, R., Jungheim, E. S., England, S. K., &amp; Herzog, E. D. (2019). Pregnancy Induces an Earlier Chronotype in Both Mice and Women. </w:t>
      </w:r>
      <w:r w:rsidRPr="00B004A0">
        <w:rPr>
          <w:i/>
          <w:iCs/>
        </w:rPr>
        <w:t>Journal of Biological Rhythms</w:t>
      </w:r>
      <w:r w:rsidRPr="00B004A0">
        <w:t xml:space="preserve">, </w:t>
      </w:r>
      <w:r w:rsidRPr="00B004A0">
        <w:rPr>
          <w:i/>
          <w:iCs/>
        </w:rPr>
        <w:t>34</w:t>
      </w:r>
      <w:r w:rsidRPr="00B004A0">
        <w:t>(3), 323–331. https://doi.org/10.1177/0748730419844650</w:t>
      </w:r>
    </w:p>
    <w:p w14:paraId="7FD46905" w14:textId="77777777" w:rsidR="00B004A0" w:rsidRPr="00B004A0" w:rsidRDefault="00B004A0" w:rsidP="00B004A0">
      <w:pPr>
        <w:pStyle w:val="Bibliography"/>
      </w:pPr>
      <w:r w:rsidRPr="00B004A0">
        <w:t xml:space="preserve">Martin‐Gronert, M. S., &amp; Ozanne, S. E. (2007). Experimental IUGR and later diabetes. </w:t>
      </w:r>
      <w:r w:rsidRPr="00B004A0">
        <w:rPr>
          <w:i/>
          <w:iCs/>
        </w:rPr>
        <w:t>Journal of Internal Medicine</w:t>
      </w:r>
      <w:r w:rsidRPr="00B004A0">
        <w:t xml:space="preserve">, </w:t>
      </w:r>
      <w:r w:rsidRPr="00B004A0">
        <w:rPr>
          <w:i/>
          <w:iCs/>
        </w:rPr>
        <w:t>261</w:t>
      </w:r>
      <w:r w:rsidRPr="00B004A0">
        <w:t>(5), 437–452. https://doi.org/10.1111/j.1365-2796.2007.01800.x</w:t>
      </w:r>
    </w:p>
    <w:p w14:paraId="12CDE4B9" w14:textId="77777777" w:rsidR="00B004A0" w:rsidRPr="00B004A0" w:rsidRDefault="00B004A0" w:rsidP="00B004A0">
      <w:pPr>
        <w:pStyle w:val="Bibliography"/>
      </w:pPr>
      <w:r w:rsidRPr="00B004A0">
        <w:t xml:space="preserve">McLean, A. C., Valenzuela, N., Fai, S., &amp; Bennett, S. A. L. (2012). Performing Vaginal Lavage, Crystal Violet Staining, and Vaginal Cytological Evaluation for Mouse Estrous Cycle Staging Identification. </w:t>
      </w:r>
      <w:r w:rsidRPr="00B004A0">
        <w:rPr>
          <w:i/>
          <w:iCs/>
        </w:rPr>
        <w:t>Journal of Visualized Experiments : JoVE</w:t>
      </w:r>
      <w:r w:rsidRPr="00B004A0">
        <w:t xml:space="preserve">, </w:t>
      </w:r>
      <w:r w:rsidRPr="00B004A0">
        <w:rPr>
          <w:i/>
          <w:iCs/>
        </w:rPr>
        <w:t>67</w:t>
      </w:r>
      <w:r w:rsidRPr="00B004A0">
        <w:t>. https://doi.org/10.3791/4389</w:t>
      </w:r>
    </w:p>
    <w:p w14:paraId="7FCC4314" w14:textId="77777777" w:rsidR="00B004A0" w:rsidRPr="00B004A0" w:rsidRDefault="00B004A0" w:rsidP="00B004A0">
      <w:pPr>
        <w:pStyle w:val="Bibliography"/>
      </w:pPr>
      <w:r w:rsidRPr="00B004A0">
        <w:t xml:space="preserve">McNamara, D. J. (2000). Dietary cholesterol and atherosclerosis. </w:t>
      </w:r>
      <w:r w:rsidRPr="00B004A0">
        <w:rPr>
          <w:i/>
          <w:iCs/>
        </w:rPr>
        <w:t>Biochimica et Biophysica Acta (BBA) - Molecular and Cell Biology of Lipids</w:t>
      </w:r>
      <w:r w:rsidRPr="00B004A0">
        <w:t xml:space="preserve">, </w:t>
      </w:r>
      <w:r w:rsidRPr="00B004A0">
        <w:rPr>
          <w:i/>
          <w:iCs/>
        </w:rPr>
        <w:t>1529</w:t>
      </w:r>
      <w:r w:rsidRPr="00B004A0">
        <w:t>(1), 310–320. https://doi.org/10.1016/S1388-1981(00)00156-6</w:t>
      </w:r>
    </w:p>
    <w:p w14:paraId="5A36471B" w14:textId="77777777" w:rsidR="00B004A0" w:rsidRPr="00B004A0" w:rsidRDefault="00B004A0" w:rsidP="00B004A0">
      <w:pPr>
        <w:pStyle w:val="Bibliography"/>
      </w:pPr>
      <w:r w:rsidRPr="00B004A0">
        <w:t xml:space="preserve">Moore, A. G., Brown, D. A., Fairlie, W. D., Bauskin, A. R., Brown, P. K., Munier, M. L., Russell, P. K., Salamonsen, L. A., Wallace, E. M., &amp; Breit, S. N. (2000). The transforming growth factor-ss superfamily cytokine macrophage inhibitory cytokine-1 is present in high concentrations in the serum of pregnant women. </w:t>
      </w:r>
      <w:r w:rsidRPr="00B004A0">
        <w:rPr>
          <w:i/>
          <w:iCs/>
        </w:rPr>
        <w:t>The Journal of Clinical Endocrinology and Metabolism</w:t>
      </w:r>
      <w:r w:rsidRPr="00B004A0">
        <w:t xml:space="preserve">, </w:t>
      </w:r>
      <w:r w:rsidRPr="00B004A0">
        <w:rPr>
          <w:i/>
          <w:iCs/>
        </w:rPr>
        <w:t>85</w:t>
      </w:r>
      <w:r w:rsidRPr="00B004A0">
        <w:t>(12), 4781–4788. https://doi.org/10.1210/jcem.85.12.7007</w:t>
      </w:r>
    </w:p>
    <w:p w14:paraId="6F52C5ED" w14:textId="77777777" w:rsidR="00B004A0" w:rsidRPr="00B004A0" w:rsidRDefault="00B004A0" w:rsidP="00B004A0">
      <w:pPr>
        <w:pStyle w:val="Bibliography"/>
      </w:pPr>
      <w:r w:rsidRPr="005D7FE2">
        <w:rPr>
          <w:lang w:val="es-MX"/>
          <w:rPrChange w:id="994" w:author="Erica Jansen" w:date="2023-03-06T11:01:00Z">
            <w:rPr/>
          </w:rPrChange>
        </w:rPr>
        <w:t xml:space="preserve">Moro, T., Tinsley, G., Bianco, A., Marcolin, G., Pacelli, Q. F., Battaglia, G., Palma, A., Gentil, P., Neri, M., &amp; Paoli, A. (2016). </w:t>
      </w:r>
      <w:r w:rsidRPr="00B004A0">
        <w:t xml:space="preserve">Effects of eight weeks of time-restricted feeding (16/8) on basal metabolism, maximal strength, body composition, inflammation, and </w:t>
      </w:r>
      <w:r w:rsidRPr="00B004A0">
        <w:lastRenderedPageBreak/>
        <w:t xml:space="preserve">cardiovascular risk factors in resistance-trained males. </w:t>
      </w:r>
      <w:r w:rsidRPr="00B004A0">
        <w:rPr>
          <w:i/>
          <w:iCs/>
        </w:rPr>
        <w:t>Journal of Translational Medicine</w:t>
      </w:r>
      <w:r w:rsidRPr="00B004A0">
        <w:t xml:space="preserve">, </w:t>
      </w:r>
      <w:r w:rsidRPr="00B004A0">
        <w:rPr>
          <w:i/>
          <w:iCs/>
        </w:rPr>
        <w:t>14</w:t>
      </w:r>
      <w:r w:rsidRPr="00B004A0">
        <w:t>(1), 290. https://doi.org/10.1186/s12967-016-1044-0</w:t>
      </w:r>
    </w:p>
    <w:p w14:paraId="557FFD3F" w14:textId="77777777" w:rsidR="00B004A0" w:rsidRPr="00B004A0" w:rsidRDefault="00B004A0" w:rsidP="00B004A0">
      <w:pPr>
        <w:pStyle w:val="Bibliography"/>
      </w:pPr>
      <w:r w:rsidRPr="00B004A0">
        <w:t xml:space="preserve">Mulcahy, M. C., Habbal, N. E., Snyder, D., Redd, J. R., Sun, H., Gregg, B. E., &amp; Bridges, D. (2022). </w:t>
      </w:r>
      <w:r w:rsidRPr="00B004A0">
        <w:rPr>
          <w:i/>
          <w:iCs/>
        </w:rPr>
        <w:t>Gestational Early-Time Restricted Feeding Results in Sex-Specific Glucose Intolerance in Adult Male Mice</w:t>
      </w:r>
      <w:r w:rsidRPr="00B004A0">
        <w:t xml:space="preserve"> (p. 2022.04.27.489576). bioRxiv. https://doi.org/10.1101/2022.04.27.489576</w:t>
      </w:r>
    </w:p>
    <w:p w14:paraId="2A23464F" w14:textId="77777777" w:rsidR="00B004A0" w:rsidRPr="00B004A0" w:rsidRDefault="00B004A0" w:rsidP="00B004A0">
      <w:pPr>
        <w:pStyle w:val="Bibliography"/>
      </w:pPr>
      <w:r w:rsidRPr="00B004A0">
        <w:t xml:space="preserve">Mullican, S. E., Lin-Schmidt, X., Chin, C.-N., Chavez, J. A., Furman, J. L., Armstrong, A. A., Beck, S. C., South, V. J., Dinh, T. Q., Cash-Mason, T. D., Cavanaugh, C. R., Nelson, S., Huang, C., Hunter, M. J., &amp; Rangwala, S. M. (2017). GFRAL is the receptor for GDF15 and the ligand promotes weight loss in mice and nonhuman primates. </w:t>
      </w:r>
      <w:r w:rsidRPr="00B004A0">
        <w:rPr>
          <w:i/>
          <w:iCs/>
        </w:rPr>
        <w:t>Nature Medicine</w:t>
      </w:r>
      <w:r w:rsidRPr="00B004A0">
        <w:t xml:space="preserve">, </w:t>
      </w:r>
      <w:r w:rsidRPr="00B004A0">
        <w:rPr>
          <w:i/>
          <w:iCs/>
        </w:rPr>
        <w:t>23</w:t>
      </w:r>
      <w:r w:rsidRPr="00B004A0">
        <w:t>(10), 1150–1157. https://doi.org/10.1038/nm.4392</w:t>
      </w:r>
    </w:p>
    <w:p w14:paraId="264D182C" w14:textId="77777777" w:rsidR="00B004A0" w:rsidRPr="00B004A0" w:rsidRDefault="00B004A0" w:rsidP="00B004A0">
      <w:pPr>
        <w:pStyle w:val="Bibliography"/>
      </w:pPr>
      <w:r w:rsidRPr="00B004A0">
        <w:t xml:space="preserve">Musial, B., Fernandez-Twinn, D. S., Vaughan, O. R., Ozanne, S. E., Voshol, P., Sferruzzi-Perri, A. N., &amp; Fowden, A. L. (2016). Proximity to Delivery Alters Insulin Sensitivity and Glucose Metabolism in Pregnant Mice. </w:t>
      </w:r>
      <w:r w:rsidRPr="00B004A0">
        <w:rPr>
          <w:i/>
          <w:iCs/>
        </w:rPr>
        <w:t>Diabetes</w:t>
      </w:r>
      <w:r w:rsidRPr="00B004A0">
        <w:t xml:space="preserve">, </w:t>
      </w:r>
      <w:r w:rsidRPr="00B004A0">
        <w:rPr>
          <w:i/>
          <w:iCs/>
        </w:rPr>
        <w:t>65</w:t>
      </w:r>
      <w:r w:rsidRPr="00B004A0">
        <w:t>(4), 851–860. https://doi.org/10.2337/db15-1531</w:t>
      </w:r>
    </w:p>
    <w:p w14:paraId="76A510CB" w14:textId="77777777" w:rsidR="00B004A0" w:rsidRPr="00B004A0" w:rsidRDefault="00B004A0" w:rsidP="00B004A0">
      <w:pPr>
        <w:pStyle w:val="Bibliography"/>
      </w:pPr>
      <w:r w:rsidRPr="00B004A0">
        <w:t xml:space="preserve">Newbern, D., &amp; Freemark, M. (2011). Placental hormones and the control of maternal metabolism and fetal growth. </w:t>
      </w:r>
      <w:r w:rsidRPr="00B004A0">
        <w:rPr>
          <w:i/>
          <w:iCs/>
        </w:rPr>
        <w:t>Current Opinion in Endocrinology, Diabetes, and Obesity</w:t>
      </w:r>
      <w:r w:rsidRPr="00B004A0">
        <w:t xml:space="preserve">, </w:t>
      </w:r>
      <w:r w:rsidRPr="00B004A0">
        <w:rPr>
          <w:i/>
          <w:iCs/>
        </w:rPr>
        <w:t>18</w:t>
      </w:r>
      <w:r w:rsidRPr="00B004A0">
        <w:t>(6), 409–416. https://doi.org/10.1097/MED.0b013e32834c800d</w:t>
      </w:r>
    </w:p>
    <w:p w14:paraId="35824085" w14:textId="77777777" w:rsidR="00B004A0" w:rsidRPr="00B004A0" w:rsidRDefault="00B004A0" w:rsidP="00B004A0">
      <w:pPr>
        <w:pStyle w:val="Bibliography"/>
      </w:pPr>
      <w:r w:rsidRPr="00B004A0">
        <w:t xml:space="preserve">Nutrition, N. R. C. (US) S. on L. A. (1995). Nutrient Requirements of the Mouse. In </w:t>
      </w:r>
      <w:r w:rsidRPr="00B004A0">
        <w:rPr>
          <w:i/>
          <w:iCs/>
        </w:rPr>
        <w:t>Nutrient Requirements of Laboratory Animals: Fourth Revised Edition, 1995</w:t>
      </w:r>
      <w:r w:rsidRPr="00B004A0">
        <w:t>. National Academies Press (US). https://www.ncbi.nlm.nih.gov/books/NBK231918/</w:t>
      </w:r>
    </w:p>
    <w:p w14:paraId="60F2030F" w14:textId="77777777" w:rsidR="00B004A0" w:rsidRPr="00B004A0" w:rsidRDefault="00B004A0" w:rsidP="00B004A0">
      <w:pPr>
        <w:pStyle w:val="Bibliography"/>
      </w:pPr>
      <w:r w:rsidRPr="005D7FE2">
        <w:rPr>
          <w:lang w:val="es-MX"/>
          <w:rPrChange w:id="995" w:author="Erica Jansen" w:date="2023-03-06T11:01:00Z">
            <w:rPr/>
          </w:rPrChange>
        </w:rPr>
        <w:lastRenderedPageBreak/>
        <w:t xml:space="preserve">Oosterwijk, V. N. L., Molenaar, J. M., van Bilsen, L. A., &amp; Kiefte-de Jong, J. C. (2021). </w:t>
      </w:r>
      <w:r w:rsidRPr="00B004A0">
        <w:t xml:space="preserve">Ramadan Fasting during Pregnancy and Health Outcomes in Offspring: A Systematic Review. </w:t>
      </w:r>
      <w:r w:rsidRPr="00B004A0">
        <w:rPr>
          <w:i/>
          <w:iCs/>
        </w:rPr>
        <w:t>Nutrients</w:t>
      </w:r>
      <w:r w:rsidRPr="00B004A0">
        <w:t xml:space="preserve">, </w:t>
      </w:r>
      <w:r w:rsidRPr="00B004A0">
        <w:rPr>
          <w:i/>
          <w:iCs/>
        </w:rPr>
        <w:t>13</w:t>
      </w:r>
      <w:r w:rsidRPr="00B004A0">
        <w:t>(10), 3450. https://doi.org/10.3390/nu13103450</w:t>
      </w:r>
    </w:p>
    <w:p w14:paraId="3F6C40FF" w14:textId="77777777" w:rsidR="00B004A0" w:rsidRPr="00B004A0" w:rsidRDefault="00B004A0" w:rsidP="00B004A0">
      <w:pPr>
        <w:pStyle w:val="Bibliography"/>
      </w:pPr>
      <w:r w:rsidRPr="00B004A0">
        <w:t xml:space="preserve">Opaneye, A. A., Villegas, D. D., &amp; Abdel Azeim, A. (1990). Islamic Festivals and Low Birthweight Infants. </w:t>
      </w:r>
      <w:r w:rsidRPr="00B004A0">
        <w:rPr>
          <w:i/>
          <w:iCs/>
        </w:rPr>
        <w:t>Journal of the Royal Society of Health</w:t>
      </w:r>
      <w:r w:rsidRPr="00B004A0">
        <w:t xml:space="preserve">, </w:t>
      </w:r>
      <w:r w:rsidRPr="00B004A0">
        <w:rPr>
          <w:i/>
          <w:iCs/>
        </w:rPr>
        <w:t>110</w:t>
      </w:r>
      <w:r w:rsidRPr="00B004A0">
        <w:t>(3), 106–107. https://doi.org/10.1177/146642409011000313</w:t>
      </w:r>
    </w:p>
    <w:p w14:paraId="37065BB7" w14:textId="77777777" w:rsidR="00B004A0" w:rsidRPr="00B004A0" w:rsidRDefault="00B004A0" w:rsidP="00B004A0">
      <w:pPr>
        <w:pStyle w:val="Bibliography"/>
      </w:pPr>
      <w:r w:rsidRPr="00B004A0">
        <w:t xml:space="preserve">Ost, M., Igual Gil, C., Coleman, V., Keipert, S., Efstathiou, S., Vidic, V., Weyers, M., &amp; Klaus, S. (2020). Muscle-derived GDF15 drives diurnal anorexia and systemic metabolic remodeling during mitochondrial stress. </w:t>
      </w:r>
      <w:r w:rsidRPr="00B004A0">
        <w:rPr>
          <w:i/>
          <w:iCs/>
        </w:rPr>
        <w:t>EMBO Reports</w:t>
      </w:r>
      <w:r w:rsidRPr="00B004A0">
        <w:t xml:space="preserve">, </w:t>
      </w:r>
      <w:r w:rsidRPr="00B004A0">
        <w:rPr>
          <w:i/>
          <w:iCs/>
        </w:rPr>
        <w:t>21</w:t>
      </w:r>
      <w:r w:rsidRPr="00B004A0">
        <w:t>(3), e48804. https://doi.org/10.15252/embr.201948804</w:t>
      </w:r>
    </w:p>
    <w:p w14:paraId="09F95699" w14:textId="77777777" w:rsidR="00B004A0" w:rsidRPr="00B004A0" w:rsidRDefault="00B004A0" w:rsidP="00B004A0">
      <w:pPr>
        <w:pStyle w:val="Bibliography"/>
      </w:pPr>
      <w:r w:rsidRPr="00B004A0">
        <w:t xml:space="preserve">Panda, S. (2016). Circadian physiology of metabolism. </w:t>
      </w:r>
      <w:r w:rsidRPr="00B004A0">
        <w:rPr>
          <w:i/>
          <w:iCs/>
        </w:rPr>
        <w:t>Science (New York, N.Y.)</w:t>
      </w:r>
      <w:r w:rsidRPr="00B004A0">
        <w:t xml:space="preserve">, </w:t>
      </w:r>
      <w:r w:rsidRPr="00B004A0">
        <w:rPr>
          <w:i/>
          <w:iCs/>
        </w:rPr>
        <w:t>354</w:t>
      </w:r>
      <w:r w:rsidRPr="00B004A0">
        <w:t>(6315), 1008–1015. https://doi.org/10.1126/science.aah4967</w:t>
      </w:r>
    </w:p>
    <w:p w14:paraId="3D7BDA43" w14:textId="77777777" w:rsidR="00B004A0" w:rsidRPr="00B004A0" w:rsidRDefault="00B004A0" w:rsidP="00B004A0">
      <w:pPr>
        <w:pStyle w:val="Bibliography"/>
      </w:pPr>
      <w:r w:rsidRPr="00B004A0">
        <w:t xml:space="preserve">Patel, S., Alvarez-Guaita, A., Melvin, A., Rimmington, D., Dattilo, A., Miedzybrodzka, E. L., Cimino, I., Maurin, A.-C., Roberts, G. P., Meek, C. L., Virtue, S., Sparks, L. M., Parsons, S. A., Redman, L. M., Bray, G. A., Liou, A. P., Woods, R. M., Parry, S. A., Jeppesen, P. B., … O’Rahilly, S. (2019). GDF15 Provides an Endocrine Signal of Nutritional Stress in Mice and Humans. </w:t>
      </w:r>
      <w:r w:rsidRPr="00B004A0">
        <w:rPr>
          <w:i/>
          <w:iCs/>
        </w:rPr>
        <w:t>Cell Metabolism</w:t>
      </w:r>
      <w:r w:rsidRPr="00B004A0">
        <w:t xml:space="preserve">, </w:t>
      </w:r>
      <w:r w:rsidRPr="00B004A0">
        <w:rPr>
          <w:i/>
          <w:iCs/>
        </w:rPr>
        <w:t>29</w:t>
      </w:r>
      <w:r w:rsidRPr="00B004A0">
        <w:t>(3), 707-718.e8. https://doi.org/10.1016/j.cmet.2018.12.016</w:t>
      </w:r>
    </w:p>
    <w:p w14:paraId="53711C66" w14:textId="77777777" w:rsidR="00B004A0" w:rsidRPr="00B004A0" w:rsidRDefault="00B004A0" w:rsidP="00B004A0">
      <w:pPr>
        <w:pStyle w:val="Bibliography"/>
      </w:pPr>
      <w:r w:rsidRPr="00B004A0">
        <w:t xml:space="preserve">Petry, C. J., Ong, K. K., Burling, K. A., Barker, P., Goodburn, S. F., Perry, J. R. B., Acerini, C. L., Hughes, I. A., Painter, R. C., Afink, G. B., Dunger, D. B., &amp; O’Rahilly, S. (2018). Associations of vomiting and antiemetic use in pregnancy with levels of circulating GDF15 early in the second trimester: A nested case-control study. </w:t>
      </w:r>
      <w:r w:rsidRPr="00B004A0">
        <w:rPr>
          <w:i/>
          <w:iCs/>
        </w:rPr>
        <w:t>Wellcome Open Research</w:t>
      </w:r>
      <w:r w:rsidRPr="00B004A0">
        <w:t xml:space="preserve">, </w:t>
      </w:r>
      <w:r w:rsidRPr="00B004A0">
        <w:rPr>
          <w:i/>
          <w:iCs/>
        </w:rPr>
        <w:t>3</w:t>
      </w:r>
      <w:r w:rsidRPr="00B004A0">
        <w:t>, 123. https://doi.org/10.12688/wellcomeopenres.14818.1</w:t>
      </w:r>
    </w:p>
    <w:p w14:paraId="355B49A6" w14:textId="77777777" w:rsidR="00B004A0" w:rsidRPr="00B004A0" w:rsidRDefault="00B004A0" w:rsidP="00B004A0">
      <w:pPr>
        <w:pStyle w:val="Bibliography"/>
      </w:pPr>
      <w:r w:rsidRPr="00B004A0">
        <w:lastRenderedPageBreak/>
        <w:t xml:space="preserve">Pickel, L., &amp; Sung, H.-K. (2020). Feeding Rhythms and the Circadian Regulation of Metabolism. </w:t>
      </w:r>
      <w:r w:rsidRPr="00B004A0">
        <w:rPr>
          <w:i/>
          <w:iCs/>
        </w:rPr>
        <w:t>Frontiers in Nutrition</w:t>
      </w:r>
      <w:r w:rsidRPr="00B004A0">
        <w:t xml:space="preserve">, </w:t>
      </w:r>
      <w:r w:rsidRPr="00B004A0">
        <w:rPr>
          <w:i/>
          <w:iCs/>
        </w:rPr>
        <w:t>7</w:t>
      </w:r>
      <w:r w:rsidRPr="00B004A0">
        <w:t>. https://www.frontiersin.org/article/10.3389/fnut.2020.00039</w:t>
      </w:r>
    </w:p>
    <w:p w14:paraId="0A2541EB" w14:textId="77777777" w:rsidR="00B004A0" w:rsidRPr="005D7FE2" w:rsidRDefault="00B004A0" w:rsidP="00B004A0">
      <w:pPr>
        <w:pStyle w:val="Bibliography"/>
        <w:rPr>
          <w:lang w:val="es-MX"/>
          <w:rPrChange w:id="996" w:author="Erica Jansen" w:date="2023-03-06T11:01:00Z">
            <w:rPr/>
          </w:rPrChange>
        </w:rPr>
      </w:pPr>
      <w:r w:rsidRPr="00B004A0">
        <w:t xml:space="preserve">Potter, G. D. M., Skene, D. J., Arendt, J., Cade, J. E., Grant, P. J., &amp; Hardie, L. J. (2016). Circadian Rhythm and Sleep Disruption: Causes, Metabolic Consequences, and Countermeasures. </w:t>
      </w:r>
      <w:r w:rsidRPr="005D7FE2">
        <w:rPr>
          <w:i/>
          <w:lang w:val="es-MX"/>
          <w:rPrChange w:id="997" w:author="Erica Jansen" w:date="2023-03-06T11:01:00Z">
            <w:rPr>
              <w:i/>
            </w:rPr>
          </w:rPrChange>
        </w:rPr>
        <w:t>Endocrine Reviews</w:t>
      </w:r>
      <w:r w:rsidRPr="005D7FE2">
        <w:rPr>
          <w:lang w:val="es-MX"/>
          <w:rPrChange w:id="998" w:author="Erica Jansen" w:date="2023-03-06T11:01:00Z">
            <w:rPr/>
          </w:rPrChange>
        </w:rPr>
        <w:t xml:space="preserve">, </w:t>
      </w:r>
      <w:r w:rsidRPr="005D7FE2">
        <w:rPr>
          <w:i/>
          <w:lang w:val="es-MX"/>
          <w:rPrChange w:id="999" w:author="Erica Jansen" w:date="2023-03-06T11:01:00Z">
            <w:rPr>
              <w:i/>
            </w:rPr>
          </w:rPrChange>
        </w:rPr>
        <w:t>37</w:t>
      </w:r>
      <w:r w:rsidRPr="005D7FE2">
        <w:rPr>
          <w:lang w:val="es-MX"/>
          <w:rPrChange w:id="1000" w:author="Erica Jansen" w:date="2023-03-06T11:01:00Z">
            <w:rPr/>
          </w:rPrChange>
        </w:rPr>
        <w:t>(6), 584–608. https://doi.org/10.1210/er.2016-1083</w:t>
      </w:r>
    </w:p>
    <w:p w14:paraId="525E9B54" w14:textId="77777777" w:rsidR="00B004A0" w:rsidRPr="00B004A0" w:rsidRDefault="00B004A0" w:rsidP="00B004A0">
      <w:pPr>
        <w:pStyle w:val="Bibliography"/>
      </w:pPr>
      <w:r w:rsidRPr="005D7FE2">
        <w:rPr>
          <w:lang w:val="es-MX"/>
          <w:rPrChange w:id="1001" w:author="Erica Jansen" w:date="2023-03-06T11:01:00Z">
            <w:rPr/>
          </w:rPrChange>
        </w:rPr>
        <w:t xml:space="preserve">Prates, K. V., Pavanello, A., Gongora, A. B., Moreira, V. M., de Moraes, A. M. P., Rigo, K. P., Vieira, E., &amp; Mathias, P. C. de F. (2022). </w:t>
      </w:r>
      <w:r w:rsidRPr="00B004A0">
        <w:t xml:space="preserve">Time-restricted feeding during embryonic development leads to metabolic dysfunction in adult rat offspring. </w:t>
      </w:r>
      <w:r w:rsidRPr="00B004A0">
        <w:rPr>
          <w:i/>
          <w:iCs/>
        </w:rPr>
        <w:t>Nutrition</w:t>
      </w:r>
      <w:r w:rsidRPr="00B004A0">
        <w:t>, 111776. https://doi.org/10.1016/j.nut.2022.111776</w:t>
      </w:r>
    </w:p>
    <w:p w14:paraId="1279BFE2" w14:textId="77777777" w:rsidR="00B004A0" w:rsidRPr="00B004A0" w:rsidRDefault="00B004A0" w:rsidP="00B004A0">
      <w:pPr>
        <w:pStyle w:val="Bibliography"/>
      </w:pPr>
      <w:r w:rsidRPr="00B004A0">
        <w:t xml:space="preserve">R Core Team. (2021). </w:t>
      </w:r>
      <w:r w:rsidRPr="00B004A0">
        <w:rPr>
          <w:i/>
          <w:iCs/>
        </w:rPr>
        <w:t>R: A Language and Environment for Statistical Computing</w:t>
      </w:r>
      <w:r w:rsidRPr="00B004A0">
        <w:t>. R Foundation for Statistical Computing. https://www.R-project.org/</w:t>
      </w:r>
    </w:p>
    <w:p w14:paraId="63C2F6D3" w14:textId="77777777" w:rsidR="00B004A0" w:rsidRPr="00B004A0" w:rsidRDefault="00B004A0" w:rsidP="00B004A0">
      <w:pPr>
        <w:pStyle w:val="Bibliography"/>
      </w:pPr>
      <w:r w:rsidRPr="00B004A0">
        <w:t xml:space="preserve">Radford, B. N., &amp; Han, V. K. M. (2019). Offspring from maternal nutrient restriction in mice show variations in adult glucose metabolism similar to human fetal growth restriction. </w:t>
      </w:r>
      <w:r w:rsidRPr="00B004A0">
        <w:rPr>
          <w:i/>
          <w:iCs/>
        </w:rPr>
        <w:t>Journal of Developmental Origins of Health and Disease</w:t>
      </w:r>
      <w:r w:rsidRPr="00B004A0">
        <w:t xml:space="preserve">, </w:t>
      </w:r>
      <w:r w:rsidRPr="00B004A0">
        <w:rPr>
          <w:i/>
          <w:iCs/>
        </w:rPr>
        <w:t>10</w:t>
      </w:r>
      <w:r w:rsidRPr="00B004A0">
        <w:t>(4), 469–478. https://doi.org/10.1017/S2040174418000983</w:t>
      </w:r>
    </w:p>
    <w:p w14:paraId="4983DF8F" w14:textId="77777777" w:rsidR="00B004A0" w:rsidRPr="00B004A0" w:rsidRDefault="00B004A0" w:rsidP="00B004A0">
      <w:pPr>
        <w:pStyle w:val="Bibliography"/>
      </w:pPr>
      <w:r w:rsidRPr="00B004A0">
        <w:t xml:space="preserve">Rooij, S. R. de, Painter, R. C., Phillips, D. I. W., Osmond, C., Michels, R. P. J., Godsland, I. F., Bossuyt, P. M. M., Bleker, O. P., &amp; Roseboom, T. J. (2006). Impaired Insulin Secretion After Prenatal Exposure to the Dutch Famine. </w:t>
      </w:r>
      <w:r w:rsidRPr="00B004A0">
        <w:rPr>
          <w:i/>
          <w:iCs/>
        </w:rPr>
        <w:t>Diabetes Care</w:t>
      </w:r>
      <w:r w:rsidRPr="00B004A0">
        <w:t xml:space="preserve">, </w:t>
      </w:r>
      <w:r w:rsidRPr="00B004A0">
        <w:rPr>
          <w:i/>
          <w:iCs/>
        </w:rPr>
        <w:t>29</w:t>
      </w:r>
      <w:r w:rsidRPr="00B004A0">
        <w:t>(8), 1897–1901. https://doi.org/10.2337/dc06-0460</w:t>
      </w:r>
    </w:p>
    <w:p w14:paraId="632441CC" w14:textId="77777777" w:rsidR="00B004A0" w:rsidRPr="00B004A0" w:rsidRDefault="00B004A0" w:rsidP="00B004A0">
      <w:pPr>
        <w:pStyle w:val="Bibliography"/>
      </w:pPr>
      <w:r w:rsidRPr="00B004A0">
        <w:t xml:space="preserve">Roseboom, T. J., Meulen, J. H. P. van der, Osmond, C., Barker, D. J. P., Ravelli, A. C. J., Schroeder-Tanka, J. M., Montfrans, G. A. van, Michels, R. P. J., &amp; Bleker, O. P. (2000). </w:t>
      </w:r>
      <w:r w:rsidRPr="00B004A0">
        <w:lastRenderedPageBreak/>
        <w:t xml:space="preserve">Coronary heart disease after prenatal exposure to the Dutch famine, 1944–45. </w:t>
      </w:r>
      <w:r w:rsidRPr="00B004A0">
        <w:rPr>
          <w:i/>
          <w:iCs/>
        </w:rPr>
        <w:t>Heart</w:t>
      </w:r>
      <w:r w:rsidRPr="00B004A0">
        <w:t xml:space="preserve">, </w:t>
      </w:r>
      <w:r w:rsidRPr="00B004A0">
        <w:rPr>
          <w:i/>
          <w:iCs/>
        </w:rPr>
        <w:t>84</w:t>
      </w:r>
      <w:r w:rsidRPr="00B004A0">
        <w:t>(6), 595–598. https://doi.org/10.1136/heart.84.6.595</w:t>
      </w:r>
    </w:p>
    <w:p w14:paraId="00FD0894" w14:textId="77777777" w:rsidR="00B004A0" w:rsidRPr="00B004A0" w:rsidRDefault="00B004A0" w:rsidP="00B004A0">
      <w:pPr>
        <w:pStyle w:val="Bibliography"/>
      </w:pPr>
      <w:r w:rsidRPr="00B004A0">
        <w:t xml:space="preserve">Safari, K., Piro, T. J., &amp; Ahmad, H. M. (2019). Perspectives and pregnancy outcomes of maternal Ramadan fasting in the second trimester of pregnancy. </w:t>
      </w:r>
      <w:r w:rsidRPr="00B004A0">
        <w:rPr>
          <w:i/>
          <w:iCs/>
        </w:rPr>
        <w:t>BMC Pregnancy and Childbirth</w:t>
      </w:r>
      <w:r w:rsidRPr="00B004A0">
        <w:t xml:space="preserve">, </w:t>
      </w:r>
      <w:r w:rsidRPr="00B004A0">
        <w:rPr>
          <w:i/>
          <w:iCs/>
        </w:rPr>
        <w:t>19</w:t>
      </w:r>
      <w:r w:rsidRPr="00B004A0">
        <w:t>. https://doi.org/10.1186/s12884-019-2275-x</w:t>
      </w:r>
    </w:p>
    <w:p w14:paraId="063EC49A" w14:textId="77777777" w:rsidR="00B004A0" w:rsidRPr="00B004A0" w:rsidRDefault="00B004A0" w:rsidP="00B004A0">
      <w:pPr>
        <w:pStyle w:val="Bibliography"/>
      </w:pPr>
      <w:r w:rsidRPr="00B004A0">
        <w:t xml:space="preserve">Salazar, E. R., Richter, H. G., Spichiger, C., Mendez, N., Halabi, D., Vergara, K., Alonso, I. P., Corvalán, F. A., Azpeleta, C., Seron-Ferre, M., &amp; Torres-Farfan, C. (2018). Gestational chronodisruption leads to persistent changes in the rat fetal and adult adrenal clock and function. </w:t>
      </w:r>
      <w:r w:rsidRPr="00B004A0">
        <w:rPr>
          <w:i/>
          <w:iCs/>
        </w:rPr>
        <w:t>The Journal of Physiology</w:t>
      </w:r>
      <w:r w:rsidRPr="00B004A0">
        <w:t xml:space="preserve">, </w:t>
      </w:r>
      <w:r w:rsidRPr="00B004A0">
        <w:rPr>
          <w:i/>
          <w:iCs/>
        </w:rPr>
        <w:t>596</w:t>
      </w:r>
      <w:r w:rsidRPr="00B004A0">
        <w:t>(23), 5839–5857. https://doi.org/10.1113/JP276083</w:t>
      </w:r>
    </w:p>
    <w:p w14:paraId="3108E937" w14:textId="77777777" w:rsidR="00B004A0" w:rsidRPr="00B004A0" w:rsidRDefault="00B004A0" w:rsidP="00B004A0">
      <w:pPr>
        <w:pStyle w:val="Bibliography"/>
      </w:pPr>
      <w:r w:rsidRPr="00B004A0">
        <w:t xml:space="preserve">Savitri, A. I., Amelia, D., Painter, R. C., Baharuddin, M., Roseboom, T. J., Grobbee, D. E., &amp; Uiterwaal, C. S. P. M. (2018). Ramadan during pregnancy and birth weight of newborns. </w:t>
      </w:r>
      <w:r w:rsidRPr="00B004A0">
        <w:rPr>
          <w:i/>
          <w:iCs/>
        </w:rPr>
        <w:t>Journal of Nutritional Science</w:t>
      </w:r>
      <w:r w:rsidRPr="00B004A0">
        <w:t xml:space="preserve">, </w:t>
      </w:r>
      <w:r w:rsidRPr="00B004A0">
        <w:rPr>
          <w:i/>
          <w:iCs/>
        </w:rPr>
        <w:t>7</w:t>
      </w:r>
      <w:r w:rsidRPr="00B004A0">
        <w:t>, e5. https://doi.org/10.1017/jns.2017.70</w:t>
      </w:r>
    </w:p>
    <w:p w14:paraId="3DE7BAD4" w14:textId="77777777" w:rsidR="00B004A0" w:rsidRPr="00B004A0" w:rsidRDefault="00B004A0" w:rsidP="00B004A0">
      <w:pPr>
        <w:pStyle w:val="Bibliography"/>
      </w:pPr>
      <w:r w:rsidRPr="00B004A0">
        <w:t xml:space="preserve">Savitri, A. I., Yadegari, N., Bakker, J., Ewijk, R. J. G. van, Grobbee, D. E., Painter, R. C., Uiterwaal, C. S. P. M., &amp; Roseboom, T. J. (2014). Ramadan fasting and newborn’s birth weight in pregnant Muslim women in The Netherlands. </w:t>
      </w:r>
      <w:r w:rsidRPr="00B004A0">
        <w:rPr>
          <w:i/>
          <w:iCs/>
        </w:rPr>
        <w:t>British Journal of Nutrition</w:t>
      </w:r>
      <w:r w:rsidRPr="00B004A0">
        <w:t xml:space="preserve">, </w:t>
      </w:r>
      <w:r w:rsidRPr="00B004A0">
        <w:rPr>
          <w:i/>
          <w:iCs/>
        </w:rPr>
        <w:t>112</w:t>
      </w:r>
      <w:r w:rsidRPr="00B004A0">
        <w:t>(9), 1503–1509. https://doi.org/10.1017/S0007114514002219</w:t>
      </w:r>
    </w:p>
    <w:p w14:paraId="7DF73B61" w14:textId="77777777" w:rsidR="00B004A0" w:rsidRPr="00B004A0" w:rsidRDefault="00B004A0" w:rsidP="00B004A0">
      <w:pPr>
        <w:pStyle w:val="Bibliography"/>
      </w:pPr>
      <w:r w:rsidRPr="00B004A0">
        <w:t xml:space="preserve">Schmidt, A., Morales-Prieto, D. M., Pastuschek, J., Fröhlich, K., &amp; Markert, U. R. (2015). Only humans have human placentas: Molecular differences between mice and humans. </w:t>
      </w:r>
      <w:r w:rsidRPr="00B004A0">
        <w:rPr>
          <w:i/>
          <w:iCs/>
        </w:rPr>
        <w:t>Journal of Reproductive Immunology</w:t>
      </w:r>
      <w:r w:rsidRPr="00B004A0">
        <w:t xml:space="preserve">, </w:t>
      </w:r>
      <w:r w:rsidRPr="00B004A0">
        <w:rPr>
          <w:i/>
          <w:iCs/>
        </w:rPr>
        <w:t>108</w:t>
      </w:r>
      <w:r w:rsidRPr="00B004A0">
        <w:t>, 65–71. https://doi.org/10.1016/j.jri.2015.03.001</w:t>
      </w:r>
    </w:p>
    <w:p w14:paraId="10ADF107" w14:textId="77777777" w:rsidR="00B004A0" w:rsidRPr="00B004A0" w:rsidRDefault="00B004A0" w:rsidP="00B004A0">
      <w:pPr>
        <w:pStyle w:val="Bibliography"/>
      </w:pPr>
      <w:r w:rsidRPr="00B004A0">
        <w:t xml:space="preserve">Shahkhalili, Y., Moulin, J., Zbinden, I., Aprikian, O., &amp; Macé, K. (2010). Comparison of two models of intrauterine growth restriction for early catch-up growth and later development of glucose intolerance and obesity in rats. </w:t>
      </w:r>
      <w:r w:rsidRPr="00B004A0">
        <w:rPr>
          <w:i/>
          <w:iCs/>
        </w:rPr>
        <w:t xml:space="preserve">American Journal of Physiology-Regulatory, </w:t>
      </w:r>
      <w:r w:rsidRPr="00B004A0">
        <w:rPr>
          <w:i/>
          <w:iCs/>
        </w:rPr>
        <w:lastRenderedPageBreak/>
        <w:t>Integrative and Comparative Physiology</w:t>
      </w:r>
      <w:r w:rsidRPr="00B004A0">
        <w:t xml:space="preserve">, </w:t>
      </w:r>
      <w:r w:rsidRPr="00B004A0">
        <w:rPr>
          <w:i/>
          <w:iCs/>
        </w:rPr>
        <w:t>298</w:t>
      </w:r>
      <w:r w:rsidRPr="00B004A0">
        <w:t>(1), R141–R146. https://doi.org/10.1152/ajpregu.00128.2009</w:t>
      </w:r>
    </w:p>
    <w:p w14:paraId="7C044586" w14:textId="77777777" w:rsidR="00B004A0" w:rsidRPr="00B004A0" w:rsidRDefault="00B004A0" w:rsidP="00B004A0">
      <w:pPr>
        <w:pStyle w:val="Bibliography"/>
      </w:pPr>
      <w:r w:rsidRPr="00B004A0">
        <w:t xml:space="preserve">She, Y., Sun, J., Hou, P., Fang, P., &amp; Zhang, Z. (2021). Time-restricted feeding attenuates gluconeogenic activity through inhibition of PGC-1α expression and activity. </w:t>
      </w:r>
      <w:r w:rsidRPr="00B004A0">
        <w:rPr>
          <w:i/>
          <w:iCs/>
        </w:rPr>
        <w:t>Physiology &amp; Behavior</w:t>
      </w:r>
      <w:r w:rsidRPr="00B004A0">
        <w:t xml:space="preserve">, </w:t>
      </w:r>
      <w:r w:rsidRPr="00B004A0">
        <w:rPr>
          <w:i/>
          <w:iCs/>
        </w:rPr>
        <w:t>231</w:t>
      </w:r>
      <w:r w:rsidRPr="00B004A0">
        <w:t>, 113313. https://doi.org/10.1016/j.physbeh.2021.113313</w:t>
      </w:r>
    </w:p>
    <w:p w14:paraId="4AEC176C" w14:textId="77777777" w:rsidR="00B004A0" w:rsidRPr="00B004A0" w:rsidRDefault="00B004A0" w:rsidP="00B004A0">
      <w:pPr>
        <w:pStyle w:val="Bibliography"/>
      </w:pPr>
      <w:r w:rsidRPr="00B004A0">
        <w:t xml:space="preserve">Sherman, H., Genzer, Y., Cohen, R., Chapnik, N., Madar, Z., &amp; Froy, O. (2012). Timed high-fat diet resets circadian metabolism and prevents obesity. </w:t>
      </w:r>
      <w:r w:rsidRPr="00B004A0">
        <w:rPr>
          <w:i/>
          <w:iCs/>
        </w:rPr>
        <w:t>FASEB Journal: Official Publication of the Federation of American Societies for Experimental Biology</w:t>
      </w:r>
      <w:r w:rsidRPr="00B004A0">
        <w:t xml:space="preserve">, </w:t>
      </w:r>
      <w:r w:rsidRPr="00B004A0">
        <w:rPr>
          <w:i/>
          <w:iCs/>
        </w:rPr>
        <w:t>26</w:t>
      </w:r>
      <w:r w:rsidRPr="00B004A0">
        <w:t>(8), 3493–3502. https://doi.org/10.1096/fj.12-208868</w:t>
      </w:r>
    </w:p>
    <w:p w14:paraId="5E4B59E2" w14:textId="77777777" w:rsidR="00B004A0" w:rsidRPr="00B004A0" w:rsidRDefault="00B004A0" w:rsidP="00B004A0">
      <w:pPr>
        <w:pStyle w:val="Bibliography"/>
      </w:pPr>
      <w:r w:rsidRPr="00B004A0">
        <w:t xml:space="preserve">Simmons, R. A., Templeton, L. J., &amp; Gertz, S. J. (2001). Intrauterine Growth Retardation Leads to the Development of Type 2 Diabetes in the Rat. </w:t>
      </w:r>
      <w:r w:rsidRPr="00B004A0">
        <w:rPr>
          <w:i/>
          <w:iCs/>
        </w:rPr>
        <w:t>Diabetes</w:t>
      </w:r>
      <w:r w:rsidRPr="00B004A0">
        <w:t xml:space="preserve">, </w:t>
      </w:r>
      <w:r w:rsidRPr="00B004A0">
        <w:rPr>
          <w:i/>
          <w:iCs/>
        </w:rPr>
        <w:t>50</w:t>
      </w:r>
      <w:r w:rsidRPr="00B004A0">
        <w:t>(10), 2279–2286. https://doi.org/10.2337/diabetes.50.10.2279</w:t>
      </w:r>
    </w:p>
    <w:p w14:paraId="0BC4102A" w14:textId="77777777" w:rsidR="00B004A0" w:rsidRPr="00B004A0" w:rsidRDefault="00B004A0" w:rsidP="00B004A0">
      <w:pPr>
        <w:pStyle w:val="Bibliography"/>
      </w:pPr>
      <w:r w:rsidRPr="00B004A0">
        <w:t xml:space="preserve">Soma-Pillay, P., Catherine, N.-P., Tolppanen, H., Mebazaa, A., Tolppanen, H., &amp; Mebazaa, A. (2016). Physiological changes in pregnancy. </w:t>
      </w:r>
      <w:r w:rsidRPr="00B004A0">
        <w:rPr>
          <w:i/>
          <w:iCs/>
        </w:rPr>
        <w:t>Cardiovascular Journal of Africa</w:t>
      </w:r>
      <w:r w:rsidRPr="00B004A0">
        <w:t xml:space="preserve">, </w:t>
      </w:r>
      <w:r w:rsidRPr="00B004A0">
        <w:rPr>
          <w:i/>
          <w:iCs/>
        </w:rPr>
        <w:t>27</w:t>
      </w:r>
      <w:r w:rsidRPr="00B004A0">
        <w:t>(2), 89–94. https://doi.org/10.5830/CVJA-2016-021</w:t>
      </w:r>
    </w:p>
    <w:p w14:paraId="7BACE5A9" w14:textId="77777777" w:rsidR="00B004A0" w:rsidRPr="00B004A0" w:rsidRDefault="00B004A0" w:rsidP="00B004A0">
      <w:pPr>
        <w:pStyle w:val="Bibliography"/>
      </w:pPr>
      <w:r w:rsidRPr="00B004A0">
        <w:t xml:space="preserve">Sonagra, A. D., Biradar, S. M., K., D., &amp; Murthy D.S., J. (2014). Normal Pregnancy- A State of Insulin Resistance. </w:t>
      </w:r>
      <w:r w:rsidRPr="00B004A0">
        <w:rPr>
          <w:i/>
          <w:iCs/>
        </w:rPr>
        <w:t>Journal of Clinical and Diagnostic Research : JCDR</w:t>
      </w:r>
      <w:r w:rsidRPr="00B004A0">
        <w:t xml:space="preserve">, </w:t>
      </w:r>
      <w:r w:rsidRPr="00B004A0">
        <w:rPr>
          <w:i/>
          <w:iCs/>
        </w:rPr>
        <w:t>8</w:t>
      </w:r>
      <w:r w:rsidRPr="00B004A0">
        <w:t>(11), CC01–CC03. https://doi.org/10.7860/JCDR/2014/10068.5081</w:t>
      </w:r>
    </w:p>
    <w:p w14:paraId="32F36C65" w14:textId="77777777" w:rsidR="00B004A0" w:rsidRPr="00B004A0" w:rsidRDefault="00B004A0" w:rsidP="00B004A0">
      <w:pPr>
        <w:pStyle w:val="Bibliography"/>
      </w:pPr>
      <w:r w:rsidRPr="00B004A0">
        <w:t xml:space="preserve">Stote, K. S., Baer, D. J., Spears, K., Paul, D. R., Harris, G. K., Rumpler, W. V., Strycula, P., Najjar, S. S., Ferrucci, L., Ingram, D. K., Longo, D. L., &amp; Mattson, M. P. (2007). A controlled trial of reduced meal frequency without caloric restriction in healthy, normal-weight, middle-aged adults. </w:t>
      </w:r>
      <w:r w:rsidRPr="00B004A0">
        <w:rPr>
          <w:i/>
          <w:iCs/>
        </w:rPr>
        <w:t>The American Journal of Clinical Nutrition</w:t>
      </w:r>
      <w:r w:rsidRPr="00B004A0">
        <w:t xml:space="preserve">, </w:t>
      </w:r>
      <w:r w:rsidRPr="00B004A0">
        <w:rPr>
          <w:i/>
          <w:iCs/>
        </w:rPr>
        <w:t>85</w:t>
      </w:r>
      <w:r w:rsidRPr="00B004A0">
        <w:t>(4), 981–988. https://doi.org/10.1093/ajcn/85.4.981</w:t>
      </w:r>
    </w:p>
    <w:p w14:paraId="3F923D07" w14:textId="77777777" w:rsidR="00B004A0" w:rsidRPr="00B004A0" w:rsidRDefault="00B004A0" w:rsidP="00B004A0">
      <w:pPr>
        <w:pStyle w:val="Bibliography"/>
      </w:pPr>
      <w:r w:rsidRPr="00B004A0">
        <w:lastRenderedPageBreak/>
        <w:t xml:space="preserve">Sugulle, M., Dechend, R., Herse, F., Weedon-Fekjaer, M. S., Johnsen, G. M., Brosnihan, K. B., Anton, L., Luft, F. C., Wollert, K. C., Kempf, T., &amp; Staff, A. C. (2009). Circulating and Placental Growth-Differentiation Factor 15 in Preeclampsia and in Pregnancy Complicated by Diabetes Mellitus. </w:t>
      </w:r>
      <w:r w:rsidRPr="00B004A0">
        <w:rPr>
          <w:i/>
          <w:iCs/>
        </w:rPr>
        <w:t>Hypertension</w:t>
      </w:r>
      <w:r w:rsidRPr="00B004A0">
        <w:t xml:space="preserve">, </w:t>
      </w:r>
      <w:r w:rsidRPr="00B004A0">
        <w:rPr>
          <w:i/>
          <w:iCs/>
        </w:rPr>
        <w:t>54</w:t>
      </w:r>
      <w:r w:rsidRPr="00B004A0">
        <w:t>(1), 106–112. https://doi.org/10.1161/HYPERTENSIONAHA.109.130583</w:t>
      </w:r>
    </w:p>
    <w:p w14:paraId="683C0351" w14:textId="77777777" w:rsidR="00B004A0" w:rsidRPr="00B004A0" w:rsidRDefault="00B004A0" w:rsidP="00B004A0">
      <w:pPr>
        <w:pStyle w:val="Bibliography"/>
      </w:pPr>
      <w:r w:rsidRPr="00B004A0">
        <w:t xml:space="preserve">Suriben, R., Chen, M., Higbee, J., Oeffinger, J., Ventura, R., Li, B., Mondal, K., Gao, Z., Ayupova, D., Taskar, P., Li, D., Starck, S. R., Chen, H.-I. H., McEntee, M., Katewa, S. D., Phung, V., Wang, M., Kekatpure, A., Lakshminarasimhan, D., … Allan, B. B. (2020). Antibody-mediated inhibition of GDF15-GFRAL activity reverses cancer cachexia in mice. </w:t>
      </w:r>
      <w:r w:rsidRPr="00B004A0">
        <w:rPr>
          <w:i/>
          <w:iCs/>
        </w:rPr>
        <w:t>Nature Medicine</w:t>
      </w:r>
      <w:r w:rsidRPr="00B004A0">
        <w:t xml:space="preserve">, </w:t>
      </w:r>
      <w:r w:rsidRPr="00B004A0">
        <w:rPr>
          <w:i/>
          <w:iCs/>
        </w:rPr>
        <w:t>26</w:t>
      </w:r>
      <w:r w:rsidRPr="00B004A0">
        <w:t>(8), 1264–1270. https://doi.org/10.1038/s41591-020-0945-x</w:t>
      </w:r>
    </w:p>
    <w:p w14:paraId="61582918" w14:textId="77777777" w:rsidR="00B004A0" w:rsidRPr="00B004A0" w:rsidRDefault="00B004A0" w:rsidP="00B004A0">
      <w:pPr>
        <w:pStyle w:val="Bibliography"/>
      </w:pPr>
      <w:r w:rsidRPr="00B004A0">
        <w:t xml:space="preserve">Sutton, E. F., Beyl, R., Early, K. S., Cefalu, W. T., Ravussin, E., &amp; Peterson, C. M. (2018). Early Time-Restricted Feeding Improves Insulin Sensitivity, Blood Pressure, and Oxidative Stress Even without Weight Loss in Men with Prediabetes. </w:t>
      </w:r>
      <w:r w:rsidRPr="00B004A0">
        <w:rPr>
          <w:i/>
          <w:iCs/>
        </w:rPr>
        <w:t>Cell Metabolism</w:t>
      </w:r>
      <w:r w:rsidRPr="00B004A0">
        <w:t xml:space="preserve">, </w:t>
      </w:r>
      <w:r w:rsidRPr="00B004A0">
        <w:rPr>
          <w:i/>
          <w:iCs/>
        </w:rPr>
        <w:t>27</w:t>
      </w:r>
      <w:r w:rsidRPr="00B004A0">
        <w:t>(6), 1212-1221.e3. https://doi.org/10.1016/j.cmet.2018.04.010</w:t>
      </w:r>
    </w:p>
    <w:p w14:paraId="0E2D626D" w14:textId="77777777" w:rsidR="00B004A0" w:rsidRPr="00B004A0" w:rsidRDefault="00B004A0" w:rsidP="00B004A0">
      <w:pPr>
        <w:pStyle w:val="Bibliography"/>
      </w:pPr>
      <w:r w:rsidRPr="00B004A0">
        <w:t xml:space="preserve">Takahashi, J. S. (2017). Transcriptional architecture of the mammalian circadian clock. </w:t>
      </w:r>
      <w:r w:rsidRPr="00B004A0">
        <w:rPr>
          <w:i/>
          <w:iCs/>
        </w:rPr>
        <w:t>Nature Reviews Genetics</w:t>
      </w:r>
      <w:r w:rsidRPr="00B004A0">
        <w:t xml:space="preserve">, </w:t>
      </w:r>
      <w:r w:rsidRPr="00B004A0">
        <w:rPr>
          <w:i/>
          <w:iCs/>
        </w:rPr>
        <w:t>18</w:t>
      </w:r>
      <w:r w:rsidRPr="00B004A0">
        <w:t>(3), Article 3. https://doi.org/10.1038/nrg.2016.150</w:t>
      </w:r>
    </w:p>
    <w:p w14:paraId="7E25A7DE" w14:textId="77777777" w:rsidR="00B004A0" w:rsidRPr="00B004A0" w:rsidRDefault="00B004A0" w:rsidP="00B004A0">
      <w:pPr>
        <w:pStyle w:val="Bibliography"/>
      </w:pPr>
      <w:r w:rsidRPr="00B004A0">
        <w:t xml:space="preserve">Tong, S., Marjono, B., Brown, D. A., Mulvey, S., Breit, S. N., Manuelpillai, U., &amp; Wallace, E. M. (2004). Serum concentrations of macrophage inhibitory cytokine 1 (MIC 1) as a predictor of miscarriage. </w:t>
      </w:r>
      <w:r w:rsidRPr="00B004A0">
        <w:rPr>
          <w:i/>
          <w:iCs/>
        </w:rPr>
        <w:t>The Lancet</w:t>
      </w:r>
      <w:r w:rsidRPr="00B004A0">
        <w:t xml:space="preserve">, </w:t>
      </w:r>
      <w:r w:rsidRPr="00B004A0">
        <w:rPr>
          <w:i/>
          <w:iCs/>
        </w:rPr>
        <w:t>363</w:t>
      </w:r>
      <w:r w:rsidRPr="00B004A0">
        <w:t>(9403), 129–130. https://doi.org/10.1016/S0140-6736(03)15265-8</w:t>
      </w:r>
    </w:p>
    <w:p w14:paraId="05A5D94D" w14:textId="77777777" w:rsidR="00B004A0" w:rsidRPr="00B004A0" w:rsidRDefault="00B004A0" w:rsidP="00B004A0">
      <w:pPr>
        <w:pStyle w:val="Bibliography"/>
      </w:pPr>
      <w:r w:rsidRPr="00B004A0">
        <w:t xml:space="preserve">Tran, T., Yang, J., Gardner, J., &amp; Xiong, Y. (2018). GDF15 deficiency promotes high fat diet-induced obesity in mice. </w:t>
      </w:r>
      <w:r w:rsidRPr="00B004A0">
        <w:rPr>
          <w:i/>
          <w:iCs/>
        </w:rPr>
        <w:t>PloS One</w:t>
      </w:r>
      <w:r w:rsidRPr="00B004A0">
        <w:t xml:space="preserve">, </w:t>
      </w:r>
      <w:r w:rsidRPr="00B004A0">
        <w:rPr>
          <w:i/>
          <w:iCs/>
        </w:rPr>
        <w:t>13</w:t>
      </w:r>
      <w:r w:rsidRPr="00B004A0">
        <w:t>(8), e0201584. https://doi.org/10.1371/journal.pone.0201584</w:t>
      </w:r>
    </w:p>
    <w:p w14:paraId="468E16F2" w14:textId="77777777" w:rsidR="00B004A0" w:rsidRPr="00B004A0" w:rsidRDefault="00B004A0" w:rsidP="00B004A0">
      <w:pPr>
        <w:pStyle w:val="Bibliography"/>
      </w:pPr>
      <w:r w:rsidRPr="00B004A0">
        <w:lastRenderedPageBreak/>
        <w:t xml:space="preserve">Tsai, V. W.-W., Zhang, H. P., Manandhar, R., Schofield, P., Christ, D., Lee-Ng, K. K. M., Lebhar, H., Marquis, C. P., Husaini, Y., Brown, D. A., &amp; Breit, S. N. (2019). GDF15 mediates adiposity resistance through actions on GFRAL neurons in the hindbrain AP/NTS. </w:t>
      </w:r>
      <w:r w:rsidRPr="00B004A0">
        <w:rPr>
          <w:i/>
          <w:iCs/>
        </w:rPr>
        <w:t>International Journal of Obesity</w:t>
      </w:r>
      <w:r w:rsidRPr="00B004A0">
        <w:t xml:space="preserve">, </w:t>
      </w:r>
      <w:r w:rsidRPr="00B004A0">
        <w:rPr>
          <w:i/>
          <w:iCs/>
        </w:rPr>
        <w:t>43</w:t>
      </w:r>
      <w:r w:rsidRPr="00B004A0">
        <w:t>(12), Article 12. https://doi.org/10.1038/s41366-019-0365-5</w:t>
      </w:r>
    </w:p>
    <w:p w14:paraId="54130FB0" w14:textId="77777777" w:rsidR="00B004A0" w:rsidRPr="00B004A0" w:rsidRDefault="00B004A0" w:rsidP="00B004A0">
      <w:pPr>
        <w:pStyle w:val="Bibliography"/>
      </w:pPr>
      <w:r w:rsidRPr="00B004A0">
        <w:t xml:space="preserve">Upadhyay, A., Anjum, B., Godbole, N. M., Rajak, S., Shukla, P., Tiwari, S., Sinha, R. A., &amp; Godbole, M. M. (2019). Time-restricted feeding reduces high-fat diet associated placental inflammation and limits adverse effects on fetal organ development. </w:t>
      </w:r>
      <w:r w:rsidRPr="00B004A0">
        <w:rPr>
          <w:i/>
          <w:iCs/>
        </w:rPr>
        <w:t>Biochemical and Biophysical Research Communications</w:t>
      </w:r>
      <w:r w:rsidRPr="00B004A0">
        <w:t xml:space="preserve">, </w:t>
      </w:r>
      <w:r w:rsidRPr="00B004A0">
        <w:rPr>
          <w:i/>
          <w:iCs/>
        </w:rPr>
        <w:t>514</w:t>
      </w:r>
      <w:r w:rsidRPr="00B004A0">
        <w:t>(2), 415–421. https://doi.org/10.1016/j.bbrc.2019.04.154</w:t>
      </w:r>
    </w:p>
    <w:p w14:paraId="7A4DC19A" w14:textId="77777777" w:rsidR="00B004A0" w:rsidRPr="00B004A0" w:rsidRDefault="00B004A0" w:rsidP="00B004A0">
      <w:pPr>
        <w:pStyle w:val="Bibliography"/>
      </w:pPr>
      <w:r w:rsidRPr="00B004A0">
        <w:t xml:space="preserve">Upadhyay, A., Sinha, R. A., Kumar, A., &amp; Godbole, M. M. (2020). Time-restricted feeding ameliorates maternal high-fat diet-induced fetal lung injury. </w:t>
      </w:r>
      <w:r w:rsidRPr="00B004A0">
        <w:rPr>
          <w:i/>
          <w:iCs/>
        </w:rPr>
        <w:t>Experimental and Molecular Pathology</w:t>
      </w:r>
      <w:r w:rsidRPr="00B004A0">
        <w:t xml:space="preserve">, </w:t>
      </w:r>
      <w:r w:rsidRPr="00B004A0">
        <w:rPr>
          <w:i/>
          <w:iCs/>
        </w:rPr>
        <w:t>114</w:t>
      </w:r>
      <w:r w:rsidRPr="00B004A0">
        <w:t>, 104413. https://doi.org/10.1016/j.yexmp.2020.104413</w:t>
      </w:r>
    </w:p>
    <w:p w14:paraId="14093C04" w14:textId="77777777" w:rsidR="00B004A0" w:rsidRPr="00B004A0" w:rsidRDefault="00B004A0" w:rsidP="00B004A0">
      <w:pPr>
        <w:pStyle w:val="Bibliography"/>
      </w:pPr>
      <w:r w:rsidRPr="00B004A0">
        <w:t xml:space="preserve">Vetter, C., Dashti, H. S., Lane, J. M., Anderson, S. G., Schernhammer, E. S., Rutter, M. K., Saxena, R., &amp; Scheer, F. A. J. L. (2018). Night Shift Work, Genetic Risk, and Type 2 Diabetes in the UK Biobank. </w:t>
      </w:r>
      <w:r w:rsidRPr="00B004A0">
        <w:rPr>
          <w:i/>
          <w:iCs/>
        </w:rPr>
        <w:t>Diabetes Care</w:t>
      </w:r>
      <w:r w:rsidRPr="00B004A0">
        <w:t xml:space="preserve">, </w:t>
      </w:r>
      <w:r w:rsidRPr="00B004A0">
        <w:rPr>
          <w:i/>
          <w:iCs/>
        </w:rPr>
        <w:t>41</w:t>
      </w:r>
      <w:r w:rsidRPr="00B004A0">
        <w:t>(4), 762–769. https://doi.org/10.2337/dc17-1933</w:t>
      </w:r>
    </w:p>
    <w:p w14:paraId="41501DB9" w14:textId="77777777" w:rsidR="00B004A0" w:rsidRPr="00B004A0" w:rsidRDefault="00B004A0" w:rsidP="00B004A0">
      <w:pPr>
        <w:pStyle w:val="Bibliography"/>
      </w:pPr>
      <w:r w:rsidRPr="00B004A0">
        <w:t xml:space="preserve">Wang, J., Cao, M., Zhuo, Y., Che, L., Fang, Z., Xu, S., Lin, Y., Feng, B., &amp; Wu, D. (2016). Catch-up growth following food restriction exacerbates adulthood glucose intolerance in pigs exposed to intrauterine undernutrition. </w:t>
      </w:r>
      <w:r w:rsidRPr="00B004A0">
        <w:rPr>
          <w:i/>
          <w:iCs/>
        </w:rPr>
        <w:t>Nutrition</w:t>
      </w:r>
      <w:r w:rsidRPr="00B004A0">
        <w:t xml:space="preserve">, </w:t>
      </w:r>
      <w:r w:rsidRPr="00B004A0">
        <w:rPr>
          <w:i/>
          <w:iCs/>
        </w:rPr>
        <w:t>32</w:t>
      </w:r>
      <w:r w:rsidRPr="00B004A0">
        <w:t>(11–12), 1275–1284. https://doi.org/10.1016/j.nut.2016.03.010</w:t>
      </w:r>
    </w:p>
    <w:p w14:paraId="39912BDB" w14:textId="77777777" w:rsidR="00B004A0" w:rsidRPr="00B004A0" w:rsidRDefault="00B004A0" w:rsidP="00B004A0">
      <w:pPr>
        <w:pStyle w:val="Bibliography"/>
      </w:pPr>
      <w:r w:rsidRPr="00B004A0">
        <w:lastRenderedPageBreak/>
        <w:t xml:space="preserve">Wang, L., &amp; Yang, Q. (2022). Circulating Growth Differentiation Factor 15 and Preeclampsia: A Meta-Analysis. </w:t>
      </w:r>
      <w:r w:rsidRPr="00B004A0">
        <w:rPr>
          <w:i/>
          <w:iCs/>
        </w:rPr>
        <w:t>Hormone and Metabolic Research = Hormon- Und Stoffwechselforschung = Hormones Et Metabolisme</w:t>
      </w:r>
      <w:r w:rsidRPr="00B004A0">
        <w:t>. https://doi.org/10.1055/a-1956-2961</w:t>
      </w:r>
    </w:p>
    <w:p w14:paraId="114C4EBF" w14:textId="77777777" w:rsidR="00B004A0" w:rsidRPr="00B004A0" w:rsidRDefault="00B004A0" w:rsidP="00B004A0">
      <w:pPr>
        <w:pStyle w:val="Bibliography"/>
      </w:pPr>
      <w:r w:rsidRPr="00B004A0">
        <w:t xml:space="preserve">Wang, P., Ma, W., Zhou, Y., Zhao, Y., Shi, H., Yang, Q., &amp; Zhang, Y. (2020). Circulating metal concentrations, inflammatory cytokines and gestational weight gain: Shanghai MCPC cohort. </w:t>
      </w:r>
      <w:r w:rsidRPr="00B004A0">
        <w:rPr>
          <w:i/>
          <w:iCs/>
        </w:rPr>
        <w:t>Ecotoxicology and Environmental Safety</w:t>
      </w:r>
      <w:r w:rsidRPr="00B004A0">
        <w:t xml:space="preserve">, </w:t>
      </w:r>
      <w:r w:rsidRPr="00B004A0">
        <w:rPr>
          <w:i/>
          <w:iCs/>
        </w:rPr>
        <w:t>199</w:t>
      </w:r>
      <w:r w:rsidRPr="00B004A0">
        <w:t>, 110697. https://doi.org/10.1016/j.ecoenv.2020.110697</w:t>
      </w:r>
    </w:p>
    <w:p w14:paraId="3775B53A" w14:textId="77777777" w:rsidR="00B004A0" w:rsidRPr="00B004A0" w:rsidRDefault="00B004A0" w:rsidP="00B004A0">
      <w:pPr>
        <w:pStyle w:val="Bibliography"/>
      </w:pPr>
      <w:r w:rsidRPr="00B004A0">
        <w:t xml:space="preserve">Wang, W., Huang, Z., Huang, L., Gao, L., Cui, L., Cowley, M., Guo, L., &amp; Chen, C. (2021). Time-restricted feeding restored insulin-growth hormone balance and improved substrate and energy metabolism in MC4RKO obese mice. </w:t>
      </w:r>
      <w:r w:rsidRPr="00B004A0">
        <w:rPr>
          <w:i/>
          <w:iCs/>
        </w:rPr>
        <w:t>Neuroendocrinology</w:t>
      </w:r>
      <w:r w:rsidRPr="00B004A0">
        <w:t>. https://doi.org/10.1159/000515960</w:t>
      </w:r>
    </w:p>
    <w:p w14:paraId="39B6429E" w14:textId="77777777" w:rsidR="00B004A0" w:rsidRPr="00B004A0" w:rsidRDefault="00B004A0" w:rsidP="00B004A0">
      <w:pPr>
        <w:pStyle w:val="Bibliography"/>
      </w:pPr>
      <w:r w:rsidRPr="00B004A0">
        <w:t xml:space="preserve">Wang, X.-P., Xing, C.-Y., Zhang, J.-X., Zhou, J.-H., Li, Y.-C., Yang, H.-Y., Zhang, P.-F., Zhang, W., Huang, Y., Long, J.-G., Gao, F., Zhang, X., &amp; Li, J. (2020). Time-restricted feeding alleviates cardiac dysfunction induced by simulated microgravity via restoring cardiac FGF21 signaling. </w:t>
      </w:r>
      <w:r w:rsidRPr="00B004A0">
        <w:rPr>
          <w:i/>
          <w:iCs/>
        </w:rPr>
        <w:t>The FASEB Journal</w:t>
      </w:r>
      <w:r w:rsidRPr="00B004A0">
        <w:t xml:space="preserve">, </w:t>
      </w:r>
      <w:r w:rsidRPr="00B004A0">
        <w:rPr>
          <w:i/>
          <w:iCs/>
        </w:rPr>
        <w:t>34</w:t>
      </w:r>
      <w:r w:rsidRPr="00B004A0">
        <w:t>(11). https://doi.org/10.1096/fj.202001246RR</w:t>
      </w:r>
    </w:p>
    <w:p w14:paraId="20268B5B" w14:textId="77777777" w:rsidR="00B004A0" w:rsidRPr="00B004A0" w:rsidRDefault="00B004A0" w:rsidP="00B004A0">
      <w:pPr>
        <w:pStyle w:val="Bibliography"/>
      </w:pPr>
      <w:r w:rsidRPr="00B004A0">
        <w:t xml:space="preserve">Welsh, P., Kimenai, D. M., Marioni, R. E., Hayward, C., Campbell, A., Porteous, D., Mills, N. L., O’Rahilly, S., &amp; Sattar, N. (2022). Reference ranges for GDF-15, and risk factors associated with GDF-15, in a large general population cohort. </w:t>
      </w:r>
      <w:r w:rsidRPr="00B004A0">
        <w:rPr>
          <w:i/>
          <w:iCs/>
        </w:rPr>
        <w:t>Clinical Chemistry and Laboratory Medicine (CCLM)</w:t>
      </w:r>
      <w:r w:rsidRPr="00B004A0">
        <w:t>. https://doi.org/10.1515/cclm-2022-0135</w:t>
      </w:r>
    </w:p>
    <w:p w14:paraId="01BCE161" w14:textId="77777777" w:rsidR="00B004A0" w:rsidRPr="00B004A0" w:rsidRDefault="00B004A0" w:rsidP="00B004A0">
      <w:pPr>
        <w:pStyle w:val="Bibliography"/>
      </w:pPr>
      <w:r w:rsidRPr="00B004A0">
        <w:t xml:space="preserve">Wilkinson, M. J., Manoogian, E. N. C., Zadourian, A., Lo, H., Fakhouri, S., Shoghi, A., Wang, X., Fleischer, J. G., Navlakha, S., Panda, S., &amp; Taub, P. R. (2020). Ten-Hour Time-Restricted Eating Reduces Weight, Blood Pressure, and Atherogenic Lipids in Patients </w:t>
      </w:r>
      <w:r w:rsidRPr="00B004A0">
        <w:lastRenderedPageBreak/>
        <w:t xml:space="preserve">with Metabolic Syndrome. </w:t>
      </w:r>
      <w:r w:rsidRPr="00B004A0">
        <w:rPr>
          <w:i/>
          <w:iCs/>
        </w:rPr>
        <w:t>Cell Metabolism</w:t>
      </w:r>
      <w:r w:rsidRPr="00B004A0">
        <w:t xml:space="preserve">, </w:t>
      </w:r>
      <w:r w:rsidRPr="00B004A0">
        <w:rPr>
          <w:i/>
          <w:iCs/>
        </w:rPr>
        <w:t>31</w:t>
      </w:r>
      <w:r w:rsidRPr="00B004A0">
        <w:t>(1), 92-104.e5. https://doi.org/10.1016/j.cmet.2019.11.004</w:t>
      </w:r>
    </w:p>
    <w:p w14:paraId="461EE602" w14:textId="77777777" w:rsidR="00B004A0" w:rsidRPr="00B004A0" w:rsidRDefault="00B004A0" w:rsidP="00B004A0">
      <w:pPr>
        <w:pStyle w:val="Bibliography"/>
      </w:pPr>
      <w:r w:rsidRPr="00B004A0">
        <w:t xml:space="preserve">Wilson, R. B., Zhang, R., Chen, Y. J., Peters, K. M., Sawyez, C. G., Sutherland, B. G., Patel, K., Kennelly, J. P., Leonard, K.-A., Jacobs, R. L., Wang, R., &amp; Borradaile, N. M. (2020). Two-Week Isocaloric Time-Restricted Feeding Decreases Liver Inflammation without Significant Weight Loss in Obese Mice with Non-Alcoholic Fatty Liver Disease. </w:t>
      </w:r>
      <w:r w:rsidRPr="00B004A0">
        <w:rPr>
          <w:i/>
          <w:iCs/>
        </w:rPr>
        <w:t>International Journal of Molecular Sciences</w:t>
      </w:r>
      <w:r w:rsidRPr="00B004A0">
        <w:t xml:space="preserve">, </w:t>
      </w:r>
      <w:r w:rsidRPr="00B004A0">
        <w:rPr>
          <w:i/>
          <w:iCs/>
        </w:rPr>
        <w:t>21</w:t>
      </w:r>
      <w:r w:rsidRPr="00B004A0">
        <w:t>(23). https://doi.org/10.3390/ijms21239156</w:t>
      </w:r>
    </w:p>
    <w:p w14:paraId="2A6AB52B" w14:textId="77777777" w:rsidR="00B004A0" w:rsidRPr="00B004A0" w:rsidRDefault="00B004A0" w:rsidP="00B004A0">
      <w:pPr>
        <w:pStyle w:val="Bibliography"/>
      </w:pPr>
      <w:r w:rsidRPr="00B004A0">
        <w:t xml:space="preserve">Woodie, L. N., Luo, Y., Wayne, M. J., Graff, E. C., Ahmed, B., O’Neill, A. M., &amp; Greene, M. W. (2018). Restricted feeding for 9h in the active period partially abrogates the detrimental metabolic effects of a Western diet with liquid sugar consumption in mice. </w:t>
      </w:r>
      <w:r w:rsidRPr="00B004A0">
        <w:rPr>
          <w:i/>
          <w:iCs/>
        </w:rPr>
        <w:t>Metabolism</w:t>
      </w:r>
      <w:r w:rsidRPr="00B004A0">
        <w:t xml:space="preserve">, </w:t>
      </w:r>
      <w:r w:rsidRPr="00B004A0">
        <w:rPr>
          <w:i/>
          <w:iCs/>
        </w:rPr>
        <w:t>82</w:t>
      </w:r>
      <w:r w:rsidRPr="00B004A0">
        <w:t>, 1–13. https://doi.org/10.1016/j.metabol.2017.12.004</w:t>
      </w:r>
    </w:p>
    <w:p w14:paraId="5AB50651" w14:textId="77777777" w:rsidR="00B004A0" w:rsidRPr="00B004A0" w:rsidRDefault="00B004A0" w:rsidP="00B004A0">
      <w:pPr>
        <w:pStyle w:val="Bibliography"/>
      </w:pPr>
      <w:r w:rsidRPr="00B004A0">
        <w:t xml:space="preserve">Yakut, K., Öcal, D. F., Öztürk, F. H., Öztürk, M., Oğuz, Y., Sınacı, S., &amp; Çağlar, T. (2021). Is GDF-15 level associated with gestational diabetes mellitus and adverse perinatal outcomes? </w:t>
      </w:r>
      <w:r w:rsidRPr="00B004A0">
        <w:rPr>
          <w:i/>
          <w:iCs/>
        </w:rPr>
        <w:t>Taiwanese Journal of Obstetrics and Gynecology</w:t>
      </w:r>
      <w:r w:rsidRPr="00B004A0">
        <w:t xml:space="preserve">, </w:t>
      </w:r>
      <w:r w:rsidRPr="00B004A0">
        <w:rPr>
          <w:i/>
          <w:iCs/>
        </w:rPr>
        <w:t>60</w:t>
      </w:r>
      <w:r w:rsidRPr="00B004A0">
        <w:t>(2), 221–224. https://doi.org/10.1016/j.tjog.2020.12.004</w:t>
      </w:r>
    </w:p>
    <w:p w14:paraId="6DC02724" w14:textId="77777777" w:rsidR="00B004A0" w:rsidRPr="00B004A0" w:rsidRDefault="00B004A0" w:rsidP="00B004A0">
      <w:pPr>
        <w:pStyle w:val="Bibliography"/>
      </w:pPr>
      <w:r w:rsidRPr="00B004A0">
        <w:t xml:space="preserve">Yang, L., Chang, C.-C., Sun, Z., Madsen, D., Zhu, H., Padkjær, S. B., Wu, X., Huang, T., Hultman, K., Paulsen, S. J., Wang, J., Bugge, A., Frantzen, J. B., Nørgaard, P., Jeppesen, J. F., Yang, Z., Secher, A., Chen, H., Li, X., … Jørgensen, S. B. (2017). GFRAL is the receptor for GDF15 and is required for the anti-obesity effects of the ligand. </w:t>
      </w:r>
      <w:r w:rsidRPr="00B004A0">
        <w:rPr>
          <w:i/>
          <w:iCs/>
        </w:rPr>
        <w:t>Nature Medicine</w:t>
      </w:r>
      <w:r w:rsidRPr="00B004A0">
        <w:t xml:space="preserve">, </w:t>
      </w:r>
      <w:r w:rsidRPr="00B004A0">
        <w:rPr>
          <w:i/>
          <w:iCs/>
        </w:rPr>
        <w:t>23</w:t>
      </w:r>
      <w:r w:rsidRPr="00B004A0">
        <w:t>(10), Article 10. https://doi.org/10.1038/nm.4394</w:t>
      </w:r>
    </w:p>
    <w:p w14:paraId="7FAA887C" w14:textId="77777777" w:rsidR="00B004A0" w:rsidRPr="00B004A0" w:rsidRDefault="00B004A0" w:rsidP="00B004A0">
      <w:pPr>
        <w:pStyle w:val="Bibliography"/>
      </w:pPr>
      <w:r w:rsidRPr="00B004A0">
        <w:t xml:space="preserve">Yuan, Q., Chen, L., Liu, C., Xu, K., Mao, X., &amp; Liu, C. (2011). Postnatal Pancreatic Islet β Cell Function and Insulin Sensitivity at Different Stages of Lifetime in Rats Born with </w:t>
      </w:r>
      <w:r w:rsidRPr="00B004A0">
        <w:lastRenderedPageBreak/>
        <w:t xml:space="preserve">Intrauterine Growth Retardation. </w:t>
      </w:r>
      <w:r w:rsidRPr="00B004A0">
        <w:rPr>
          <w:i/>
          <w:iCs/>
        </w:rPr>
        <w:t>PLOS ONE</w:t>
      </w:r>
      <w:r w:rsidRPr="00B004A0">
        <w:t xml:space="preserve">, </w:t>
      </w:r>
      <w:r w:rsidRPr="00B004A0">
        <w:rPr>
          <w:i/>
          <w:iCs/>
        </w:rPr>
        <w:t>6</w:t>
      </w:r>
      <w:r w:rsidRPr="00B004A0">
        <w:t>(10), e25167. https://doi.org/10.1371/journal.pone.0025167</w:t>
      </w:r>
    </w:p>
    <w:p w14:paraId="4C42F95A" w14:textId="77777777" w:rsidR="00B004A0" w:rsidRPr="00B004A0" w:rsidRDefault="00B004A0" w:rsidP="00B004A0">
      <w:pPr>
        <w:pStyle w:val="Bibliography"/>
      </w:pPr>
      <w:r w:rsidRPr="00B004A0">
        <w:t xml:space="preserve">Zhang, Q., Xiao, X., Zheng, J., Li, M., Yu, M., Ping, F., Wang, T., &amp; Wang, X. (2019). A Maternal High-Fat Diet Induces DNA Methylation Changes That Contribute to Glucose Intolerance in Offspring. </w:t>
      </w:r>
      <w:r w:rsidRPr="00B004A0">
        <w:rPr>
          <w:i/>
          <w:iCs/>
        </w:rPr>
        <w:t>Frontiers in Endocrinology</w:t>
      </w:r>
      <w:r w:rsidRPr="00B004A0">
        <w:t xml:space="preserve">, </w:t>
      </w:r>
      <w:r w:rsidRPr="00B004A0">
        <w:rPr>
          <w:i/>
          <w:iCs/>
        </w:rPr>
        <w:t>10</w:t>
      </w:r>
      <w:r w:rsidRPr="00B004A0">
        <w:t>, 871. https://doi.org/10.3389/fendo.2019.00871</w:t>
      </w:r>
    </w:p>
    <w:p w14:paraId="4064D8B9" w14:textId="77777777" w:rsidR="00B004A0" w:rsidRPr="00B004A0" w:rsidRDefault="00B004A0" w:rsidP="00B004A0">
      <w:pPr>
        <w:pStyle w:val="Bibliography"/>
      </w:pPr>
      <w:r w:rsidRPr="00B004A0">
        <w:t xml:space="preserve">Zheng, J., Zhang, L., Wang, Z., &amp; Zhang, J. (2020). Maternal high-fat diet regulates glucose metabolism and pancreatic β cell phenotype in mouse offspring at weaning. </w:t>
      </w:r>
      <w:r w:rsidRPr="00B004A0">
        <w:rPr>
          <w:i/>
          <w:iCs/>
        </w:rPr>
        <w:t>PeerJ</w:t>
      </w:r>
      <w:r w:rsidRPr="00B004A0">
        <w:t xml:space="preserve">, </w:t>
      </w:r>
      <w:r w:rsidRPr="00B004A0">
        <w:rPr>
          <w:i/>
          <w:iCs/>
        </w:rPr>
        <w:t>8</w:t>
      </w:r>
      <w:r w:rsidRPr="00B004A0">
        <w:t>, e9407. https://doi.org/10.7717/peerj.9407</w:t>
      </w:r>
    </w:p>
    <w:p w14:paraId="77DB01AD" w14:textId="77777777" w:rsidR="00B004A0" w:rsidRPr="00B004A0" w:rsidRDefault="00B004A0" w:rsidP="00B004A0">
      <w:pPr>
        <w:pStyle w:val="Bibliography"/>
      </w:pPr>
      <w:r w:rsidRPr="00B004A0">
        <w:t xml:space="preserve">Ziaee, V., Kihanidoost, Z., Younesian, M., Akhavirad, M.-B., Bateni, F., Kazemianfar, Z., &amp; Hantoushzadeh, S. (2010). The effect of ramadan fasting on outcome of pregnancy. </w:t>
      </w:r>
      <w:r w:rsidRPr="00B004A0">
        <w:rPr>
          <w:i/>
          <w:iCs/>
        </w:rPr>
        <w:t>Iranian Journal of Pediatrics</w:t>
      </w:r>
      <w:r w:rsidRPr="00B004A0">
        <w:t xml:space="preserve">, </w:t>
      </w:r>
      <w:r w:rsidRPr="00B004A0">
        <w:rPr>
          <w:i/>
          <w:iCs/>
        </w:rPr>
        <w:t>20</w:t>
      </w:r>
      <w:r w:rsidRPr="00B004A0">
        <w:t>(2), 181–186.</w:t>
      </w:r>
    </w:p>
    <w:p w14:paraId="27DC4D33" w14:textId="77777777" w:rsidR="00B004A0" w:rsidRPr="007D7678" w:rsidRDefault="00B004A0" w:rsidP="00B004A0">
      <w:r>
        <w:fldChar w:fldCharType="end"/>
      </w:r>
    </w:p>
    <w:p w14:paraId="498A610A" w14:textId="77777777" w:rsidR="00B004A0" w:rsidRDefault="00B004A0" w:rsidP="00B004A0"/>
    <w:p w14:paraId="5CB9895C" w14:textId="77777777" w:rsidR="00B004A0" w:rsidRPr="00204AD6" w:rsidRDefault="00000000" w:rsidP="00B004A0">
      <w:pPr>
        <w:sectPr w:rsidR="00B004A0" w:rsidRPr="00204AD6" w:rsidSect="002039B2">
          <w:pgSz w:w="12240" w:h="15840"/>
          <w:pgMar w:top="1440" w:right="1440" w:bottom="1440" w:left="1440" w:header="720" w:footer="720" w:gutter="0"/>
          <w:pgNumType w:fmt="lowerRoman"/>
          <w:cols w:space="720"/>
          <w:docGrid w:linePitch="360"/>
        </w:sectPr>
      </w:pPr>
      <w:fldSimple w:instr=" PRINTDATE  \* MERGEFORMAT ">
        <w:r w:rsidR="00B004A0">
          <w:rPr>
            <w:noProof/>
          </w:rPr>
          <w:t>0/0/00 0:00:00 AM</w:t>
        </w:r>
      </w:fldSimple>
    </w:p>
    <w:p w14:paraId="3955B5F7" w14:textId="1E51021D" w:rsidR="00BC3B69" w:rsidRDefault="00BC3B69" w:rsidP="00B004A0">
      <w:pPr>
        <w:spacing w:line="259" w:lineRule="auto"/>
      </w:pPr>
    </w:p>
    <w:sectPr w:rsidR="00BC3B69" w:rsidSect="002039B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andoval, Darleen" w:date="2023-03-01T09:35:00Z" w:initials="SD">
    <w:p w14:paraId="236F9E6F" w14:textId="77777777" w:rsidR="00D936FB" w:rsidRDefault="00D936FB" w:rsidP="00B22C54">
      <w:pPr>
        <w:pStyle w:val="CommentText"/>
      </w:pPr>
      <w:r>
        <w:rPr>
          <w:rStyle w:val="CommentReference"/>
        </w:rPr>
        <w:annotationRef/>
      </w:r>
      <w:r>
        <w:t>Please clarify-during pregnancy; after; in offspring?</w:t>
      </w:r>
    </w:p>
  </w:comment>
  <w:comment w:id="11" w:author="Sandoval, Darleen" w:date="2023-03-01T09:37:00Z" w:initials="SD">
    <w:p w14:paraId="3508443F" w14:textId="77777777" w:rsidR="00D936FB" w:rsidRDefault="00D936FB" w:rsidP="006A1777">
      <w:pPr>
        <w:pStyle w:val="CommentText"/>
      </w:pPr>
      <w:r>
        <w:rPr>
          <w:rStyle w:val="CommentReference"/>
        </w:rPr>
        <w:annotationRef/>
      </w:r>
      <w:r>
        <w:t xml:space="preserve">Associations of what and what direction? Longer fasting is associated with poor glycemic control? </w:t>
      </w:r>
    </w:p>
  </w:comment>
  <w:comment w:id="12" w:author="Sandoval, Darleen" w:date="2023-03-01T09:37:00Z" w:initials="SD">
    <w:p w14:paraId="3FA105DB" w14:textId="77777777" w:rsidR="00D936FB" w:rsidRDefault="00D936FB" w:rsidP="00D25D90">
      <w:pPr>
        <w:pStyle w:val="CommentText"/>
      </w:pPr>
      <w:r>
        <w:rPr>
          <w:rStyle w:val="CommentReference"/>
        </w:rPr>
        <w:annotationRef/>
      </w:r>
      <w:r>
        <w:t>What direction? Increases or decreases? At birth or in adulthood?</w:t>
      </w:r>
    </w:p>
  </w:comment>
  <w:comment w:id="18" w:author="Sandoval, Darleen" w:date="2023-03-01T09:39:00Z" w:initials="SD">
    <w:p w14:paraId="68820AD8" w14:textId="77777777" w:rsidR="00D936FB" w:rsidRDefault="00D936FB" w:rsidP="0042551A">
      <w:pPr>
        <w:pStyle w:val="CommentText"/>
      </w:pPr>
      <w:r>
        <w:rPr>
          <w:rStyle w:val="CommentReference"/>
        </w:rPr>
        <w:annotationRef/>
      </w:r>
      <w:r>
        <w:t xml:space="preserve">"these exposures" is vague be specific-fasting duration? </w:t>
      </w:r>
    </w:p>
  </w:comment>
  <w:comment w:id="7" w:author="Erica Jansen" w:date="2023-02-28T15:46:00Z" w:initials="EJ">
    <w:p w14:paraId="71632B38" w14:textId="66AA2188" w:rsidR="00E926ED" w:rsidRDefault="00E926ED">
      <w:pPr>
        <w:pStyle w:val="CommentText"/>
      </w:pPr>
      <w:r>
        <w:rPr>
          <w:rStyle w:val="CommentReference"/>
        </w:rPr>
        <w:annotationRef/>
      </w:r>
      <w:r>
        <w:t>This paragraph needs work. The actual results need to be summarized- e.g., where is the finding the TRF results in dysglycemia in male offspring after HFD?</w:t>
      </w:r>
    </w:p>
  </w:comment>
  <w:comment w:id="25" w:author="Erica Jansen" w:date="2023-02-28T11:02:00Z" w:initials="EJ">
    <w:p w14:paraId="234C3096" w14:textId="7F94C6C1" w:rsidR="005D7FE2" w:rsidRDefault="005D7FE2">
      <w:pPr>
        <w:pStyle w:val="CommentText"/>
      </w:pPr>
      <w:r>
        <w:rPr>
          <w:rStyle w:val="CommentReference"/>
        </w:rPr>
        <w:annotationRef/>
      </w:r>
      <w:r>
        <w:t>Preclinical? Do you mean animal?</w:t>
      </w:r>
    </w:p>
  </w:comment>
  <w:comment w:id="34" w:author="Sandoval, Darleen" w:date="2023-03-01T09:44:00Z" w:initials="SD">
    <w:p w14:paraId="0DB240BD" w14:textId="77777777" w:rsidR="00D936FB" w:rsidRDefault="00D936FB" w:rsidP="004A506C">
      <w:pPr>
        <w:pStyle w:val="CommentText"/>
      </w:pPr>
      <w:r>
        <w:rPr>
          <w:rStyle w:val="CommentReference"/>
        </w:rPr>
        <w:annotationRef/>
      </w:r>
      <w:r>
        <w:t xml:space="preserve">Be specific about what the macro pref changes are. You could also say "decreased food intake" unless you're talking about conditioned taste aversion. If it's the latter than I would just say that. </w:t>
      </w:r>
    </w:p>
  </w:comment>
  <w:comment w:id="71" w:author="Erica Jansen" w:date="2023-02-28T11:18:00Z" w:initials="EJ">
    <w:p w14:paraId="2A78F511" w14:textId="7FF0B0C8" w:rsidR="005D7FE2" w:rsidRDefault="005D7FE2">
      <w:pPr>
        <w:pStyle w:val="CommentText"/>
      </w:pPr>
      <w:r>
        <w:rPr>
          <w:rStyle w:val="CommentReference"/>
        </w:rPr>
        <w:annotationRef/>
      </w:r>
      <w:r>
        <w:t>I see now that you’re using this term to mean animal studies. But is this a commonly accepted term? To me “preclinical” could also refer to an observational human study</w:t>
      </w:r>
    </w:p>
  </w:comment>
  <w:comment w:id="75" w:author="Sandoval, Darleen" w:date="2023-03-01T09:55:00Z" w:initials="SD">
    <w:p w14:paraId="5527E353" w14:textId="77777777" w:rsidR="008C7533" w:rsidRDefault="008C7533" w:rsidP="00053155">
      <w:pPr>
        <w:pStyle w:val="CommentText"/>
      </w:pPr>
      <w:r>
        <w:rPr>
          <w:rStyle w:val="CommentReference"/>
        </w:rPr>
        <w:annotationRef/>
      </w:r>
      <w:r>
        <w:t>? This is out of place</w:t>
      </w:r>
    </w:p>
  </w:comment>
  <w:comment w:id="72" w:author="Erica Jansen" w:date="2023-02-28T11:19:00Z" w:initials="EJ">
    <w:p w14:paraId="3F4AF05B" w14:textId="77777777" w:rsidR="00BB1C77" w:rsidRDefault="00BB1C77">
      <w:pPr>
        <w:pStyle w:val="CommentText"/>
      </w:pPr>
      <w:r>
        <w:rPr>
          <w:rStyle w:val="CommentReference"/>
        </w:rPr>
        <w:annotationRef/>
      </w:r>
      <w:r>
        <w:t>This sentence is not connected to the previous</w:t>
      </w:r>
    </w:p>
  </w:comment>
  <w:comment w:id="122" w:author="Erica Jansen" w:date="2023-02-28T12:11:00Z" w:initials="EJ">
    <w:p w14:paraId="6D33A1CD" w14:textId="7E0E6A89" w:rsidR="003D1EA6" w:rsidRDefault="003D1EA6">
      <w:pPr>
        <w:pStyle w:val="CommentText"/>
      </w:pPr>
      <w:r>
        <w:rPr>
          <w:rStyle w:val="CommentReference"/>
        </w:rPr>
        <w:annotationRef/>
      </w:r>
      <w:r>
        <w:t>Hmm, I think in the intro you said the opposite? Please check the wording there</w:t>
      </w:r>
    </w:p>
  </w:comment>
  <w:comment w:id="146" w:author="Sandoval, Darleen" w:date="2023-03-01T10:28:00Z" w:initials="SD">
    <w:p w14:paraId="7D19FD56" w14:textId="77777777" w:rsidR="00335D16" w:rsidRDefault="00335D16" w:rsidP="009252F0">
      <w:pPr>
        <w:pStyle w:val="CommentText"/>
      </w:pPr>
      <w:r>
        <w:rPr>
          <w:rStyle w:val="CommentReference"/>
        </w:rPr>
        <w:annotationRef/>
      </w:r>
      <w:r>
        <w:t>Weird sentence</w:t>
      </w:r>
    </w:p>
  </w:comment>
  <w:comment w:id="148" w:author="Erica Jansen" w:date="2023-02-28T12:14:00Z" w:initials="EJ">
    <w:p w14:paraId="6C56A4E6" w14:textId="3A75D668" w:rsidR="003D1EA6" w:rsidRDefault="003D1EA6">
      <w:pPr>
        <w:pStyle w:val="CommentText"/>
      </w:pPr>
      <w:r>
        <w:rPr>
          <w:rStyle w:val="CommentReference"/>
        </w:rPr>
        <w:annotationRef/>
      </w:r>
      <w:r>
        <w:t>Cuts off</w:t>
      </w:r>
    </w:p>
  </w:comment>
  <w:comment w:id="153" w:author="Sandoval, Darleen" w:date="2023-03-01T10:30:00Z" w:initials="SD">
    <w:p w14:paraId="3192BDCB" w14:textId="77777777" w:rsidR="00335D16" w:rsidRDefault="00335D16" w:rsidP="00E45E7A">
      <w:pPr>
        <w:pStyle w:val="CommentText"/>
      </w:pPr>
      <w:r>
        <w:rPr>
          <w:rStyle w:val="CommentReference"/>
        </w:rPr>
        <w:annotationRef/>
      </w:r>
      <w:r>
        <w:t>Huh? First mention of "cohort 2"</w:t>
      </w:r>
    </w:p>
  </w:comment>
  <w:comment w:id="196" w:author="Sandoval, Darleen" w:date="2023-03-01T12:19:00Z" w:initials="SD">
    <w:p w14:paraId="190199F9" w14:textId="77777777" w:rsidR="001F03B6" w:rsidRDefault="001F03B6" w:rsidP="00F2549E">
      <w:pPr>
        <w:pStyle w:val="CommentText"/>
      </w:pPr>
      <w:r>
        <w:rPr>
          <w:rStyle w:val="CommentReference"/>
        </w:rPr>
        <w:annotationRef/>
      </w:r>
      <w:r>
        <w:t>Figure titles are messed up on some panels</w:t>
      </w:r>
    </w:p>
  </w:comment>
  <w:comment w:id="197" w:author="Erica Jansen" w:date="2023-02-28T12:19:00Z" w:initials="EJ">
    <w:p w14:paraId="6359CF71" w14:textId="2D388E4A" w:rsidR="003D1EA6" w:rsidRDefault="003D1EA6">
      <w:pPr>
        <w:pStyle w:val="CommentText"/>
      </w:pPr>
      <w:r>
        <w:rPr>
          <w:rStyle w:val="CommentReference"/>
        </w:rPr>
        <w:annotationRef/>
      </w:r>
      <w:r>
        <w:t>The titles on several of the graphs are messed up</w:t>
      </w:r>
    </w:p>
  </w:comment>
  <w:comment w:id="200" w:author="Sandoval, Darleen" w:date="2023-03-01T12:26:00Z" w:initials="SD">
    <w:p w14:paraId="1D48DC22" w14:textId="77777777" w:rsidR="001F03B6" w:rsidRDefault="001F03B6" w:rsidP="00DB5286">
      <w:pPr>
        <w:pStyle w:val="CommentText"/>
      </w:pPr>
      <w:r>
        <w:rPr>
          <w:rStyle w:val="CommentReference"/>
        </w:rPr>
        <w:annotationRef/>
      </w:r>
      <w:r>
        <w:t xml:space="preserve">They are not really hypoglycemic with an average of 110mg/dl. I know your fasting levels are high but still-you can't call this hypoglycemia. I would say recovery from the glucose nadir. </w:t>
      </w:r>
    </w:p>
  </w:comment>
  <w:comment w:id="207" w:author="Erica Jansen" w:date="2023-02-28T12:24:00Z" w:initials="EJ">
    <w:p w14:paraId="29F9985E" w14:textId="457CBDED" w:rsidR="0066387C" w:rsidRDefault="0066387C">
      <w:pPr>
        <w:pStyle w:val="CommentText"/>
      </w:pPr>
      <w:r>
        <w:rPr>
          <w:rStyle w:val="CommentReference"/>
        </w:rPr>
        <w:annotationRef/>
      </w:r>
      <w:r>
        <w:t>In the abstract you say that eTRF could be bad for the offspring- while this is true, what you’re saying here is that it’s not about the offspring’s health per se but rather about the behavior of the moms. I wonder if you can hint towards this in the abstract too?</w:t>
      </w:r>
    </w:p>
  </w:comment>
  <w:comment w:id="266" w:author="Sandoval, Darleen" w:date="2023-03-01T12:40:00Z" w:initials="SD">
    <w:p w14:paraId="357FD1BD" w14:textId="77777777" w:rsidR="006F712D" w:rsidRDefault="006F712D" w:rsidP="005910C3">
      <w:pPr>
        <w:pStyle w:val="CommentText"/>
      </w:pPr>
      <w:r>
        <w:rPr>
          <w:rStyle w:val="CommentReference"/>
        </w:rPr>
        <w:annotationRef/>
      </w:r>
      <w:r>
        <w:t>Were they on the same diet? Why do you think there were differences b/w the studies or what questions do those differences bring to mind?</w:t>
      </w:r>
    </w:p>
  </w:comment>
  <w:comment w:id="267" w:author="Sandoval, Darleen" w:date="2023-03-02T13:57:00Z" w:initials="SD">
    <w:p w14:paraId="10C36AEC" w14:textId="77777777" w:rsidR="007319D9" w:rsidRDefault="007319D9" w:rsidP="00650363">
      <w:pPr>
        <w:pStyle w:val="CommentText"/>
      </w:pPr>
      <w:r>
        <w:rPr>
          <w:rStyle w:val="CommentReference"/>
        </w:rPr>
        <w:annotationRef/>
      </w:r>
      <w:r>
        <w:t>A little more clarity on these studies please ☺️</w:t>
      </w:r>
    </w:p>
  </w:comment>
  <w:comment w:id="285" w:author="Erica Jansen" w:date="2023-02-28T12:56:00Z" w:initials="EJ">
    <w:p w14:paraId="7160F784" w14:textId="60DAC537" w:rsidR="000D61A2" w:rsidRDefault="000D61A2">
      <w:pPr>
        <w:pStyle w:val="CommentText"/>
      </w:pPr>
      <w:r>
        <w:rPr>
          <w:rStyle w:val="CommentReference"/>
        </w:rPr>
        <w:annotationRef/>
      </w:r>
      <w:r>
        <w:t>Blue font</w:t>
      </w:r>
    </w:p>
  </w:comment>
  <w:comment w:id="305" w:author="Erica Jansen" w:date="2023-02-28T13:00:00Z" w:initials="EJ">
    <w:p w14:paraId="20F730B2" w14:textId="0E0910A4" w:rsidR="000D61A2" w:rsidRDefault="000D61A2">
      <w:pPr>
        <w:pStyle w:val="CommentText"/>
      </w:pPr>
      <w:r>
        <w:rPr>
          <w:rStyle w:val="CommentReference"/>
        </w:rPr>
        <w:annotationRef/>
      </w:r>
      <w:r>
        <w:t>This  is a   repeat of the  previous  section</w:t>
      </w:r>
    </w:p>
  </w:comment>
  <w:comment w:id="320" w:author="Sandoval, Darleen" w:date="2023-03-01T12:47:00Z" w:initials="SD">
    <w:p w14:paraId="34220564" w14:textId="5ABC2E2C" w:rsidR="006F712D" w:rsidRDefault="006F712D" w:rsidP="00386DCD">
      <w:pPr>
        <w:pStyle w:val="CommentText"/>
      </w:pPr>
      <w:r>
        <w:rPr>
          <w:rStyle w:val="CommentReference"/>
        </w:rPr>
        <w:annotationRef/>
      </w:r>
      <w:r>
        <w:t xml:space="preserve">I would move this to the beginning of the paragraph. You also don't really provide rationale for this experiment in the intro. </w:t>
      </w:r>
    </w:p>
  </w:comment>
  <w:comment w:id="375" w:author="Molly Carter" w:date="2023-02-08T00:46:00Z" w:initials="MC">
    <w:p w14:paraId="00DB8176" w14:textId="77777777" w:rsidR="003B18F3" w:rsidRDefault="003B18F3" w:rsidP="003B18F3">
      <w:r>
        <w:rPr>
          <w:rStyle w:val="CommentReference"/>
        </w:rPr>
        <w:annotationRef/>
      </w:r>
      <w:r>
        <w:rPr>
          <w:sz w:val="20"/>
          <w:szCs w:val="20"/>
        </w:rPr>
        <w:t>Would it be better to report these as 2nd and 3rd trimester?</w:t>
      </w:r>
    </w:p>
  </w:comment>
  <w:comment w:id="382" w:author="Erica Jansen" w:date="2023-02-28T14:31:00Z" w:initials="EJ">
    <w:p w14:paraId="6EE5F5DC" w14:textId="013679FC" w:rsidR="006357FD" w:rsidRDefault="006357FD">
      <w:pPr>
        <w:pStyle w:val="CommentText"/>
      </w:pPr>
      <w:r>
        <w:rPr>
          <w:rStyle w:val="CommentReference"/>
        </w:rPr>
        <w:annotationRef/>
      </w:r>
      <w:r>
        <w:t>Blue font</w:t>
      </w:r>
    </w:p>
  </w:comment>
  <w:comment w:id="393" w:author="Erica Jansen" w:date="2023-02-28T14:49:00Z" w:initials="EJ">
    <w:p w14:paraId="5F89868A" w14:textId="606809A6" w:rsidR="00DB1FA4" w:rsidRDefault="00DB1FA4">
      <w:pPr>
        <w:pStyle w:val="CommentText"/>
      </w:pPr>
      <w:r>
        <w:rPr>
          <w:rStyle w:val="CommentReference"/>
        </w:rPr>
        <w:annotationRef/>
      </w:r>
      <w:r>
        <w:t>Sorry I did not catch this sooner. You are really describing restricted analyses rather than stratified analysis. True stratified analysis would be analysis conducted among those born full-term compared to analysis conducted among those pre-term (but you don’t have a large enough sample size for this)</w:t>
      </w:r>
    </w:p>
  </w:comment>
  <w:comment w:id="806" w:author="Erica Jansen" w:date="2023-02-28T14:48:00Z" w:initials="EJ">
    <w:p w14:paraId="0414960D" w14:textId="72D219DF" w:rsidR="00DB1FA4" w:rsidRDefault="00DB1FA4">
      <w:pPr>
        <w:pStyle w:val="CommentText"/>
      </w:pPr>
      <w:r>
        <w:rPr>
          <w:rStyle w:val="CommentReference"/>
        </w:rPr>
        <w:annotationRef/>
      </w:r>
      <w:r>
        <w:t>But was it negative or essentially null? When I look at the figure, it looks to me like the weekend trimester 3 results are just overall very null</w:t>
      </w:r>
    </w:p>
  </w:comment>
  <w:comment w:id="821" w:author="Erica Jansen" w:date="2023-02-28T14:39:00Z" w:initials="EJ">
    <w:p w14:paraId="754564CD" w14:textId="6B59C4DE" w:rsidR="004A2A47" w:rsidRDefault="004A2A47">
      <w:pPr>
        <w:pStyle w:val="CommentText"/>
      </w:pPr>
      <w:r>
        <w:rPr>
          <w:rStyle w:val="CommentReference"/>
        </w:rPr>
        <w:annotationRef/>
      </w:r>
      <w:r>
        <w:t>Include betas and CIs here too</w:t>
      </w:r>
    </w:p>
  </w:comment>
  <w:comment w:id="828" w:author="Erica Jansen" w:date="2023-02-28T14:43:00Z" w:initials="EJ">
    <w:p w14:paraId="1E67ED70" w14:textId="23C8A5EF" w:rsidR="004A2A47" w:rsidRDefault="004A2A47">
      <w:pPr>
        <w:pStyle w:val="CommentText"/>
      </w:pPr>
      <w:r>
        <w:rPr>
          <w:rStyle w:val="CommentReference"/>
        </w:rPr>
        <w:annotationRef/>
      </w:r>
      <w:r>
        <w:t>But actually for this one and the following association, the magnitude of the betas don’t actually change a whole lot. I think that losing your significance is just a power issue and you can still talk about the directionality</w:t>
      </w:r>
    </w:p>
  </w:comment>
  <w:comment w:id="848" w:author="Erica Jansen" w:date="2023-02-28T14:54:00Z" w:initials="EJ">
    <w:p w14:paraId="1B596F3E" w14:textId="2748CEE7" w:rsidR="00DB1FA4" w:rsidRDefault="00DB1FA4">
      <w:pPr>
        <w:pStyle w:val="CommentText"/>
      </w:pPr>
      <w:r>
        <w:rPr>
          <w:rStyle w:val="CommentReference"/>
        </w:rPr>
        <w:annotationRef/>
      </w:r>
      <w:r>
        <w:t>I would also mention the OGTT results in the introductory paragraph</w:t>
      </w:r>
    </w:p>
  </w:comment>
  <w:comment w:id="857" w:author="Erica Jansen" w:date="2023-02-28T14:57:00Z" w:initials="EJ">
    <w:p w14:paraId="2EEF8C38" w14:textId="1821E406" w:rsidR="0067418E" w:rsidRDefault="0067418E">
      <w:pPr>
        <w:pStyle w:val="CommentText"/>
      </w:pPr>
      <w:r>
        <w:rPr>
          <w:rStyle w:val="CommentReference"/>
        </w:rPr>
        <w:annotationRef/>
      </w:r>
      <w:r>
        <w:t>Was it additional or lower meal frequency? These two variables seem counter to each other</w:t>
      </w:r>
    </w:p>
  </w:comment>
  <w:comment w:id="938" w:author="Erica Jansen" w:date="2023-02-28T15:23:00Z" w:initials="EJ">
    <w:p w14:paraId="4F095B33" w14:textId="3076DF98" w:rsidR="00C07C07" w:rsidRDefault="00C07C07">
      <w:pPr>
        <w:pStyle w:val="CommentText"/>
      </w:pPr>
      <w:r>
        <w:rPr>
          <w:rStyle w:val="CommentReference"/>
        </w:rPr>
        <w:annotationRef/>
      </w:r>
      <w:r>
        <w:t>But you just presented literature on females too, so this statement doesn’t seem wholly justified</w:t>
      </w:r>
    </w:p>
  </w:comment>
  <w:comment w:id="961" w:author="Erica Jansen" w:date="2023-02-28T15:31:00Z" w:initials="EJ">
    <w:p w14:paraId="265D2CC5" w14:textId="035BC758" w:rsidR="00AD6A4F" w:rsidRDefault="00AD6A4F">
      <w:pPr>
        <w:pStyle w:val="CommentText"/>
      </w:pPr>
      <w:r>
        <w:rPr>
          <w:rStyle w:val="CommentReference"/>
        </w:rPr>
        <w:annotationRef/>
      </w:r>
      <w:r>
        <w:t>This seems out of place since you haven’t yet summarized the effects on the offspring</w:t>
      </w:r>
    </w:p>
  </w:comment>
  <w:comment w:id="962" w:author="Erica Jansen" w:date="2023-02-28T15:32:00Z" w:initials="EJ">
    <w:p w14:paraId="7EE49E0A" w14:textId="4E982195" w:rsidR="00AD6A4F" w:rsidRDefault="00AD6A4F">
      <w:pPr>
        <w:pStyle w:val="CommentText"/>
      </w:pPr>
      <w:r>
        <w:rPr>
          <w:rStyle w:val="CommentReference"/>
        </w:rPr>
        <w:annotationRef/>
      </w:r>
      <w:r>
        <w:t>I would move away from saying “I” in this chapter</w:t>
      </w:r>
    </w:p>
  </w:comment>
  <w:comment w:id="963" w:author="Erica Jansen" w:date="2023-02-28T15:33:00Z" w:initials="EJ">
    <w:p w14:paraId="01D10C64" w14:textId="77BD47E3" w:rsidR="00AD6A4F" w:rsidRDefault="00AD6A4F">
      <w:pPr>
        <w:pStyle w:val="CommentText"/>
      </w:pPr>
      <w:r>
        <w:rPr>
          <w:rStyle w:val="CommentReference"/>
        </w:rPr>
        <w:annotationRef/>
      </w:r>
      <w:r>
        <w:t>I wouldn’t say they were all lean though?</w:t>
      </w:r>
    </w:p>
  </w:comment>
  <w:comment w:id="971" w:author="Erica Jansen" w:date="2023-02-28T15:35:00Z" w:initials="EJ">
    <w:p w14:paraId="32DA382D" w14:textId="7B74C5CD" w:rsidR="00AD6A4F" w:rsidRDefault="00AD6A4F">
      <w:pPr>
        <w:pStyle w:val="CommentText"/>
      </w:pPr>
      <w:r>
        <w:rPr>
          <w:rStyle w:val="CommentReference"/>
        </w:rPr>
        <w:annotationRef/>
      </w:r>
      <w:r>
        <w:t>Although this is a good example, it’s not relevant to the dissertation. I would take it out completely</w:t>
      </w:r>
    </w:p>
  </w:comment>
  <w:comment w:id="972" w:author="Erica Jansen" w:date="2023-02-28T15:37:00Z" w:initials="EJ">
    <w:p w14:paraId="16D7088F" w14:textId="649EE241" w:rsidR="00E926ED" w:rsidRDefault="00E926ED">
      <w:pPr>
        <w:pStyle w:val="CommentText"/>
      </w:pPr>
      <w:r>
        <w:rPr>
          <w:rStyle w:val="CommentReference"/>
        </w:rPr>
        <w:annotationRef/>
      </w:r>
      <w:r>
        <w:t>This is vague and in my opinion is not connected enough to the original aims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6F9E6F" w15:done="0"/>
  <w15:commentEx w15:paraId="3508443F" w15:done="0"/>
  <w15:commentEx w15:paraId="3FA105DB" w15:done="0"/>
  <w15:commentEx w15:paraId="68820AD8" w15:done="0"/>
  <w15:commentEx w15:paraId="71632B38" w15:done="0"/>
  <w15:commentEx w15:paraId="234C3096" w15:done="0"/>
  <w15:commentEx w15:paraId="0DB240BD" w15:done="0"/>
  <w15:commentEx w15:paraId="2A78F511" w15:done="0"/>
  <w15:commentEx w15:paraId="5527E353" w15:done="0"/>
  <w15:commentEx w15:paraId="3F4AF05B" w15:done="0"/>
  <w15:commentEx w15:paraId="6D33A1CD" w15:done="0"/>
  <w15:commentEx w15:paraId="7D19FD56" w15:done="0"/>
  <w15:commentEx w15:paraId="6C56A4E6" w15:done="0"/>
  <w15:commentEx w15:paraId="3192BDCB" w15:done="0"/>
  <w15:commentEx w15:paraId="190199F9" w15:done="0"/>
  <w15:commentEx w15:paraId="6359CF71" w15:done="0"/>
  <w15:commentEx w15:paraId="1D48DC22" w15:done="0"/>
  <w15:commentEx w15:paraId="29F9985E" w15:done="0"/>
  <w15:commentEx w15:paraId="357FD1BD" w15:done="0"/>
  <w15:commentEx w15:paraId="10C36AEC" w15:paraIdParent="357FD1BD" w15:done="0"/>
  <w15:commentEx w15:paraId="7160F784" w15:done="0"/>
  <w15:commentEx w15:paraId="20F730B2" w15:done="0"/>
  <w15:commentEx w15:paraId="34220564" w15:done="0"/>
  <w15:commentEx w15:paraId="00DB8176" w15:done="0"/>
  <w15:commentEx w15:paraId="6EE5F5DC" w15:done="0"/>
  <w15:commentEx w15:paraId="5F89868A" w15:done="0"/>
  <w15:commentEx w15:paraId="0414960D" w15:done="0"/>
  <w15:commentEx w15:paraId="754564CD" w15:done="0"/>
  <w15:commentEx w15:paraId="1E67ED70" w15:done="0"/>
  <w15:commentEx w15:paraId="1B596F3E" w15:done="0"/>
  <w15:commentEx w15:paraId="2EEF8C38" w15:done="0"/>
  <w15:commentEx w15:paraId="4F095B33" w15:done="0"/>
  <w15:commentEx w15:paraId="265D2CC5" w15:done="0"/>
  <w15:commentEx w15:paraId="7EE49E0A" w15:done="0"/>
  <w15:commentEx w15:paraId="01D10C64" w15:done="0"/>
  <w15:commentEx w15:paraId="32DA382D" w15:done="0"/>
  <w15:commentEx w15:paraId="16D708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99AFD" w16cex:dateUtc="2023-03-01T16:35:00Z"/>
  <w16cex:commentExtensible w16cex:durableId="27A99B3C" w16cex:dateUtc="2023-03-01T16:37:00Z"/>
  <w16cex:commentExtensible w16cex:durableId="27A99B62" w16cex:dateUtc="2023-03-01T16:37:00Z"/>
  <w16cex:commentExtensible w16cex:durableId="27A99BE3" w16cex:dateUtc="2023-03-01T16:39:00Z"/>
  <w16cex:commentExtensible w16cex:durableId="27A99CEC" w16cex:dateUtc="2023-03-01T16:44:00Z"/>
  <w16cex:commentExtensible w16cex:durableId="27A99F80" w16cex:dateUtc="2023-03-01T16:55:00Z"/>
  <w16cex:commentExtensible w16cex:durableId="27A9A75A" w16cex:dateUtc="2023-03-01T17:28:00Z"/>
  <w16cex:commentExtensible w16cex:durableId="27A9A7D3" w16cex:dateUtc="2023-03-01T17:30:00Z"/>
  <w16cex:commentExtensible w16cex:durableId="27A9C139" w16cex:dateUtc="2023-03-01T19:19:00Z"/>
  <w16cex:commentExtensible w16cex:durableId="27A9C307" w16cex:dateUtc="2023-03-01T19:26:00Z"/>
  <w16cex:commentExtensible w16cex:durableId="27A9C647" w16cex:dateUtc="2023-03-01T19:40:00Z"/>
  <w16cex:commentExtensible w16cex:durableId="27AB29B3" w16cex:dateUtc="2023-03-02T20:57:00Z"/>
  <w16cex:commentExtensible w16cex:durableId="27A9C7D5" w16cex:dateUtc="2023-03-01T19:47:00Z"/>
  <w16cex:commentExtensible w16cex:durableId="278D6F4E" w16cex:dateUtc="2023-02-08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6F9E6F" w16cid:durableId="27A99AFD"/>
  <w16cid:commentId w16cid:paraId="3508443F" w16cid:durableId="27A99B3C"/>
  <w16cid:commentId w16cid:paraId="3FA105DB" w16cid:durableId="27A99B62"/>
  <w16cid:commentId w16cid:paraId="68820AD8" w16cid:durableId="27A99BE3"/>
  <w16cid:commentId w16cid:paraId="71632B38" w16cid:durableId="27A8A03C"/>
  <w16cid:commentId w16cid:paraId="234C3096" w16cid:durableId="27A85DA8"/>
  <w16cid:commentId w16cid:paraId="0DB240BD" w16cid:durableId="27A99CEC"/>
  <w16cid:commentId w16cid:paraId="2A78F511" w16cid:durableId="27A86187"/>
  <w16cid:commentId w16cid:paraId="5527E353" w16cid:durableId="27A99F80"/>
  <w16cid:commentId w16cid:paraId="3F4AF05B" w16cid:durableId="27B04677"/>
  <w16cid:commentId w16cid:paraId="6D33A1CD" w16cid:durableId="27A86E09"/>
  <w16cid:commentId w16cid:paraId="7D19FD56" w16cid:durableId="27A9A75A"/>
  <w16cid:commentId w16cid:paraId="6C56A4E6" w16cid:durableId="27A86EB3"/>
  <w16cid:commentId w16cid:paraId="3192BDCB" w16cid:durableId="27A9A7D3"/>
  <w16cid:commentId w16cid:paraId="190199F9" w16cid:durableId="27A9C139"/>
  <w16cid:commentId w16cid:paraId="6359CF71" w16cid:durableId="27A86FDF"/>
  <w16cid:commentId w16cid:paraId="1D48DC22" w16cid:durableId="27A9C307"/>
  <w16cid:commentId w16cid:paraId="29F9985E" w16cid:durableId="27A870F2"/>
  <w16cid:commentId w16cid:paraId="357FD1BD" w16cid:durableId="27A9C647"/>
  <w16cid:commentId w16cid:paraId="10C36AEC" w16cid:durableId="27AB29B3"/>
  <w16cid:commentId w16cid:paraId="7160F784" w16cid:durableId="27A87871"/>
  <w16cid:commentId w16cid:paraId="20F730B2" w16cid:durableId="27A8795E"/>
  <w16cid:commentId w16cid:paraId="34220564" w16cid:durableId="27A9C7D5"/>
  <w16cid:commentId w16cid:paraId="00DB8176" w16cid:durableId="278D6F4E"/>
  <w16cid:commentId w16cid:paraId="6EE5F5DC" w16cid:durableId="27A88EAD"/>
  <w16cid:commentId w16cid:paraId="5F89868A" w16cid:durableId="27A89306"/>
  <w16cid:commentId w16cid:paraId="0414960D" w16cid:durableId="27A892CD"/>
  <w16cid:commentId w16cid:paraId="754564CD" w16cid:durableId="27A89096"/>
  <w16cid:commentId w16cid:paraId="1E67ED70" w16cid:durableId="27A8919D"/>
  <w16cid:commentId w16cid:paraId="1B596F3E" w16cid:durableId="27A89425"/>
  <w16cid:commentId w16cid:paraId="2EEF8C38" w16cid:durableId="27A894C3"/>
  <w16cid:commentId w16cid:paraId="4F095B33" w16cid:durableId="27A89ADE"/>
  <w16cid:commentId w16cid:paraId="265D2CC5" w16cid:durableId="27A89CE6"/>
  <w16cid:commentId w16cid:paraId="7EE49E0A" w16cid:durableId="27A89D21"/>
  <w16cid:commentId w16cid:paraId="01D10C64" w16cid:durableId="27A89D49"/>
  <w16cid:commentId w16cid:paraId="32DA382D" w16cid:durableId="27A89DDA"/>
  <w16cid:commentId w16cid:paraId="16D7088F" w16cid:durableId="27A89E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8FF63" w14:textId="77777777" w:rsidR="002763A5" w:rsidRDefault="002763A5" w:rsidP="0074628F">
      <w:pPr>
        <w:spacing w:line="240" w:lineRule="auto"/>
      </w:pPr>
      <w:r>
        <w:separator/>
      </w:r>
    </w:p>
    <w:p w14:paraId="452A3189" w14:textId="77777777" w:rsidR="002763A5" w:rsidRDefault="002763A5"/>
  </w:endnote>
  <w:endnote w:type="continuationSeparator" w:id="0">
    <w:p w14:paraId="6EC3FF29" w14:textId="77777777" w:rsidR="002763A5" w:rsidRDefault="002763A5" w:rsidP="0074628F">
      <w:pPr>
        <w:spacing w:line="240" w:lineRule="auto"/>
      </w:pPr>
      <w:r>
        <w:continuationSeparator/>
      </w:r>
    </w:p>
    <w:p w14:paraId="7020AFAB" w14:textId="77777777" w:rsidR="002763A5" w:rsidRDefault="002763A5"/>
  </w:endnote>
  <w:endnote w:type="continuationNotice" w:id="1">
    <w:p w14:paraId="6D4B2517" w14:textId="77777777" w:rsidR="002763A5" w:rsidRDefault="002763A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C040E"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149155A"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5D7D57"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EC419B2"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482857B"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C7F57A" w14:textId="77777777" w:rsidR="002039B2" w:rsidRDefault="002039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1566B" w14:textId="77777777" w:rsidR="00A47827" w:rsidRDefault="00A478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E31C6"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ii</w:t>
    </w:r>
    <w:r>
      <w:rPr>
        <w:rStyle w:val="PageNumber"/>
      </w:rPr>
      <w:fldChar w:fldCharType="end"/>
    </w:r>
  </w:p>
  <w:p w14:paraId="604B53F2" w14:textId="77777777" w:rsidR="00131CA9" w:rsidRDefault="00131CA9" w:rsidP="00F3384E">
    <w:pPr>
      <w:pStyle w:val="Footer"/>
      <w:tabs>
        <w:tab w:val="clear" w:pos="4680"/>
        <w:tab w:val="clear" w:pos="936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A54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074702EB" w14:textId="77777777" w:rsidR="007D7678" w:rsidRDefault="007D7678" w:rsidP="002039B2">
    <w:pPr>
      <w:pStyle w:val="Footer"/>
      <w:tabs>
        <w:tab w:val="clear" w:pos="4680"/>
        <w:tab w:val="clear" w:pos="936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E41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111A8AD2" w14:textId="77777777" w:rsidR="007D7678" w:rsidRDefault="007D7678" w:rsidP="002039B2">
    <w:pPr>
      <w:pStyle w:val="Footer"/>
      <w:tabs>
        <w:tab w:val="clear" w:pos="4680"/>
        <w:tab w:val="clear" w:pos="9360"/>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5DF0"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3</w:t>
    </w:r>
    <w:r>
      <w:rPr>
        <w:rStyle w:val="PageNumber"/>
      </w:rPr>
      <w:fldChar w:fldCharType="end"/>
    </w:r>
  </w:p>
  <w:p w14:paraId="3609346F" w14:textId="77777777" w:rsidR="00BC3B69" w:rsidRDefault="00BC3B69" w:rsidP="002039B2">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2275F" w14:textId="77777777" w:rsidR="002763A5" w:rsidRDefault="002763A5" w:rsidP="00466A8C">
      <w:pPr>
        <w:spacing w:line="240" w:lineRule="auto"/>
      </w:pPr>
      <w:r>
        <w:separator/>
      </w:r>
    </w:p>
  </w:footnote>
  <w:footnote w:type="continuationSeparator" w:id="0">
    <w:p w14:paraId="1252A2B9" w14:textId="77777777" w:rsidR="002763A5" w:rsidRDefault="002763A5" w:rsidP="0074628F">
      <w:pPr>
        <w:spacing w:line="240" w:lineRule="auto"/>
      </w:pPr>
      <w:r>
        <w:continuationSeparator/>
      </w:r>
    </w:p>
    <w:p w14:paraId="073950CD" w14:textId="77777777" w:rsidR="002763A5" w:rsidRDefault="002763A5"/>
  </w:footnote>
  <w:footnote w:type="continuationNotice" w:id="1">
    <w:p w14:paraId="19AF1685" w14:textId="77777777" w:rsidR="002763A5" w:rsidRDefault="002763A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E7FE3" w14:textId="77777777" w:rsidR="00A47827" w:rsidRDefault="00A478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46763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37209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96C2EC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BCAB4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5EA34A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EC7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10826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7EAC65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9E2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CFE14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9513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486E5A"/>
    <w:multiLevelType w:val="hybridMultilevel"/>
    <w:tmpl w:val="EDC2DCA6"/>
    <w:lvl w:ilvl="0" w:tplc="38F8CB9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BF45E0"/>
    <w:multiLevelType w:val="multilevel"/>
    <w:tmpl w:val="E1F05A26"/>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276326936">
    <w:abstractNumId w:val="12"/>
  </w:num>
  <w:num w:numId="2" w16cid:durableId="2128813113">
    <w:abstractNumId w:val="10"/>
  </w:num>
  <w:num w:numId="3" w16cid:durableId="1731074460">
    <w:abstractNumId w:val="0"/>
  </w:num>
  <w:num w:numId="4" w16cid:durableId="1010260547">
    <w:abstractNumId w:val="1"/>
  </w:num>
  <w:num w:numId="5" w16cid:durableId="1889106878">
    <w:abstractNumId w:val="2"/>
  </w:num>
  <w:num w:numId="6" w16cid:durableId="1049305309">
    <w:abstractNumId w:val="3"/>
  </w:num>
  <w:num w:numId="7" w16cid:durableId="1003779354">
    <w:abstractNumId w:val="8"/>
  </w:num>
  <w:num w:numId="8" w16cid:durableId="1044405893">
    <w:abstractNumId w:val="4"/>
  </w:num>
  <w:num w:numId="9" w16cid:durableId="1670257675">
    <w:abstractNumId w:val="5"/>
  </w:num>
  <w:num w:numId="10" w16cid:durableId="2111663170">
    <w:abstractNumId w:val="6"/>
  </w:num>
  <w:num w:numId="11" w16cid:durableId="401485081">
    <w:abstractNumId w:val="7"/>
  </w:num>
  <w:num w:numId="12" w16cid:durableId="1235433100">
    <w:abstractNumId w:val="9"/>
  </w:num>
  <w:num w:numId="13" w16cid:durableId="193262177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ca Jansen">
    <w15:presenceInfo w15:providerId="Windows Live" w15:userId="a9f74e226650bd54"/>
  </w15:person>
  <w15:person w15:author="Sandoval, Darleen">
    <w15:presenceInfo w15:providerId="AD" w15:userId="S::darleen.sandoval@cuanschutz.edu::4b9a10ce-7124-4094-aca6-acc94fff8d42"/>
  </w15:person>
  <w15:person w15:author="Molly Carter">
    <w15:presenceInfo w15:providerId="Windows Live" w15:userId="80b2a043931789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4EA"/>
    <w:rsid w:val="00014C47"/>
    <w:rsid w:val="00014D10"/>
    <w:rsid w:val="000158C5"/>
    <w:rsid w:val="00022689"/>
    <w:rsid w:val="00026698"/>
    <w:rsid w:val="000321ED"/>
    <w:rsid w:val="00033DF6"/>
    <w:rsid w:val="0004284C"/>
    <w:rsid w:val="00073A5F"/>
    <w:rsid w:val="000973B3"/>
    <w:rsid w:val="000A7981"/>
    <w:rsid w:val="000B35F9"/>
    <w:rsid w:val="000B4D20"/>
    <w:rsid w:val="000C7EBD"/>
    <w:rsid w:val="000D1887"/>
    <w:rsid w:val="000D31D2"/>
    <w:rsid w:val="000D61A2"/>
    <w:rsid w:val="000E148D"/>
    <w:rsid w:val="000F25D2"/>
    <w:rsid w:val="001061A6"/>
    <w:rsid w:val="00122050"/>
    <w:rsid w:val="0012557E"/>
    <w:rsid w:val="00131CA9"/>
    <w:rsid w:val="00143C70"/>
    <w:rsid w:val="00143C7A"/>
    <w:rsid w:val="00146B4B"/>
    <w:rsid w:val="00155F1F"/>
    <w:rsid w:val="00156411"/>
    <w:rsid w:val="00160330"/>
    <w:rsid w:val="001663A2"/>
    <w:rsid w:val="00175766"/>
    <w:rsid w:val="001B7C21"/>
    <w:rsid w:val="001C1907"/>
    <w:rsid w:val="001E064A"/>
    <w:rsid w:val="001F03B6"/>
    <w:rsid w:val="001F0CBF"/>
    <w:rsid w:val="002039B2"/>
    <w:rsid w:val="00204AD6"/>
    <w:rsid w:val="002066EC"/>
    <w:rsid w:val="00222E41"/>
    <w:rsid w:val="002259A5"/>
    <w:rsid w:val="00232B3A"/>
    <w:rsid w:val="0023411E"/>
    <w:rsid w:val="00242D0F"/>
    <w:rsid w:val="00257149"/>
    <w:rsid w:val="00265BB5"/>
    <w:rsid w:val="00270DB0"/>
    <w:rsid w:val="002763A5"/>
    <w:rsid w:val="0028271E"/>
    <w:rsid w:val="002848D4"/>
    <w:rsid w:val="002B0216"/>
    <w:rsid w:val="002D5ED7"/>
    <w:rsid w:val="002E28AD"/>
    <w:rsid w:val="0030516C"/>
    <w:rsid w:val="00320B3D"/>
    <w:rsid w:val="00335D16"/>
    <w:rsid w:val="00343543"/>
    <w:rsid w:val="00356A48"/>
    <w:rsid w:val="0035723A"/>
    <w:rsid w:val="003812B9"/>
    <w:rsid w:val="00384A34"/>
    <w:rsid w:val="00393D9A"/>
    <w:rsid w:val="003A4F9B"/>
    <w:rsid w:val="003B09AD"/>
    <w:rsid w:val="003B18F3"/>
    <w:rsid w:val="003B2937"/>
    <w:rsid w:val="003B2DA6"/>
    <w:rsid w:val="003B357A"/>
    <w:rsid w:val="003B40E9"/>
    <w:rsid w:val="003B4BFC"/>
    <w:rsid w:val="003B5348"/>
    <w:rsid w:val="003D1EA6"/>
    <w:rsid w:val="003E287B"/>
    <w:rsid w:val="003F0C43"/>
    <w:rsid w:val="003F1DB6"/>
    <w:rsid w:val="00416FA5"/>
    <w:rsid w:val="00420BB4"/>
    <w:rsid w:val="00444E43"/>
    <w:rsid w:val="00464E92"/>
    <w:rsid w:val="00466A8C"/>
    <w:rsid w:val="004748A9"/>
    <w:rsid w:val="00480A3B"/>
    <w:rsid w:val="004A12DA"/>
    <w:rsid w:val="004A2A47"/>
    <w:rsid w:val="004D0C04"/>
    <w:rsid w:val="004D2A97"/>
    <w:rsid w:val="004E2DB7"/>
    <w:rsid w:val="00500BB2"/>
    <w:rsid w:val="00513217"/>
    <w:rsid w:val="00537832"/>
    <w:rsid w:val="00566DCD"/>
    <w:rsid w:val="00566EB5"/>
    <w:rsid w:val="00567FD5"/>
    <w:rsid w:val="00581565"/>
    <w:rsid w:val="00591DAD"/>
    <w:rsid w:val="005A1C06"/>
    <w:rsid w:val="005A3D9C"/>
    <w:rsid w:val="005B5076"/>
    <w:rsid w:val="005B5B6E"/>
    <w:rsid w:val="005C1B59"/>
    <w:rsid w:val="005C329D"/>
    <w:rsid w:val="005C4B5A"/>
    <w:rsid w:val="005D1CA7"/>
    <w:rsid w:val="005D7FE2"/>
    <w:rsid w:val="005F6A1F"/>
    <w:rsid w:val="006072B9"/>
    <w:rsid w:val="00634CB7"/>
    <w:rsid w:val="006357FD"/>
    <w:rsid w:val="00645A1B"/>
    <w:rsid w:val="00656AC0"/>
    <w:rsid w:val="0065774C"/>
    <w:rsid w:val="0066387C"/>
    <w:rsid w:val="00663B1D"/>
    <w:rsid w:val="0067418E"/>
    <w:rsid w:val="006776D2"/>
    <w:rsid w:val="00680AE2"/>
    <w:rsid w:val="00686647"/>
    <w:rsid w:val="006C69EC"/>
    <w:rsid w:val="006E10A6"/>
    <w:rsid w:val="006E3269"/>
    <w:rsid w:val="006E3901"/>
    <w:rsid w:val="006E5C7F"/>
    <w:rsid w:val="006F50C9"/>
    <w:rsid w:val="006F712D"/>
    <w:rsid w:val="00701FBE"/>
    <w:rsid w:val="00706067"/>
    <w:rsid w:val="00711CE2"/>
    <w:rsid w:val="007319D9"/>
    <w:rsid w:val="007363B5"/>
    <w:rsid w:val="0074628F"/>
    <w:rsid w:val="00752DAF"/>
    <w:rsid w:val="00755616"/>
    <w:rsid w:val="00763469"/>
    <w:rsid w:val="00786104"/>
    <w:rsid w:val="0079443C"/>
    <w:rsid w:val="007A09D3"/>
    <w:rsid w:val="007A5177"/>
    <w:rsid w:val="007A701F"/>
    <w:rsid w:val="007B5F35"/>
    <w:rsid w:val="007D719A"/>
    <w:rsid w:val="007D7678"/>
    <w:rsid w:val="007E5668"/>
    <w:rsid w:val="007F59F2"/>
    <w:rsid w:val="00802D39"/>
    <w:rsid w:val="00811541"/>
    <w:rsid w:val="0081552D"/>
    <w:rsid w:val="008423E6"/>
    <w:rsid w:val="008451ED"/>
    <w:rsid w:val="00851C39"/>
    <w:rsid w:val="0086653C"/>
    <w:rsid w:val="00867711"/>
    <w:rsid w:val="008721CB"/>
    <w:rsid w:val="00875C49"/>
    <w:rsid w:val="00881F28"/>
    <w:rsid w:val="00886E1D"/>
    <w:rsid w:val="008933EA"/>
    <w:rsid w:val="008C0195"/>
    <w:rsid w:val="008C7533"/>
    <w:rsid w:val="008D3CF9"/>
    <w:rsid w:val="00930A68"/>
    <w:rsid w:val="00946DC5"/>
    <w:rsid w:val="009642A4"/>
    <w:rsid w:val="00966A4B"/>
    <w:rsid w:val="00983DEB"/>
    <w:rsid w:val="0099611C"/>
    <w:rsid w:val="009B079C"/>
    <w:rsid w:val="009C227D"/>
    <w:rsid w:val="009D628E"/>
    <w:rsid w:val="00A01A84"/>
    <w:rsid w:val="00A2080E"/>
    <w:rsid w:val="00A20F7B"/>
    <w:rsid w:val="00A26A25"/>
    <w:rsid w:val="00A35B4D"/>
    <w:rsid w:val="00A4032E"/>
    <w:rsid w:val="00A4576D"/>
    <w:rsid w:val="00A47827"/>
    <w:rsid w:val="00A7295B"/>
    <w:rsid w:val="00A730E9"/>
    <w:rsid w:val="00A77D50"/>
    <w:rsid w:val="00A77E8A"/>
    <w:rsid w:val="00A86AA2"/>
    <w:rsid w:val="00A921DF"/>
    <w:rsid w:val="00A9663A"/>
    <w:rsid w:val="00AA3E9A"/>
    <w:rsid w:val="00AB34C4"/>
    <w:rsid w:val="00AD6A4F"/>
    <w:rsid w:val="00AE40B7"/>
    <w:rsid w:val="00AF0DB1"/>
    <w:rsid w:val="00AF2890"/>
    <w:rsid w:val="00B004A0"/>
    <w:rsid w:val="00B00DA4"/>
    <w:rsid w:val="00B10146"/>
    <w:rsid w:val="00B25284"/>
    <w:rsid w:val="00B41E82"/>
    <w:rsid w:val="00B435DE"/>
    <w:rsid w:val="00B43FA4"/>
    <w:rsid w:val="00B60E7E"/>
    <w:rsid w:val="00B7181C"/>
    <w:rsid w:val="00B71C77"/>
    <w:rsid w:val="00B74440"/>
    <w:rsid w:val="00B91533"/>
    <w:rsid w:val="00BA00D4"/>
    <w:rsid w:val="00BA71DC"/>
    <w:rsid w:val="00BB1C77"/>
    <w:rsid w:val="00BB2BA5"/>
    <w:rsid w:val="00BC3B69"/>
    <w:rsid w:val="00BD27B9"/>
    <w:rsid w:val="00BE0DF0"/>
    <w:rsid w:val="00BE7959"/>
    <w:rsid w:val="00C05D08"/>
    <w:rsid w:val="00C07C07"/>
    <w:rsid w:val="00C1462F"/>
    <w:rsid w:val="00C51F4D"/>
    <w:rsid w:val="00C62A48"/>
    <w:rsid w:val="00C6726C"/>
    <w:rsid w:val="00C72662"/>
    <w:rsid w:val="00C815CF"/>
    <w:rsid w:val="00C91471"/>
    <w:rsid w:val="00C91714"/>
    <w:rsid w:val="00C92936"/>
    <w:rsid w:val="00C94E68"/>
    <w:rsid w:val="00CE1CBD"/>
    <w:rsid w:val="00CF25F8"/>
    <w:rsid w:val="00CF6A9D"/>
    <w:rsid w:val="00D0019C"/>
    <w:rsid w:val="00D20929"/>
    <w:rsid w:val="00D21186"/>
    <w:rsid w:val="00D30D3A"/>
    <w:rsid w:val="00D51574"/>
    <w:rsid w:val="00D527F2"/>
    <w:rsid w:val="00D5756B"/>
    <w:rsid w:val="00D9128F"/>
    <w:rsid w:val="00D936FB"/>
    <w:rsid w:val="00D97B91"/>
    <w:rsid w:val="00DB0890"/>
    <w:rsid w:val="00DB1FA4"/>
    <w:rsid w:val="00DF41AD"/>
    <w:rsid w:val="00E06E91"/>
    <w:rsid w:val="00E17EF7"/>
    <w:rsid w:val="00E210BF"/>
    <w:rsid w:val="00E37459"/>
    <w:rsid w:val="00E37C64"/>
    <w:rsid w:val="00E43077"/>
    <w:rsid w:val="00E4551F"/>
    <w:rsid w:val="00E57FF4"/>
    <w:rsid w:val="00E75C2F"/>
    <w:rsid w:val="00E80524"/>
    <w:rsid w:val="00E9015D"/>
    <w:rsid w:val="00E926ED"/>
    <w:rsid w:val="00E96199"/>
    <w:rsid w:val="00EB0328"/>
    <w:rsid w:val="00EC0496"/>
    <w:rsid w:val="00EC4201"/>
    <w:rsid w:val="00EE167E"/>
    <w:rsid w:val="00EE6DA9"/>
    <w:rsid w:val="00EE6E5A"/>
    <w:rsid w:val="00EF2F6C"/>
    <w:rsid w:val="00F0341C"/>
    <w:rsid w:val="00F164EA"/>
    <w:rsid w:val="00F16EE6"/>
    <w:rsid w:val="00F3384E"/>
    <w:rsid w:val="00F34160"/>
    <w:rsid w:val="00F3453D"/>
    <w:rsid w:val="00F36441"/>
    <w:rsid w:val="00F42295"/>
    <w:rsid w:val="00F660CF"/>
    <w:rsid w:val="00F73337"/>
    <w:rsid w:val="00F742AA"/>
    <w:rsid w:val="00F80890"/>
    <w:rsid w:val="00F93280"/>
    <w:rsid w:val="00FC3648"/>
    <w:rsid w:val="00FD04BC"/>
    <w:rsid w:val="00FE2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A58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96199"/>
    <w:pPr>
      <w:spacing w:line="480" w:lineRule="auto"/>
    </w:pPr>
    <w:rPr>
      <w:rFonts w:ascii="Times New Roman" w:hAnsi="Times New Roman"/>
      <w:color w:val="000000"/>
      <w:sz w:val="24"/>
      <w:szCs w:val="22"/>
    </w:rPr>
  </w:style>
  <w:style w:type="paragraph" w:styleId="Heading1">
    <w:name w:val="heading 1"/>
    <w:basedOn w:val="Normal"/>
    <w:next w:val="Normal"/>
    <w:link w:val="Heading1Char"/>
    <w:uiPriority w:val="9"/>
    <w:qFormat/>
    <w:rsid w:val="00A730E9"/>
    <w:pPr>
      <w:pageBreakBefore/>
      <w:numPr>
        <w:numId w:val="1"/>
      </w:numPr>
      <w:spacing w:before="1440" w:line="360" w:lineRule="auto"/>
      <w:jc w:val="center"/>
      <w:outlineLvl w:val="0"/>
    </w:pPr>
    <w:rPr>
      <w:rFonts w:eastAsia="Yu Gothic Light"/>
      <w:b/>
      <w:szCs w:val="32"/>
    </w:rPr>
  </w:style>
  <w:style w:type="paragraph" w:styleId="Heading2">
    <w:name w:val="heading 2"/>
    <w:basedOn w:val="Normal"/>
    <w:next w:val="Normal"/>
    <w:link w:val="Heading2Char"/>
    <w:uiPriority w:val="9"/>
    <w:unhideWhenUsed/>
    <w:qFormat/>
    <w:rsid w:val="008933EA"/>
    <w:pPr>
      <w:keepNext/>
      <w:keepLines/>
      <w:numPr>
        <w:ilvl w:val="1"/>
        <w:numId w:val="1"/>
      </w:numPr>
      <w:spacing w:before="200" w:after="120"/>
      <w:outlineLvl w:val="1"/>
    </w:pPr>
    <w:rPr>
      <w:rFonts w:eastAsia="Yu Gothic Light"/>
      <w:b/>
      <w:bCs/>
      <w:color w:val="auto"/>
      <w:szCs w:val="26"/>
    </w:rPr>
  </w:style>
  <w:style w:type="paragraph" w:styleId="Heading3">
    <w:name w:val="heading 3"/>
    <w:basedOn w:val="Normal"/>
    <w:next w:val="Normal"/>
    <w:link w:val="Heading3Char"/>
    <w:uiPriority w:val="9"/>
    <w:unhideWhenUsed/>
    <w:qFormat/>
    <w:rsid w:val="008933EA"/>
    <w:pPr>
      <w:numPr>
        <w:ilvl w:val="2"/>
        <w:numId w:val="1"/>
      </w:numPr>
      <w:spacing w:before="200" w:after="120"/>
      <w:outlineLvl w:val="2"/>
    </w:pPr>
    <w:rPr>
      <w:b/>
      <w:i/>
    </w:rPr>
  </w:style>
  <w:style w:type="paragraph" w:styleId="Heading4">
    <w:name w:val="heading 4"/>
    <w:basedOn w:val="Normal"/>
    <w:next w:val="Normal"/>
    <w:link w:val="Heading4Char"/>
    <w:uiPriority w:val="9"/>
    <w:semiHidden/>
    <w:unhideWhenUsed/>
    <w:qFormat/>
    <w:rsid w:val="008933EA"/>
    <w:pPr>
      <w:keepNext/>
      <w:keepLines/>
      <w:numPr>
        <w:ilvl w:val="3"/>
        <w:numId w:val="1"/>
      </w:numPr>
      <w:spacing w:before="200"/>
      <w:outlineLvl w:val="3"/>
    </w:pPr>
    <w:rPr>
      <w:rFonts w:ascii="Calibri Light" w:eastAsia="Yu Gothic Light" w:hAnsi="Calibri Light"/>
      <w:b/>
      <w:bCs/>
      <w:i/>
      <w:iCs/>
      <w:color w:val="5B9BD5"/>
    </w:rPr>
  </w:style>
  <w:style w:type="paragraph" w:styleId="Heading5">
    <w:name w:val="heading 5"/>
    <w:basedOn w:val="Normal"/>
    <w:next w:val="Normal"/>
    <w:link w:val="Heading5Char"/>
    <w:uiPriority w:val="9"/>
    <w:semiHidden/>
    <w:unhideWhenUsed/>
    <w:qFormat/>
    <w:rsid w:val="008933EA"/>
    <w:pPr>
      <w:keepNext/>
      <w:keepLines/>
      <w:numPr>
        <w:ilvl w:val="4"/>
        <w:numId w:val="1"/>
      </w:numPr>
      <w:spacing w:before="200"/>
      <w:outlineLvl w:val="4"/>
    </w:pPr>
    <w:rPr>
      <w:rFonts w:ascii="Calibri Light" w:eastAsia="Yu Gothic Light" w:hAnsi="Calibri Light"/>
      <w:color w:val="1F4D78"/>
    </w:rPr>
  </w:style>
  <w:style w:type="paragraph" w:styleId="Heading6">
    <w:name w:val="heading 6"/>
    <w:basedOn w:val="Normal"/>
    <w:next w:val="Normal"/>
    <w:link w:val="Heading6Char"/>
    <w:uiPriority w:val="9"/>
    <w:semiHidden/>
    <w:unhideWhenUsed/>
    <w:qFormat/>
    <w:rsid w:val="008933EA"/>
    <w:pPr>
      <w:keepNext/>
      <w:keepLines/>
      <w:numPr>
        <w:ilvl w:val="5"/>
        <w:numId w:val="1"/>
      </w:numPr>
      <w:spacing w:before="200"/>
      <w:outlineLvl w:val="5"/>
    </w:pPr>
    <w:rPr>
      <w:rFonts w:ascii="Calibri Light" w:eastAsia="Yu Gothic Light" w:hAnsi="Calibri Light"/>
      <w:i/>
      <w:iCs/>
      <w:color w:val="1F4D78"/>
    </w:rPr>
  </w:style>
  <w:style w:type="paragraph" w:styleId="Heading7">
    <w:name w:val="heading 7"/>
    <w:basedOn w:val="Normal"/>
    <w:next w:val="Normal"/>
    <w:link w:val="Heading7Char"/>
    <w:uiPriority w:val="9"/>
    <w:semiHidden/>
    <w:unhideWhenUsed/>
    <w:qFormat/>
    <w:rsid w:val="008933EA"/>
    <w:pPr>
      <w:keepNext/>
      <w:keepLines/>
      <w:numPr>
        <w:ilvl w:val="6"/>
        <w:numId w:val="1"/>
      </w:numPr>
      <w:spacing w:before="200"/>
      <w:outlineLvl w:val="6"/>
    </w:pPr>
    <w:rPr>
      <w:rFonts w:ascii="Calibri Light" w:eastAsia="Yu Gothic Light" w:hAnsi="Calibri Light"/>
      <w:i/>
      <w:iCs/>
      <w:color w:val="404040"/>
    </w:rPr>
  </w:style>
  <w:style w:type="paragraph" w:styleId="Heading8">
    <w:name w:val="heading 8"/>
    <w:basedOn w:val="Normal"/>
    <w:next w:val="Normal"/>
    <w:link w:val="Heading8Char"/>
    <w:uiPriority w:val="9"/>
    <w:semiHidden/>
    <w:unhideWhenUsed/>
    <w:qFormat/>
    <w:rsid w:val="008933EA"/>
    <w:pPr>
      <w:keepNext/>
      <w:keepLines/>
      <w:numPr>
        <w:ilvl w:val="7"/>
        <w:numId w:val="1"/>
      </w:numPr>
      <w:spacing w:before="200"/>
      <w:outlineLvl w:val="7"/>
    </w:pPr>
    <w:rPr>
      <w:rFonts w:ascii="Calibri Light" w:eastAsia="Yu Gothic Light" w:hAnsi="Calibri Light"/>
      <w:color w:val="404040"/>
      <w:sz w:val="20"/>
      <w:szCs w:val="20"/>
    </w:rPr>
  </w:style>
  <w:style w:type="paragraph" w:styleId="Heading9">
    <w:name w:val="heading 9"/>
    <w:basedOn w:val="Normal"/>
    <w:next w:val="Normal"/>
    <w:link w:val="Heading9Char"/>
    <w:uiPriority w:val="9"/>
    <w:semiHidden/>
    <w:unhideWhenUsed/>
    <w:qFormat/>
    <w:rsid w:val="008933EA"/>
    <w:pPr>
      <w:keepNext/>
      <w:keepLines/>
      <w:numPr>
        <w:ilvl w:val="8"/>
        <w:numId w:val="1"/>
      </w:numPr>
      <w:spacing w:before="200"/>
      <w:outlineLvl w:val="8"/>
    </w:pPr>
    <w:rPr>
      <w:rFonts w:ascii="Calibri Light" w:eastAsia="Yu Gothic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730E9"/>
    <w:rPr>
      <w:rFonts w:ascii="Times New Roman" w:eastAsia="Yu Gothic Light" w:hAnsi="Times New Roman"/>
      <w:b/>
      <w:color w:val="000000"/>
      <w:sz w:val="24"/>
      <w:szCs w:val="32"/>
    </w:rPr>
  </w:style>
  <w:style w:type="paragraph" w:styleId="TOCHeading">
    <w:name w:val="TOC Heading"/>
    <w:basedOn w:val="Heading1"/>
    <w:next w:val="Normal"/>
    <w:uiPriority w:val="39"/>
    <w:unhideWhenUsed/>
    <w:rsid w:val="00A86AA2"/>
    <w:pPr>
      <w:keepNext/>
      <w:keepLines/>
      <w:pageBreakBefore w:val="0"/>
      <w:spacing w:before="24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E06E91"/>
    <w:pPr>
      <w:tabs>
        <w:tab w:val="right" w:leader="dot" w:pos="9350"/>
      </w:tabs>
      <w:spacing w:after="240" w:line="240" w:lineRule="auto"/>
    </w:pPr>
  </w:style>
  <w:style w:type="character" w:styleId="Hyperlink">
    <w:name w:val="Hyperlink"/>
    <w:uiPriority w:val="99"/>
    <w:unhideWhenUsed/>
    <w:rsid w:val="00A86AA2"/>
    <w:rPr>
      <w:color w:val="0563C1"/>
      <w:u w:val="single"/>
    </w:rPr>
  </w:style>
  <w:style w:type="paragraph" w:customStyle="1" w:styleId="Notes">
    <w:name w:val="Notes"/>
    <w:basedOn w:val="Normal"/>
    <w:link w:val="NotesChar"/>
    <w:rsid w:val="006F50C9"/>
    <w:pPr>
      <w:spacing w:line="240" w:lineRule="auto"/>
    </w:pPr>
    <w:rPr>
      <w:sz w:val="18"/>
    </w:rPr>
  </w:style>
  <w:style w:type="paragraph" w:styleId="Quote">
    <w:name w:val="Quote"/>
    <w:basedOn w:val="Normal"/>
    <w:next w:val="Normal"/>
    <w:link w:val="QuoteChar"/>
    <w:uiPriority w:val="29"/>
    <w:rsid w:val="008D3CF9"/>
    <w:pPr>
      <w:spacing w:before="200" w:after="200" w:line="360" w:lineRule="auto"/>
      <w:ind w:left="1440"/>
    </w:pPr>
    <w:rPr>
      <w:iCs/>
    </w:rPr>
  </w:style>
  <w:style w:type="character" w:customStyle="1" w:styleId="NotesChar">
    <w:name w:val="Notes Char"/>
    <w:link w:val="Notes"/>
    <w:rsid w:val="006F50C9"/>
    <w:rPr>
      <w:rFonts w:ascii="Times New Roman" w:hAnsi="Times New Roman"/>
      <w:color w:val="000000"/>
      <w:sz w:val="18"/>
    </w:rPr>
  </w:style>
  <w:style w:type="character" w:customStyle="1" w:styleId="QuoteChar">
    <w:name w:val="Quote Char"/>
    <w:link w:val="Quote"/>
    <w:uiPriority w:val="29"/>
    <w:rsid w:val="008D3CF9"/>
    <w:rPr>
      <w:rFonts w:ascii="Times New Roman" w:hAnsi="Times New Roman"/>
      <w:iCs/>
      <w:color w:val="000000"/>
      <w:sz w:val="24"/>
      <w:szCs w:val="22"/>
    </w:rPr>
  </w:style>
  <w:style w:type="paragraph" w:customStyle="1" w:styleId="TablesFigures">
    <w:name w:val="Tables &amp; Figures"/>
    <w:basedOn w:val="Heading1"/>
    <w:link w:val="TablesFiguresChar"/>
    <w:rsid w:val="006F50C9"/>
    <w:rPr>
      <w:b w:val="0"/>
      <w:sz w:val="18"/>
    </w:rPr>
  </w:style>
  <w:style w:type="paragraph" w:styleId="TOC2">
    <w:name w:val="toc 2"/>
    <w:basedOn w:val="Normal"/>
    <w:next w:val="Normal"/>
    <w:autoRedefine/>
    <w:uiPriority w:val="39"/>
    <w:unhideWhenUsed/>
    <w:rsid w:val="00E06E91"/>
    <w:pPr>
      <w:spacing w:after="240" w:line="240" w:lineRule="auto"/>
      <w:ind w:left="216"/>
    </w:pPr>
    <w:rPr>
      <w:rFonts w:eastAsia="Yu Mincho"/>
      <w:color w:val="auto"/>
    </w:rPr>
  </w:style>
  <w:style w:type="character" w:customStyle="1" w:styleId="TablesFiguresChar">
    <w:name w:val="Tables &amp; Figures Char"/>
    <w:link w:val="TablesFigures"/>
    <w:rsid w:val="006F50C9"/>
    <w:rPr>
      <w:rFonts w:ascii="Times New Roman" w:eastAsia="Yu Gothic Light" w:hAnsi="Times New Roman" w:cs="Times New Roman"/>
      <w:b w:val="0"/>
      <w:color w:val="000000"/>
      <w:sz w:val="18"/>
      <w:szCs w:val="32"/>
    </w:rPr>
  </w:style>
  <w:style w:type="paragraph" w:styleId="TOC3">
    <w:name w:val="toc 3"/>
    <w:basedOn w:val="Normal"/>
    <w:next w:val="Normal"/>
    <w:autoRedefine/>
    <w:uiPriority w:val="39"/>
    <w:unhideWhenUsed/>
    <w:rsid w:val="00E06E91"/>
    <w:pPr>
      <w:spacing w:after="240" w:line="240" w:lineRule="auto"/>
      <w:ind w:left="446"/>
    </w:pPr>
    <w:rPr>
      <w:rFonts w:eastAsia="Yu Mincho"/>
      <w:color w:val="auto"/>
    </w:rPr>
  </w:style>
  <w:style w:type="paragraph" w:styleId="Title">
    <w:name w:val="Title"/>
    <w:basedOn w:val="Normal"/>
    <w:next w:val="Normal"/>
    <w:link w:val="TitleChar"/>
    <w:uiPriority w:val="10"/>
    <w:rsid w:val="006E3269"/>
    <w:pPr>
      <w:spacing w:before="2160" w:line="240" w:lineRule="auto"/>
      <w:contextualSpacing/>
      <w:jc w:val="center"/>
    </w:pPr>
    <w:rPr>
      <w:rFonts w:eastAsia="Yu Gothic Light"/>
      <w:b/>
      <w:spacing w:val="-10"/>
      <w:kern w:val="28"/>
      <w:szCs w:val="56"/>
    </w:rPr>
  </w:style>
  <w:style w:type="character" w:customStyle="1" w:styleId="TitleChar">
    <w:name w:val="Title Char"/>
    <w:link w:val="Title"/>
    <w:uiPriority w:val="10"/>
    <w:rsid w:val="006E3269"/>
    <w:rPr>
      <w:rFonts w:ascii="Times New Roman" w:eastAsia="Yu Gothic Light" w:hAnsi="Times New Roman" w:cs="Times New Roman"/>
      <w:b/>
      <w:color w:val="000000"/>
      <w:spacing w:val="-10"/>
      <w:kern w:val="28"/>
      <w:sz w:val="24"/>
      <w:szCs w:val="56"/>
    </w:rPr>
  </w:style>
  <w:style w:type="paragraph" w:styleId="Subtitle">
    <w:name w:val="Subtitle"/>
    <w:basedOn w:val="Normal"/>
    <w:next w:val="Normal"/>
    <w:link w:val="SubtitleChar"/>
    <w:uiPriority w:val="11"/>
    <w:rsid w:val="006E3269"/>
    <w:pPr>
      <w:numPr>
        <w:ilvl w:val="1"/>
      </w:numPr>
      <w:spacing w:before="1440" w:line="240" w:lineRule="auto"/>
      <w:jc w:val="center"/>
    </w:pPr>
    <w:rPr>
      <w:rFonts w:eastAsia="Yu Mincho"/>
    </w:rPr>
  </w:style>
  <w:style w:type="character" w:customStyle="1" w:styleId="SubtitleChar">
    <w:name w:val="Subtitle Char"/>
    <w:link w:val="Subtitle"/>
    <w:uiPriority w:val="11"/>
    <w:rsid w:val="006E3269"/>
    <w:rPr>
      <w:rFonts w:ascii="Times New Roman" w:eastAsia="Yu Mincho" w:hAnsi="Times New Roman"/>
      <w:color w:val="000000"/>
      <w:sz w:val="24"/>
    </w:rPr>
  </w:style>
  <w:style w:type="paragraph" w:customStyle="1" w:styleId="Subtitle2">
    <w:name w:val="Subtitle 2"/>
    <w:basedOn w:val="Subtitle"/>
    <w:link w:val="Subtitle2Char"/>
    <w:rsid w:val="006E3269"/>
    <w:pPr>
      <w:spacing w:before="2160"/>
      <w:jc w:val="left"/>
    </w:pPr>
  </w:style>
  <w:style w:type="character" w:customStyle="1" w:styleId="Subtitle2Char">
    <w:name w:val="Subtitle 2 Char"/>
    <w:link w:val="Subtitle2"/>
    <w:rsid w:val="006E3269"/>
    <w:rPr>
      <w:rFonts w:ascii="Times New Roman" w:eastAsia="Yu Mincho" w:hAnsi="Times New Roman" w:cs="Times New Roman"/>
      <w:color w:val="000000"/>
      <w:sz w:val="24"/>
    </w:rPr>
  </w:style>
  <w:style w:type="paragraph" w:styleId="Header">
    <w:name w:val="header"/>
    <w:basedOn w:val="Normal"/>
    <w:link w:val="HeaderChar"/>
    <w:uiPriority w:val="99"/>
    <w:unhideWhenUsed/>
    <w:rsid w:val="0074628F"/>
    <w:pPr>
      <w:tabs>
        <w:tab w:val="center" w:pos="4680"/>
        <w:tab w:val="right" w:pos="9360"/>
      </w:tabs>
      <w:spacing w:line="240" w:lineRule="auto"/>
    </w:pPr>
  </w:style>
  <w:style w:type="character" w:customStyle="1" w:styleId="HeaderChar">
    <w:name w:val="Header Char"/>
    <w:link w:val="Header"/>
    <w:uiPriority w:val="99"/>
    <w:rsid w:val="0074628F"/>
    <w:rPr>
      <w:rFonts w:ascii="Times New Roman" w:hAnsi="Times New Roman"/>
      <w:color w:val="000000"/>
      <w:sz w:val="24"/>
    </w:rPr>
  </w:style>
  <w:style w:type="paragraph" w:styleId="Footer">
    <w:name w:val="footer"/>
    <w:basedOn w:val="Normal"/>
    <w:link w:val="FooterChar"/>
    <w:uiPriority w:val="99"/>
    <w:unhideWhenUsed/>
    <w:rsid w:val="0074628F"/>
    <w:pPr>
      <w:tabs>
        <w:tab w:val="center" w:pos="4680"/>
        <w:tab w:val="right" w:pos="9360"/>
      </w:tabs>
      <w:spacing w:line="240" w:lineRule="auto"/>
    </w:pPr>
  </w:style>
  <w:style w:type="character" w:customStyle="1" w:styleId="FooterChar">
    <w:name w:val="Footer Char"/>
    <w:link w:val="Footer"/>
    <w:uiPriority w:val="99"/>
    <w:rsid w:val="0074628F"/>
    <w:rPr>
      <w:rFonts w:ascii="Times New Roman" w:hAnsi="Times New Roman"/>
      <w:color w:val="000000"/>
      <w:sz w:val="24"/>
    </w:rPr>
  </w:style>
  <w:style w:type="paragraph" w:styleId="BalloonText">
    <w:name w:val="Balloon Text"/>
    <w:basedOn w:val="Normal"/>
    <w:link w:val="BalloonTextChar"/>
    <w:uiPriority w:val="99"/>
    <w:semiHidden/>
    <w:unhideWhenUsed/>
    <w:rsid w:val="00160330"/>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160330"/>
    <w:rPr>
      <w:rFonts w:ascii="Lucida Grande" w:hAnsi="Lucida Grande" w:cs="Lucida Grande"/>
      <w:color w:val="000000"/>
      <w:sz w:val="18"/>
      <w:szCs w:val="18"/>
    </w:rPr>
  </w:style>
  <w:style w:type="character" w:customStyle="1" w:styleId="Heading2Char">
    <w:name w:val="Heading 2 Char"/>
    <w:link w:val="Heading2"/>
    <w:uiPriority w:val="9"/>
    <w:rsid w:val="008933EA"/>
    <w:rPr>
      <w:rFonts w:ascii="Times New Roman" w:eastAsia="Yu Gothic Light" w:hAnsi="Times New Roman"/>
      <w:b/>
      <w:bCs/>
      <w:sz w:val="24"/>
      <w:szCs w:val="26"/>
    </w:rPr>
  </w:style>
  <w:style w:type="character" w:customStyle="1" w:styleId="Heading3Char">
    <w:name w:val="Heading 3 Char"/>
    <w:link w:val="Heading3"/>
    <w:uiPriority w:val="9"/>
    <w:rsid w:val="008933EA"/>
    <w:rPr>
      <w:rFonts w:ascii="Times New Roman" w:hAnsi="Times New Roman"/>
      <w:b/>
      <w:i/>
      <w:color w:val="000000"/>
      <w:sz w:val="24"/>
      <w:szCs w:val="22"/>
    </w:rPr>
  </w:style>
  <w:style w:type="character" w:customStyle="1" w:styleId="Heading4Char">
    <w:name w:val="Heading 4 Char"/>
    <w:link w:val="Heading4"/>
    <w:uiPriority w:val="9"/>
    <w:semiHidden/>
    <w:rsid w:val="006E10A6"/>
    <w:rPr>
      <w:rFonts w:ascii="Calibri Light" w:eastAsia="Yu Gothic Light" w:hAnsi="Calibri Light" w:cs="Times New Roman"/>
      <w:b/>
      <w:bCs/>
      <w:i/>
      <w:iCs/>
      <w:color w:val="5B9BD5"/>
      <w:sz w:val="24"/>
    </w:rPr>
  </w:style>
  <w:style w:type="character" w:customStyle="1" w:styleId="Heading5Char">
    <w:name w:val="Heading 5 Char"/>
    <w:link w:val="Heading5"/>
    <w:uiPriority w:val="9"/>
    <w:semiHidden/>
    <w:rsid w:val="006E10A6"/>
    <w:rPr>
      <w:rFonts w:ascii="Calibri Light" w:eastAsia="Yu Gothic Light" w:hAnsi="Calibri Light" w:cs="Times New Roman"/>
      <w:color w:val="1F4D78"/>
      <w:sz w:val="24"/>
    </w:rPr>
  </w:style>
  <w:style w:type="character" w:customStyle="1" w:styleId="Heading6Char">
    <w:name w:val="Heading 6 Char"/>
    <w:link w:val="Heading6"/>
    <w:uiPriority w:val="9"/>
    <w:semiHidden/>
    <w:rsid w:val="006E10A6"/>
    <w:rPr>
      <w:rFonts w:ascii="Calibri Light" w:eastAsia="Yu Gothic Light" w:hAnsi="Calibri Light" w:cs="Times New Roman"/>
      <w:i/>
      <w:iCs/>
      <w:color w:val="1F4D78"/>
      <w:sz w:val="24"/>
    </w:rPr>
  </w:style>
  <w:style w:type="character" w:customStyle="1" w:styleId="Heading7Char">
    <w:name w:val="Heading 7 Char"/>
    <w:link w:val="Heading7"/>
    <w:uiPriority w:val="9"/>
    <w:semiHidden/>
    <w:rsid w:val="006E10A6"/>
    <w:rPr>
      <w:rFonts w:ascii="Calibri Light" w:eastAsia="Yu Gothic Light" w:hAnsi="Calibri Light" w:cs="Times New Roman"/>
      <w:i/>
      <w:iCs/>
      <w:color w:val="404040"/>
      <w:sz w:val="24"/>
    </w:rPr>
  </w:style>
  <w:style w:type="character" w:customStyle="1" w:styleId="Heading8Char">
    <w:name w:val="Heading 8 Char"/>
    <w:link w:val="Heading8"/>
    <w:uiPriority w:val="9"/>
    <w:semiHidden/>
    <w:rsid w:val="006E10A6"/>
    <w:rPr>
      <w:rFonts w:ascii="Calibri Light" w:eastAsia="Yu Gothic Light" w:hAnsi="Calibri Light" w:cs="Times New Roman"/>
      <w:color w:val="404040"/>
      <w:sz w:val="20"/>
      <w:szCs w:val="20"/>
    </w:rPr>
  </w:style>
  <w:style w:type="character" w:customStyle="1" w:styleId="Heading9Char">
    <w:name w:val="Heading 9 Char"/>
    <w:link w:val="Heading9"/>
    <w:uiPriority w:val="9"/>
    <w:semiHidden/>
    <w:rsid w:val="006E10A6"/>
    <w:rPr>
      <w:rFonts w:ascii="Calibri Light" w:eastAsia="Yu Gothic Light" w:hAnsi="Calibri Light" w:cs="Times New Roman"/>
      <w:i/>
      <w:iCs/>
      <w:color w:val="404040"/>
      <w:sz w:val="20"/>
      <w:szCs w:val="20"/>
    </w:rPr>
  </w:style>
  <w:style w:type="character" w:styleId="FollowedHyperlink">
    <w:name w:val="FollowedHyperlink"/>
    <w:uiPriority w:val="99"/>
    <w:semiHidden/>
    <w:unhideWhenUsed/>
    <w:rsid w:val="00645A1B"/>
    <w:rPr>
      <w:color w:val="954F72"/>
      <w:u w:val="single"/>
    </w:rPr>
  </w:style>
  <w:style w:type="character" w:styleId="PageNumber">
    <w:name w:val="page number"/>
    <w:basedOn w:val="DefaultParagraphFont"/>
    <w:uiPriority w:val="99"/>
    <w:semiHidden/>
    <w:unhideWhenUsed/>
    <w:rsid w:val="002039B2"/>
  </w:style>
  <w:style w:type="character" w:styleId="UnresolvedMention">
    <w:name w:val="Unresolved Mention"/>
    <w:basedOn w:val="DefaultParagraphFont"/>
    <w:uiPriority w:val="99"/>
    <w:rsid w:val="007D7678"/>
    <w:rPr>
      <w:color w:val="605E5C"/>
      <w:shd w:val="clear" w:color="auto" w:fill="E1DFDD"/>
    </w:rPr>
  </w:style>
  <w:style w:type="paragraph" w:styleId="FootnoteText">
    <w:name w:val="footnote text"/>
    <w:basedOn w:val="Normal"/>
    <w:link w:val="FootnoteTextChar"/>
    <w:uiPriority w:val="99"/>
    <w:semiHidden/>
    <w:unhideWhenUsed/>
    <w:rsid w:val="00466A8C"/>
    <w:pPr>
      <w:spacing w:line="240" w:lineRule="auto"/>
    </w:pPr>
    <w:rPr>
      <w:sz w:val="20"/>
      <w:szCs w:val="20"/>
    </w:rPr>
  </w:style>
  <w:style w:type="character" w:customStyle="1" w:styleId="FootnoteTextChar">
    <w:name w:val="Footnote Text Char"/>
    <w:basedOn w:val="DefaultParagraphFont"/>
    <w:link w:val="FootnoteText"/>
    <w:uiPriority w:val="99"/>
    <w:semiHidden/>
    <w:rsid w:val="00466A8C"/>
    <w:rPr>
      <w:rFonts w:ascii="Times New Roman" w:hAnsi="Times New Roman"/>
      <w:color w:val="000000"/>
    </w:rPr>
  </w:style>
  <w:style w:type="character" w:styleId="FootnoteReference">
    <w:name w:val="footnote reference"/>
    <w:basedOn w:val="DefaultParagraphFont"/>
    <w:uiPriority w:val="99"/>
    <w:semiHidden/>
    <w:unhideWhenUsed/>
    <w:rsid w:val="00466A8C"/>
    <w:rPr>
      <w:vertAlign w:val="superscript"/>
    </w:rPr>
  </w:style>
  <w:style w:type="paragraph" w:styleId="Caption">
    <w:name w:val="caption"/>
    <w:basedOn w:val="Normal"/>
    <w:next w:val="Normal"/>
    <w:uiPriority w:val="35"/>
    <w:unhideWhenUsed/>
    <w:qFormat/>
    <w:rsid w:val="00E06E91"/>
    <w:pPr>
      <w:spacing w:after="200" w:line="240" w:lineRule="auto"/>
    </w:pPr>
    <w:rPr>
      <w:i/>
      <w:iCs/>
      <w:color w:val="auto"/>
      <w:sz w:val="20"/>
      <w:szCs w:val="18"/>
    </w:rPr>
  </w:style>
  <w:style w:type="paragraph" w:styleId="TableofFigures">
    <w:name w:val="table of figures"/>
    <w:basedOn w:val="Normal"/>
    <w:next w:val="Normal"/>
    <w:uiPriority w:val="99"/>
    <w:unhideWhenUsed/>
    <w:rsid w:val="00E57FF4"/>
    <w:pPr>
      <w:spacing w:after="240" w:line="240" w:lineRule="auto"/>
    </w:pPr>
  </w:style>
  <w:style w:type="character" w:styleId="CommentReference">
    <w:name w:val="annotation reference"/>
    <w:basedOn w:val="DefaultParagraphFont"/>
    <w:uiPriority w:val="99"/>
    <w:semiHidden/>
    <w:unhideWhenUsed/>
    <w:rsid w:val="00146B4B"/>
    <w:rPr>
      <w:sz w:val="16"/>
      <w:szCs w:val="16"/>
    </w:rPr>
  </w:style>
  <w:style w:type="paragraph" w:styleId="CommentText">
    <w:name w:val="annotation text"/>
    <w:basedOn w:val="Normal"/>
    <w:link w:val="CommentTextChar"/>
    <w:uiPriority w:val="99"/>
    <w:unhideWhenUsed/>
    <w:rsid w:val="00146B4B"/>
    <w:pPr>
      <w:spacing w:line="240" w:lineRule="auto"/>
    </w:pPr>
    <w:rPr>
      <w:rFonts w:asciiTheme="minorHAnsi" w:eastAsiaTheme="minorHAnsi" w:hAnsiTheme="minorHAnsi" w:cstheme="minorBidi"/>
      <w:color w:val="auto"/>
      <w:sz w:val="20"/>
      <w:szCs w:val="20"/>
    </w:rPr>
  </w:style>
  <w:style w:type="character" w:customStyle="1" w:styleId="CommentTextChar">
    <w:name w:val="Comment Text Char"/>
    <w:basedOn w:val="DefaultParagraphFont"/>
    <w:link w:val="CommentText"/>
    <w:uiPriority w:val="99"/>
    <w:rsid w:val="00146B4B"/>
    <w:rPr>
      <w:rFonts w:asciiTheme="minorHAnsi" w:eastAsiaTheme="minorHAnsi" w:hAnsiTheme="minorHAnsi" w:cstheme="minorBidi"/>
    </w:rPr>
  </w:style>
  <w:style w:type="paragraph" w:styleId="ListParagraph">
    <w:name w:val="List Paragraph"/>
    <w:basedOn w:val="Normal"/>
    <w:uiPriority w:val="34"/>
    <w:qFormat/>
    <w:rsid w:val="00146B4B"/>
    <w:pPr>
      <w:spacing w:after="160" w:line="259" w:lineRule="auto"/>
      <w:ind w:left="720"/>
      <w:contextualSpacing/>
    </w:pPr>
    <w:rPr>
      <w:rFonts w:asciiTheme="minorHAnsi" w:eastAsiaTheme="minorHAnsi" w:hAnsiTheme="minorHAnsi" w:cstheme="minorBidi"/>
      <w:color w:val="auto"/>
      <w:sz w:val="22"/>
    </w:rPr>
  </w:style>
  <w:style w:type="paragraph" w:styleId="CommentSubject">
    <w:name w:val="annotation subject"/>
    <w:basedOn w:val="CommentText"/>
    <w:next w:val="CommentText"/>
    <w:link w:val="CommentSubjectChar"/>
    <w:uiPriority w:val="99"/>
    <w:semiHidden/>
    <w:unhideWhenUsed/>
    <w:rsid w:val="00146B4B"/>
    <w:rPr>
      <w:b/>
      <w:bCs/>
    </w:rPr>
  </w:style>
  <w:style w:type="character" w:customStyle="1" w:styleId="CommentSubjectChar">
    <w:name w:val="Comment Subject Char"/>
    <w:basedOn w:val="CommentTextChar"/>
    <w:link w:val="CommentSubject"/>
    <w:uiPriority w:val="99"/>
    <w:semiHidden/>
    <w:rsid w:val="00146B4B"/>
    <w:rPr>
      <w:rFonts w:asciiTheme="minorHAnsi" w:eastAsiaTheme="minorHAnsi" w:hAnsiTheme="minorHAnsi" w:cstheme="minorBidi"/>
      <w:b/>
      <w:bCs/>
    </w:rPr>
  </w:style>
  <w:style w:type="paragraph" w:styleId="NormalWeb">
    <w:name w:val="Normal (Web)"/>
    <w:basedOn w:val="Normal"/>
    <w:uiPriority w:val="99"/>
    <w:unhideWhenUsed/>
    <w:rsid w:val="00566EB5"/>
    <w:pPr>
      <w:spacing w:before="100" w:beforeAutospacing="1" w:after="100" w:afterAutospacing="1" w:line="240" w:lineRule="auto"/>
    </w:pPr>
    <w:rPr>
      <w:rFonts w:eastAsia="Times New Roman"/>
      <w:color w:val="auto"/>
      <w:szCs w:val="24"/>
    </w:rPr>
  </w:style>
  <w:style w:type="paragraph" w:styleId="Bibliography">
    <w:name w:val="Bibliography"/>
    <w:basedOn w:val="Normal"/>
    <w:next w:val="Normal"/>
    <w:uiPriority w:val="37"/>
    <w:unhideWhenUsed/>
    <w:rsid w:val="00B004A0"/>
    <w:pPr>
      <w:ind w:left="720" w:hanging="720"/>
    </w:pPr>
  </w:style>
  <w:style w:type="paragraph" w:styleId="Revision">
    <w:name w:val="Revision"/>
    <w:hidden/>
    <w:uiPriority w:val="99"/>
    <w:semiHidden/>
    <w:rsid w:val="005D7FE2"/>
    <w:rPr>
      <w:rFonts w:ascii="Times New Roman" w:hAnsi="Times New Roman"/>
      <w:color w:val="000000"/>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10531">
      <w:bodyDiv w:val="1"/>
      <w:marLeft w:val="0"/>
      <w:marRight w:val="0"/>
      <w:marTop w:val="0"/>
      <w:marBottom w:val="0"/>
      <w:divBdr>
        <w:top w:val="none" w:sz="0" w:space="0" w:color="auto"/>
        <w:left w:val="none" w:sz="0" w:space="0" w:color="auto"/>
        <w:bottom w:val="none" w:sz="0" w:space="0" w:color="auto"/>
        <w:right w:val="none" w:sz="0" w:space="0" w:color="auto"/>
      </w:divBdr>
    </w:div>
    <w:div w:id="794717553">
      <w:bodyDiv w:val="1"/>
      <w:marLeft w:val="0"/>
      <w:marRight w:val="0"/>
      <w:marTop w:val="0"/>
      <w:marBottom w:val="0"/>
      <w:divBdr>
        <w:top w:val="none" w:sz="0" w:space="0" w:color="auto"/>
        <w:left w:val="none" w:sz="0" w:space="0" w:color="auto"/>
        <w:bottom w:val="none" w:sz="0" w:space="0" w:color="auto"/>
        <w:right w:val="none" w:sz="0" w:space="0" w:color="auto"/>
      </w:divBdr>
    </w:div>
    <w:div w:id="1112748067">
      <w:bodyDiv w:val="1"/>
      <w:marLeft w:val="0"/>
      <w:marRight w:val="0"/>
      <w:marTop w:val="0"/>
      <w:marBottom w:val="0"/>
      <w:divBdr>
        <w:top w:val="none" w:sz="0" w:space="0" w:color="auto"/>
        <w:left w:val="none" w:sz="0" w:space="0" w:color="auto"/>
        <w:bottom w:val="none" w:sz="0" w:space="0" w:color="auto"/>
        <w:right w:val="none" w:sz="0" w:space="0" w:color="auto"/>
      </w:divBdr>
    </w:div>
    <w:div w:id="1463571621">
      <w:bodyDiv w:val="1"/>
      <w:marLeft w:val="0"/>
      <w:marRight w:val="0"/>
      <w:marTop w:val="0"/>
      <w:marBottom w:val="0"/>
      <w:divBdr>
        <w:top w:val="none" w:sz="0" w:space="0" w:color="auto"/>
        <w:left w:val="none" w:sz="0" w:space="0" w:color="auto"/>
        <w:bottom w:val="none" w:sz="0" w:space="0" w:color="auto"/>
        <w:right w:val="none" w:sz="0" w:space="0" w:color="auto"/>
      </w:divBdr>
    </w:div>
    <w:div w:id="1481464084">
      <w:bodyDiv w:val="1"/>
      <w:marLeft w:val="0"/>
      <w:marRight w:val="0"/>
      <w:marTop w:val="0"/>
      <w:marBottom w:val="0"/>
      <w:divBdr>
        <w:top w:val="none" w:sz="0" w:space="0" w:color="auto"/>
        <w:left w:val="none" w:sz="0" w:space="0" w:color="auto"/>
        <w:bottom w:val="none" w:sz="0" w:space="0" w:color="auto"/>
        <w:right w:val="none" w:sz="0" w:space="0" w:color="auto"/>
      </w:divBdr>
    </w:div>
    <w:div w:id="1562398440">
      <w:bodyDiv w:val="1"/>
      <w:marLeft w:val="0"/>
      <w:marRight w:val="0"/>
      <w:marTop w:val="0"/>
      <w:marBottom w:val="0"/>
      <w:divBdr>
        <w:top w:val="none" w:sz="0" w:space="0" w:color="auto"/>
        <w:left w:val="none" w:sz="0" w:space="0" w:color="auto"/>
        <w:bottom w:val="none" w:sz="0" w:space="0" w:color="auto"/>
        <w:right w:val="none" w:sz="0" w:space="0" w:color="auto"/>
      </w:divBdr>
    </w:div>
    <w:div w:id="2008557934">
      <w:bodyDiv w:val="1"/>
      <w:marLeft w:val="0"/>
      <w:marRight w:val="0"/>
      <w:marTop w:val="0"/>
      <w:marBottom w:val="0"/>
      <w:divBdr>
        <w:top w:val="none" w:sz="0" w:space="0" w:color="auto"/>
        <w:left w:val="none" w:sz="0" w:space="0" w:color="auto"/>
        <w:bottom w:val="none" w:sz="0" w:space="0" w:color="auto"/>
        <w:right w:val="none" w:sz="0" w:space="0" w:color="auto"/>
      </w:divBdr>
    </w:div>
    <w:div w:id="20600879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emf"/><Relationship Id="rId26" Type="http://schemas.openxmlformats.org/officeDocument/2006/relationships/image" Target="media/image9.emf"/><Relationship Id="rId39" Type="http://schemas.microsoft.com/office/2011/relationships/people" Target="people.xml"/><Relationship Id="rId21" Type="http://schemas.openxmlformats.org/officeDocument/2006/relationships/footer" Target="footer5.xml"/><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1.emf"/><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emf"/><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9.emf"/><Relationship Id="rId10" Type="http://schemas.openxmlformats.org/officeDocument/2006/relationships/footer" Target="footer2.xml"/><Relationship Id="rId19" Type="http://schemas.openxmlformats.org/officeDocument/2006/relationships/image" Target="media/image3.emf"/><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2A931-2551-2546-A94D-25DAC8701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166</Pages>
  <Words>170357</Words>
  <Characters>938673</Characters>
  <Application>Microsoft Office Word</Application>
  <DocSecurity>0</DocSecurity>
  <Lines>25369</Lines>
  <Paragraphs>13524</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1095506</CharactersWithSpaces>
  <SharedDoc>false</SharedDoc>
  <HLinks>
    <vt:vector size="18" baseType="variant">
      <vt:variant>
        <vt:i4>7340097</vt:i4>
      </vt:variant>
      <vt:variant>
        <vt:i4>30</vt:i4>
      </vt:variant>
      <vt:variant>
        <vt:i4>0</vt:i4>
      </vt:variant>
      <vt:variant>
        <vt:i4>5</vt:i4>
      </vt:variant>
      <vt:variant>
        <vt:lpwstr>mailto:scholarspace@umich.edu</vt:lpwstr>
      </vt:variant>
      <vt:variant>
        <vt:lpwstr/>
      </vt:variant>
      <vt:variant>
        <vt:i4>4456471</vt:i4>
      </vt:variant>
      <vt:variant>
        <vt:i4>27</vt:i4>
      </vt:variant>
      <vt:variant>
        <vt:i4>0</vt:i4>
      </vt:variant>
      <vt:variant>
        <vt:i4>5</vt:i4>
      </vt:variant>
      <vt:variant>
        <vt:lpwstr>http://guides.lib.umich.edu/c.php?g=283073&amp;p=1886010</vt:lpwstr>
      </vt:variant>
      <vt:variant>
        <vt:lpwstr/>
      </vt:variant>
      <vt:variant>
        <vt:i4>4456471</vt:i4>
      </vt:variant>
      <vt:variant>
        <vt:i4>24</vt:i4>
      </vt:variant>
      <vt:variant>
        <vt:i4>0</vt:i4>
      </vt:variant>
      <vt:variant>
        <vt:i4>5</vt:i4>
      </vt:variant>
      <vt:variant>
        <vt:lpwstr>http://guides.lib.umich.edu/c.php?g=283073&amp;p=1886010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J. Lawrence</dc:creator>
  <cp:keywords/>
  <dc:description/>
  <cp:lastModifiedBy>Molly Carter</cp:lastModifiedBy>
  <cp:revision>4</cp:revision>
  <dcterms:created xsi:type="dcterms:W3CDTF">2023-03-06T22:20:00Z</dcterms:created>
  <dcterms:modified xsi:type="dcterms:W3CDTF">2023-03-08T22:10:00Z</dcterms:modified>
</cp:coreProperties>
</file>