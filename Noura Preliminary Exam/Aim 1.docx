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3F1702" w:rsidRDefault="006067C6">
          <w:pPr>
            <w:pStyle w:val="TOCHeading"/>
            <w:rPr>
              <w:rFonts w:asciiTheme="minorHAnsi" w:hAnsiTheme="minorHAnsi" w:cstheme="minorHAnsi"/>
            </w:rPr>
          </w:pPr>
          <w:r w:rsidRPr="003F1702">
            <w:rPr>
              <w:rFonts w:asciiTheme="minorHAnsi" w:hAnsiTheme="minorHAnsi" w:cstheme="minorHAnsi"/>
            </w:rPr>
            <w:t>Table of Contents</w:t>
          </w:r>
        </w:p>
        <w:p w14:paraId="24F34402" w14:textId="41AEA19D" w:rsidR="006E12D7" w:rsidRDefault="006067C6">
          <w:pPr>
            <w:pStyle w:val="TOC1"/>
            <w:tabs>
              <w:tab w:val="right" w:leader="dot" w:pos="9350"/>
            </w:tabs>
            <w:rPr>
              <w:rFonts w:eastAsiaTheme="minorEastAsia" w:cstheme="minorBidi"/>
              <w:b w:val="0"/>
              <w:bCs w:val="0"/>
              <w:i w:val="0"/>
              <w:iCs w:val="0"/>
              <w:noProof/>
            </w:rPr>
          </w:pPr>
          <w:r w:rsidRPr="003F1702">
            <w:rPr>
              <w:rFonts w:cstheme="minorHAnsi"/>
              <w:b w:val="0"/>
              <w:bCs w:val="0"/>
            </w:rPr>
            <w:fldChar w:fldCharType="begin"/>
          </w:r>
          <w:r w:rsidRPr="003F1702">
            <w:rPr>
              <w:rFonts w:cstheme="minorHAnsi"/>
            </w:rPr>
            <w:instrText xml:space="preserve"> TOC \o "1-3" \h \z \u </w:instrText>
          </w:r>
          <w:r w:rsidRPr="003F1702">
            <w:rPr>
              <w:rFonts w:cstheme="minorHAnsi"/>
              <w:b w:val="0"/>
              <w:bCs w:val="0"/>
            </w:rPr>
            <w:fldChar w:fldCharType="separate"/>
          </w:r>
          <w:hyperlink w:anchor="_Toc16507551" w:history="1">
            <w:r w:rsidR="006E12D7" w:rsidRPr="00BB3BD8">
              <w:rPr>
                <w:rStyle w:val="Hyperlink"/>
                <w:rFonts w:eastAsiaTheme="majorEastAsia" w:cstheme="minorHAnsi"/>
                <w:noProof/>
              </w:rPr>
              <w:t>Specific Aim 1</w:t>
            </w:r>
            <w:r w:rsidR="006E12D7">
              <w:rPr>
                <w:noProof/>
                <w:webHidden/>
              </w:rPr>
              <w:tab/>
            </w:r>
            <w:r w:rsidR="006E12D7">
              <w:rPr>
                <w:noProof/>
                <w:webHidden/>
              </w:rPr>
              <w:fldChar w:fldCharType="begin"/>
            </w:r>
            <w:r w:rsidR="006E12D7">
              <w:rPr>
                <w:noProof/>
                <w:webHidden/>
              </w:rPr>
              <w:instrText xml:space="preserve"> PAGEREF _Toc16507551 \h </w:instrText>
            </w:r>
            <w:r w:rsidR="006E12D7">
              <w:rPr>
                <w:noProof/>
                <w:webHidden/>
              </w:rPr>
            </w:r>
            <w:r w:rsidR="006E12D7">
              <w:rPr>
                <w:noProof/>
                <w:webHidden/>
              </w:rPr>
              <w:fldChar w:fldCharType="separate"/>
            </w:r>
            <w:r w:rsidR="006E12D7">
              <w:rPr>
                <w:noProof/>
                <w:webHidden/>
              </w:rPr>
              <w:t>3</w:t>
            </w:r>
            <w:r w:rsidR="006E12D7">
              <w:rPr>
                <w:noProof/>
                <w:webHidden/>
              </w:rPr>
              <w:fldChar w:fldCharType="end"/>
            </w:r>
          </w:hyperlink>
        </w:p>
        <w:p w14:paraId="2384D82C" w14:textId="111E0C93" w:rsidR="006E12D7" w:rsidRDefault="00C0100E">
          <w:pPr>
            <w:pStyle w:val="TOC1"/>
            <w:tabs>
              <w:tab w:val="right" w:leader="dot" w:pos="9350"/>
            </w:tabs>
            <w:rPr>
              <w:rFonts w:eastAsiaTheme="minorEastAsia" w:cstheme="minorBidi"/>
              <w:b w:val="0"/>
              <w:bCs w:val="0"/>
              <w:i w:val="0"/>
              <w:iCs w:val="0"/>
              <w:noProof/>
            </w:rPr>
          </w:pPr>
          <w:hyperlink w:anchor="_Toc16507552" w:history="1">
            <w:r w:rsidR="006E12D7" w:rsidRPr="00BB3BD8">
              <w:rPr>
                <w:rStyle w:val="Hyperlink"/>
                <w:rFonts w:eastAsiaTheme="majorEastAsia" w:cstheme="minorHAnsi"/>
                <w:noProof/>
              </w:rPr>
              <w:t>Rationale and Background</w:t>
            </w:r>
            <w:r w:rsidR="006E12D7">
              <w:rPr>
                <w:noProof/>
                <w:webHidden/>
              </w:rPr>
              <w:tab/>
            </w:r>
            <w:r w:rsidR="006E12D7">
              <w:rPr>
                <w:noProof/>
                <w:webHidden/>
              </w:rPr>
              <w:fldChar w:fldCharType="begin"/>
            </w:r>
            <w:r w:rsidR="006E12D7">
              <w:rPr>
                <w:noProof/>
                <w:webHidden/>
              </w:rPr>
              <w:instrText xml:space="preserve"> PAGEREF _Toc16507552 \h </w:instrText>
            </w:r>
            <w:r w:rsidR="006E12D7">
              <w:rPr>
                <w:noProof/>
                <w:webHidden/>
              </w:rPr>
            </w:r>
            <w:r w:rsidR="006E12D7">
              <w:rPr>
                <w:noProof/>
                <w:webHidden/>
              </w:rPr>
              <w:fldChar w:fldCharType="separate"/>
            </w:r>
            <w:r w:rsidR="006E12D7">
              <w:rPr>
                <w:noProof/>
                <w:webHidden/>
              </w:rPr>
              <w:t>3</w:t>
            </w:r>
            <w:r w:rsidR="006E12D7">
              <w:rPr>
                <w:noProof/>
                <w:webHidden/>
              </w:rPr>
              <w:fldChar w:fldCharType="end"/>
            </w:r>
          </w:hyperlink>
        </w:p>
        <w:p w14:paraId="3A65C27D" w14:textId="6C9809BE" w:rsidR="006E12D7" w:rsidRDefault="00C0100E">
          <w:pPr>
            <w:pStyle w:val="TOC2"/>
            <w:rPr>
              <w:rFonts w:eastAsiaTheme="minorEastAsia" w:cstheme="minorBidi"/>
              <w:b w:val="0"/>
              <w:bCs w:val="0"/>
              <w:noProof/>
              <w:sz w:val="24"/>
              <w:szCs w:val="24"/>
            </w:rPr>
          </w:pPr>
          <w:hyperlink w:anchor="_Toc16507553" w:history="1">
            <w:r w:rsidR="006E12D7" w:rsidRPr="00BB3BD8">
              <w:rPr>
                <w:rStyle w:val="Hyperlink"/>
                <w:rFonts w:eastAsiaTheme="majorEastAsia" w:cstheme="minorHAnsi"/>
                <w:noProof/>
              </w:rPr>
              <w:t>Murine Placental Development and Physiology</w:t>
            </w:r>
            <w:r w:rsidR="006E12D7">
              <w:rPr>
                <w:noProof/>
                <w:webHidden/>
              </w:rPr>
              <w:tab/>
            </w:r>
            <w:r w:rsidR="006E12D7">
              <w:rPr>
                <w:noProof/>
                <w:webHidden/>
              </w:rPr>
              <w:fldChar w:fldCharType="begin"/>
            </w:r>
            <w:r w:rsidR="006E12D7">
              <w:rPr>
                <w:noProof/>
                <w:webHidden/>
              </w:rPr>
              <w:instrText xml:space="preserve"> PAGEREF _Toc16507553 \h </w:instrText>
            </w:r>
            <w:r w:rsidR="006E12D7">
              <w:rPr>
                <w:noProof/>
                <w:webHidden/>
              </w:rPr>
            </w:r>
            <w:r w:rsidR="006E12D7">
              <w:rPr>
                <w:noProof/>
                <w:webHidden/>
              </w:rPr>
              <w:fldChar w:fldCharType="separate"/>
            </w:r>
            <w:r w:rsidR="006E12D7">
              <w:rPr>
                <w:noProof/>
                <w:webHidden/>
              </w:rPr>
              <w:t>3</w:t>
            </w:r>
            <w:r w:rsidR="006E12D7">
              <w:rPr>
                <w:noProof/>
                <w:webHidden/>
              </w:rPr>
              <w:fldChar w:fldCharType="end"/>
            </w:r>
          </w:hyperlink>
        </w:p>
        <w:p w14:paraId="6CE2F938" w14:textId="49C2F77D" w:rsidR="006E12D7" w:rsidRDefault="00C0100E">
          <w:pPr>
            <w:pStyle w:val="TOC3"/>
            <w:tabs>
              <w:tab w:val="right" w:leader="dot" w:pos="9350"/>
            </w:tabs>
            <w:rPr>
              <w:rFonts w:eastAsiaTheme="minorEastAsia" w:cstheme="minorBidi"/>
              <w:noProof/>
              <w:sz w:val="24"/>
              <w:szCs w:val="24"/>
            </w:rPr>
          </w:pPr>
          <w:hyperlink w:anchor="_Toc16507554" w:history="1">
            <w:r w:rsidR="006E12D7" w:rsidRPr="00BB3BD8">
              <w:rPr>
                <w:rStyle w:val="Hyperlink"/>
                <w:rFonts w:eastAsiaTheme="majorEastAsia" w:cstheme="minorHAnsi"/>
                <w:noProof/>
              </w:rPr>
              <w:t>Figure 1: Diagram representing the mouse placental cell types and zones from (Bronson &amp; Bale, 2016)</w:t>
            </w:r>
            <w:r w:rsidR="006E12D7">
              <w:rPr>
                <w:noProof/>
                <w:webHidden/>
              </w:rPr>
              <w:tab/>
            </w:r>
            <w:r w:rsidR="006E12D7">
              <w:rPr>
                <w:noProof/>
                <w:webHidden/>
              </w:rPr>
              <w:fldChar w:fldCharType="begin"/>
            </w:r>
            <w:r w:rsidR="006E12D7">
              <w:rPr>
                <w:noProof/>
                <w:webHidden/>
              </w:rPr>
              <w:instrText xml:space="preserve"> PAGEREF _Toc16507554 \h </w:instrText>
            </w:r>
            <w:r w:rsidR="006E12D7">
              <w:rPr>
                <w:noProof/>
                <w:webHidden/>
              </w:rPr>
            </w:r>
            <w:r w:rsidR="006E12D7">
              <w:rPr>
                <w:noProof/>
                <w:webHidden/>
              </w:rPr>
              <w:fldChar w:fldCharType="separate"/>
            </w:r>
            <w:r w:rsidR="006E12D7">
              <w:rPr>
                <w:noProof/>
                <w:webHidden/>
              </w:rPr>
              <w:t>4</w:t>
            </w:r>
            <w:r w:rsidR="006E12D7">
              <w:rPr>
                <w:noProof/>
                <w:webHidden/>
              </w:rPr>
              <w:fldChar w:fldCharType="end"/>
            </w:r>
          </w:hyperlink>
        </w:p>
        <w:p w14:paraId="5A7FC1F1" w14:textId="77678EB5" w:rsidR="006E12D7" w:rsidRDefault="00C0100E">
          <w:pPr>
            <w:pStyle w:val="TOC2"/>
            <w:rPr>
              <w:rFonts w:eastAsiaTheme="minorEastAsia" w:cstheme="minorBidi"/>
              <w:b w:val="0"/>
              <w:bCs w:val="0"/>
              <w:noProof/>
              <w:sz w:val="24"/>
              <w:szCs w:val="24"/>
            </w:rPr>
          </w:pPr>
          <w:hyperlink w:anchor="_Toc16507555" w:history="1">
            <w:r w:rsidR="006E12D7" w:rsidRPr="00BB3BD8">
              <w:rPr>
                <w:rStyle w:val="Hyperlink"/>
                <w:rFonts w:eastAsiaTheme="majorEastAsia" w:cstheme="minorHAnsi"/>
                <w:noProof/>
              </w:rPr>
              <w:t>Cortisol/Corticosterone Levels in Pregnancy</w:t>
            </w:r>
            <w:r w:rsidR="006E12D7">
              <w:rPr>
                <w:noProof/>
                <w:webHidden/>
              </w:rPr>
              <w:tab/>
            </w:r>
            <w:r w:rsidR="006E12D7">
              <w:rPr>
                <w:noProof/>
                <w:webHidden/>
              </w:rPr>
              <w:fldChar w:fldCharType="begin"/>
            </w:r>
            <w:r w:rsidR="006E12D7">
              <w:rPr>
                <w:noProof/>
                <w:webHidden/>
              </w:rPr>
              <w:instrText xml:space="preserve"> PAGEREF _Toc16507555 \h </w:instrText>
            </w:r>
            <w:r w:rsidR="006E12D7">
              <w:rPr>
                <w:noProof/>
                <w:webHidden/>
              </w:rPr>
            </w:r>
            <w:r w:rsidR="006E12D7">
              <w:rPr>
                <w:noProof/>
                <w:webHidden/>
              </w:rPr>
              <w:fldChar w:fldCharType="separate"/>
            </w:r>
            <w:r w:rsidR="006E12D7">
              <w:rPr>
                <w:noProof/>
                <w:webHidden/>
              </w:rPr>
              <w:t>4</w:t>
            </w:r>
            <w:r w:rsidR="006E12D7">
              <w:rPr>
                <w:noProof/>
                <w:webHidden/>
              </w:rPr>
              <w:fldChar w:fldCharType="end"/>
            </w:r>
          </w:hyperlink>
        </w:p>
        <w:p w14:paraId="72402A44" w14:textId="1D25FF6A" w:rsidR="006E12D7" w:rsidRDefault="00C0100E">
          <w:pPr>
            <w:pStyle w:val="TOC2"/>
            <w:rPr>
              <w:rFonts w:eastAsiaTheme="minorEastAsia" w:cstheme="minorBidi"/>
              <w:b w:val="0"/>
              <w:bCs w:val="0"/>
              <w:noProof/>
              <w:sz w:val="24"/>
              <w:szCs w:val="24"/>
            </w:rPr>
          </w:pPr>
          <w:hyperlink w:anchor="_Toc16507556" w:history="1">
            <w:r w:rsidR="006E12D7" w:rsidRPr="00BB3BD8">
              <w:rPr>
                <w:rStyle w:val="Hyperlink"/>
                <w:rFonts w:eastAsiaTheme="majorEastAsia" w:cstheme="minorHAnsi"/>
                <w:noProof/>
              </w:rPr>
              <w:t>Fetal HPA Axis Development</w:t>
            </w:r>
            <w:r w:rsidR="006E12D7">
              <w:rPr>
                <w:noProof/>
                <w:webHidden/>
              </w:rPr>
              <w:tab/>
            </w:r>
            <w:r w:rsidR="006E12D7">
              <w:rPr>
                <w:noProof/>
                <w:webHidden/>
              </w:rPr>
              <w:fldChar w:fldCharType="begin"/>
            </w:r>
            <w:r w:rsidR="006E12D7">
              <w:rPr>
                <w:noProof/>
                <w:webHidden/>
              </w:rPr>
              <w:instrText xml:space="preserve"> PAGEREF _Toc16507556 \h </w:instrText>
            </w:r>
            <w:r w:rsidR="006E12D7">
              <w:rPr>
                <w:noProof/>
                <w:webHidden/>
              </w:rPr>
            </w:r>
            <w:r w:rsidR="006E12D7">
              <w:rPr>
                <w:noProof/>
                <w:webHidden/>
              </w:rPr>
              <w:fldChar w:fldCharType="separate"/>
            </w:r>
            <w:r w:rsidR="006E12D7">
              <w:rPr>
                <w:noProof/>
                <w:webHidden/>
              </w:rPr>
              <w:t>4</w:t>
            </w:r>
            <w:r w:rsidR="006E12D7">
              <w:rPr>
                <w:noProof/>
                <w:webHidden/>
              </w:rPr>
              <w:fldChar w:fldCharType="end"/>
            </w:r>
          </w:hyperlink>
        </w:p>
        <w:p w14:paraId="22A26C3D" w14:textId="664B76FB" w:rsidR="006E12D7" w:rsidRDefault="00C0100E">
          <w:pPr>
            <w:pStyle w:val="TOC2"/>
            <w:rPr>
              <w:rFonts w:eastAsiaTheme="minorEastAsia" w:cstheme="minorBidi"/>
              <w:b w:val="0"/>
              <w:bCs w:val="0"/>
              <w:noProof/>
              <w:sz w:val="24"/>
              <w:szCs w:val="24"/>
            </w:rPr>
          </w:pPr>
          <w:hyperlink w:anchor="_Toc16507557" w:history="1">
            <w:r w:rsidR="006E12D7" w:rsidRPr="00BB3BD8">
              <w:rPr>
                <w:rStyle w:val="Hyperlink"/>
                <w:rFonts w:eastAsiaTheme="majorEastAsia" w:cstheme="minorHAnsi"/>
                <w:noProof/>
              </w:rPr>
              <w:t>Glucocorticoid Treatments in Pregnancy</w:t>
            </w:r>
            <w:r w:rsidR="006E12D7">
              <w:rPr>
                <w:noProof/>
                <w:webHidden/>
              </w:rPr>
              <w:tab/>
            </w:r>
            <w:r w:rsidR="006E12D7">
              <w:rPr>
                <w:noProof/>
                <w:webHidden/>
              </w:rPr>
              <w:fldChar w:fldCharType="begin"/>
            </w:r>
            <w:r w:rsidR="006E12D7">
              <w:rPr>
                <w:noProof/>
                <w:webHidden/>
              </w:rPr>
              <w:instrText xml:space="preserve"> PAGEREF _Toc16507557 \h </w:instrText>
            </w:r>
            <w:r w:rsidR="006E12D7">
              <w:rPr>
                <w:noProof/>
                <w:webHidden/>
              </w:rPr>
            </w:r>
            <w:r w:rsidR="006E12D7">
              <w:rPr>
                <w:noProof/>
                <w:webHidden/>
              </w:rPr>
              <w:fldChar w:fldCharType="separate"/>
            </w:r>
            <w:r w:rsidR="006E12D7">
              <w:rPr>
                <w:noProof/>
                <w:webHidden/>
              </w:rPr>
              <w:t>5</w:t>
            </w:r>
            <w:r w:rsidR="006E12D7">
              <w:rPr>
                <w:noProof/>
                <w:webHidden/>
              </w:rPr>
              <w:fldChar w:fldCharType="end"/>
            </w:r>
          </w:hyperlink>
        </w:p>
        <w:p w14:paraId="4C1F2B9D" w14:textId="712C1394" w:rsidR="006E12D7" w:rsidRDefault="00C0100E">
          <w:pPr>
            <w:pStyle w:val="TOC2"/>
            <w:rPr>
              <w:rFonts w:eastAsiaTheme="minorEastAsia" w:cstheme="minorBidi"/>
              <w:b w:val="0"/>
              <w:bCs w:val="0"/>
              <w:noProof/>
              <w:sz w:val="24"/>
              <w:szCs w:val="24"/>
            </w:rPr>
          </w:pPr>
          <w:hyperlink w:anchor="_Toc16507558" w:history="1">
            <w:r w:rsidR="006E12D7" w:rsidRPr="00BB3BD8">
              <w:rPr>
                <w:rStyle w:val="Hyperlink"/>
                <w:rFonts w:eastAsiaTheme="majorEastAsia" w:cstheme="minorHAnsi"/>
                <w:noProof/>
              </w:rPr>
              <w:t>Effects of Glucocorticoid Exposure on Placental and Fetal Development</w:t>
            </w:r>
            <w:r w:rsidR="006E12D7">
              <w:rPr>
                <w:noProof/>
                <w:webHidden/>
              </w:rPr>
              <w:tab/>
            </w:r>
            <w:r w:rsidR="006E12D7">
              <w:rPr>
                <w:noProof/>
                <w:webHidden/>
              </w:rPr>
              <w:fldChar w:fldCharType="begin"/>
            </w:r>
            <w:r w:rsidR="006E12D7">
              <w:rPr>
                <w:noProof/>
                <w:webHidden/>
              </w:rPr>
              <w:instrText xml:space="preserve"> PAGEREF _Toc16507558 \h </w:instrText>
            </w:r>
            <w:r w:rsidR="006E12D7">
              <w:rPr>
                <w:noProof/>
                <w:webHidden/>
              </w:rPr>
            </w:r>
            <w:r w:rsidR="006E12D7">
              <w:rPr>
                <w:noProof/>
                <w:webHidden/>
              </w:rPr>
              <w:fldChar w:fldCharType="separate"/>
            </w:r>
            <w:r w:rsidR="006E12D7">
              <w:rPr>
                <w:noProof/>
                <w:webHidden/>
              </w:rPr>
              <w:t>5</w:t>
            </w:r>
            <w:r w:rsidR="006E12D7">
              <w:rPr>
                <w:noProof/>
                <w:webHidden/>
              </w:rPr>
              <w:fldChar w:fldCharType="end"/>
            </w:r>
          </w:hyperlink>
        </w:p>
        <w:p w14:paraId="62D8FC80" w14:textId="53BE632A" w:rsidR="006E12D7" w:rsidRDefault="00C0100E">
          <w:pPr>
            <w:pStyle w:val="TOC2"/>
            <w:rPr>
              <w:rFonts w:eastAsiaTheme="minorEastAsia" w:cstheme="minorBidi"/>
              <w:b w:val="0"/>
              <w:bCs w:val="0"/>
              <w:noProof/>
              <w:sz w:val="24"/>
              <w:szCs w:val="24"/>
            </w:rPr>
          </w:pPr>
          <w:hyperlink w:anchor="_Toc16507559" w:history="1">
            <w:r w:rsidR="006E12D7" w:rsidRPr="00BB3BD8">
              <w:rPr>
                <w:rStyle w:val="Hyperlink"/>
                <w:rFonts w:eastAsiaTheme="majorEastAsia" w:cstheme="minorHAnsi"/>
                <w:noProof/>
              </w:rPr>
              <w:t>Effect of Glucocorticoid Exposure on Placental Nutrient Transporters</w:t>
            </w:r>
            <w:r w:rsidR="006E12D7">
              <w:rPr>
                <w:noProof/>
                <w:webHidden/>
              </w:rPr>
              <w:tab/>
            </w:r>
            <w:r w:rsidR="006E12D7">
              <w:rPr>
                <w:noProof/>
                <w:webHidden/>
              </w:rPr>
              <w:fldChar w:fldCharType="begin"/>
            </w:r>
            <w:r w:rsidR="006E12D7">
              <w:rPr>
                <w:noProof/>
                <w:webHidden/>
              </w:rPr>
              <w:instrText xml:space="preserve"> PAGEREF _Toc16507559 \h </w:instrText>
            </w:r>
            <w:r w:rsidR="006E12D7">
              <w:rPr>
                <w:noProof/>
                <w:webHidden/>
              </w:rPr>
            </w:r>
            <w:r w:rsidR="006E12D7">
              <w:rPr>
                <w:noProof/>
                <w:webHidden/>
              </w:rPr>
              <w:fldChar w:fldCharType="separate"/>
            </w:r>
            <w:r w:rsidR="006E12D7">
              <w:rPr>
                <w:noProof/>
                <w:webHidden/>
              </w:rPr>
              <w:t>5</w:t>
            </w:r>
            <w:r w:rsidR="006E12D7">
              <w:rPr>
                <w:noProof/>
                <w:webHidden/>
              </w:rPr>
              <w:fldChar w:fldCharType="end"/>
            </w:r>
          </w:hyperlink>
        </w:p>
        <w:p w14:paraId="395BABDE" w14:textId="29DCE4B2" w:rsidR="006E12D7" w:rsidRDefault="00C0100E">
          <w:pPr>
            <w:pStyle w:val="TOC3"/>
            <w:tabs>
              <w:tab w:val="right" w:leader="dot" w:pos="9350"/>
            </w:tabs>
            <w:rPr>
              <w:rFonts w:eastAsiaTheme="minorEastAsia" w:cstheme="minorBidi"/>
              <w:noProof/>
              <w:sz w:val="24"/>
              <w:szCs w:val="24"/>
            </w:rPr>
          </w:pPr>
          <w:hyperlink w:anchor="_Toc16507560" w:history="1">
            <w:r w:rsidR="006E12D7" w:rsidRPr="00BB3BD8">
              <w:rPr>
                <w:rStyle w:val="Hyperlink"/>
                <w:rFonts w:eastAsiaTheme="majorEastAsia" w:cstheme="minorHAnsi"/>
                <w:noProof/>
              </w:rPr>
              <w:t>Glucose Transporters</w:t>
            </w:r>
            <w:r w:rsidR="006E12D7">
              <w:rPr>
                <w:noProof/>
                <w:webHidden/>
              </w:rPr>
              <w:tab/>
            </w:r>
            <w:r w:rsidR="006E12D7">
              <w:rPr>
                <w:noProof/>
                <w:webHidden/>
              </w:rPr>
              <w:fldChar w:fldCharType="begin"/>
            </w:r>
            <w:r w:rsidR="006E12D7">
              <w:rPr>
                <w:noProof/>
                <w:webHidden/>
              </w:rPr>
              <w:instrText xml:space="preserve"> PAGEREF _Toc16507560 \h </w:instrText>
            </w:r>
            <w:r w:rsidR="006E12D7">
              <w:rPr>
                <w:noProof/>
                <w:webHidden/>
              </w:rPr>
            </w:r>
            <w:r w:rsidR="006E12D7">
              <w:rPr>
                <w:noProof/>
                <w:webHidden/>
              </w:rPr>
              <w:fldChar w:fldCharType="separate"/>
            </w:r>
            <w:r w:rsidR="006E12D7">
              <w:rPr>
                <w:noProof/>
                <w:webHidden/>
              </w:rPr>
              <w:t>6</w:t>
            </w:r>
            <w:r w:rsidR="006E12D7">
              <w:rPr>
                <w:noProof/>
                <w:webHidden/>
              </w:rPr>
              <w:fldChar w:fldCharType="end"/>
            </w:r>
          </w:hyperlink>
        </w:p>
        <w:p w14:paraId="0CDD36AC" w14:textId="098CE3ED" w:rsidR="006E12D7" w:rsidRDefault="00C0100E">
          <w:pPr>
            <w:pStyle w:val="TOC3"/>
            <w:tabs>
              <w:tab w:val="right" w:leader="dot" w:pos="9350"/>
            </w:tabs>
            <w:rPr>
              <w:rFonts w:eastAsiaTheme="minorEastAsia" w:cstheme="minorBidi"/>
              <w:noProof/>
              <w:sz w:val="24"/>
              <w:szCs w:val="24"/>
            </w:rPr>
          </w:pPr>
          <w:hyperlink w:anchor="_Toc16507561" w:history="1">
            <w:r w:rsidR="006E12D7" w:rsidRPr="00BB3BD8">
              <w:rPr>
                <w:rStyle w:val="Hyperlink"/>
                <w:rFonts w:eastAsiaTheme="majorEastAsia" w:cstheme="minorHAnsi"/>
                <w:noProof/>
              </w:rPr>
              <w:t>Amino Acid Transporters</w:t>
            </w:r>
            <w:r w:rsidR="006E12D7">
              <w:rPr>
                <w:noProof/>
                <w:webHidden/>
              </w:rPr>
              <w:tab/>
            </w:r>
            <w:r w:rsidR="006E12D7">
              <w:rPr>
                <w:noProof/>
                <w:webHidden/>
              </w:rPr>
              <w:fldChar w:fldCharType="begin"/>
            </w:r>
            <w:r w:rsidR="006E12D7">
              <w:rPr>
                <w:noProof/>
                <w:webHidden/>
              </w:rPr>
              <w:instrText xml:space="preserve"> PAGEREF _Toc16507561 \h </w:instrText>
            </w:r>
            <w:r w:rsidR="006E12D7">
              <w:rPr>
                <w:noProof/>
                <w:webHidden/>
              </w:rPr>
            </w:r>
            <w:r w:rsidR="006E12D7">
              <w:rPr>
                <w:noProof/>
                <w:webHidden/>
              </w:rPr>
              <w:fldChar w:fldCharType="separate"/>
            </w:r>
            <w:r w:rsidR="006E12D7">
              <w:rPr>
                <w:noProof/>
                <w:webHidden/>
              </w:rPr>
              <w:t>6</w:t>
            </w:r>
            <w:r w:rsidR="006E12D7">
              <w:rPr>
                <w:noProof/>
                <w:webHidden/>
              </w:rPr>
              <w:fldChar w:fldCharType="end"/>
            </w:r>
          </w:hyperlink>
        </w:p>
        <w:p w14:paraId="1D8721DA" w14:textId="697C373A" w:rsidR="006E12D7" w:rsidRDefault="00C0100E">
          <w:pPr>
            <w:pStyle w:val="TOC3"/>
            <w:tabs>
              <w:tab w:val="right" w:leader="dot" w:pos="9350"/>
            </w:tabs>
            <w:rPr>
              <w:rFonts w:eastAsiaTheme="minorEastAsia" w:cstheme="minorBidi"/>
              <w:noProof/>
              <w:sz w:val="24"/>
              <w:szCs w:val="24"/>
            </w:rPr>
          </w:pPr>
          <w:hyperlink w:anchor="_Toc16507562" w:history="1">
            <w:r w:rsidR="006E12D7" w:rsidRPr="00BB3BD8">
              <w:rPr>
                <w:rStyle w:val="Hyperlink"/>
                <w:rFonts w:eastAsiaTheme="majorEastAsia" w:cstheme="minorHAnsi"/>
                <w:noProof/>
              </w:rPr>
              <w:t>Fatty Acid Transport</w:t>
            </w:r>
            <w:r w:rsidR="006E12D7">
              <w:rPr>
                <w:noProof/>
                <w:webHidden/>
              </w:rPr>
              <w:tab/>
            </w:r>
            <w:r w:rsidR="006E12D7">
              <w:rPr>
                <w:noProof/>
                <w:webHidden/>
              </w:rPr>
              <w:fldChar w:fldCharType="begin"/>
            </w:r>
            <w:r w:rsidR="006E12D7">
              <w:rPr>
                <w:noProof/>
                <w:webHidden/>
              </w:rPr>
              <w:instrText xml:space="preserve"> PAGEREF _Toc16507562 \h </w:instrText>
            </w:r>
            <w:r w:rsidR="006E12D7">
              <w:rPr>
                <w:noProof/>
                <w:webHidden/>
              </w:rPr>
            </w:r>
            <w:r w:rsidR="006E12D7">
              <w:rPr>
                <w:noProof/>
                <w:webHidden/>
              </w:rPr>
              <w:fldChar w:fldCharType="separate"/>
            </w:r>
            <w:r w:rsidR="006E12D7">
              <w:rPr>
                <w:noProof/>
                <w:webHidden/>
              </w:rPr>
              <w:t>8</w:t>
            </w:r>
            <w:r w:rsidR="006E12D7">
              <w:rPr>
                <w:noProof/>
                <w:webHidden/>
              </w:rPr>
              <w:fldChar w:fldCharType="end"/>
            </w:r>
          </w:hyperlink>
        </w:p>
        <w:p w14:paraId="642A78F7" w14:textId="3BCED2D6" w:rsidR="006E12D7" w:rsidRDefault="00C0100E">
          <w:pPr>
            <w:pStyle w:val="TOC2"/>
            <w:rPr>
              <w:rFonts w:eastAsiaTheme="minorEastAsia" w:cstheme="minorBidi"/>
              <w:b w:val="0"/>
              <w:bCs w:val="0"/>
              <w:noProof/>
              <w:sz w:val="24"/>
              <w:szCs w:val="24"/>
            </w:rPr>
          </w:pPr>
          <w:hyperlink w:anchor="_Toc16507563" w:history="1">
            <w:r w:rsidR="006E12D7" w:rsidRPr="00BB3BD8">
              <w:rPr>
                <w:rStyle w:val="Hyperlink"/>
                <w:rFonts w:eastAsiaTheme="majorEastAsia" w:cstheme="minorHAnsi"/>
                <w:noProof/>
              </w:rPr>
              <w:t>Effect of Glucocorticoid Exposure on Placental mTORC1 Function</w:t>
            </w:r>
            <w:r w:rsidR="006E12D7">
              <w:rPr>
                <w:noProof/>
                <w:webHidden/>
              </w:rPr>
              <w:tab/>
            </w:r>
            <w:r w:rsidR="006E12D7">
              <w:rPr>
                <w:noProof/>
                <w:webHidden/>
              </w:rPr>
              <w:fldChar w:fldCharType="begin"/>
            </w:r>
            <w:r w:rsidR="006E12D7">
              <w:rPr>
                <w:noProof/>
                <w:webHidden/>
              </w:rPr>
              <w:instrText xml:space="preserve"> PAGEREF _Toc16507563 \h </w:instrText>
            </w:r>
            <w:r w:rsidR="006E12D7">
              <w:rPr>
                <w:noProof/>
                <w:webHidden/>
              </w:rPr>
            </w:r>
            <w:r w:rsidR="006E12D7">
              <w:rPr>
                <w:noProof/>
                <w:webHidden/>
              </w:rPr>
              <w:fldChar w:fldCharType="separate"/>
            </w:r>
            <w:r w:rsidR="006E12D7">
              <w:rPr>
                <w:noProof/>
                <w:webHidden/>
              </w:rPr>
              <w:t>8</w:t>
            </w:r>
            <w:r w:rsidR="006E12D7">
              <w:rPr>
                <w:noProof/>
                <w:webHidden/>
              </w:rPr>
              <w:fldChar w:fldCharType="end"/>
            </w:r>
          </w:hyperlink>
        </w:p>
        <w:p w14:paraId="4C6F9497" w14:textId="7517E3F4" w:rsidR="006E12D7" w:rsidRDefault="00C0100E">
          <w:pPr>
            <w:pStyle w:val="TOC2"/>
            <w:rPr>
              <w:rFonts w:eastAsiaTheme="minorEastAsia" w:cstheme="minorBidi"/>
              <w:b w:val="0"/>
              <w:bCs w:val="0"/>
              <w:noProof/>
              <w:sz w:val="24"/>
              <w:szCs w:val="24"/>
            </w:rPr>
          </w:pPr>
          <w:hyperlink w:anchor="_Toc16507564" w:history="1">
            <w:r w:rsidR="006E12D7" w:rsidRPr="00BB3BD8">
              <w:rPr>
                <w:rStyle w:val="Hyperlink"/>
                <w:rFonts w:eastAsiaTheme="majorEastAsia" w:cstheme="minorHAnsi"/>
                <w:noProof/>
              </w:rPr>
              <w:t>Effect of Glucocorticoid Exposure on Placental Endocrine Function</w:t>
            </w:r>
            <w:r w:rsidR="006E12D7">
              <w:rPr>
                <w:noProof/>
                <w:webHidden/>
              </w:rPr>
              <w:tab/>
            </w:r>
            <w:r w:rsidR="006E12D7">
              <w:rPr>
                <w:noProof/>
                <w:webHidden/>
              </w:rPr>
              <w:fldChar w:fldCharType="begin"/>
            </w:r>
            <w:r w:rsidR="006E12D7">
              <w:rPr>
                <w:noProof/>
                <w:webHidden/>
              </w:rPr>
              <w:instrText xml:space="preserve"> PAGEREF _Toc16507564 \h </w:instrText>
            </w:r>
            <w:r w:rsidR="006E12D7">
              <w:rPr>
                <w:noProof/>
                <w:webHidden/>
              </w:rPr>
            </w:r>
            <w:r w:rsidR="006E12D7">
              <w:rPr>
                <w:noProof/>
                <w:webHidden/>
              </w:rPr>
              <w:fldChar w:fldCharType="separate"/>
            </w:r>
            <w:r w:rsidR="006E12D7">
              <w:rPr>
                <w:noProof/>
                <w:webHidden/>
              </w:rPr>
              <w:t>8</w:t>
            </w:r>
            <w:r w:rsidR="006E12D7">
              <w:rPr>
                <w:noProof/>
                <w:webHidden/>
              </w:rPr>
              <w:fldChar w:fldCharType="end"/>
            </w:r>
          </w:hyperlink>
        </w:p>
        <w:p w14:paraId="6FA43E2B" w14:textId="263887CE" w:rsidR="006E12D7" w:rsidRDefault="00C0100E">
          <w:pPr>
            <w:pStyle w:val="TOC2"/>
            <w:rPr>
              <w:rFonts w:eastAsiaTheme="minorEastAsia" w:cstheme="minorBidi"/>
              <w:b w:val="0"/>
              <w:bCs w:val="0"/>
              <w:noProof/>
              <w:sz w:val="24"/>
              <w:szCs w:val="24"/>
            </w:rPr>
          </w:pPr>
          <w:hyperlink w:anchor="_Toc16507565" w:history="1">
            <w:r w:rsidR="006E12D7" w:rsidRPr="00BB3BD8">
              <w:rPr>
                <w:rStyle w:val="Hyperlink"/>
                <w:rFonts w:eastAsiaTheme="majorEastAsia" w:cstheme="minorHAnsi"/>
                <w:noProof/>
              </w:rPr>
              <w:t>Effect of In Utero Glucocorticoid Exposure on Offspring</w:t>
            </w:r>
            <w:r w:rsidR="006E12D7">
              <w:rPr>
                <w:noProof/>
                <w:webHidden/>
              </w:rPr>
              <w:tab/>
            </w:r>
            <w:r w:rsidR="006E12D7">
              <w:rPr>
                <w:noProof/>
                <w:webHidden/>
              </w:rPr>
              <w:fldChar w:fldCharType="begin"/>
            </w:r>
            <w:r w:rsidR="006E12D7">
              <w:rPr>
                <w:noProof/>
                <w:webHidden/>
              </w:rPr>
              <w:instrText xml:space="preserve"> PAGEREF _Toc16507565 \h </w:instrText>
            </w:r>
            <w:r w:rsidR="006E12D7">
              <w:rPr>
                <w:noProof/>
                <w:webHidden/>
              </w:rPr>
            </w:r>
            <w:r w:rsidR="006E12D7">
              <w:rPr>
                <w:noProof/>
                <w:webHidden/>
              </w:rPr>
              <w:fldChar w:fldCharType="separate"/>
            </w:r>
            <w:r w:rsidR="006E12D7">
              <w:rPr>
                <w:noProof/>
                <w:webHidden/>
              </w:rPr>
              <w:t>9</w:t>
            </w:r>
            <w:r w:rsidR="006E12D7">
              <w:rPr>
                <w:noProof/>
                <w:webHidden/>
              </w:rPr>
              <w:fldChar w:fldCharType="end"/>
            </w:r>
          </w:hyperlink>
        </w:p>
        <w:p w14:paraId="0AF1E53F" w14:textId="61130F2C" w:rsidR="006E12D7" w:rsidRDefault="00C0100E">
          <w:pPr>
            <w:pStyle w:val="TOC1"/>
            <w:tabs>
              <w:tab w:val="right" w:leader="dot" w:pos="9350"/>
            </w:tabs>
            <w:rPr>
              <w:rFonts w:eastAsiaTheme="minorEastAsia" w:cstheme="minorBidi"/>
              <w:b w:val="0"/>
              <w:bCs w:val="0"/>
              <w:i w:val="0"/>
              <w:iCs w:val="0"/>
              <w:noProof/>
            </w:rPr>
          </w:pPr>
          <w:hyperlink w:anchor="_Toc16507566" w:history="1">
            <w:r w:rsidR="006E12D7" w:rsidRPr="00BB3BD8">
              <w:rPr>
                <w:rStyle w:val="Hyperlink"/>
                <w:rFonts w:eastAsiaTheme="majorEastAsia" w:cstheme="minorHAnsi"/>
                <w:noProof/>
              </w:rPr>
              <w:t>Experimental Design</w:t>
            </w:r>
            <w:r w:rsidR="006E12D7">
              <w:rPr>
                <w:noProof/>
                <w:webHidden/>
              </w:rPr>
              <w:tab/>
            </w:r>
            <w:r w:rsidR="006E12D7">
              <w:rPr>
                <w:noProof/>
                <w:webHidden/>
              </w:rPr>
              <w:fldChar w:fldCharType="begin"/>
            </w:r>
            <w:r w:rsidR="006E12D7">
              <w:rPr>
                <w:noProof/>
                <w:webHidden/>
              </w:rPr>
              <w:instrText xml:space="preserve"> PAGEREF _Toc16507566 \h </w:instrText>
            </w:r>
            <w:r w:rsidR="006E12D7">
              <w:rPr>
                <w:noProof/>
                <w:webHidden/>
              </w:rPr>
            </w:r>
            <w:r w:rsidR="006E12D7">
              <w:rPr>
                <w:noProof/>
                <w:webHidden/>
              </w:rPr>
              <w:fldChar w:fldCharType="separate"/>
            </w:r>
            <w:r w:rsidR="006E12D7">
              <w:rPr>
                <w:noProof/>
                <w:webHidden/>
              </w:rPr>
              <w:t>9</w:t>
            </w:r>
            <w:r w:rsidR="006E12D7">
              <w:rPr>
                <w:noProof/>
                <w:webHidden/>
              </w:rPr>
              <w:fldChar w:fldCharType="end"/>
            </w:r>
          </w:hyperlink>
        </w:p>
        <w:p w14:paraId="7CF44B78" w14:textId="4903C7E0" w:rsidR="006E12D7" w:rsidRDefault="00C0100E">
          <w:pPr>
            <w:pStyle w:val="TOC3"/>
            <w:tabs>
              <w:tab w:val="right" w:leader="dot" w:pos="9350"/>
            </w:tabs>
            <w:rPr>
              <w:rFonts w:eastAsiaTheme="minorEastAsia" w:cstheme="minorBidi"/>
              <w:noProof/>
              <w:sz w:val="24"/>
              <w:szCs w:val="24"/>
            </w:rPr>
          </w:pPr>
          <w:hyperlink w:anchor="_Toc16507567" w:history="1">
            <w:r w:rsidR="006E12D7" w:rsidRPr="00BB3BD8">
              <w:rPr>
                <w:rStyle w:val="Hyperlink"/>
                <w:rFonts w:eastAsiaTheme="majorEastAsia" w:cstheme="minorHAnsi"/>
                <w:noProof/>
              </w:rPr>
              <w:t>Figure 2: Diagram representing the experimental design and respective timeline</w:t>
            </w:r>
            <w:r w:rsidR="006E12D7">
              <w:rPr>
                <w:noProof/>
                <w:webHidden/>
              </w:rPr>
              <w:tab/>
            </w:r>
            <w:r w:rsidR="006E12D7">
              <w:rPr>
                <w:noProof/>
                <w:webHidden/>
              </w:rPr>
              <w:fldChar w:fldCharType="begin"/>
            </w:r>
            <w:r w:rsidR="006E12D7">
              <w:rPr>
                <w:noProof/>
                <w:webHidden/>
              </w:rPr>
              <w:instrText xml:space="preserve"> PAGEREF _Toc16507567 \h </w:instrText>
            </w:r>
            <w:r w:rsidR="006E12D7">
              <w:rPr>
                <w:noProof/>
                <w:webHidden/>
              </w:rPr>
            </w:r>
            <w:r w:rsidR="006E12D7">
              <w:rPr>
                <w:noProof/>
                <w:webHidden/>
              </w:rPr>
              <w:fldChar w:fldCharType="separate"/>
            </w:r>
            <w:r w:rsidR="006E12D7">
              <w:rPr>
                <w:noProof/>
                <w:webHidden/>
              </w:rPr>
              <w:t>12</w:t>
            </w:r>
            <w:r w:rsidR="006E12D7">
              <w:rPr>
                <w:noProof/>
                <w:webHidden/>
              </w:rPr>
              <w:fldChar w:fldCharType="end"/>
            </w:r>
          </w:hyperlink>
        </w:p>
        <w:p w14:paraId="43003387" w14:textId="1ED0607C" w:rsidR="006E12D7" w:rsidRDefault="00C0100E">
          <w:pPr>
            <w:pStyle w:val="TOC3"/>
            <w:tabs>
              <w:tab w:val="right" w:leader="dot" w:pos="9350"/>
            </w:tabs>
            <w:rPr>
              <w:rFonts w:eastAsiaTheme="minorEastAsia" w:cstheme="minorBidi"/>
              <w:noProof/>
              <w:sz w:val="24"/>
              <w:szCs w:val="24"/>
            </w:rPr>
          </w:pPr>
          <w:hyperlink w:anchor="_Toc16507568" w:history="1">
            <w:r w:rsidR="006E12D7" w:rsidRPr="00BB3BD8">
              <w:rPr>
                <w:rStyle w:val="Hyperlink"/>
                <w:rFonts w:eastAsiaTheme="majorEastAsia" w:cstheme="minorHAnsi"/>
                <w:noProof/>
              </w:rPr>
              <w:t>Figure 3: Diagram representing the breeding method to generate the knockout placenta</w:t>
            </w:r>
            <w:r w:rsidR="006E12D7">
              <w:rPr>
                <w:noProof/>
                <w:webHidden/>
              </w:rPr>
              <w:tab/>
            </w:r>
            <w:r w:rsidR="006E12D7">
              <w:rPr>
                <w:noProof/>
                <w:webHidden/>
              </w:rPr>
              <w:fldChar w:fldCharType="begin"/>
            </w:r>
            <w:r w:rsidR="006E12D7">
              <w:rPr>
                <w:noProof/>
                <w:webHidden/>
              </w:rPr>
              <w:instrText xml:space="preserve"> PAGEREF _Toc16507568 \h </w:instrText>
            </w:r>
            <w:r w:rsidR="006E12D7">
              <w:rPr>
                <w:noProof/>
                <w:webHidden/>
              </w:rPr>
            </w:r>
            <w:r w:rsidR="006E12D7">
              <w:rPr>
                <w:noProof/>
                <w:webHidden/>
              </w:rPr>
              <w:fldChar w:fldCharType="separate"/>
            </w:r>
            <w:r w:rsidR="006E12D7">
              <w:rPr>
                <w:noProof/>
                <w:webHidden/>
              </w:rPr>
              <w:t>13</w:t>
            </w:r>
            <w:r w:rsidR="006E12D7">
              <w:rPr>
                <w:noProof/>
                <w:webHidden/>
              </w:rPr>
              <w:fldChar w:fldCharType="end"/>
            </w:r>
          </w:hyperlink>
        </w:p>
        <w:p w14:paraId="79C5A279" w14:textId="4D733F9F" w:rsidR="006E12D7" w:rsidRDefault="00C0100E">
          <w:pPr>
            <w:pStyle w:val="TOC1"/>
            <w:tabs>
              <w:tab w:val="right" w:leader="dot" w:pos="9350"/>
            </w:tabs>
            <w:rPr>
              <w:rFonts w:eastAsiaTheme="minorEastAsia" w:cstheme="minorBidi"/>
              <w:b w:val="0"/>
              <w:bCs w:val="0"/>
              <w:i w:val="0"/>
              <w:iCs w:val="0"/>
              <w:noProof/>
            </w:rPr>
          </w:pPr>
          <w:hyperlink w:anchor="_Toc16507569" w:history="1">
            <w:r w:rsidR="006E12D7" w:rsidRPr="00BB3BD8">
              <w:rPr>
                <w:rStyle w:val="Hyperlink"/>
                <w:rFonts w:eastAsiaTheme="majorEastAsia" w:cstheme="minorHAnsi"/>
                <w:noProof/>
              </w:rPr>
              <w:t>Methods</w:t>
            </w:r>
            <w:r w:rsidR="006E12D7">
              <w:rPr>
                <w:noProof/>
                <w:webHidden/>
              </w:rPr>
              <w:tab/>
            </w:r>
            <w:r w:rsidR="006E12D7">
              <w:rPr>
                <w:noProof/>
                <w:webHidden/>
              </w:rPr>
              <w:fldChar w:fldCharType="begin"/>
            </w:r>
            <w:r w:rsidR="006E12D7">
              <w:rPr>
                <w:noProof/>
                <w:webHidden/>
              </w:rPr>
              <w:instrText xml:space="preserve"> PAGEREF _Toc16507569 \h </w:instrText>
            </w:r>
            <w:r w:rsidR="006E12D7">
              <w:rPr>
                <w:noProof/>
                <w:webHidden/>
              </w:rPr>
            </w:r>
            <w:r w:rsidR="006E12D7">
              <w:rPr>
                <w:noProof/>
                <w:webHidden/>
              </w:rPr>
              <w:fldChar w:fldCharType="separate"/>
            </w:r>
            <w:r w:rsidR="006E12D7">
              <w:rPr>
                <w:noProof/>
                <w:webHidden/>
              </w:rPr>
              <w:t>14</w:t>
            </w:r>
            <w:r w:rsidR="006E12D7">
              <w:rPr>
                <w:noProof/>
                <w:webHidden/>
              </w:rPr>
              <w:fldChar w:fldCharType="end"/>
            </w:r>
          </w:hyperlink>
        </w:p>
        <w:p w14:paraId="2DF6F365" w14:textId="5E1A4DF1" w:rsidR="006E12D7" w:rsidRDefault="00C0100E">
          <w:pPr>
            <w:pStyle w:val="TOC2"/>
            <w:rPr>
              <w:rFonts w:eastAsiaTheme="minorEastAsia" w:cstheme="minorBidi"/>
              <w:b w:val="0"/>
              <w:bCs w:val="0"/>
              <w:noProof/>
              <w:sz w:val="24"/>
              <w:szCs w:val="24"/>
            </w:rPr>
          </w:pPr>
          <w:hyperlink w:anchor="_Toc16507570" w:history="1">
            <w:r w:rsidR="006E12D7" w:rsidRPr="00BB3BD8">
              <w:rPr>
                <w:rStyle w:val="Hyperlink"/>
                <w:rFonts w:eastAsiaTheme="majorEastAsia" w:cstheme="minorHAnsi"/>
                <w:noProof/>
              </w:rPr>
              <w:t>Dexamethasone Exposure</w:t>
            </w:r>
            <w:r w:rsidR="006E12D7">
              <w:rPr>
                <w:noProof/>
                <w:webHidden/>
              </w:rPr>
              <w:tab/>
            </w:r>
            <w:r w:rsidR="006E12D7">
              <w:rPr>
                <w:noProof/>
                <w:webHidden/>
              </w:rPr>
              <w:fldChar w:fldCharType="begin"/>
            </w:r>
            <w:r w:rsidR="006E12D7">
              <w:rPr>
                <w:noProof/>
                <w:webHidden/>
              </w:rPr>
              <w:instrText xml:space="preserve"> PAGEREF _Toc16507570 \h </w:instrText>
            </w:r>
            <w:r w:rsidR="006E12D7">
              <w:rPr>
                <w:noProof/>
                <w:webHidden/>
              </w:rPr>
            </w:r>
            <w:r w:rsidR="006E12D7">
              <w:rPr>
                <w:noProof/>
                <w:webHidden/>
              </w:rPr>
              <w:fldChar w:fldCharType="separate"/>
            </w:r>
            <w:r w:rsidR="006E12D7">
              <w:rPr>
                <w:noProof/>
                <w:webHidden/>
              </w:rPr>
              <w:t>14</w:t>
            </w:r>
            <w:r w:rsidR="006E12D7">
              <w:rPr>
                <w:noProof/>
                <w:webHidden/>
              </w:rPr>
              <w:fldChar w:fldCharType="end"/>
            </w:r>
          </w:hyperlink>
        </w:p>
        <w:p w14:paraId="75E431D8" w14:textId="3D6C0001" w:rsidR="006E12D7" w:rsidRDefault="00C0100E">
          <w:pPr>
            <w:pStyle w:val="TOC2"/>
            <w:rPr>
              <w:rFonts w:eastAsiaTheme="minorEastAsia" w:cstheme="minorBidi"/>
              <w:b w:val="0"/>
              <w:bCs w:val="0"/>
              <w:noProof/>
              <w:sz w:val="24"/>
              <w:szCs w:val="24"/>
            </w:rPr>
          </w:pPr>
          <w:hyperlink w:anchor="_Toc16507571" w:history="1">
            <w:r w:rsidR="006E12D7" w:rsidRPr="00BB3BD8">
              <w:rPr>
                <w:rStyle w:val="Hyperlink"/>
                <w:rFonts w:eastAsiaTheme="majorEastAsia" w:cstheme="minorHAnsi"/>
                <w:noProof/>
              </w:rPr>
              <w:t>Food Intake</w:t>
            </w:r>
            <w:r w:rsidR="006E12D7">
              <w:rPr>
                <w:noProof/>
                <w:webHidden/>
              </w:rPr>
              <w:tab/>
            </w:r>
            <w:r w:rsidR="006E12D7">
              <w:rPr>
                <w:noProof/>
                <w:webHidden/>
              </w:rPr>
              <w:fldChar w:fldCharType="begin"/>
            </w:r>
            <w:r w:rsidR="006E12D7">
              <w:rPr>
                <w:noProof/>
                <w:webHidden/>
              </w:rPr>
              <w:instrText xml:space="preserve"> PAGEREF _Toc16507571 \h </w:instrText>
            </w:r>
            <w:r w:rsidR="006E12D7">
              <w:rPr>
                <w:noProof/>
                <w:webHidden/>
              </w:rPr>
            </w:r>
            <w:r w:rsidR="006E12D7">
              <w:rPr>
                <w:noProof/>
                <w:webHidden/>
              </w:rPr>
              <w:fldChar w:fldCharType="separate"/>
            </w:r>
            <w:r w:rsidR="006E12D7">
              <w:rPr>
                <w:noProof/>
                <w:webHidden/>
              </w:rPr>
              <w:t>14</w:t>
            </w:r>
            <w:r w:rsidR="006E12D7">
              <w:rPr>
                <w:noProof/>
                <w:webHidden/>
              </w:rPr>
              <w:fldChar w:fldCharType="end"/>
            </w:r>
          </w:hyperlink>
        </w:p>
        <w:p w14:paraId="4E592899" w14:textId="549C8EEC" w:rsidR="006E12D7" w:rsidRDefault="00C0100E">
          <w:pPr>
            <w:pStyle w:val="TOC2"/>
            <w:rPr>
              <w:rFonts w:eastAsiaTheme="minorEastAsia" w:cstheme="minorBidi"/>
              <w:b w:val="0"/>
              <w:bCs w:val="0"/>
              <w:noProof/>
              <w:sz w:val="24"/>
              <w:szCs w:val="24"/>
            </w:rPr>
          </w:pPr>
          <w:hyperlink w:anchor="_Toc16507572" w:history="1">
            <w:r w:rsidR="006E12D7" w:rsidRPr="00BB3BD8">
              <w:rPr>
                <w:rStyle w:val="Hyperlink"/>
                <w:rFonts w:eastAsiaTheme="majorEastAsia" w:cstheme="minorHAnsi"/>
                <w:noProof/>
              </w:rPr>
              <w:t>Body Composition</w:t>
            </w:r>
            <w:r w:rsidR="006E12D7">
              <w:rPr>
                <w:noProof/>
                <w:webHidden/>
              </w:rPr>
              <w:tab/>
            </w:r>
            <w:r w:rsidR="006E12D7">
              <w:rPr>
                <w:noProof/>
                <w:webHidden/>
              </w:rPr>
              <w:fldChar w:fldCharType="begin"/>
            </w:r>
            <w:r w:rsidR="006E12D7">
              <w:rPr>
                <w:noProof/>
                <w:webHidden/>
              </w:rPr>
              <w:instrText xml:space="preserve"> PAGEREF _Toc16507572 \h </w:instrText>
            </w:r>
            <w:r w:rsidR="006E12D7">
              <w:rPr>
                <w:noProof/>
                <w:webHidden/>
              </w:rPr>
            </w:r>
            <w:r w:rsidR="006E12D7">
              <w:rPr>
                <w:noProof/>
                <w:webHidden/>
              </w:rPr>
              <w:fldChar w:fldCharType="separate"/>
            </w:r>
            <w:r w:rsidR="006E12D7">
              <w:rPr>
                <w:noProof/>
                <w:webHidden/>
              </w:rPr>
              <w:t>14</w:t>
            </w:r>
            <w:r w:rsidR="006E12D7">
              <w:rPr>
                <w:noProof/>
                <w:webHidden/>
              </w:rPr>
              <w:fldChar w:fldCharType="end"/>
            </w:r>
          </w:hyperlink>
        </w:p>
        <w:p w14:paraId="4D775C9C" w14:textId="2C7BD7C8" w:rsidR="006E12D7" w:rsidRDefault="00C0100E">
          <w:pPr>
            <w:pStyle w:val="TOC2"/>
            <w:rPr>
              <w:rFonts w:eastAsiaTheme="minorEastAsia" w:cstheme="minorBidi"/>
              <w:b w:val="0"/>
              <w:bCs w:val="0"/>
              <w:noProof/>
              <w:sz w:val="24"/>
              <w:szCs w:val="24"/>
            </w:rPr>
          </w:pPr>
          <w:hyperlink w:anchor="_Toc16507573" w:history="1">
            <w:r w:rsidR="006E12D7" w:rsidRPr="00BB3BD8">
              <w:rPr>
                <w:rStyle w:val="Hyperlink"/>
                <w:rFonts w:eastAsiaTheme="majorEastAsia" w:cstheme="minorHAnsi"/>
                <w:noProof/>
              </w:rPr>
              <w:t>Sacrifice and Tissue Collection</w:t>
            </w:r>
            <w:r w:rsidR="006E12D7">
              <w:rPr>
                <w:noProof/>
                <w:webHidden/>
              </w:rPr>
              <w:tab/>
            </w:r>
            <w:r w:rsidR="006E12D7">
              <w:rPr>
                <w:noProof/>
                <w:webHidden/>
              </w:rPr>
              <w:fldChar w:fldCharType="begin"/>
            </w:r>
            <w:r w:rsidR="006E12D7">
              <w:rPr>
                <w:noProof/>
                <w:webHidden/>
              </w:rPr>
              <w:instrText xml:space="preserve"> PAGEREF _Toc16507573 \h </w:instrText>
            </w:r>
            <w:r w:rsidR="006E12D7">
              <w:rPr>
                <w:noProof/>
                <w:webHidden/>
              </w:rPr>
            </w:r>
            <w:r w:rsidR="006E12D7">
              <w:rPr>
                <w:noProof/>
                <w:webHidden/>
              </w:rPr>
              <w:fldChar w:fldCharType="separate"/>
            </w:r>
            <w:r w:rsidR="006E12D7">
              <w:rPr>
                <w:noProof/>
                <w:webHidden/>
              </w:rPr>
              <w:t>14</w:t>
            </w:r>
            <w:r w:rsidR="006E12D7">
              <w:rPr>
                <w:noProof/>
                <w:webHidden/>
              </w:rPr>
              <w:fldChar w:fldCharType="end"/>
            </w:r>
          </w:hyperlink>
        </w:p>
        <w:p w14:paraId="77289D24" w14:textId="668A509D" w:rsidR="006E12D7" w:rsidRDefault="00C0100E">
          <w:pPr>
            <w:pStyle w:val="TOC2"/>
            <w:rPr>
              <w:rFonts w:eastAsiaTheme="minorEastAsia" w:cstheme="minorBidi"/>
              <w:b w:val="0"/>
              <w:bCs w:val="0"/>
              <w:noProof/>
              <w:sz w:val="24"/>
              <w:szCs w:val="24"/>
            </w:rPr>
          </w:pPr>
          <w:hyperlink w:anchor="_Toc16507574" w:history="1">
            <w:r w:rsidR="006E12D7" w:rsidRPr="00BB3BD8">
              <w:rPr>
                <w:rStyle w:val="Hyperlink"/>
                <w:rFonts w:eastAsiaTheme="majorEastAsia" w:cstheme="minorHAnsi"/>
                <w:noProof/>
              </w:rPr>
              <w:t>Insulin Tolerance Test</w:t>
            </w:r>
            <w:r w:rsidR="006E12D7">
              <w:rPr>
                <w:noProof/>
                <w:webHidden/>
              </w:rPr>
              <w:tab/>
            </w:r>
            <w:r w:rsidR="006E12D7">
              <w:rPr>
                <w:noProof/>
                <w:webHidden/>
              </w:rPr>
              <w:fldChar w:fldCharType="begin"/>
            </w:r>
            <w:r w:rsidR="006E12D7">
              <w:rPr>
                <w:noProof/>
                <w:webHidden/>
              </w:rPr>
              <w:instrText xml:space="preserve"> PAGEREF _Toc16507574 \h </w:instrText>
            </w:r>
            <w:r w:rsidR="006E12D7">
              <w:rPr>
                <w:noProof/>
                <w:webHidden/>
              </w:rPr>
            </w:r>
            <w:r w:rsidR="006E12D7">
              <w:rPr>
                <w:noProof/>
                <w:webHidden/>
              </w:rPr>
              <w:fldChar w:fldCharType="separate"/>
            </w:r>
            <w:r w:rsidR="006E12D7">
              <w:rPr>
                <w:noProof/>
                <w:webHidden/>
              </w:rPr>
              <w:t>15</w:t>
            </w:r>
            <w:r w:rsidR="006E12D7">
              <w:rPr>
                <w:noProof/>
                <w:webHidden/>
              </w:rPr>
              <w:fldChar w:fldCharType="end"/>
            </w:r>
          </w:hyperlink>
        </w:p>
        <w:p w14:paraId="6C21716D" w14:textId="2E5ED8AF" w:rsidR="006E12D7" w:rsidRDefault="00C0100E">
          <w:pPr>
            <w:pStyle w:val="TOC2"/>
            <w:rPr>
              <w:rFonts w:eastAsiaTheme="minorEastAsia" w:cstheme="minorBidi"/>
              <w:b w:val="0"/>
              <w:bCs w:val="0"/>
              <w:noProof/>
              <w:sz w:val="24"/>
              <w:szCs w:val="24"/>
            </w:rPr>
          </w:pPr>
          <w:hyperlink w:anchor="_Toc16507575" w:history="1">
            <w:r w:rsidR="006E12D7" w:rsidRPr="00BB3BD8">
              <w:rPr>
                <w:rStyle w:val="Hyperlink"/>
                <w:rFonts w:eastAsiaTheme="majorEastAsia" w:cstheme="minorHAnsi"/>
                <w:noProof/>
              </w:rPr>
              <w:t>Real time qPCR</w:t>
            </w:r>
            <w:r w:rsidR="006E12D7">
              <w:rPr>
                <w:noProof/>
                <w:webHidden/>
              </w:rPr>
              <w:tab/>
            </w:r>
            <w:r w:rsidR="006E12D7">
              <w:rPr>
                <w:noProof/>
                <w:webHidden/>
              </w:rPr>
              <w:fldChar w:fldCharType="begin"/>
            </w:r>
            <w:r w:rsidR="006E12D7">
              <w:rPr>
                <w:noProof/>
                <w:webHidden/>
              </w:rPr>
              <w:instrText xml:space="preserve"> PAGEREF _Toc16507575 \h </w:instrText>
            </w:r>
            <w:r w:rsidR="006E12D7">
              <w:rPr>
                <w:noProof/>
                <w:webHidden/>
              </w:rPr>
            </w:r>
            <w:r w:rsidR="006E12D7">
              <w:rPr>
                <w:noProof/>
                <w:webHidden/>
              </w:rPr>
              <w:fldChar w:fldCharType="separate"/>
            </w:r>
            <w:r w:rsidR="006E12D7">
              <w:rPr>
                <w:noProof/>
                <w:webHidden/>
              </w:rPr>
              <w:t>15</w:t>
            </w:r>
            <w:r w:rsidR="006E12D7">
              <w:rPr>
                <w:noProof/>
                <w:webHidden/>
              </w:rPr>
              <w:fldChar w:fldCharType="end"/>
            </w:r>
          </w:hyperlink>
        </w:p>
        <w:p w14:paraId="5A094C78" w14:textId="7E440DCA" w:rsidR="006E12D7" w:rsidRDefault="00C0100E">
          <w:pPr>
            <w:pStyle w:val="TOC2"/>
            <w:rPr>
              <w:rFonts w:eastAsiaTheme="minorEastAsia" w:cstheme="minorBidi"/>
              <w:b w:val="0"/>
              <w:bCs w:val="0"/>
              <w:noProof/>
              <w:sz w:val="24"/>
              <w:szCs w:val="24"/>
            </w:rPr>
          </w:pPr>
          <w:hyperlink w:anchor="_Toc16507576" w:history="1">
            <w:r w:rsidR="006E12D7" w:rsidRPr="00BB3BD8">
              <w:rPr>
                <w:rStyle w:val="Hyperlink"/>
                <w:rFonts w:eastAsiaTheme="majorEastAsia" w:cstheme="minorHAnsi"/>
                <w:noProof/>
              </w:rPr>
              <w:t>RNAseq</w:t>
            </w:r>
            <w:r w:rsidR="006E12D7">
              <w:rPr>
                <w:noProof/>
                <w:webHidden/>
              </w:rPr>
              <w:tab/>
            </w:r>
            <w:r w:rsidR="006E12D7">
              <w:rPr>
                <w:noProof/>
                <w:webHidden/>
              </w:rPr>
              <w:fldChar w:fldCharType="begin"/>
            </w:r>
            <w:r w:rsidR="006E12D7">
              <w:rPr>
                <w:noProof/>
                <w:webHidden/>
              </w:rPr>
              <w:instrText xml:space="preserve"> PAGEREF _Toc16507576 \h </w:instrText>
            </w:r>
            <w:r w:rsidR="006E12D7">
              <w:rPr>
                <w:noProof/>
                <w:webHidden/>
              </w:rPr>
            </w:r>
            <w:r w:rsidR="006E12D7">
              <w:rPr>
                <w:noProof/>
                <w:webHidden/>
              </w:rPr>
              <w:fldChar w:fldCharType="separate"/>
            </w:r>
            <w:r w:rsidR="006E12D7">
              <w:rPr>
                <w:noProof/>
                <w:webHidden/>
              </w:rPr>
              <w:t>15</w:t>
            </w:r>
            <w:r w:rsidR="006E12D7">
              <w:rPr>
                <w:noProof/>
                <w:webHidden/>
              </w:rPr>
              <w:fldChar w:fldCharType="end"/>
            </w:r>
          </w:hyperlink>
        </w:p>
        <w:p w14:paraId="31C78AC2" w14:textId="37482B19" w:rsidR="006E12D7" w:rsidRDefault="00C0100E">
          <w:pPr>
            <w:pStyle w:val="TOC2"/>
            <w:rPr>
              <w:rFonts w:eastAsiaTheme="minorEastAsia" w:cstheme="minorBidi"/>
              <w:b w:val="0"/>
              <w:bCs w:val="0"/>
              <w:noProof/>
              <w:sz w:val="24"/>
              <w:szCs w:val="24"/>
            </w:rPr>
          </w:pPr>
          <w:hyperlink w:anchor="_Toc16507577" w:history="1">
            <w:r w:rsidR="006E12D7" w:rsidRPr="00BB3BD8">
              <w:rPr>
                <w:rStyle w:val="Hyperlink"/>
                <w:rFonts w:eastAsiaTheme="majorEastAsia" w:cstheme="minorHAnsi"/>
                <w:noProof/>
              </w:rPr>
              <w:t>Genotyping</w:t>
            </w:r>
            <w:r w:rsidR="006E12D7">
              <w:rPr>
                <w:noProof/>
                <w:webHidden/>
              </w:rPr>
              <w:tab/>
            </w:r>
            <w:r w:rsidR="006E12D7">
              <w:rPr>
                <w:noProof/>
                <w:webHidden/>
              </w:rPr>
              <w:fldChar w:fldCharType="begin"/>
            </w:r>
            <w:r w:rsidR="006E12D7">
              <w:rPr>
                <w:noProof/>
                <w:webHidden/>
              </w:rPr>
              <w:instrText xml:space="preserve"> PAGEREF _Toc16507577 \h </w:instrText>
            </w:r>
            <w:r w:rsidR="006E12D7">
              <w:rPr>
                <w:noProof/>
                <w:webHidden/>
              </w:rPr>
            </w:r>
            <w:r w:rsidR="006E12D7">
              <w:rPr>
                <w:noProof/>
                <w:webHidden/>
              </w:rPr>
              <w:fldChar w:fldCharType="separate"/>
            </w:r>
            <w:r w:rsidR="006E12D7">
              <w:rPr>
                <w:noProof/>
                <w:webHidden/>
              </w:rPr>
              <w:t>15</w:t>
            </w:r>
            <w:r w:rsidR="006E12D7">
              <w:rPr>
                <w:noProof/>
                <w:webHidden/>
              </w:rPr>
              <w:fldChar w:fldCharType="end"/>
            </w:r>
          </w:hyperlink>
        </w:p>
        <w:p w14:paraId="4F231549" w14:textId="75F64A99" w:rsidR="006E12D7" w:rsidRDefault="00C0100E">
          <w:pPr>
            <w:pStyle w:val="TOC2"/>
            <w:rPr>
              <w:rFonts w:eastAsiaTheme="minorEastAsia" w:cstheme="minorBidi"/>
              <w:b w:val="0"/>
              <w:bCs w:val="0"/>
              <w:noProof/>
              <w:sz w:val="24"/>
              <w:szCs w:val="24"/>
            </w:rPr>
          </w:pPr>
          <w:hyperlink w:anchor="_Toc16507578" w:history="1">
            <w:r w:rsidR="006E12D7" w:rsidRPr="00BB3BD8">
              <w:rPr>
                <w:rStyle w:val="Hyperlink"/>
                <w:rFonts w:eastAsiaTheme="majorEastAsia" w:cstheme="minorHAnsi"/>
                <w:noProof/>
              </w:rPr>
              <w:t>Western Blotting</w:t>
            </w:r>
            <w:r w:rsidR="006E12D7">
              <w:rPr>
                <w:noProof/>
                <w:webHidden/>
              </w:rPr>
              <w:tab/>
            </w:r>
            <w:r w:rsidR="006E12D7">
              <w:rPr>
                <w:noProof/>
                <w:webHidden/>
              </w:rPr>
              <w:fldChar w:fldCharType="begin"/>
            </w:r>
            <w:r w:rsidR="006E12D7">
              <w:rPr>
                <w:noProof/>
                <w:webHidden/>
              </w:rPr>
              <w:instrText xml:space="preserve"> PAGEREF _Toc16507578 \h </w:instrText>
            </w:r>
            <w:r w:rsidR="006E12D7">
              <w:rPr>
                <w:noProof/>
                <w:webHidden/>
              </w:rPr>
            </w:r>
            <w:r w:rsidR="006E12D7">
              <w:rPr>
                <w:noProof/>
                <w:webHidden/>
              </w:rPr>
              <w:fldChar w:fldCharType="separate"/>
            </w:r>
            <w:r w:rsidR="006E12D7">
              <w:rPr>
                <w:noProof/>
                <w:webHidden/>
              </w:rPr>
              <w:t>15</w:t>
            </w:r>
            <w:r w:rsidR="006E12D7">
              <w:rPr>
                <w:noProof/>
                <w:webHidden/>
              </w:rPr>
              <w:fldChar w:fldCharType="end"/>
            </w:r>
          </w:hyperlink>
        </w:p>
        <w:p w14:paraId="0FF45F13" w14:textId="0B43EDC5" w:rsidR="006E12D7" w:rsidRDefault="00C0100E">
          <w:pPr>
            <w:pStyle w:val="TOC2"/>
            <w:rPr>
              <w:rFonts w:eastAsiaTheme="minorEastAsia" w:cstheme="minorBidi"/>
              <w:b w:val="0"/>
              <w:bCs w:val="0"/>
              <w:noProof/>
              <w:sz w:val="24"/>
              <w:szCs w:val="24"/>
            </w:rPr>
          </w:pPr>
          <w:hyperlink w:anchor="_Toc16507579" w:history="1">
            <w:r w:rsidR="006E12D7" w:rsidRPr="00BB3BD8">
              <w:rPr>
                <w:rStyle w:val="Hyperlink"/>
                <w:rFonts w:eastAsiaTheme="majorEastAsia" w:cstheme="minorHAnsi"/>
                <w:noProof/>
              </w:rPr>
              <w:t>Histology</w:t>
            </w:r>
            <w:r w:rsidR="006E12D7">
              <w:rPr>
                <w:noProof/>
                <w:webHidden/>
              </w:rPr>
              <w:tab/>
            </w:r>
            <w:r w:rsidR="006E12D7">
              <w:rPr>
                <w:noProof/>
                <w:webHidden/>
              </w:rPr>
              <w:fldChar w:fldCharType="begin"/>
            </w:r>
            <w:r w:rsidR="006E12D7">
              <w:rPr>
                <w:noProof/>
                <w:webHidden/>
              </w:rPr>
              <w:instrText xml:space="preserve"> PAGEREF _Toc16507579 \h </w:instrText>
            </w:r>
            <w:r w:rsidR="006E12D7">
              <w:rPr>
                <w:noProof/>
                <w:webHidden/>
              </w:rPr>
            </w:r>
            <w:r w:rsidR="006E12D7">
              <w:rPr>
                <w:noProof/>
                <w:webHidden/>
              </w:rPr>
              <w:fldChar w:fldCharType="separate"/>
            </w:r>
            <w:r w:rsidR="006E12D7">
              <w:rPr>
                <w:noProof/>
                <w:webHidden/>
              </w:rPr>
              <w:t>16</w:t>
            </w:r>
            <w:r w:rsidR="006E12D7">
              <w:rPr>
                <w:noProof/>
                <w:webHidden/>
              </w:rPr>
              <w:fldChar w:fldCharType="end"/>
            </w:r>
          </w:hyperlink>
        </w:p>
        <w:p w14:paraId="2CF00F4E" w14:textId="5FFF8214" w:rsidR="006E12D7" w:rsidRDefault="00C0100E">
          <w:pPr>
            <w:pStyle w:val="TOC1"/>
            <w:tabs>
              <w:tab w:val="right" w:leader="dot" w:pos="9350"/>
            </w:tabs>
            <w:rPr>
              <w:rFonts w:eastAsiaTheme="minorEastAsia" w:cstheme="minorBidi"/>
              <w:b w:val="0"/>
              <w:bCs w:val="0"/>
              <w:i w:val="0"/>
              <w:iCs w:val="0"/>
              <w:noProof/>
            </w:rPr>
          </w:pPr>
          <w:hyperlink w:anchor="_Toc16507580" w:history="1">
            <w:r w:rsidR="006E12D7" w:rsidRPr="00BB3BD8">
              <w:rPr>
                <w:rStyle w:val="Hyperlink"/>
                <w:rFonts w:eastAsiaTheme="majorEastAsia" w:cstheme="minorHAnsi"/>
                <w:noProof/>
              </w:rPr>
              <w:t>Expected Results</w:t>
            </w:r>
            <w:r w:rsidR="006E12D7">
              <w:rPr>
                <w:noProof/>
                <w:webHidden/>
              </w:rPr>
              <w:tab/>
            </w:r>
            <w:r w:rsidR="006E12D7">
              <w:rPr>
                <w:noProof/>
                <w:webHidden/>
              </w:rPr>
              <w:fldChar w:fldCharType="begin"/>
            </w:r>
            <w:r w:rsidR="006E12D7">
              <w:rPr>
                <w:noProof/>
                <w:webHidden/>
              </w:rPr>
              <w:instrText xml:space="preserve"> PAGEREF _Toc16507580 \h </w:instrText>
            </w:r>
            <w:r w:rsidR="006E12D7">
              <w:rPr>
                <w:noProof/>
                <w:webHidden/>
              </w:rPr>
            </w:r>
            <w:r w:rsidR="006E12D7">
              <w:rPr>
                <w:noProof/>
                <w:webHidden/>
              </w:rPr>
              <w:fldChar w:fldCharType="separate"/>
            </w:r>
            <w:r w:rsidR="006E12D7">
              <w:rPr>
                <w:noProof/>
                <w:webHidden/>
              </w:rPr>
              <w:t>16</w:t>
            </w:r>
            <w:r w:rsidR="006E12D7">
              <w:rPr>
                <w:noProof/>
                <w:webHidden/>
              </w:rPr>
              <w:fldChar w:fldCharType="end"/>
            </w:r>
          </w:hyperlink>
        </w:p>
        <w:p w14:paraId="1087EE0B" w14:textId="22F33F9F" w:rsidR="006E12D7" w:rsidRDefault="00C0100E">
          <w:pPr>
            <w:pStyle w:val="TOC2"/>
            <w:rPr>
              <w:rFonts w:eastAsiaTheme="minorEastAsia" w:cstheme="minorBidi"/>
              <w:b w:val="0"/>
              <w:bCs w:val="0"/>
              <w:noProof/>
              <w:sz w:val="24"/>
              <w:szCs w:val="24"/>
            </w:rPr>
          </w:pPr>
          <w:hyperlink w:anchor="_Toc16507581" w:history="1">
            <w:r w:rsidR="006E12D7" w:rsidRPr="00BB3BD8">
              <w:rPr>
                <w:rStyle w:val="Hyperlink"/>
                <w:rFonts w:eastAsiaTheme="majorEastAsia" w:cstheme="minorHAnsi"/>
                <w:noProof/>
              </w:rPr>
              <w:t>Aim 1.1: How does maternal GC exposure affect placental development, fetal growth, and fetal survival?</w:t>
            </w:r>
            <w:r w:rsidR="006E12D7">
              <w:rPr>
                <w:noProof/>
                <w:webHidden/>
              </w:rPr>
              <w:tab/>
            </w:r>
            <w:r w:rsidR="006E12D7">
              <w:rPr>
                <w:noProof/>
                <w:webHidden/>
              </w:rPr>
              <w:fldChar w:fldCharType="begin"/>
            </w:r>
            <w:r w:rsidR="006E12D7">
              <w:rPr>
                <w:noProof/>
                <w:webHidden/>
              </w:rPr>
              <w:instrText xml:space="preserve"> PAGEREF _Toc16507581 \h </w:instrText>
            </w:r>
            <w:r w:rsidR="006E12D7">
              <w:rPr>
                <w:noProof/>
                <w:webHidden/>
              </w:rPr>
            </w:r>
            <w:r w:rsidR="006E12D7">
              <w:rPr>
                <w:noProof/>
                <w:webHidden/>
              </w:rPr>
              <w:fldChar w:fldCharType="separate"/>
            </w:r>
            <w:r w:rsidR="006E12D7">
              <w:rPr>
                <w:noProof/>
                <w:webHidden/>
              </w:rPr>
              <w:t>16</w:t>
            </w:r>
            <w:r w:rsidR="006E12D7">
              <w:rPr>
                <w:noProof/>
                <w:webHidden/>
              </w:rPr>
              <w:fldChar w:fldCharType="end"/>
            </w:r>
          </w:hyperlink>
        </w:p>
        <w:p w14:paraId="49C3D325" w14:textId="722B731B" w:rsidR="006E12D7" w:rsidRDefault="00C0100E">
          <w:pPr>
            <w:pStyle w:val="TOC2"/>
            <w:rPr>
              <w:rFonts w:eastAsiaTheme="minorEastAsia" w:cstheme="minorBidi"/>
              <w:b w:val="0"/>
              <w:bCs w:val="0"/>
              <w:noProof/>
              <w:sz w:val="24"/>
              <w:szCs w:val="24"/>
            </w:rPr>
          </w:pPr>
          <w:hyperlink w:anchor="_Toc16507582" w:history="1">
            <w:r w:rsidR="006E12D7" w:rsidRPr="00BB3BD8">
              <w:rPr>
                <w:rStyle w:val="Hyperlink"/>
                <w:rFonts w:eastAsiaTheme="majorEastAsia" w:cstheme="minorHAnsi"/>
                <w:noProof/>
              </w:rPr>
              <w:t>Aim 1.2: How does maternal GC exposure affect the expression of placental nutrient transporters?</w:t>
            </w:r>
            <w:r w:rsidR="006E12D7">
              <w:rPr>
                <w:noProof/>
                <w:webHidden/>
              </w:rPr>
              <w:tab/>
            </w:r>
            <w:r w:rsidR="006E12D7">
              <w:rPr>
                <w:noProof/>
                <w:webHidden/>
              </w:rPr>
              <w:fldChar w:fldCharType="begin"/>
            </w:r>
            <w:r w:rsidR="006E12D7">
              <w:rPr>
                <w:noProof/>
                <w:webHidden/>
              </w:rPr>
              <w:instrText xml:space="preserve"> PAGEREF _Toc16507582 \h </w:instrText>
            </w:r>
            <w:r w:rsidR="006E12D7">
              <w:rPr>
                <w:noProof/>
                <w:webHidden/>
              </w:rPr>
            </w:r>
            <w:r w:rsidR="006E12D7">
              <w:rPr>
                <w:noProof/>
                <w:webHidden/>
              </w:rPr>
              <w:fldChar w:fldCharType="separate"/>
            </w:r>
            <w:r w:rsidR="006E12D7">
              <w:rPr>
                <w:noProof/>
                <w:webHidden/>
              </w:rPr>
              <w:t>16</w:t>
            </w:r>
            <w:r w:rsidR="006E12D7">
              <w:rPr>
                <w:noProof/>
                <w:webHidden/>
              </w:rPr>
              <w:fldChar w:fldCharType="end"/>
            </w:r>
          </w:hyperlink>
        </w:p>
        <w:p w14:paraId="7888004A" w14:textId="7A2D2E2B" w:rsidR="006E12D7" w:rsidRDefault="00C0100E">
          <w:pPr>
            <w:pStyle w:val="TOC2"/>
            <w:rPr>
              <w:rFonts w:eastAsiaTheme="minorEastAsia" w:cstheme="minorBidi"/>
              <w:b w:val="0"/>
              <w:bCs w:val="0"/>
              <w:noProof/>
              <w:sz w:val="24"/>
              <w:szCs w:val="24"/>
            </w:rPr>
          </w:pPr>
          <w:hyperlink w:anchor="_Toc16507583" w:history="1">
            <w:r w:rsidR="006E12D7" w:rsidRPr="00BB3BD8">
              <w:rPr>
                <w:rStyle w:val="Hyperlink"/>
                <w:rFonts w:eastAsiaTheme="majorEastAsia" w:cstheme="minorHAnsi"/>
                <w:noProof/>
              </w:rPr>
              <w:t>Aim 1.3: Is placental mTORC1 signaling altered after maternal GC exposure?</w:t>
            </w:r>
            <w:r w:rsidR="006E12D7">
              <w:rPr>
                <w:noProof/>
                <w:webHidden/>
              </w:rPr>
              <w:tab/>
            </w:r>
            <w:r w:rsidR="006E12D7">
              <w:rPr>
                <w:noProof/>
                <w:webHidden/>
              </w:rPr>
              <w:fldChar w:fldCharType="begin"/>
            </w:r>
            <w:r w:rsidR="006E12D7">
              <w:rPr>
                <w:noProof/>
                <w:webHidden/>
              </w:rPr>
              <w:instrText xml:space="preserve"> PAGEREF _Toc16507583 \h </w:instrText>
            </w:r>
            <w:r w:rsidR="006E12D7">
              <w:rPr>
                <w:noProof/>
                <w:webHidden/>
              </w:rPr>
            </w:r>
            <w:r w:rsidR="006E12D7">
              <w:rPr>
                <w:noProof/>
                <w:webHidden/>
              </w:rPr>
              <w:fldChar w:fldCharType="separate"/>
            </w:r>
            <w:r w:rsidR="006E12D7">
              <w:rPr>
                <w:noProof/>
                <w:webHidden/>
              </w:rPr>
              <w:t>17</w:t>
            </w:r>
            <w:r w:rsidR="006E12D7">
              <w:rPr>
                <w:noProof/>
                <w:webHidden/>
              </w:rPr>
              <w:fldChar w:fldCharType="end"/>
            </w:r>
          </w:hyperlink>
        </w:p>
        <w:p w14:paraId="14800C86" w14:textId="295B165E" w:rsidR="006E12D7" w:rsidRDefault="00C0100E">
          <w:pPr>
            <w:pStyle w:val="TOC2"/>
            <w:rPr>
              <w:rFonts w:eastAsiaTheme="minorEastAsia" w:cstheme="minorBidi"/>
              <w:b w:val="0"/>
              <w:bCs w:val="0"/>
              <w:noProof/>
              <w:sz w:val="24"/>
              <w:szCs w:val="24"/>
            </w:rPr>
          </w:pPr>
          <w:hyperlink w:anchor="_Toc16507584" w:history="1">
            <w:r w:rsidR="006E12D7" w:rsidRPr="00BB3BD8">
              <w:rPr>
                <w:rStyle w:val="Hyperlink"/>
                <w:rFonts w:eastAsiaTheme="majorEastAsia" w:cstheme="minorHAnsi"/>
                <w:noProof/>
              </w:rPr>
              <w:t>Aim 1.4: How does maternal GC exposure affect placental endocrine function?</w:t>
            </w:r>
            <w:r w:rsidR="006E12D7">
              <w:rPr>
                <w:noProof/>
                <w:webHidden/>
              </w:rPr>
              <w:tab/>
            </w:r>
            <w:r w:rsidR="006E12D7">
              <w:rPr>
                <w:noProof/>
                <w:webHidden/>
              </w:rPr>
              <w:fldChar w:fldCharType="begin"/>
            </w:r>
            <w:r w:rsidR="006E12D7">
              <w:rPr>
                <w:noProof/>
                <w:webHidden/>
              </w:rPr>
              <w:instrText xml:space="preserve"> PAGEREF _Toc16507584 \h </w:instrText>
            </w:r>
            <w:r w:rsidR="006E12D7">
              <w:rPr>
                <w:noProof/>
                <w:webHidden/>
              </w:rPr>
            </w:r>
            <w:r w:rsidR="006E12D7">
              <w:rPr>
                <w:noProof/>
                <w:webHidden/>
              </w:rPr>
              <w:fldChar w:fldCharType="separate"/>
            </w:r>
            <w:r w:rsidR="006E12D7">
              <w:rPr>
                <w:noProof/>
                <w:webHidden/>
              </w:rPr>
              <w:t>17</w:t>
            </w:r>
            <w:r w:rsidR="006E12D7">
              <w:rPr>
                <w:noProof/>
                <w:webHidden/>
              </w:rPr>
              <w:fldChar w:fldCharType="end"/>
            </w:r>
          </w:hyperlink>
        </w:p>
        <w:p w14:paraId="0F6D2B0D" w14:textId="2C5264C2" w:rsidR="006E12D7" w:rsidRDefault="00C0100E">
          <w:pPr>
            <w:pStyle w:val="TOC2"/>
            <w:rPr>
              <w:rFonts w:eastAsiaTheme="minorEastAsia" w:cstheme="minorBidi"/>
              <w:b w:val="0"/>
              <w:bCs w:val="0"/>
              <w:noProof/>
              <w:sz w:val="24"/>
              <w:szCs w:val="24"/>
            </w:rPr>
          </w:pPr>
          <w:hyperlink w:anchor="_Toc16507585" w:history="1">
            <w:r w:rsidR="006E12D7" w:rsidRPr="00BB3BD8">
              <w:rPr>
                <w:rStyle w:val="Hyperlink"/>
                <w:rFonts w:eastAsiaTheme="majorEastAsia" w:cstheme="minorHAnsi"/>
                <w:noProof/>
              </w:rPr>
              <w:t>Aim 1.5: Is offspring survival, weight, body composition and insulin sensitivity altered with maternal GC exposure?</w:t>
            </w:r>
            <w:r w:rsidR="006E12D7">
              <w:rPr>
                <w:noProof/>
                <w:webHidden/>
              </w:rPr>
              <w:tab/>
            </w:r>
            <w:r w:rsidR="006E12D7">
              <w:rPr>
                <w:noProof/>
                <w:webHidden/>
              </w:rPr>
              <w:fldChar w:fldCharType="begin"/>
            </w:r>
            <w:r w:rsidR="006E12D7">
              <w:rPr>
                <w:noProof/>
                <w:webHidden/>
              </w:rPr>
              <w:instrText xml:space="preserve"> PAGEREF _Toc16507585 \h </w:instrText>
            </w:r>
            <w:r w:rsidR="006E12D7">
              <w:rPr>
                <w:noProof/>
                <w:webHidden/>
              </w:rPr>
            </w:r>
            <w:r w:rsidR="006E12D7">
              <w:rPr>
                <w:noProof/>
                <w:webHidden/>
              </w:rPr>
              <w:fldChar w:fldCharType="separate"/>
            </w:r>
            <w:r w:rsidR="006E12D7">
              <w:rPr>
                <w:noProof/>
                <w:webHidden/>
              </w:rPr>
              <w:t>17</w:t>
            </w:r>
            <w:r w:rsidR="006E12D7">
              <w:rPr>
                <w:noProof/>
                <w:webHidden/>
              </w:rPr>
              <w:fldChar w:fldCharType="end"/>
            </w:r>
          </w:hyperlink>
        </w:p>
        <w:p w14:paraId="6A19584E" w14:textId="4FBB6725" w:rsidR="006E12D7" w:rsidRDefault="00C0100E">
          <w:pPr>
            <w:pStyle w:val="TOC2"/>
            <w:rPr>
              <w:rFonts w:eastAsiaTheme="minorEastAsia" w:cstheme="minorBidi"/>
              <w:b w:val="0"/>
              <w:bCs w:val="0"/>
              <w:noProof/>
              <w:sz w:val="24"/>
              <w:szCs w:val="24"/>
            </w:rPr>
          </w:pPr>
          <w:hyperlink w:anchor="_Toc16507586" w:history="1">
            <w:r w:rsidR="006E12D7" w:rsidRPr="00BB3BD8">
              <w:rPr>
                <w:rStyle w:val="Hyperlink"/>
                <w:rFonts w:eastAsiaTheme="majorEastAsia" w:cstheme="minorHAnsi"/>
                <w:noProof/>
              </w:rPr>
              <w:t>Aim 1.6: Does a placental GR-KO model rescue the placental and fetal effects of GC exposure?</w:t>
            </w:r>
            <w:r w:rsidR="006E12D7">
              <w:rPr>
                <w:noProof/>
                <w:webHidden/>
              </w:rPr>
              <w:tab/>
            </w:r>
            <w:r w:rsidR="006E12D7">
              <w:rPr>
                <w:noProof/>
                <w:webHidden/>
              </w:rPr>
              <w:fldChar w:fldCharType="begin"/>
            </w:r>
            <w:r w:rsidR="006E12D7">
              <w:rPr>
                <w:noProof/>
                <w:webHidden/>
              </w:rPr>
              <w:instrText xml:space="preserve"> PAGEREF _Toc16507586 \h </w:instrText>
            </w:r>
            <w:r w:rsidR="006E12D7">
              <w:rPr>
                <w:noProof/>
                <w:webHidden/>
              </w:rPr>
            </w:r>
            <w:r w:rsidR="006E12D7">
              <w:rPr>
                <w:noProof/>
                <w:webHidden/>
              </w:rPr>
              <w:fldChar w:fldCharType="separate"/>
            </w:r>
            <w:r w:rsidR="006E12D7">
              <w:rPr>
                <w:noProof/>
                <w:webHidden/>
              </w:rPr>
              <w:t>18</w:t>
            </w:r>
            <w:r w:rsidR="006E12D7">
              <w:rPr>
                <w:noProof/>
                <w:webHidden/>
              </w:rPr>
              <w:fldChar w:fldCharType="end"/>
            </w:r>
          </w:hyperlink>
        </w:p>
        <w:p w14:paraId="695D8638" w14:textId="62A4F83C" w:rsidR="006E12D7" w:rsidRDefault="00C0100E">
          <w:pPr>
            <w:pStyle w:val="TOC1"/>
            <w:tabs>
              <w:tab w:val="right" w:leader="dot" w:pos="9350"/>
            </w:tabs>
            <w:rPr>
              <w:rFonts w:eastAsiaTheme="minorEastAsia" w:cstheme="minorBidi"/>
              <w:b w:val="0"/>
              <w:bCs w:val="0"/>
              <w:i w:val="0"/>
              <w:iCs w:val="0"/>
              <w:noProof/>
            </w:rPr>
          </w:pPr>
          <w:hyperlink w:anchor="_Toc16507587" w:history="1">
            <w:r w:rsidR="006E12D7" w:rsidRPr="00BB3BD8">
              <w:rPr>
                <w:rStyle w:val="Hyperlink"/>
                <w:rFonts w:eastAsiaTheme="majorEastAsia" w:cstheme="minorHAnsi"/>
                <w:noProof/>
              </w:rPr>
              <w:t>Potential Pitfalls and alternate Approaches (Aims 1.1-1.6)</w:t>
            </w:r>
            <w:r w:rsidR="006E12D7">
              <w:rPr>
                <w:noProof/>
                <w:webHidden/>
              </w:rPr>
              <w:tab/>
            </w:r>
            <w:r w:rsidR="006E12D7">
              <w:rPr>
                <w:noProof/>
                <w:webHidden/>
              </w:rPr>
              <w:fldChar w:fldCharType="begin"/>
            </w:r>
            <w:r w:rsidR="006E12D7">
              <w:rPr>
                <w:noProof/>
                <w:webHidden/>
              </w:rPr>
              <w:instrText xml:space="preserve"> PAGEREF _Toc16507587 \h </w:instrText>
            </w:r>
            <w:r w:rsidR="006E12D7">
              <w:rPr>
                <w:noProof/>
                <w:webHidden/>
              </w:rPr>
            </w:r>
            <w:r w:rsidR="006E12D7">
              <w:rPr>
                <w:noProof/>
                <w:webHidden/>
              </w:rPr>
              <w:fldChar w:fldCharType="separate"/>
            </w:r>
            <w:r w:rsidR="006E12D7">
              <w:rPr>
                <w:noProof/>
                <w:webHidden/>
              </w:rPr>
              <w:t>18</w:t>
            </w:r>
            <w:r w:rsidR="006E12D7">
              <w:rPr>
                <w:noProof/>
                <w:webHidden/>
              </w:rPr>
              <w:fldChar w:fldCharType="end"/>
            </w:r>
          </w:hyperlink>
        </w:p>
        <w:p w14:paraId="7904E675" w14:textId="713F502A" w:rsidR="00014F11" w:rsidRPr="003F1702" w:rsidRDefault="006067C6">
          <w:pPr>
            <w:rPr>
              <w:rFonts w:asciiTheme="minorHAnsi" w:hAnsiTheme="minorHAnsi" w:cstheme="minorHAnsi"/>
              <w:noProof/>
            </w:rPr>
          </w:pPr>
          <w:r w:rsidRPr="003F1702">
            <w:rPr>
              <w:rFonts w:asciiTheme="minorHAnsi" w:hAnsiTheme="minorHAnsi" w:cstheme="minorHAnsi"/>
              <w:b/>
              <w:bCs/>
              <w:noProof/>
            </w:rPr>
            <w:fldChar w:fldCharType="end"/>
          </w:r>
        </w:p>
      </w:sdtContent>
    </w:sdt>
    <w:p w14:paraId="6114C522" w14:textId="5BD0EC44" w:rsidR="006067C6" w:rsidRPr="003F1702" w:rsidRDefault="006067C6">
      <w:pPr>
        <w:rPr>
          <w:rFonts w:asciiTheme="minorHAnsi" w:hAnsiTheme="minorHAnsi" w:cstheme="minorHAnsi"/>
        </w:rPr>
      </w:pPr>
      <w:r w:rsidRPr="003F1702">
        <w:rPr>
          <w:rFonts w:asciiTheme="minorHAnsi" w:hAnsiTheme="minorHAnsi" w:cstheme="minorHAnsi"/>
        </w:rPr>
        <w:br w:type="page"/>
      </w:r>
    </w:p>
    <w:p w14:paraId="6D2ACE99" w14:textId="55E8DA8A" w:rsidR="00E102B4" w:rsidRPr="003F1702" w:rsidRDefault="00E102B4" w:rsidP="00E102B4">
      <w:pPr>
        <w:pStyle w:val="Heading1"/>
        <w:rPr>
          <w:rFonts w:asciiTheme="minorHAnsi" w:hAnsiTheme="minorHAnsi" w:cstheme="minorHAnsi"/>
        </w:rPr>
      </w:pPr>
      <w:bookmarkStart w:id="0" w:name="_Toc15461855"/>
      <w:bookmarkStart w:id="1" w:name="_Toc16507551"/>
      <w:r w:rsidRPr="003F1702">
        <w:rPr>
          <w:rFonts w:asciiTheme="minorHAnsi" w:hAnsiTheme="minorHAnsi" w:cstheme="minorHAnsi"/>
        </w:rPr>
        <w:lastRenderedPageBreak/>
        <w:t>Specific Aim 1</w:t>
      </w:r>
      <w:bookmarkEnd w:id="0"/>
      <w:bookmarkEnd w:id="1"/>
    </w:p>
    <w:p w14:paraId="2AF9256D" w14:textId="28556AA8" w:rsidR="006067C6" w:rsidRPr="003F1702" w:rsidRDefault="00E102B4" w:rsidP="006067C6">
      <w:pPr>
        <w:spacing w:line="216" w:lineRule="atLeast"/>
        <w:rPr>
          <w:rFonts w:asciiTheme="minorHAnsi" w:hAnsiTheme="minorHAnsi" w:cstheme="minorHAnsi"/>
          <w:b/>
          <w:sz w:val="22"/>
          <w:szCs w:val="22"/>
        </w:rPr>
      </w:pPr>
      <w:r w:rsidRPr="003F1702">
        <w:rPr>
          <w:rFonts w:asciiTheme="minorHAnsi" w:hAnsiTheme="minorHAnsi" w:cstheme="minorHAnsi"/>
          <w:b/>
          <w:sz w:val="22"/>
          <w:szCs w:val="22"/>
        </w:rPr>
        <w:t xml:space="preserve">Determining the effects of </w:t>
      </w:r>
      <w:r w:rsidR="00AD57E5" w:rsidRPr="003F1702">
        <w:rPr>
          <w:rFonts w:asciiTheme="minorHAnsi" w:hAnsiTheme="minorHAnsi" w:cstheme="minorHAnsi"/>
          <w:b/>
          <w:sz w:val="22"/>
          <w:szCs w:val="22"/>
        </w:rPr>
        <w:t>glucocorticoid-induced</w:t>
      </w:r>
      <w:r w:rsidRPr="003F1702">
        <w:rPr>
          <w:rFonts w:asciiTheme="minorHAnsi" w:hAnsiTheme="minorHAnsi" w:cstheme="minorHAnsi"/>
          <w:b/>
          <w:sz w:val="22"/>
          <w:szCs w:val="22"/>
        </w:rPr>
        <w:t xml:space="preserve"> stress on placental</w:t>
      </w:r>
      <w:r w:rsidRPr="003F1702">
        <w:rPr>
          <w:rFonts w:asciiTheme="minorHAnsi" w:hAnsiTheme="minorHAnsi" w:cstheme="minorHAnsi"/>
          <w:sz w:val="22"/>
          <w:szCs w:val="22"/>
        </w:rPr>
        <w:t xml:space="preserve"> </w:t>
      </w:r>
      <w:r w:rsidRPr="003F1702">
        <w:rPr>
          <w:rFonts w:asciiTheme="minorHAnsi" w:hAnsiTheme="minorHAnsi" w:cstheme="minorHAnsi"/>
          <w:b/>
          <w:sz w:val="22"/>
          <w:szCs w:val="22"/>
        </w:rPr>
        <w:t xml:space="preserve">transport of nutrients and endocrine function. </w:t>
      </w:r>
    </w:p>
    <w:p w14:paraId="4C1D84F7" w14:textId="72903174" w:rsidR="00A41D71" w:rsidRPr="003F1702" w:rsidRDefault="00E267D3" w:rsidP="00014F11">
      <w:pPr>
        <w:spacing w:line="216" w:lineRule="atLeast"/>
        <w:rPr>
          <w:rFonts w:asciiTheme="minorHAnsi" w:hAnsiTheme="minorHAnsi" w:cstheme="minorHAnsi"/>
          <w:color w:val="000000"/>
          <w:sz w:val="22"/>
          <w:szCs w:val="22"/>
          <w:highlight w:val="yellow"/>
        </w:rPr>
      </w:pPr>
      <w:r w:rsidRPr="003F1702">
        <w:rPr>
          <w:rFonts w:asciiTheme="minorHAnsi" w:hAnsiTheme="minorHAnsi" w:cstheme="minorHAnsi"/>
          <w:sz w:val="22"/>
          <w:szCs w:val="22"/>
        </w:rPr>
        <w:t xml:space="preserve">The placenta is the direct and only site of communication between mother and fetus during </w:t>
      </w:r>
      <w:r w:rsidRPr="003F1702">
        <w:rPr>
          <w:rFonts w:asciiTheme="minorHAnsi" w:hAnsiTheme="minorHAnsi" w:cstheme="minorHAnsi"/>
          <w:i/>
          <w:sz w:val="22"/>
          <w:szCs w:val="22"/>
        </w:rPr>
        <w:t>in utero</w:t>
      </w:r>
      <w:r w:rsidRPr="003F1702">
        <w:rPr>
          <w:rFonts w:asciiTheme="minorHAnsi" w:hAnsiTheme="minorHAnsi" w:cstheme="minorHAnsi"/>
          <w:sz w:val="22"/>
          <w:szCs w:val="22"/>
        </w:rPr>
        <w:t xml:space="preserve"> development</w:t>
      </w:r>
      <w:r w:rsidR="00655647" w:rsidRPr="003F1702">
        <w:rPr>
          <w:rFonts w:asciiTheme="minorHAnsi" w:hAnsiTheme="minorHAnsi" w:cstheme="minorHAnsi"/>
          <w:sz w:val="22"/>
          <w:szCs w:val="22"/>
        </w:rPr>
        <w:t xml:space="preserve"> </w:t>
      </w:r>
      <w:r w:rsidR="00655647" w:rsidRPr="003F1702">
        <w:rPr>
          <w:rFonts w:asciiTheme="minorHAnsi" w:hAnsiTheme="minorHAnsi" w:cstheme="minorHAnsi"/>
          <w:sz w:val="22"/>
          <w:szCs w:val="22"/>
        </w:rPr>
        <w:fldChar w:fldCharType="begin" w:fldLock="1"/>
      </w:r>
      <w:r w:rsidR="00655647" w:rsidRPr="003F1702">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3F1702">
        <w:rPr>
          <w:rFonts w:asciiTheme="minorHAnsi" w:hAnsiTheme="minorHAnsi" w:cstheme="minorHAnsi"/>
          <w:sz w:val="22"/>
          <w:szCs w:val="22"/>
        </w:rPr>
        <w:fldChar w:fldCharType="separate"/>
      </w:r>
      <w:r w:rsidR="00655647" w:rsidRPr="003F1702">
        <w:rPr>
          <w:rFonts w:asciiTheme="minorHAnsi" w:hAnsiTheme="minorHAnsi" w:cstheme="minorHAnsi"/>
          <w:noProof/>
          <w:sz w:val="22"/>
          <w:szCs w:val="22"/>
        </w:rPr>
        <w:t xml:space="preserve">(Brett </w:t>
      </w:r>
      <w:r w:rsidR="00655647" w:rsidRPr="003F1702">
        <w:rPr>
          <w:rFonts w:asciiTheme="minorHAnsi" w:hAnsiTheme="minorHAnsi" w:cstheme="minorHAnsi"/>
          <w:i/>
          <w:noProof/>
          <w:sz w:val="22"/>
          <w:szCs w:val="22"/>
        </w:rPr>
        <w:t>et al.</w:t>
      </w:r>
      <w:r w:rsidR="00655647" w:rsidRPr="003F1702">
        <w:rPr>
          <w:rFonts w:asciiTheme="minorHAnsi" w:hAnsiTheme="minorHAnsi" w:cstheme="minorHAnsi"/>
          <w:noProof/>
          <w:sz w:val="22"/>
          <w:szCs w:val="22"/>
        </w:rPr>
        <w:t>, 2014)</w:t>
      </w:r>
      <w:r w:rsidR="00655647"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3D5958" w:rsidRPr="003F1702">
        <w:rPr>
          <w:rFonts w:asciiTheme="minorHAnsi" w:hAnsiTheme="minorHAnsi" w:cstheme="minorHAnsi"/>
          <w:sz w:val="22"/>
          <w:szCs w:val="22"/>
        </w:rPr>
        <w:t xml:space="preserve">The placenta is the rate-limiting step for fetal nutrient and gas acquisition </w:t>
      </w:r>
      <w:r w:rsidR="00655647" w:rsidRPr="003F1702">
        <w:rPr>
          <w:rFonts w:asciiTheme="minorHAnsi" w:hAnsiTheme="minorHAnsi" w:cstheme="minorHAnsi"/>
          <w:sz w:val="22"/>
          <w:szCs w:val="22"/>
        </w:rPr>
        <w:fldChar w:fldCharType="begin" w:fldLock="1"/>
      </w:r>
      <w:r w:rsidR="00121382" w:rsidRPr="003F1702">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3F1702">
        <w:rPr>
          <w:rFonts w:asciiTheme="minorHAnsi" w:hAnsiTheme="minorHAnsi" w:cstheme="minorHAnsi"/>
          <w:sz w:val="22"/>
          <w:szCs w:val="22"/>
        </w:rPr>
        <w:fldChar w:fldCharType="separate"/>
      </w:r>
      <w:r w:rsidR="00655647" w:rsidRPr="003F1702">
        <w:rPr>
          <w:rFonts w:asciiTheme="minorHAnsi" w:hAnsiTheme="minorHAnsi" w:cstheme="minorHAnsi"/>
          <w:noProof/>
          <w:sz w:val="22"/>
          <w:szCs w:val="22"/>
        </w:rPr>
        <w:t xml:space="preserve">(Brett </w:t>
      </w:r>
      <w:r w:rsidR="00655647" w:rsidRPr="003F1702">
        <w:rPr>
          <w:rFonts w:asciiTheme="minorHAnsi" w:hAnsiTheme="minorHAnsi" w:cstheme="minorHAnsi"/>
          <w:i/>
          <w:noProof/>
          <w:sz w:val="22"/>
          <w:szCs w:val="22"/>
        </w:rPr>
        <w:t>et al.</w:t>
      </w:r>
      <w:r w:rsidR="00655647" w:rsidRPr="003F1702">
        <w:rPr>
          <w:rFonts w:asciiTheme="minorHAnsi" w:hAnsiTheme="minorHAnsi" w:cstheme="minorHAnsi"/>
          <w:noProof/>
          <w:sz w:val="22"/>
          <w:szCs w:val="22"/>
        </w:rPr>
        <w:t>, 2014)</w:t>
      </w:r>
      <w:r w:rsidR="00655647" w:rsidRPr="003F1702">
        <w:rPr>
          <w:rFonts w:asciiTheme="minorHAnsi" w:hAnsiTheme="minorHAnsi" w:cstheme="minorHAnsi"/>
          <w:sz w:val="22"/>
          <w:szCs w:val="22"/>
        </w:rPr>
        <w:fldChar w:fldCharType="end"/>
      </w:r>
      <w:r w:rsidRPr="003F1702">
        <w:rPr>
          <w:rFonts w:asciiTheme="minorHAnsi" w:hAnsiTheme="minorHAnsi" w:cstheme="minorHAnsi"/>
          <w:sz w:val="22"/>
          <w:szCs w:val="22"/>
        </w:rPr>
        <w:t>. Additionally, the placenta plays an important endocrine role to promote fetal growth and nutrient supply</w:t>
      </w:r>
      <w:r w:rsidR="009D6B4D" w:rsidRPr="003F1702">
        <w:rPr>
          <w:rFonts w:asciiTheme="minorHAnsi" w:hAnsiTheme="minorHAnsi" w:cstheme="minorHAnsi"/>
          <w:sz w:val="22"/>
          <w:szCs w:val="22"/>
        </w:rPr>
        <w:t xml:space="preserve"> </w:t>
      </w:r>
      <w:r w:rsidR="009D6B4D" w:rsidRPr="003F1702">
        <w:rPr>
          <w:rFonts w:asciiTheme="minorHAnsi" w:hAnsiTheme="minorHAnsi" w:cstheme="minorHAnsi"/>
          <w:sz w:val="22"/>
          <w:szCs w:val="22"/>
        </w:rPr>
        <w:fldChar w:fldCharType="begin" w:fldLock="1"/>
      </w:r>
      <w:r w:rsidR="00CA5C58" w:rsidRPr="003F1702">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3F1702">
        <w:rPr>
          <w:rFonts w:asciiTheme="minorHAnsi" w:hAnsiTheme="minorHAnsi" w:cstheme="minorHAnsi"/>
          <w:sz w:val="22"/>
          <w:szCs w:val="22"/>
        </w:rPr>
        <w:fldChar w:fldCharType="separate"/>
      </w:r>
      <w:r w:rsidR="009D6B4D" w:rsidRPr="003F1702">
        <w:rPr>
          <w:rFonts w:asciiTheme="minorHAnsi" w:hAnsiTheme="minorHAnsi" w:cstheme="minorHAnsi"/>
          <w:noProof/>
          <w:sz w:val="22"/>
          <w:szCs w:val="22"/>
        </w:rPr>
        <w:t xml:space="preserve">(Malassine </w:t>
      </w:r>
      <w:r w:rsidR="009D6B4D" w:rsidRPr="003F1702">
        <w:rPr>
          <w:rFonts w:asciiTheme="minorHAnsi" w:hAnsiTheme="minorHAnsi" w:cstheme="minorHAnsi"/>
          <w:i/>
          <w:noProof/>
          <w:sz w:val="22"/>
          <w:szCs w:val="22"/>
        </w:rPr>
        <w:t>et al.</w:t>
      </w:r>
      <w:r w:rsidR="009D6B4D" w:rsidRPr="003F1702">
        <w:rPr>
          <w:rFonts w:asciiTheme="minorHAnsi" w:hAnsiTheme="minorHAnsi" w:cstheme="minorHAnsi"/>
          <w:noProof/>
          <w:sz w:val="22"/>
          <w:szCs w:val="22"/>
        </w:rPr>
        <w:t>, 2003)</w:t>
      </w:r>
      <w:r w:rsidR="009D6B4D" w:rsidRPr="003F1702">
        <w:rPr>
          <w:rFonts w:asciiTheme="minorHAnsi" w:hAnsiTheme="minorHAnsi" w:cstheme="minorHAnsi"/>
          <w:sz w:val="22"/>
          <w:szCs w:val="22"/>
        </w:rPr>
        <w:fldChar w:fldCharType="end"/>
      </w:r>
      <w:r w:rsidRPr="003F1702">
        <w:rPr>
          <w:rFonts w:asciiTheme="minorHAnsi" w:hAnsiTheme="minorHAnsi" w:cstheme="minorHAnsi"/>
          <w:sz w:val="22"/>
          <w:szCs w:val="22"/>
        </w:rPr>
        <w:t>. The placenta is highly regulated to ensure adequate growth of the fetus in normal pregnancies</w:t>
      </w:r>
      <w:r w:rsidR="00CA5C58" w:rsidRPr="003F1702">
        <w:rPr>
          <w:rFonts w:asciiTheme="minorHAnsi" w:hAnsiTheme="minorHAnsi" w:cstheme="minorHAnsi"/>
          <w:sz w:val="22"/>
          <w:szCs w:val="22"/>
        </w:rPr>
        <w:t xml:space="preserve"> </w:t>
      </w:r>
      <w:r w:rsidR="00CA5C58" w:rsidRPr="003F1702">
        <w:rPr>
          <w:rFonts w:asciiTheme="minorHAnsi" w:hAnsiTheme="minorHAnsi" w:cstheme="minorHAnsi"/>
          <w:sz w:val="22"/>
          <w:szCs w:val="22"/>
        </w:rPr>
        <w:fldChar w:fldCharType="begin" w:fldLock="1"/>
      </w:r>
      <w:r w:rsidR="00557B6E" w:rsidRPr="003F1702">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3F1702">
        <w:rPr>
          <w:rFonts w:asciiTheme="minorHAnsi" w:hAnsiTheme="minorHAnsi" w:cstheme="minorHAnsi"/>
          <w:sz w:val="22"/>
          <w:szCs w:val="22"/>
        </w:rPr>
        <w:fldChar w:fldCharType="separate"/>
      </w:r>
      <w:r w:rsidR="00CA5C58" w:rsidRPr="003F1702">
        <w:rPr>
          <w:rFonts w:asciiTheme="minorHAnsi" w:hAnsiTheme="minorHAnsi" w:cstheme="minorHAnsi"/>
          <w:noProof/>
          <w:sz w:val="22"/>
          <w:szCs w:val="22"/>
        </w:rPr>
        <w:t xml:space="preserve">(Napso </w:t>
      </w:r>
      <w:r w:rsidR="00CA5C58" w:rsidRPr="003F1702">
        <w:rPr>
          <w:rFonts w:asciiTheme="minorHAnsi" w:hAnsiTheme="minorHAnsi" w:cstheme="minorHAnsi"/>
          <w:i/>
          <w:noProof/>
          <w:sz w:val="22"/>
          <w:szCs w:val="22"/>
        </w:rPr>
        <w:t>et al.</w:t>
      </w:r>
      <w:r w:rsidR="00CA5C58" w:rsidRPr="003F1702">
        <w:rPr>
          <w:rFonts w:asciiTheme="minorHAnsi" w:hAnsiTheme="minorHAnsi" w:cstheme="minorHAnsi"/>
          <w:noProof/>
          <w:sz w:val="22"/>
          <w:szCs w:val="22"/>
        </w:rPr>
        <w:t>, 2018)</w:t>
      </w:r>
      <w:r w:rsidR="00CA5C58" w:rsidRPr="003F1702">
        <w:rPr>
          <w:rFonts w:asciiTheme="minorHAnsi" w:hAnsiTheme="minorHAnsi" w:cstheme="minorHAnsi"/>
          <w:sz w:val="22"/>
          <w:szCs w:val="22"/>
        </w:rPr>
        <w:fldChar w:fldCharType="end"/>
      </w:r>
      <w:r w:rsidR="00CA5C58" w:rsidRPr="003F1702">
        <w:rPr>
          <w:rFonts w:asciiTheme="minorHAnsi" w:hAnsiTheme="minorHAnsi" w:cstheme="minorHAnsi"/>
          <w:sz w:val="22"/>
          <w:szCs w:val="22"/>
        </w:rPr>
        <w:t xml:space="preserve">. </w:t>
      </w:r>
      <w:r w:rsidRPr="003F1702">
        <w:rPr>
          <w:rFonts w:asciiTheme="minorHAnsi" w:hAnsiTheme="minorHAnsi" w:cstheme="minorHAnsi"/>
          <w:sz w:val="22"/>
          <w:szCs w:val="22"/>
        </w:rPr>
        <w:t xml:space="preserve">In cases of maternal </w:t>
      </w:r>
      <w:r w:rsidR="00E31698" w:rsidRPr="003F1702">
        <w:rPr>
          <w:rFonts w:asciiTheme="minorHAnsi" w:hAnsiTheme="minorHAnsi" w:cstheme="minorHAnsi"/>
          <w:sz w:val="22"/>
          <w:szCs w:val="22"/>
        </w:rPr>
        <w:t xml:space="preserve">glucocorticoid-induced </w:t>
      </w:r>
      <w:r w:rsidRPr="003F1702">
        <w:rPr>
          <w:rFonts w:asciiTheme="minorHAnsi" w:hAnsiTheme="minorHAnsi" w:cstheme="minorHAnsi"/>
          <w:sz w:val="22"/>
          <w:szCs w:val="22"/>
        </w:rPr>
        <w:t xml:space="preserve">stress, placental nutrient transport and endocrine function are compromised leading to potentially suboptimal fetal growth </w:t>
      </w:r>
      <w:r w:rsidRPr="003F1702">
        <w:rPr>
          <w:rFonts w:asciiTheme="minorHAnsi" w:hAnsiTheme="minorHAnsi" w:cstheme="minorHAnsi"/>
          <w:sz w:val="22"/>
          <w:szCs w:val="22"/>
        </w:rPr>
        <w:fldChar w:fldCharType="begin" w:fldLock="1"/>
      </w:r>
      <w:r w:rsidR="00557B6E" w:rsidRPr="003F1702">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3F1702">
        <w:rPr>
          <w:rFonts w:asciiTheme="minorHAnsi" w:hAnsiTheme="minorHAnsi" w:cstheme="minorHAnsi"/>
          <w:sz w:val="22"/>
          <w:szCs w:val="22"/>
        </w:rPr>
        <w:fldChar w:fldCharType="separate"/>
      </w:r>
      <w:r w:rsidR="00557B6E" w:rsidRPr="003F1702">
        <w:rPr>
          <w:rFonts w:asciiTheme="minorHAnsi" w:hAnsiTheme="minorHAnsi" w:cstheme="minorHAnsi"/>
          <w:noProof/>
          <w:sz w:val="22"/>
          <w:szCs w:val="22"/>
        </w:rPr>
        <w:t xml:space="preserve">(Kipmen-Korgun </w:t>
      </w:r>
      <w:r w:rsidR="00557B6E" w:rsidRPr="003F1702">
        <w:rPr>
          <w:rFonts w:asciiTheme="minorHAnsi" w:hAnsiTheme="minorHAnsi" w:cstheme="minorHAnsi"/>
          <w:i/>
          <w:noProof/>
          <w:sz w:val="22"/>
          <w:szCs w:val="22"/>
        </w:rPr>
        <w:t>et al.</w:t>
      </w:r>
      <w:r w:rsidR="00557B6E" w:rsidRPr="003F1702">
        <w:rPr>
          <w:rFonts w:asciiTheme="minorHAnsi" w:hAnsiTheme="minorHAnsi" w:cstheme="minorHAnsi"/>
          <w:noProof/>
          <w:sz w:val="22"/>
          <w:szCs w:val="22"/>
        </w:rPr>
        <w:t>, 2012; Waffarn &amp; Davis, 2012)</w:t>
      </w:r>
      <w:r w:rsidRPr="003F1702">
        <w:rPr>
          <w:rFonts w:asciiTheme="minorHAnsi" w:hAnsiTheme="minorHAnsi" w:cstheme="minorHAnsi"/>
          <w:sz w:val="22"/>
          <w:szCs w:val="22"/>
        </w:rPr>
        <w:fldChar w:fldCharType="end"/>
      </w:r>
      <w:r w:rsidRPr="003F1702">
        <w:rPr>
          <w:rFonts w:asciiTheme="minorHAnsi" w:hAnsiTheme="minorHAnsi" w:cstheme="minorHAnsi"/>
          <w:color w:val="000000"/>
          <w:sz w:val="22"/>
          <w:szCs w:val="22"/>
        </w:rPr>
        <w:t xml:space="preserve">. </w:t>
      </w:r>
      <w:r w:rsidR="00E31698" w:rsidRPr="003F1702">
        <w:rPr>
          <w:rFonts w:asciiTheme="minorHAnsi" w:hAnsiTheme="minorHAnsi" w:cstheme="minorHAnsi"/>
          <w:sz w:val="22"/>
          <w:szCs w:val="22"/>
        </w:rPr>
        <w:t xml:space="preserve">In Denmark, 20% of women reported use of corticosteroids from 4 weeks prior to delivery until delivery  between 1996-2008 </w:t>
      </w:r>
      <w:r w:rsidR="00E31698" w:rsidRPr="003F1702">
        <w:rPr>
          <w:rFonts w:asciiTheme="minorHAnsi" w:hAnsiTheme="minorHAnsi" w:cstheme="minorHAnsi"/>
          <w:sz w:val="22"/>
          <w:szCs w:val="22"/>
        </w:rPr>
        <w:fldChar w:fldCharType="begin" w:fldLock="1"/>
      </w:r>
      <w:r w:rsidR="00E31698" w:rsidRPr="003F1702">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3F1702">
        <w:rPr>
          <w:rFonts w:asciiTheme="minorHAnsi" w:hAnsiTheme="minorHAnsi" w:cstheme="minorHAnsi"/>
          <w:sz w:val="22"/>
          <w:szCs w:val="22"/>
        </w:rPr>
        <w:fldChar w:fldCharType="separate"/>
      </w:r>
      <w:r w:rsidR="00E31698" w:rsidRPr="003F1702">
        <w:rPr>
          <w:rFonts w:asciiTheme="minorHAnsi" w:hAnsiTheme="minorHAnsi" w:cstheme="minorHAnsi"/>
          <w:noProof/>
          <w:sz w:val="22"/>
          <w:szCs w:val="22"/>
        </w:rPr>
        <w:t>(Hviid &amp; Mølgaard-Nielsen, 2011)</w:t>
      </w:r>
      <w:r w:rsidR="00E31698" w:rsidRPr="003F1702">
        <w:rPr>
          <w:rFonts w:asciiTheme="minorHAnsi" w:hAnsiTheme="minorHAnsi" w:cstheme="minorHAnsi"/>
          <w:sz w:val="22"/>
          <w:szCs w:val="22"/>
        </w:rPr>
        <w:fldChar w:fldCharType="end"/>
      </w:r>
      <w:r w:rsidR="00E31698" w:rsidRPr="003F1702">
        <w:rPr>
          <w:rFonts w:asciiTheme="minorHAnsi" w:hAnsiTheme="minorHAnsi" w:cstheme="minorHAnsi"/>
          <w:sz w:val="22"/>
          <w:szCs w:val="22"/>
        </w:rPr>
        <w:t xml:space="preserve">. </w:t>
      </w:r>
      <w:r w:rsidR="00E102B4" w:rsidRPr="003F1702">
        <w:rPr>
          <w:rFonts w:asciiTheme="minorHAnsi" w:hAnsiTheme="minorHAnsi" w:cstheme="minorHAnsi"/>
          <w:sz w:val="22"/>
          <w:szCs w:val="22"/>
        </w:rPr>
        <w:t xml:space="preserve">The mechanisms by which maternal corticosteroids influence fetal health and placental function </w:t>
      </w:r>
      <w:r w:rsidR="00556E02" w:rsidRPr="003F1702">
        <w:rPr>
          <w:rFonts w:asciiTheme="minorHAnsi" w:hAnsiTheme="minorHAnsi" w:cstheme="minorHAnsi"/>
          <w:sz w:val="22"/>
          <w:szCs w:val="22"/>
        </w:rPr>
        <w:t xml:space="preserve">are understudied </w:t>
      </w:r>
      <w:r w:rsidR="00E102B4" w:rsidRPr="003F1702">
        <w:rPr>
          <w:rFonts w:asciiTheme="minorHAnsi" w:hAnsiTheme="minorHAnsi" w:cstheme="minorHAnsi"/>
          <w:sz w:val="22"/>
          <w:szCs w:val="22"/>
        </w:rPr>
        <w:fldChar w:fldCharType="begin" w:fldLock="1"/>
      </w:r>
      <w:r w:rsidR="00E102B4" w:rsidRPr="003F1702">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3F1702">
        <w:rPr>
          <w:rFonts w:asciiTheme="minorHAnsi" w:hAnsiTheme="minorHAnsi" w:cstheme="minorHAnsi"/>
          <w:sz w:val="22"/>
          <w:szCs w:val="22"/>
        </w:rPr>
        <w:fldChar w:fldCharType="separate"/>
      </w:r>
      <w:r w:rsidR="00E102B4" w:rsidRPr="003F1702">
        <w:rPr>
          <w:rFonts w:asciiTheme="minorHAnsi" w:hAnsiTheme="minorHAnsi" w:cstheme="minorHAnsi"/>
          <w:noProof/>
          <w:sz w:val="22"/>
          <w:szCs w:val="22"/>
        </w:rPr>
        <w:t xml:space="preserve">(Kemp </w:t>
      </w:r>
      <w:r w:rsidR="00E102B4" w:rsidRPr="003F1702">
        <w:rPr>
          <w:rFonts w:asciiTheme="minorHAnsi" w:hAnsiTheme="minorHAnsi" w:cstheme="minorHAnsi"/>
          <w:i/>
          <w:noProof/>
          <w:sz w:val="22"/>
          <w:szCs w:val="22"/>
        </w:rPr>
        <w:t>et al.</w:t>
      </w:r>
      <w:r w:rsidR="00E102B4" w:rsidRPr="003F1702">
        <w:rPr>
          <w:rFonts w:asciiTheme="minorHAnsi" w:hAnsiTheme="minorHAnsi" w:cstheme="minorHAnsi"/>
          <w:noProof/>
          <w:sz w:val="22"/>
          <w:szCs w:val="22"/>
        </w:rPr>
        <w:t>, 2015)</w:t>
      </w:r>
      <w:r w:rsidR="00E102B4" w:rsidRPr="003F1702">
        <w:rPr>
          <w:rFonts w:asciiTheme="minorHAnsi" w:hAnsiTheme="minorHAnsi" w:cstheme="minorHAnsi"/>
          <w:sz w:val="22"/>
          <w:szCs w:val="22"/>
        </w:rPr>
        <w:fldChar w:fldCharType="end"/>
      </w:r>
      <w:r w:rsidR="00E102B4" w:rsidRPr="003F1702">
        <w:rPr>
          <w:rFonts w:asciiTheme="minorHAnsi" w:hAnsiTheme="minorHAnsi" w:cstheme="minorHAnsi"/>
          <w:sz w:val="22"/>
          <w:szCs w:val="22"/>
        </w:rPr>
        <w:t>. Some side effects like reduced birthweight, offspring hypertension</w:t>
      </w:r>
      <w:r w:rsidR="002275CE" w:rsidRPr="003F1702">
        <w:rPr>
          <w:rFonts w:asciiTheme="minorHAnsi" w:hAnsiTheme="minorHAnsi" w:cstheme="minorHAnsi"/>
          <w:sz w:val="22"/>
          <w:szCs w:val="22"/>
        </w:rPr>
        <w:t>, mental illness</w:t>
      </w:r>
      <w:r w:rsidR="00E102B4" w:rsidRPr="003F1702">
        <w:rPr>
          <w:rFonts w:asciiTheme="minorHAnsi" w:hAnsiTheme="minorHAnsi" w:cstheme="minorHAnsi"/>
          <w:sz w:val="22"/>
          <w:szCs w:val="22"/>
        </w:rPr>
        <w:t xml:space="preserve"> and </w:t>
      </w:r>
      <w:r w:rsidR="002275CE" w:rsidRPr="003F1702">
        <w:rPr>
          <w:rFonts w:asciiTheme="minorHAnsi" w:hAnsiTheme="minorHAnsi" w:cstheme="minorHAnsi"/>
          <w:sz w:val="22"/>
          <w:szCs w:val="22"/>
        </w:rPr>
        <w:t>higher</w:t>
      </w:r>
      <w:r w:rsidR="00E102B4" w:rsidRPr="003F1702">
        <w:rPr>
          <w:rFonts w:asciiTheme="minorHAnsi" w:hAnsiTheme="minorHAnsi" w:cstheme="minorHAnsi"/>
          <w:sz w:val="22"/>
          <w:szCs w:val="22"/>
        </w:rPr>
        <w:t xml:space="preserve"> </w:t>
      </w:r>
      <w:r w:rsidR="00ED4E3A" w:rsidRPr="003F1702">
        <w:rPr>
          <w:rFonts w:asciiTheme="minorHAnsi" w:hAnsiTheme="minorHAnsi" w:cstheme="minorHAnsi"/>
          <w:sz w:val="22"/>
          <w:szCs w:val="22"/>
        </w:rPr>
        <w:t xml:space="preserve">childhood </w:t>
      </w:r>
      <w:r w:rsidR="00E102B4" w:rsidRPr="003F1702">
        <w:rPr>
          <w:rFonts w:asciiTheme="minorHAnsi" w:hAnsiTheme="minorHAnsi" w:cstheme="minorHAnsi"/>
          <w:sz w:val="22"/>
          <w:szCs w:val="22"/>
        </w:rPr>
        <w:t>HPA axis</w:t>
      </w:r>
      <w:r w:rsidR="002275CE" w:rsidRPr="003F1702">
        <w:rPr>
          <w:rFonts w:asciiTheme="minorHAnsi" w:hAnsiTheme="minorHAnsi" w:cstheme="minorHAnsi"/>
          <w:sz w:val="22"/>
          <w:szCs w:val="22"/>
        </w:rPr>
        <w:t xml:space="preserve"> activity</w:t>
      </w:r>
      <w:r w:rsidR="00E102B4" w:rsidRPr="003F1702">
        <w:rPr>
          <w:rFonts w:asciiTheme="minorHAnsi" w:hAnsiTheme="minorHAnsi" w:cstheme="minorHAnsi"/>
          <w:sz w:val="22"/>
          <w:szCs w:val="22"/>
        </w:rPr>
        <w:t xml:space="preserve"> remain controversial </w:t>
      </w:r>
      <w:r w:rsidR="00E102B4" w:rsidRPr="003F1702">
        <w:rPr>
          <w:rFonts w:asciiTheme="minorHAnsi" w:hAnsiTheme="minorHAnsi" w:cstheme="minorHAnsi"/>
          <w:sz w:val="22"/>
          <w:szCs w:val="22"/>
        </w:rPr>
        <w:fldChar w:fldCharType="begin" w:fldLock="1"/>
      </w:r>
      <w:r w:rsidR="00DC1693" w:rsidRPr="003F1702">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3F1702">
        <w:rPr>
          <w:rFonts w:asciiTheme="minorHAnsi" w:hAnsiTheme="minorHAnsi" w:cstheme="minorHAnsi"/>
          <w:sz w:val="22"/>
          <w:szCs w:val="22"/>
        </w:rPr>
        <w:fldChar w:fldCharType="separate"/>
      </w:r>
      <w:r w:rsidR="0067295D" w:rsidRPr="003F1702">
        <w:rPr>
          <w:rFonts w:asciiTheme="minorHAnsi" w:hAnsiTheme="minorHAnsi" w:cstheme="minorHAnsi"/>
          <w:noProof/>
          <w:sz w:val="22"/>
          <w:szCs w:val="22"/>
        </w:rPr>
        <w:t xml:space="preserve">(Alexander </w:t>
      </w:r>
      <w:r w:rsidR="0067295D" w:rsidRPr="003F1702">
        <w:rPr>
          <w:rFonts w:asciiTheme="minorHAnsi" w:hAnsiTheme="minorHAnsi" w:cstheme="minorHAnsi"/>
          <w:i/>
          <w:noProof/>
          <w:sz w:val="22"/>
          <w:szCs w:val="22"/>
        </w:rPr>
        <w:t>et al.</w:t>
      </w:r>
      <w:r w:rsidR="0067295D" w:rsidRPr="003F1702">
        <w:rPr>
          <w:rFonts w:asciiTheme="minorHAnsi" w:hAnsiTheme="minorHAnsi" w:cstheme="minorHAnsi"/>
          <w:noProof/>
          <w:sz w:val="22"/>
          <w:szCs w:val="22"/>
        </w:rPr>
        <w:t xml:space="preserve">, 2012; Waffarn &amp; Davis, 2012; Duthie &amp; Reynolds, 2013; Reynolds, 2013; Braun </w:t>
      </w:r>
      <w:r w:rsidR="0067295D" w:rsidRPr="003F1702">
        <w:rPr>
          <w:rFonts w:asciiTheme="minorHAnsi" w:hAnsiTheme="minorHAnsi" w:cstheme="minorHAnsi"/>
          <w:i/>
          <w:noProof/>
          <w:sz w:val="22"/>
          <w:szCs w:val="22"/>
        </w:rPr>
        <w:t>et al.</w:t>
      </w:r>
      <w:r w:rsidR="0067295D" w:rsidRPr="003F1702">
        <w:rPr>
          <w:rFonts w:asciiTheme="minorHAnsi" w:hAnsiTheme="minorHAnsi" w:cstheme="minorHAnsi"/>
          <w:noProof/>
          <w:sz w:val="22"/>
          <w:szCs w:val="22"/>
        </w:rPr>
        <w:t>, 2013; Moisiadis &amp; Matthews, 2014)</w:t>
      </w:r>
      <w:r w:rsidR="00E102B4" w:rsidRPr="003F1702">
        <w:rPr>
          <w:rFonts w:asciiTheme="minorHAnsi" w:hAnsiTheme="minorHAnsi" w:cstheme="minorHAnsi"/>
          <w:sz w:val="22"/>
          <w:szCs w:val="22"/>
        </w:rPr>
        <w:fldChar w:fldCharType="end"/>
      </w:r>
      <w:r w:rsidR="00E102B4" w:rsidRPr="003F1702">
        <w:rPr>
          <w:rFonts w:asciiTheme="minorHAnsi" w:hAnsiTheme="minorHAnsi" w:cstheme="minorHAnsi"/>
          <w:sz w:val="22"/>
          <w:szCs w:val="22"/>
        </w:rPr>
        <w:t xml:space="preserve">. </w:t>
      </w:r>
      <w:r w:rsidRPr="003F1702">
        <w:rPr>
          <w:rFonts w:asciiTheme="minorHAnsi" w:hAnsiTheme="minorHAnsi" w:cstheme="minorHAnsi"/>
          <w:sz w:val="22"/>
          <w:szCs w:val="22"/>
          <w:u w:val="single"/>
        </w:rPr>
        <w:t>My</w:t>
      </w:r>
      <w:r w:rsidR="00E102B4" w:rsidRPr="003F1702">
        <w:rPr>
          <w:rFonts w:asciiTheme="minorHAnsi" w:hAnsiTheme="minorHAnsi" w:cstheme="minorHAnsi"/>
          <w:sz w:val="22"/>
          <w:szCs w:val="22"/>
          <w:u w:val="single"/>
        </w:rPr>
        <w:t xml:space="preserve"> hypothesis is that </w:t>
      </w:r>
      <w:r w:rsidR="00AD57E5" w:rsidRPr="003F1702">
        <w:rPr>
          <w:rFonts w:asciiTheme="minorHAnsi" w:hAnsiTheme="minorHAnsi" w:cstheme="minorHAnsi"/>
          <w:sz w:val="22"/>
          <w:szCs w:val="22"/>
          <w:u w:val="single"/>
        </w:rPr>
        <w:t>glucoc</w:t>
      </w:r>
      <w:r w:rsidR="00E102B4" w:rsidRPr="003F1702">
        <w:rPr>
          <w:rFonts w:asciiTheme="minorHAnsi" w:hAnsiTheme="minorHAnsi" w:cstheme="minorHAnsi"/>
          <w:sz w:val="22"/>
          <w:szCs w:val="22"/>
          <w:u w:val="single"/>
        </w:rPr>
        <w:t>ort</w:t>
      </w:r>
      <w:r w:rsidR="00AD57E5" w:rsidRPr="003F1702">
        <w:rPr>
          <w:rFonts w:asciiTheme="minorHAnsi" w:hAnsiTheme="minorHAnsi" w:cstheme="minorHAnsi"/>
          <w:sz w:val="22"/>
          <w:szCs w:val="22"/>
          <w:u w:val="single"/>
        </w:rPr>
        <w:t>ic</w:t>
      </w:r>
      <w:r w:rsidR="00E102B4" w:rsidRPr="003F1702">
        <w:rPr>
          <w:rFonts w:asciiTheme="minorHAnsi" w:hAnsiTheme="minorHAnsi" w:cstheme="minorHAnsi"/>
          <w:sz w:val="22"/>
          <w:szCs w:val="22"/>
          <w:u w:val="single"/>
        </w:rPr>
        <w:t xml:space="preserve">oid treatments prior to </w:t>
      </w:r>
      <w:r w:rsidRPr="003F1702">
        <w:rPr>
          <w:rFonts w:asciiTheme="minorHAnsi" w:hAnsiTheme="minorHAnsi" w:cstheme="minorHAnsi"/>
          <w:sz w:val="22"/>
          <w:szCs w:val="22"/>
          <w:u w:val="single"/>
        </w:rPr>
        <w:t>conception</w:t>
      </w:r>
      <w:r w:rsidR="00E102B4" w:rsidRPr="003F1702">
        <w:rPr>
          <w:rFonts w:asciiTheme="minorHAnsi" w:hAnsiTheme="minorHAnsi" w:cstheme="minorHAnsi"/>
          <w:sz w:val="22"/>
          <w:szCs w:val="22"/>
          <w:u w:val="single"/>
        </w:rPr>
        <w:t xml:space="preserve"> and/or </w:t>
      </w:r>
      <w:r w:rsidRPr="003F1702">
        <w:rPr>
          <w:rFonts w:asciiTheme="minorHAnsi" w:hAnsiTheme="minorHAnsi" w:cstheme="minorHAnsi"/>
          <w:sz w:val="22"/>
          <w:szCs w:val="22"/>
          <w:u w:val="single"/>
        </w:rPr>
        <w:t>during</w:t>
      </w:r>
      <w:r w:rsidR="00E102B4" w:rsidRPr="003F1702">
        <w:rPr>
          <w:rFonts w:asciiTheme="minorHAnsi" w:hAnsiTheme="minorHAnsi" w:cstheme="minorHAnsi"/>
          <w:sz w:val="22"/>
          <w:szCs w:val="22"/>
          <w:u w:val="single"/>
        </w:rPr>
        <w:t xml:space="preserve"> conception cause altered placental transport and hormonal function in a time-dependent manner by which a</w:t>
      </w:r>
      <w:r w:rsidRPr="003F1702">
        <w:rPr>
          <w:rFonts w:asciiTheme="minorHAnsi" w:hAnsiTheme="minorHAnsi" w:cstheme="minorHAnsi"/>
          <w:sz w:val="22"/>
          <w:szCs w:val="22"/>
          <w:u w:val="single"/>
        </w:rPr>
        <w:t xml:space="preserve">n </w:t>
      </w:r>
      <w:r w:rsidR="00E102B4" w:rsidRPr="003F1702">
        <w:rPr>
          <w:rFonts w:asciiTheme="minorHAnsi" w:hAnsiTheme="minorHAnsi" w:cstheme="minorHAnsi"/>
          <w:sz w:val="22"/>
          <w:szCs w:val="22"/>
          <w:u w:val="single"/>
        </w:rPr>
        <w:t>earl</w:t>
      </w:r>
      <w:r w:rsidRPr="003F1702">
        <w:rPr>
          <w:rFonts w:asciiTheme="minorHAnsi" w:hAnsiTheme="minorHAnsi" w:cstheme="minorHAnsi"/>
          <w:sz w:val="22"/>
          <w:szCs w:val="22"/>
          <w:u w:val="single"/>
        </w:rPr>
        <w:t>y and prolonged</w:t>
      </w:r>
      <w:r w:rsidR="00E102B4" w:rsidRPr="003F1702">
        <w:rPr>
          <w:rFonts w:asciiTheme="minorHAnsi" w:hAnsiTheme="minorHAnsi" w:cstheme="minorHAnsi"/>
          <w:sz w:val="22"/>
          <w:szCs w:val="22"/>
          <w:u w:val="single"/>
        </w:rPr>
        <w:t xml:space="preserve"> exposure </w:t>
      </w:r>
      <w:r w:rsidRPr="003F1702">
        <w:rPr>
          <w:rFonts w:asciiTheme="minorHAnsi" w:hAnsiTheme="minorHAnsi" w:cstheme="minorHAnsi"/>
          <w:sz w:val="22"/>
          <w:szCs w:val="22"/>
          <w:u w:val="single"/>
        </w:rPr>
        <w:t xml:space="preserve">during pregnancy </w:t>
      </w:r>
      <w:r w:rsidR="00E102B4" w:rsidRPr="003F1702">
        <w:rPr>
          <w:rFonts w:asciiTheme="minorHAnsi" w:hAnsiTheme="minorHAnsi" w:cstheme="minorHAnsi"/>
          <w:sz w:val="22"/>
          <w:szCs w:val="22"/>
          <w:u w:val="single"/>
        </w:rPr>
        <w:t>has more prominent side effects on the placenta and fetus.</w:t>
      </w:r>
      <w:r w:rsidR="00E102B4" w:rsidRPr="003F1702">
        <w:rPr>
          <w:rFonts w:asciiTheme="minorHAnsi" w:hAnsiTheme="minorHAnsi" w:cstheme="minorHAnsi"/>
          <w:sz w:val="22"/>
          <w:szCs w:val="22"/>
        </w:rPr>
        <w:t xml:space="preserve"> To test this hypothesis, we will </w:t>
      </w:r>
      <w:r w:rsidR="003D5958" w:rsidRPr="003F1702">
        <w:rPr>
          <w:rFonts w:asciiTheme="minorHAnsi" w:hAnsiTheme="minorHAnsi" w:cstheme="minorHAnsi"/>
          <w:sz w:val="22"/>
          <w:szCs w:val="22"/>
        </w:rPr>
        <w:t xml:space="preserve">examine </w:t>
      </w:r>
      <w:r w:rsidR="00E102B4" w:rsidRPr="003F1702">
        <w:rPr>
          <w:rFonts w:asciiTheme="minorHAnsi" w:hAnsiTheme="minorHAnsi" w:cstheme="minorHAnsi"/>
          <w:sz w:val="22"/>
          <w:szCs w:val="22"/>
        </w:rPr>
        <w:t>a)</w:t>
      </w:r>
      <w:r w:rsidR="003D5958" w:rsidRPr="003F1702">
        <w:rPr>
          <w:rFonts w:asciiTheme="minorHAnsi" w:hAnsiTheme="minorHAnsi" w:cstheme="minorHAnsi"/>
          <w:sz w:val="22"/>
          <w:szCs w:val="22"/>
        </w:rPr>
        <w:t xml:space="preserve"> how</w:t>
      </w:r>
      <w:r w:rsidR="00E102B4" w:rsidRPr="003F1702">
        <w:rPr>
          <w:rFonts w:asciiTheme="minorHAnsi" w:hAnsiTheme="minorHAnsi" w:cstheme="minorHAnsi"/>
          <w:sz w:val="22"/>
          <w:szCs w:val="22"/>
        </w:rPr>
        <w:t xml:space="preserve"> </w:t>
      </w:r>
      <w:r w:rsidR="003D5958" w:rsidRPr="003F1702">
        <w:rPr>
          <w:rFonts w:asciiTheme="minorHAnsi" w:hAnsiTheme="minorHAnsi" w:cstheme="minorHAnsi"/>
          <w:sz w:val="22"/>
          <w:szCs w:val="22"/>
        </w:rPr>
        <w:t xml:space="preserve">maternal </w:t>
      </w:r>
      <w:r w:rsidRPr="003F1702">
        <w:rPr>
          <w:rFonts w:asciiTheme="minorHAnsi" w:hAnsiTheme="minorHAnsi" w:cstheme="minorHAnsi"/>
          <w:sz w:val="22"/>
          <w:szCs w:val="22"/>
        </w:rPr>
        <w:t xml:space="preserve">dexamethasone </w:t>
      </w:r>
      <w:r w:rsidR="003D5958" w:rsidRPr="003F1702">
        <w:rPr>
          <w:rFonts w:asciiTheme="minorHAnsi" w:hAnsiTheme="minorHAnsi" w:cstheme="minorHAnsi"/>
          <w:sz w:val="22"/>
          <w:szCs w:val="22"/>
        </w:rPr>
        <w:t>effects on</w:t>
      </w:r>
      <w:r w:rsidRPr="003F1702">
        <w:rPr>
          <w:rFonts w:asciiTheme="minorHAnsi" w:hAnsiTheme="minorHAnsi" w:cstheme="minorHAnsi"/>
          <w:sz w:val="22"/>
          <w:szCs w:val="22"/>
        </w:rPr>
        <w:t xml:space="preserve"> placental development and function, b) </w:t>
      </w:r>
      <w:r w:rsidR="003D5958" w:rsidRPr="003F1702">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3F1702">
        <w:rPr>
          <w:rFonts w:asciiTheme="minorHAnsi" w:hAnsiTheme="minorHAnsi" w:cstheme="minorHAnsi"/>
          <w:sz w:val="22"/>
          <w:szCs w:val="22"/>
        </w:rPr>
        <w:t xml:space="preserve">(GR) </w:t>
      </w:r>
      <w:r w:rsidR="003D5958" w:rsidRPr="003F1702">
        <w:rPr>
          <w:rFonts w:asciiTheme="minorHAnsi" w:hAnsiTheme="minorHAnsi" w:cstheme="minorHAnsi"/>
          <w:sz w:val="22"/>
          <w:szCs w:val="22"/>
        </w:rPr>
        <w:t>in mitigating the effects of maternal dexamethasone</w:t>
      </w:r>
      <w:r w:rsidRPr="003F1702">
        <w:rPr>
          <w:rFonts w:asciiTheme="minorHAnsi" w:hAnsiTheme="minorHAnsi" w:cstheme="minorHAnsi"/>
          <w:sz w:val="22"/>
          <w:szCs w:val="22"/>
        </w:rPr>
        <w:t xml:space="preserve"> </w:t>
      </w:r>
      <w:r w:rsidR="003D5958" w:rsidRPr="003F1702">
        <w:rPr>
          <w:rFonts w:asciiTheme="minorHAnsi" w:hAnsiTheme="minorHAnsi" w:cstheme="minorHAnsi"/>
          <w:sz w:val="22"/>
          <w:szCs w:val="22"/>
        </w:rPr>
        <w:t xml:space="preserve">exposure.  </w:t>
      </w:r>
    </w:p>
    <w:p w14:paraId="4C9104F0" w14:textId="78C644A5" w:rsidR="00E102B4" w:rsidRPr="003F1702" w:rsidRDefault="00E102B4" w:rsidP="00E102B4">
      <w:pPr>
        <w:pStyle w:val="Heading1"/>
        <w:rPr>
          <w:rFonts w:asciiTheme="minorHAnsi" w:hAnsiTheme="minorHAnsi" w:cstheme="minorHAnsi"/>
        </w:rPr>
      </w:pPr>
      <w:bookmarkStart w:id="2" w:name="_Toc15461856"/>
      <w:bookmarkStart w:id="3" w:name="_Toc16507552"/>
      <w:r w:rsidRPr="003F1702">
        <w:rPr>
          <w:rFonts w:asciiTheme="minorHAnsi" w:hAnsiTheme="minorHAnsi" w:cstheme="minorHAnsi"/>
        </w:rPr>
        <w:t>Rationale and Background</w:t>
      </w:r>
      <w:bookmarkEnd w:id="2"/>
      <w:bookmarkEnd w:id="3"/>
    </w:p>
    <w:p w14:paraId="694455CA" w14:textId="4401B589" w:rsidR="00CC26DA" w:rsidRPr="003F1702" w:rsidRDefault="003D5038" w:rsidP="00CC26DA">
      <w:pPr>
        <w:pStyle w:val="Heading2"/>
        <w:rPr>
          <w:rFonts w:asciiTheme="minorHAnsi" w:hAnsiTheme="minorHAnsi" w:cstheme="minorHAnsi"/>
        </w:rPr>
      </w:pPr>
      <w:bookmarkStart w:id="4" w:name="_Toc15461857"/>
      <w:bookmarkStart w:id="5" w:name="_Toc16507553"/>
      <w:r w:rsidRPr="003F1702">
        <w:rPr>
          <w:rFonts w:asciiTheme="minorHAnsi" w:hAnsiTheme="minorHAnsi" w:cstheme="minorHAnsi"/>
        </w:rPr>
        <w:t xml:space="preserve">Murine </w:t>
      </w:r>
      <w:r w:rsidR="00CC26DA" w:rsidRPr="003F1702">
        <w:rPr>
          <w:rFonts w:asciiTheme="minorHAnsi" w:hAnsiTheme="minorHAnsi" w:cstheme="minorHAnsi"/>
        </w:rPr>
        <w:t xml:space="preserve">Placental </w:t>
      </w:r>
      <w:r w:rsidR="00C44385" w:rsidRPr="003F1702">
        <w:rPr>
          <w:rFonts w:asciiTheme="minorHAnsi" w:hAnsiTheme="minorHAnsi" w:cstheme="minorHAnsi"/>
        </w:rPr>
        <w:t>Development and Physiology</w:t>
      </w:r>
      <w:bookmarkEnd w:id="4"/>
      <w:bookmarkEnd w:id="5"/>
    </w:p>
    <w:p w14:paraId="6FD40950" w14:textId="078016D1" w:rsidR="00DB76A4" w:rsidRPr="003F1702" w:rsidRDefault="007B3C17" w:rsidP="00DB76A4">
      <w:pPr>
        <w:rPr>
          <w:rFonts w:asciiTheme="minorHAnsi" w:hAnsiTheme="minorHAnsi" w:cstheme="minorHAnsi"/>
          <w:sz w:val="22"/>
          <w:szCs w:val="22"/>
        </w:rPr>
      </w:pPr>
      <w:r w:rsidRPr="003F1702">
        <w:rPr>
          <w:rFonts w:asciiTheme="minorHAnsi" w:hAnsiTheme="minorHAnsi" w:cstheme="minorHAnsi"/>
          <w:sz w:val="22"/>
          <w:szCs w:val="22"/>
        </w:rPr>
        <w:t xml:space="preserve">The definitive structure of the </w:t>
      </w:r>
      <w:r w:rsidR="00974D32" w:rsidRPr="003F1702">
        <w:rPr>
          <w:rFonts w:asciiTheme="minorHAnsi" w:hAnsiTheme="minorHAnsi" w:cstheme="minorHAnsi"/>
          <w:sz w:val="22"/>
          <w:szCs w:val="22"/>
        </w:rPr>
        <w:t xml:space="preserve">mouse </w:t>
      </w:r>
      <w:r w:rsidRPr="003F1702">
        <w:rPr>
          <w:rFonts w:asciiTheme="minorHAnsi" w:hAnsiTheme="minorHAnsi" w:cstheme="minorHAnsi"/>
          <w:sz w:val="22"/>
          <w:szCs w:val="22"/>
        </w:rPr>
        <w:t xml:space="preserve">placenta is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(Malassine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E267D3" w:rsidRPr="003F1702">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3F1702">
        <w:rPr>
          <w:rFonts w:asciiTheme="minorHAnsi" w:hAnsiTheme="minorHAnsi" w:cstheme="minorHAnsi"/>
          <w:sz w:val="22"/>
          <w:szCs w:val="22"/>
        </w:rPr>
        <w:fldChar w:fldCharType="begin" w:fldLock="1"/>
      </w:r>
      <w:r w:rsidR="00E267D3" w:rsidRPr="003F1702">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3F1702">
        <w:rPr>
          <w:rFonts w:asciiTheme="minorHAnsi" w:hAnsiTheme="minorHAnsi" w:cstheme="minorHAnsi"/>
          <w:sz w:val="22"/>
          <w:szCs w:val="22"/>
        </w:rPr>
        <w:fldChar w:fldCharType="separate"/>
      </w:r>
      <w:r w:rsidR="00E267D3" w:rsidRPr="003F1702">
        <w:rPr>
          <w:rFonts w:asciiTheme="minorHAnsi" w:hAnsiTheme="minorHAnsi" w:cstheme="minorHAnsi"/>
          <w:noProof/>
          <w:sz w:val="22"/>
          <w:szCs w:val="22"/>
        </w:rPr>
        <w:t xml:space="preserve">(Georgiades </w:t>
      </w:r>
      <w:r w:rsidR="00E267D3" w:rsidRPr="003F1702">
        <w:rPr>
          <w:rFonts w:asciiTheme="minorHAnsi" w:hAnsiTheme="minorHAnsi" w:cstheme="minorHAnsi"/>
          <w:i/>
          <w:noProof/>
          <w:sz w:val="22"/>
          <w:szCs w:val="22"/>
        </w:rPr>
        <w:t>et al.</w:t>
      </w:r>
      <w:r w:rsidR="00E267D3" w:rsidRPr="003F1702">
        <w:rPr>
          <w:rFonts w:asciiTheme="minorHAnsi" w:hAnsiTheme="minorHAnsi" w:cstheme="minorHAnsi"/>
          <w:noProof/>
          <w:sz w:val="22"/>
          <w:szCs w:val="22"/>
        </w:rPr>
        <w:t>, 2002)</w:t>
      </w:r>
      <w:r w:rsidR="00E267D3" w:rsidRPr="003F1702">
        <w:rPr>
          <w:rFonts w:asciiTheme="minorHAnsi" w:hAnsiTheme="minorHAnsi" w:cstheme="minorHAnsi"/>
          <w:sz w:val="22"/>
          <w:szCs w:val="22"/>
        </w:rPr>
        <w:fldChar w:fldCharType="end"/>
      </w:r>
      <w:r w:rsidR="00E267D3" w:rsidRPr="003F1702">
        <w:rPr>
          <w:rFonts w:asciiTheme="minorHAnsi" w:hAnsiTheme="minorHAnsi" w:cstheme="minorHAnsi"/>
          <w:sz w:val="22"/>
          <w:szCs w:val="22"/>
        </w:rPr>
        <w:t xml:space="preserve">. </w:t>
      </w:r>
      <w:r w:rsidR="00DB76A4" w:rsidRPr="003F1702">
        <w:rPr>
          <w:rFonts w:asciiTheme="minorHAnsi" w:hAnsiTheme="minorHAnsi" w:cstheme="minorHAnsi"/>
          <w:sz w:val="22"/>
          <w:szCs w:val="22"/>
        </w:rPr>
        <w:t xml:space="preserve">The mouse placenta has three distinct </w:t>
      </w:r>
      <w:r w:rsidR="009569E0" w:rsidRPr="003F1702">
        <w:rPr>
          <w:rFonts w:asciiTheme="minorHAnsi" w:hAnsiTheme="minorHAnsi" w:cstheme="minorHAnsi"/>
          <w:sz w:val="22"/>
          <w:szCs w:val="22"/>
        </w:rPr>
        <w:t>compartments</w:t>
      </w:r>
      <w:r w:rsidR="00DB76A4" w:rsidRPr="003F1702">
        <w:rPr>
          <w:rFonts w:asciiTheme="minorHAnsi" w:hAnsiTheme="minorHAnsi" w:cstheme="minorHAnsi"/>
          <w:sz w:val="22"/>
          <w:szCs w:val="22"/>
        </w:rPr>
        <w:t xml:space="preserve">, a decidual maternal </w:t>
      </w:r>
      <w:r w:rsidR="009569E0" w:rsidRPr="003F1702">
        <w:rPr>
          <w:rFonts w:asciiTheme="minorHAnsi" w:hAnsiTheme="minorHAnsi" w:cstheme="minorHAnsi"/>
          <w:sz w:val="22"/>
          <w:szCs w:val="22"/>
        </w:rPr>
        <w:t>zone</w:t>
      </w:r>
      <w:r w:rsidR="00DB76A4" w:rsidRPr="003F1702">
        <w:rPr>
          <w:rFonts w:asciiTheme="minorHAnsi" w:hAnsiTheme="minorHAnsi" w:cstheme="minorHAnsi"/>
          <w:sz w:val="22"/>
          <w:szCs w:val="22"/>
        </w:rPr>
        <w:t xml:space="preserve"> which is the outermost </w:t>
      </w:r>
      <w:r w:rsidR="009569E0" w:rsidRPr="003F1702">
        <w:rPr>
          <w:rFonts w:asciiTheme="minorHAnsi" w:hAnsiTheme="minorHAnsi" w:cstheme="minorHAnsi"/>
          <w:sz w:val="22"/>
          <w:szCs w:val="22"/>
        </w:rPr>
        <w:t>compartment</w:t>
      </w:r>
      <w:r w:rsidR="00DB76A4" w:rsidRPr="003F1702">
        <w:rPr>
          <w:rFonts w:asciiTheme="minorHAnsi" w:hAnsiTheme="minorHAnsi" w:cstheme="minorHAnsi"/>
          <w:sz w:val="22"/>
          <w:szCs w:val="22"/>
        </w:rPr>
        <w:t xml:space="preserve">, a fetal-derived junctional </w:t>
      </w:r>
      <w:r w:rsidR="009569E0" w:rsidRPr="003F1702">
        <w:rPr>
          <w:rFonts w:asciiTheme="minorHAnsi" w:hAnsiTheme="minorHAnsi" w:cstheme="minorHAnsi"/>
          <w:sz w:val="22"/>
          <w:szCs w:val="22"/>
        </w:rPr>
        <w:t>zone</w:t>
      </w:r>
      <w:r w:rsidR="00DB76A4" w:rsidRPr="003F1702">
        <w:rPr>
          <w:rFonts w:asciiTheme="minorHAnsi" w:hAnsiTheme="minorHAnsi" w:cstheme="minorHAnsi"/>
          <w:sz w:val="22"/>
          <w:szCs w:val="22"/>
        </w:rPr>
        <w:t xml:space="preserve"> that mediates placental endocrine function, and a fetal-derived labyrinth </w:t>
      </w:r>
      <w:r w:rsidR="009569E0" w:rsidRPr="003F1702">
        <w:rPr>
          <w:rFonts w:asciiTheme="minorHAnsi" w:hAnsiTheme="minorHAnsi" w:cstheme="minorHAnsi"/>
          <w:sz w:val="22"/>
          <w:szCs w:val="22"/>
        </w:rPr>
        <w:t>zone</w:t>
      </w:r>
      <w:r w:rsidR="00DB76A4" w:rsidRPr="003F1702">
        <w:rPr>
          <w:rFonts w:asciiTheme="minorHAnsi" w:hAnsiTheme="minorHAnsi" w:cstheme="minorHAnsi"/>
          <w:sz w:val="22"/>
          <w:szCs w:val="22"/>
        </w:rPr>
        <w:t xml:space="preserve"> that comprises the majority of the placenta and is the main site for nutrient and gas exchange </w:t>
      </w:r>
      <w:r w:rsidR="00DB76A4" w:rsidRPr="003F1702">
        <w:rPr>
          <w:rFonts w:asciiTheme="minorHAnsi" w:hAnsiTheme="minorHAnsi" w:cstheme="minorHAnsi"/>
          <w:sz w:val="22"/>
          <w:szCs w:val="22"/>
        </w:rPr>
        <w:fldChar w:fldCharType="begin" w:fldLock="1"/>
      </w:r>
      <w:r w:rsidR="003D5038" w:rsidRPr="003F1702">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3F1702">
        <w:rPr>
          <w:rFonts w:asciiTheme="minorHAnsi" w:hAnsiTheme="minorHAnsi" w:cstheme="minorHAnsi"/>
          <w:sz w:val="22"/>
          <w:szCs w:val="22"/>
        </w:rPr>
        <w:fldChar w:fldCharType="separate"/>
      </w:r>
      <w:r w:rsidR="00DB76A4" w:rsidRPr="003F1702">
        <w:rPr>
          <w:rFonts w:asciiTheme="minorHAnsi" w:hAnsiTheme="minorHAnsi" w:cstheme="minorHAnsi"/>
          <w:noProof/>
          <w:sz w:val="22"/>
          <w:szCs w:val="22"/>
        </w:rPr>
        <w:t xml:space="preserve">(Woods </w:t>
      </w:r>
      <w:r w:rsidR="00DB76A4" w:rsidRPr="003F1702">
        <w:rPr>
          <w:rFonts w:asciiTheme="minorHAnsi" w:hAnsiTheme="minorHAnsi" w:cstheme="minorHAnsi"/>
          <w:i/>
          <w:noProof/>
          <w:sz w:val="22"/>
          <w:szCs w:val="22"/>
        </w:rPr>
        <w:t>et al.</w:t>
      </w:r>
      <w:r w:rsidR="00DB76A4" w:rsidRPr="003F1702">
        <w:rPr>
          <w:rFonts w:asciiTheme="minorHAnsi" w:hAnsiTheme="minorHAnsi" w:cstheme="minorHAnsi"/>
          <w:noProof/>
          <w:sz w:val="22"/>
          <w:szCs w:val="22"/>
        </w:rPr>
        <w:t>, 2018)</w:t>
      </w:r>
      <w:r w:rsidR="00DB76A4" w:rsidRPr="003F1702">
        <w:rPr>
          <w:rFonts w:asciiTheme="minorHAnsi" w:hAnsiTheme="minorHAnsi" w:cstheme="minorHAnsi"/>
          <w:sz w:val="22"/>
          <w:szCs w:val="22"/>
        </w:rPr>
        <w:fldChar w:fldCharType="end"/>
      </w:r>
      <w:r w:rsidR="00DB76A4" w:rsidRPr="003F1702">
        <w:rPr>
          <w:rFonts w:asciiTheme="minorHAnsi" w:hAnsiTheme="minorHAnsi" w:cstheme="minorHAnsi"/>
          <w:sz w:val="22"/>
          <w:szCs w:val="22"/>
        </w:rPr>
        <w:t>. Three exchange barriers exist m</w:t>
      </w:r>
      <w:r w:rsidR="00E267D3" w:rsidRPr="003F1702">
        <w:rPr>
          <w:rFonts w:asciiTheme="minorHAnsi" w:hAnsiTheme="minorHAnsi" w:cstheme="minorHAnsi"/>
          <w:sz w:val="22"/>
          <w:szCs w:val="22"/>
        </w:rPr>
        <w:t xml:space="preserve">oving inwards from the </w:t>
      </w:r>
      <w:r w:rsidR="00DB76A4" w:rsidRPr="003F1702">
        <w:rPr>
          <w:rFonts w:asciiTheme="minorHAnsi" w:hAnsiTheme="minorHAnsi" w:cstheme="minorHAnsi"/>
          <w:sz w:val="22"/>
          <w:szCs w:val="22"/>
        </w:rPr>
        <w:t>decidua</w:t>
      </w:r>
      <w:r w:rsidR="00E267D3" w:rsidRPr="003F1702">
        <w:rPr>
          <w:rFonts w:asciiTheme="minorHAnsi" w:hAnsiTheme="minorHAnsi" w:cstheme="minorHAnsi"/>
          <w:sz w:val="22"/>
          <w:szCs w:val="22"/>
        </w:rPr>
        <w:t xml:space="preserve"> </w:t>
      </w:r>
      <w:r w:rsidR="00DB76A4" w:rsidRPr="003F1702">
        <w:rPr>
          <w:rFonts w:asciiTheme="minorHAnsi" w:hAnsiTheme="minorHAnsi" w:cstheme="minorHAnsi"/>
          <w:sz w:val="22"/>
          <w:szCs w:val="22"/>
        </w:rPr>
        <w:t>to the</w:t>
      </w:r>
      <w:r w:rsidR="00E267D3" w:rsidRPr="003F1702">
        <w:rPr>
          <w:rFonts w:asciiTheme="minorHAnsi" w:hAnsiTheme="minorHAnsi" w:cstheme="minorHAnsi"/>
          <w:sz w:val="22"/>
          <w:szCs w:val="22"/>
        </w:rPr>
        <w:t xml:space="preserve"> fetal </w:t>
      </w:r>
      <w:r w:rsidR="00DB76A4" w:rsidRPr="003F1702">
        <w:rPr>
          <w:rFonts w:asciiTheme="minorHAnsi" w:hAnsiTheme="minorHAnsi" w:cstheme="minorHAnsi"/>
          <w:sz w:val="22"/>
          <w:szCs w:val="22"/>
        </w:rPr>
        <w:t xml:space="preserve">compartment </w:t>
      </w:r>
      <w:r w:rsidR="007878E9" w:rsidRPr="003F1702">
        <w:rPr>
          <w:rFonts w:asciiTheme="minorHAnsi" w:hAnsiTheme="minorHAnsi" w:cstheme="minorHAnsi"/>
          <w:sz w:val="22"/>
          <w:szCs w:val="22"/>
        </w:rPr>
        <w:t xml:space="preserve">including </w:t>
      </w:r>
      <w:r w:rsidR="00E267D3" w:rsidRPr="003F1702">
        <w:rPr>
          <w:rFonts w:asciiTheme="minorHAnsi" w:hAnsiTheme="minorHAnsi" w:cstheme="minorHAnsi"/>
          <w:sz w:val="22"/>
          <w:szCs w:val="22"/>
        </w:rPr>
        <w:t>two syncytiotrophoblast layers</w:t>
      </w:r>
      <w:r w:rsidR="00DB76A4" w:rsidRPr="003F1702">
        <w:rPr>
          <w:rFonts w:asciiTheme="minorHAnsi" w:hAnsiTheme="minorHAnsi" w:cstheme="minorHAnsi"/>
          <w:sz w:val="22"/>
          <w:szCs w:val="22"/>
        </w:rPr>
        <w:t xml:space="preserve"> (in the labyrinth layer)</w:t>
      </w:r>
      <w:r w:rsidR="00E267D3" w:rsidRPr="003F1702">
        <w:rPr>
          <w:rFonts w:asciiTheme="minorHAnsi" w:hAnsiTheme="minorHAnsi" w:cstheme="minorHAnsi"/>
          <w:sz w:val="22"/>
          <w:szCs w:val="22"/>
        </w:rPr>
        <w:t xml:space="preserve"> and </w:t>
      </w:r>
      <w:r w:rsidR="00974D32" w:rsidRPr="003F1702">
        <w:rPr>
          <w:rFonts w:asciiTheme="minorHAnsi" w:hAnsiTheme="minorHAnsi" w:cstheme="minorHAnsi"/>
          <w:sz w:val="22"/>
          <w:szCs w:val="22"/>
        </w:rPr>
        <w:t xml:space="preserve">one </w:t>
      </w:r>
      <w:r w:rsidR="00E267D3" w:rsidRPr="003F1702">
        <w:rPr>
          <w:rFonts w:asciiTheme="minorHAnsi" w:hAnsiTheme="minorHAnsi" w:cstheme="minorHAnsi"/>
          <w:sz w:val="22"/>
          <w:szCs w:val="22"/>
        </w:rPr>
        <w:t xml:space="preserve">fetal endothelial cell layer </w:t>
      </w:r>
      <w:r w:rsidR="00E267D3" w:rsidRPr="003F1702">
        <w:rPr>
          <w:rFonts w:asciiTheme="minorHAnsi" w:hAnsiTheme="minorHAnsi" w:cstheme="minorHAnsi"/>
          <w:sz w:val="22"/>
          <w:szCs w:val="22"/>
        </w:rPr>
        <w:fldChar w:fldCharType="begin" w:fldLock="1"/>
      </w:r>
      <w:r w:rsidR="00E267D3" w:rsidRPr="003F1702">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3F1702">
        <w:rPr>
          <w:rFonts w:asciiTheme="minorHAnsi" w:hAnsiTheme="minorHAnsi" w:cstheme="minorHAnsi"/>
          <w:sz w:val="22"/>
          <w:szCs w:val="22"/>
        </w:rPr>
        <w:fldChar w:fldCharType="separate"/>
      </w:r>
      <w:r w:rsidR="00E267D3" w:rsidRPr="003F1702">
        <w:rPr>
          <w:rFonts w:asciiTheme="minorHAnsi" w:hAnsiTheme="minorHAnsi" w:cstheme="minorHAnsi"/>
          <w:noProof/>
          <w:sz w:val="22"/>
          <w:szCs w:val="22"/>
        </w:rPr>
        <w:t xml:space="preserve">(Georgiades </w:t>
      </w:r>
      <w:r w:rsidR="00E267D3" w:rsidRPr="003F1702">
        <w:rPr>
          <w:rFonts w:asciiTheme="minorHAnsi" w:hAnsiTheme="minorHAnsi" w:cstheme="minorHAnsi"/>
          <w:i/>
          <w:noProof/>
          <w:sz w:val="22"/>
          <w:szCs w:val="22"/>
        </w:rPr>
        <w:t>et al.</w:t>
      </w:r>
      <w:r w:rsidR="00E267D3" w:rsidRPr="003F1702">
        <w:rPr>
          <w:rFonts w:asciiTheme="minorHAnsi" w:hAnsiTheme="minorHAnsi" w:cstheme="minorHAnsi"/>
          <w:noProof/>
          <w:sz w:val="22"/>
          <w:szCs w:val="22"/>
        </w:rPr>
        <w:t>, 2002)</w:t>
      </w:r>
      <w:r w:rsidR="00E267D3" w:rsidRPr="003F1702">
        <w:rPr>
          <w:rFonts w:asciiTheme="minorHAnsi" w:hAnsiTheme="minorHAnsi" w:cstheme="minorHAnsi"/>
          <w:sz w:val="22"/>
          <w:szCs w:val="22"/>
        </w:rPr>
        <w:fldChar w:fldCharType="end"/>
      </w:r>
      <w:r w:rsidR="00E267D3" w:rsidRPr="003F1702">
        <w:rPr>
          <w:rFonts w:asciiTheme="minorHAnsi" w:hAnsiTheme="minorHAnsi" w:cstheme="minorHAnsi"/>
          <w:sz w:val="22"/>
          <w:szCs w:val="22"/>
        </w:rPr>
        <w:t>.</w:t>
      </w:r>
      <w:r w:rsidR="006B3852" w:rsidRPr="003F1702">
        <w:rPr>
          <w:rFonts w:asciiTheme="minorHAnsi" w:hAnsiTheme="minorHAnsi" w:cstheme="minorHAnsi"/>
          <w:sz w:val="22"/>
          <w:szCs w:val="22"/>
        </w:rPr>
        <w:t xml:space="preserve"> The </w:t>
      </w:r>
      <w:r w:rsidR="00974D32" w:rsidRPr="003F1702">
        <w:rPr>
          <w:rFonts w:asciiTheme="minorHAnsi" w:hAnsiTheme="minorHAnsi" w:cstheme="minorHAnsi"/>
          <w:sz w:val="22"/>
          <w:szCs w:val="22"/>
        </w:rPr>
        <w:t xml:space="preserve">two </w:t>
      </w:r>
      <w:r w:rsidR="006B3852" w:rsidRPr="003F1702">
        <w:rPr>
          <w:rFonts w:asciiTheme="minorHAnsi" w:hAnsiTheme="minorHAnsi" w:cstheme="minorHAnsi"/>
          <w:sz w:val="22"/>
          <w:szCs w:val="22"/>
        </w:rPr>
        <w:t>syncytiotrophoblast</w:t>
      </w:r>
      <w:r w:rsidR="00974D32" w:rsidRPr="003F1702">
        <w:rPr>
          <w:rFonts w:asciiTheme="minorHAnsi" w:hAnsiTheme="minorHAnsi" w:cstheme="minorHAnsi"/>
          <w:sz w:val="22"/>
          <w:szCs w:val="22"/>
        </w:rPr>
        <w:t xml:space="preserve"> barriers </w:t>
      </w:r>
      <w:r w:rsidR="00DB76A4" w:rsidRPr="003F1702">
        <w:rPr>
          <w:rFonts w:asciiTheme="minorHAnsi" w:hAnsiTheme="minorHAnsi" w:cstheme="minorHAnsi"/>
          <w:sz w:val="22"/>
          <w:szCs w:val="22"/>
        </w:rPr>
        <w:t xml:space="preserve">comprise the </w:t>
      </w:r>
      <w:r w:rsidR="00121382" w:rsidRPr="003F1702">
        <w:rPr>
          <w:rFonts w:asciiTheme="minorHAnsi" w:hAnsiTheme="minorHAnsi" w:cstheme="minorHAnsi"/>
          <w:sz w:val="22"/>
          <w:szCs w:val="22"/>
        </w:rPr>
        <w:t xml:space="preserve">microvillous membrane facing the maternal circulation and </w:t>
      </w:r>
      <w:r w:rsidR="00DB76A4" w:rsidRPr="003F1702">
        <w:rPr>
          <w:rFonts w:asciiTheme="minorHAnsi" w:hAnsiTheme="minorHAnsi" w:cstheme="minorHAnsi"/>
          <w:sz w:val="22"/>
          <w:szCs w:val="22"/>
        </w:rPr>
        <w:t>the</w:t>
      </w:r>
      <w:r w:rsidR="00121382" w:rsidRPr="003F1702">
        <w:rPr>
          <w:rFonts w:asciiTheme="minorHAnsi" w:hAnsiTheme="minorHAnsi" w:cstheme="minorHAnsi"/>
          <w:sz w:val="22"/>
          <w:szCs w:val="22"/>
        </w:rPr>
        <w:t xml:space="preserve"> basal membrane facing fetal circulation </w:t>
      </w:r>
      <w:r w:rsidR="00121382" w:rsidRPr="003F1702">
        <w:rPr>
          <w:rFonts w:asciiTheme="minorHAnsi" w:hAnsiTheme="minorHAnsi" w:cstheme="minorHAnsi"/>
          <w:sz w:val="22"/>
          <w:szCs w:val="22"/>
        </w:rPr>
        <w:fldChar w:fldCharType="begin" w:fldLock="1"/>
      </w:r>
      <w:r w:rsidR="00BB10BD" w:rsidRPr="003F1702">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3F1702">
        <w:rPr>
          <w:rFonts w:asciiTheme="minorHAnsi" w:hAnsiTheme="minorHAnsi" w:cstheme="minorHAnsi"/>
          <w:sz w:val="22"/>
          <w:szCs w:val="22"/>
        </w:rPr>
        <w:fldChar w:fldCharType="separate"/>
      </w:r>
      <w:r w:rsidR="00121382" w:rsidRPr="003F1702">
        <w:rPr>
          <w:rFonts w:asciiTheme="minorHAnsi" w:hAnsiTheme="minorHAnsi" w:cstheme="minorHAnsi"/>
          <w:noProof/>
          <w:sz w:val="22"/>
          <w:szCs w:val="22"/>
        </w:rPr>
        <w:t xml:space="preserve">(Brett </w:t>
      </w:r>
      <w:r w:rsidR="00121382" w:rsidRPr="003F1702">
        <w:rPr>
          <w:rFonts w:asciiTheme="minorHAnsi" w:hAnsiTheme="minorHAnsi" w:cstheme="minorHAnsi"/>
          <w:i/>
          <w:noProof/>
          <w:sz w:val="22"/>
          <w:szCs w:val="22"/>
        </w:rPr>
        <w:t>et al.</w:t>
      </w:r>
      <w:r w:rsidR="00121382" w:rsidRPr="003F1702">
        <w:rPr>
          <w:rFonts w:asciiTheme="minorHAnsi" w:hAnsiTheme="minorHAnsi" w:cstheme="minorHAnsi"/>
          <w:noProof/>
          <w:sz w:val="22"/>
          <w:szCs w:val="22"/>
        </w:rPr>
        <w:t>, 2014)</w:t>
      </w:r>
      <w:r w:rsidR="00121382" w:rsidRPr="003F1702">
        <w:rPr>
          <w:rFonts w:asciiTheme="minorHAnsi" w:hAnsiTheme="minorHAnsi" w:cstheme="minorHAnsi"/>
          <w:sz w:val="22"/>
          <w:szCs w:val="22"/>
        </w:rPr>
        <w:fldChar w:fldCharType="end"/>
      </w:r>
      <w:r w:rsidR="00121382" w:rsidRPr="003F1702">
        <w:rPr>
          <w:rFonts w:asciiTheme="minorHAnsi" w:hAnsiTheme="minorHAnsi" w:cstheme="minorHAnsi"/>
          <w:sz w:val="22"/>
          <w:szCs w:val="22"/>
        </w:rPr>
        <w:t xml:space="preserve">. </w:t>
      </w:r>
      <w:r w:rsidR="00055F98" w:rsidRPr="003F1702">
        <w:rPr>
          <w:rFonts w:asciiTheme="minorHAnsi" w:hAnsiTheme="minorHAnsi" w:cstheme="minorHAnsi"/>
          <w:sz w:val="22"/>
          <w:szCs w:val="22"/>
        </w:rPr>
        <w:t xml:space="preserve">Figure 1 represents the mouse placenta </w:t>
      </w:r>
      <w:r w:rsidR="00726F42" w:rsidRPr="003F1702">
        <w:rPr>
          <w:rFonts w:asciiTheme="minorHAnsi" w:hAnsiTheme="minorHAnsi" w:cstheme="minorHAnsi"/>
          <w:sz w:val="22"/>
          <w:szCs w:val="22"/>
        </w:rPr>
        <w:fldChar w:fldCharType="begin" w:fldLock="1"/>
      </w:r>
      <w:r w:rsidR="00120498" w:rsidRPr="003F1702">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3F1702">
        <w:rPr>
          <w:rFonts w:asciiTheme="minorHAnsi" w:hAnsiTheme="minorHAnsi" w:cstheme="minorHAnsi"/>
          <w:sz w:val="22"/>
          <w:szCs w:val="22"/>
        </w:rPr>
        <w:fldChar w:fldCharType="separate"/>
      </w:r>
      <w:r w:rsidR="00726F42" w:rsidRPr="003F1702">
        <w:rPr>
          <w:rFonts w:asciiTheme="minorHAnsi" w:hAnsiTheme="minorHAnsi" w:cstheme="minorHAnsi"/>
          <w:noProof/>
          <w:sz w:val="22"/>
          <w:szCs w:val="22"/>
        </w:rPr>
        <w:t>(Bronson &amp; Bale, 2016)</w:t>
      </w:r>
      <w:r w:rsidR="00726F42" w:rsidRPr="003F1702">
        <w:rPr>
          <w:rFonts w:asciiTheme="minorHAnsi" w:hAnsiTheme="minorHAnsi" w:cstheme="minorHAnsi"/>
          <w:sz w:val="22"/>
          <w:szCs w:val="22"/>
        </w:rPr>
        <w:fldChar w:fldCharType="end"/>
      </w:r>
      <w:r w:rsidR="00726F42" w:rsidRPr="003F1702">
        <w:rPr>
          <w:rFonts w:asciiTheme="minorHAnsi" w:hAnsiTheme="minorHAnsi" w:cstheme="minorHAnsi"/>
          <w:sz w:val="22"/>
          <w:szCs w:val="22"/>
        </w:rPr>
        <w:t>.</w:t>
      </w:r>
    </w:p>
    <w:p w14:paraId="2CA3DFF2" w14:textId="26BFC055" w:rsidR="00556E02" w:rsidRPr="003F1702" w:rsidRDefault="009569E0" w:rsidP="00CC26DA">
      <w:pPr>
        <w:rPr>
          <w:rFonts w:asciiTheme="minorHAnsi" w:hAnsiTheme="minorHAnsi" w:cstheme="minorHAnsi"/>
          <w:sz w:val="22"/>
          <w:szCs w:val="22"/>
        </w:rPr>
      </w:pPr>
      <w:r w:rsidRPr="003F1702">
        <w:rPr>
          <w:rFonts w:asciiTheme="minorHAnsi" w:hAnsiTheme="minorHAnsi" w:cstheme="minorHAnsi"/>
          <w:sz w:val="22"/>
          <w:szCs w:val="22"/>
        </w:rPr>
        <w:t>At midgestation, p</w:t>
      </w:r>
      <w:r w:rsidR="00974D32" w:rsidRPr="003F1702">
        <w:rPr>
          <w:rFonts w:asciiTheme="minorHAnsi" w:hAnsiTheme="minorHAnsi" w:cstheme="minorHAnsi"/>
          <w:sz w:val="22"/>
          <w:szCs w:val="22"/>
        </w:rPr>
        <w:t>lacental invasion of the maternal uterine cavity occurs</w:t>
      </w:r>
      <w:r w:rsidRPr="003F1702">
        <w:rPr>
          <w:rFonts w:asciiTheme="minorHAnsi" w:hAnsiTheme="minorHAnsi" w:cstheme="minorHAnsi"/>
          <w:sz w:val="22"/>
          <w:szCs w:val="22"/>
        </w:rPr>
        <w:t xml:space="preserve"> to allow</w:t>
      </w:r>
      <w:r w:rsidR="00974D32" w:rsidRPr="003F1702">
        <w:rPr>
          <w:rFonts w:asciiTheme="minorHAnsi" w:hAnsiTheme="minorHAnsi" w:cstheme="minorHAnsi"/>
          <w:sz w:val="22"/>
          <w:szCs w:val="22"/>
        </w:rPr>
        <w:t xml:space="preserve"> maternal blood flow into the placental cavity</w:t>
      </w:r>
      <w:r w:rsidR="00C94C3A" w:rsidRPr="003F1702">
        <w:rPr>
          <w:rFonts w:asciiTheme="minorHAnsi" w:hAnsiTheme="minorHAnsi" w:cstheme="minorHAnsi"/>
          <w:sz w:val="22"/>
          <w:szCs w:val="22"/>
        </w:rPr>
        <w:t xml:space="preserve"> </w:t>
      </w:r>
      <w:r w:rsidR="00974D32" w:rsidRPr="003F1702">
        <w:rPr>
          <w:rFonts w:asciiTheme="minorHAnsi" w:hAnsiTheme="minorHAnsi" w:cstheme="minorHAnsi"/>
          <w:sz w:val="22"/>
          <w:szCs w:val="22"/>
        </w:rPr>
        <w:fldChar w:fldCharType="begin" w:fldLock="1"/>
      </w:r>
      <w:r w:rsidR="008C6790" w:rsidRPr="003F1702">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3F1702">
        <w:rPr>
          <w:rFonts w:asciiTheme="minorHAnsi" w:hAnsiTheme="minorHAnsi" w:cstheme="minorHAnsi"/>
          <w:sz w:val="22"/>
          <w:szCs w:val="22"/>
        </w:rPr>
        <w:fldChar w:fldCharType="separate"/>
      </w:r>
      <w:r w:rsidR="00BB10BD" w:rsidRPr="003F1702">
        <w:rPr>
          <w:rFonts w:asciiTheme="minorHAnsi" w:hAnsiTheme="minorHAnsi" w:cstheme="minorHAnsi"/>
          <w:noProof/>
          <w:sz w:val="22"/>
          <w:szCs w:val="22"/>
        </w:rPr>
        <w:t xml:space="preserve">(Malassine </w:t>
      </w:r>
      <w:r w:rsidR="00BB10BD" w:rsidRPr="003F1702">
        <w:rPr>
          <w:rFonts w:asciiTheme="minorHAnsi" w:hAnsiTheme="minorHAnsi" w:cstheme="minorHAnsi"/>
          <w:i/>
          <w:noProof/>
          <w:sz w:val="22"/>
          <w:szCs w:val="22"/>
        </w:rPr>
        <w:t>et al.</w:t>
      </w:r>
      <w:r w:rsidR="00BB10BD" w:rsidRPr="003F1702">
        <w:rPr>
          <w:rFonts w:asciiTheme="minorHAnsi" w:hAnsiTheme="minorHAnsi" w:cstheme="minorHAnsi"/>
          <w:noProof/>
          <w:sz w:val="22"/>
          <w:szCs w:val="22"/>
        </w:rPr>
        <w:t xml:space="preserve">, 2003; Woods </w:t>
      </w:r>
      <w:r w:rsidR="00BB10BD" w:rsidRPr="003F1702">
        <w:rPr>
          <w:rFonts w:asciiTheme="minorHAnsi" w:hAnsiTheme="minorHAnsi" w:cstheme="minorHAnsi"/>
          <w:i/>
          <w:noProof/>
          <w:sz w:val="22"/>
          <w:szCs w:val="22"/>
        </w:rPr>
        <w:t>et al.</w:t>
      </w:r>
      <w:r w:rsidR="00BB10BD" w:rsidRPr="003F1702">
        <w:rPr>
          <w:rFonts w:asciiTheme="minorHAnsi" w:hAnsiTheme="minorHAnsi" w:cstheme="minorHAnsi"/>
          <w:noProof/>
          <w:sz w:val="22"/>
          <w:szCs w:val="22"/>
        </w:rPr>
        <w:t>, 2018)</w:t>
      </w:r>
      <w:r w:rsidR="00974D32" w:rsidRPr="003F1702">
        <w:rPr>
          <w:rFonts w:asciiTheme="minorHAnsi" w:hAnsiTheme="minorHAnsi" w:cstheme="minorHAnsi"/>
          <w:sz w:val="22"/>
          <w:szCs w:val="22"/>
        </w:rPr>
        <w:fldChar w:fldCharType="end"/>
      </w:r>
      <w:r w:rsidR="00974D32" w:rsidRPr="003F1702">
        <w:rPr>
          <w:rFonts w:asciiTheme="minorHAnsi" w:hAnsiTheme="minorHAnsi" w:cstheme="minorHAnsi"/>
          <w:sz w:val="22"/>
          <w:szCs w:val="22"/>
        </w:rPr>
        <w:t>.</w:t>
      </w:r>
      <w:r w:rsidR="00C94C3A" w:rsidRPr="003F1702">
        <w:rPr>
          <w:rFonts w:asciiTheme="minorHAnsi" w:hAnsiTheme="minorHAnsi" w:cstheme="minorHAnsi"/>
          <w:sz w:val="22"/>
          <w:szCs w:val="22"/>
        </w:rPr>
        <w:t xml:space="preserve"> This invasion </w:t>
      </w:r>
      <w:r w:rsidRPr="003F1702">
        <w:rPr>
          <w:rFonts w:asciiTheme="minorHAnsi" w:hAnsiTheme="minorHAnsi" w:cstheme="minorHAnsi"/>
          <w:sz w:val="22"/>
          <w:szCs w:val="22"/>
        </w:rPr>
        <w:t>permits</w:t>
      </w:r>
      <w:r w:rsidR="00C94C3A" w:rsidRPr="003F1702">
        <w:rPr>
          <w:rFonts w:asciiTheme="minorHAnsi" w:hAnsiTheme="minorHAnsi" w:cstheme="minorHAnsi"/>
          <w:sz w:val="22"/>
          <w:szCs w:val="22"/>
        </w:rPr>
        <w:t xml:space="preserve"> direct nutrient uptake from the maternal circulatio</w:t>
      </w:r>
      <w:r w:rsidR="00BB10BD" w:rsidRPr="003F1702">
        <w:rPr>
          <w:rFonts w:asciiTheme="minorHAnsi" w:hAnsiTheme="minorHAnsi" w:cstheme="minorHAnsi"/>
          <w:sz w:val="22"/>
          <w:szCs w:val="22"/>
        </w:rPr>
        <w:t>n</w:t>
      </w:r>
      <w:r w:rsidRPr="003F1702">
        <w:rPr>
          <w:rFonts w:asciiTheme="minorHAnsi" w:hAnsiTheme="minorHAnsi" w:cstheme="minorHAnsi"/>
          <w:sz w:val="22"/>
          <w:szCs w:val="22"/>
        </w:rPr>
        <w:t xml:space="preserve"> to the fetus through the placenta</w:t>
      </w:r>
      <w:r w:rsidR="00C94C3A" w:rsidRPr="003F1702">
        <w:rPr>
          <w:rFonts w:asciiTheme="minorHAnsi" w:hAnsiTheme="minorHAnsi" w:cstheme="minorHAnsi"/>
          <w:sz w:val="22"/>
          <w:szCs w:val="22"/>
        </w:rPr>
        <w:t>. Prior to this invasio</w:t>
      </w:r>
      <w:r w:rsidR="00705D84" w:rsidRPr="003F1702">
        <w:rPr>
          <w:rFonts w:asciiTheme="minorHAnsi" w:hAnsiTheme="minorHAnsi" w:cstheme="minorHAnsi"/>
          <w:sz w:val="22"/>
          <w:szCs w:val="22"/>
        </w:rPr>
        <w:t>n,</w:t>
      </w:r>
      <w:r w:rsidR="00C94C3A" w:rsidRPr="003F1702">
        <w:rPr>
          <w:rFonts w:asciiTheme="minorHAnsi" w:hAnsiTheme="minorHAnsi" w:cstheme="minorHAnsi"/>
          <w:sz w:val="22"/>
          <w:szCs w:val="22"/>
        </w:rPr>
        <w:t xml:space="preserve"> the embryo acquires nutrients from the yolk sac, </w:t>
      </w:r>
      <w:r w:rsidR="00705D84" w:rsidRPr="003F1702">
        <w:rPr>
          <w:rFonts w:asciiTheme="minorHAnsi" w:hAnsiTheme="minorHAnsi" w:cstheme="minorHAnsi"/>
          <w:sz w:val="22"/>
          <w:szCs w:val="22"/>
        </w:rPr>
        <w:t>the initial placental structure that absorbs nutrients from maternal circulation</w:t>
      </w:r>
      <w:r w:rsidR="008C6790" w:rsidRPr="003F1702">
        <w:rPr>
          <w:rFonts w:asciiTheme="minorHAnsi" w:hAnsiTheme="minorHAnsi" w:cstheme="minorHAnsi"/>
          <w:sz w:val="22"/>
          <w:szCs w:val="22"/>
        </w:rPr>
        <w:t xml:space="preserve"> </w:t>
      </w:r>
      <w:r w:rsidR="008C6790" w:rsidRPr="003F1702">
        <w:rPr>
          <w:rFonts w:asciiTheme="minorHAnsi" w:hAnsiTheme="minorHAnsi" w:cstheme="minorHAnsi"/>
          <w:sz w:val="22"/>
          <w:szCs w:val="22"/>
        </w:rPr>
        <w:fldChar w:fldCharType="begin" w:fldLock="1"/>
      </w:r>
      <w:r w:rsidR="00B425F3" w:rsidRPr="003F1702">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3F1702">
        <w:rPr>
          <w:rFonts w:asciiTheme="minorHAnsi" w:hAnsiTheme="minorHAnsi" w:cstheme="minorHAnsi"/>
          <w:sz w:val="22"/>
          <w:szCs w:val="22"/>
        </w:rPr>
        <w:fldChar w:fldCharType="separate"/>
      </w:r>
      <w:r w:rsidR="00270FB0" w:rsidRPr="003F1702">
        <w:rPr>
          <w:rFonts w:asciiTheme="minorHAnsi" w:hAnsiTheme="minorHAnsi" w:cstheme="minorHAnsi"/>
          <w:noProof/>
          <w:sz w:val="22"/>
          <w:szCs w:val="22"/>
        </w:rPr>
        <w:t xml:space="preserve">(Malassine </w:t>
      </w:r>
      <w:r w:rsidR="00270FB0" w:rsidRPr="003F1702">
        <w:rPr>
          <w:rFonts w:asciiTheme="minorHAnsi" w:hAnsiTheme="minorHAnsi" w:cstheme="minorHAnsi"/>
          <w:i/>
          <w:noProof/>
          <w:sz w:val="22"/>
          <w:szCs w:val="22"/>
        </w:rPr>
        <w:t>et al.</w:t>
      </w:r>
      <w:r w:rsidR="00270FB0" w:rsidRPr="003F1702">
        <w:rPr>
          <w:rFonts w:asciiTheme="minorHAnsi" w:hAnsiTheme="minorHAnsi" w:cstheme="minorHAnsi"/>
          <w:noProof/>
          <w:sz w:val="22"/>
          <w:szCs w:val="22"/>
        </w:rPr>
        <w:t xml:space="preserve">, 2003; Woods </w:t>
      </w:r>
      <w:r w:rsidR="00270FB0" w:rsidRPr="003F1702">
        <w:rPr>
          <w:rFonts w:asciiTheme="minorHAnsi" w:hAnsiTheme="minorHAnsi" w:cstheme="minorHAnsi"/>
          <w:i/>
          <w:noProof/>
          <w:sz w:val="22"/>
          <w:szCs w:val="22"/>
        </w:rPr>
        <w:t>et al.</w:t>
      </w:r>
      <w:r w:rsidR="00270FB0" w:rsidRPr="003F1702">
        <w:rPr>
          <w:rFonts w:asciiTheme="minorHAnsi" w:hAnsiTheme="minorHAnsi" w:cstheme="minorHAnsi"/>
          <w:noProof/>
          <w:sz w:val="22"/>
          <w:szCs w:val="22"/>
        </w:rPr>
        <w:t>, 2018)</w:t>
      </w:r>
      <w:r w:rsidR="008C6790" w:rsidRPr="003F1702">
        <w:rPr>
          <w:rFonts w:asciiTheme="minorHAnsi" w:hAnsiTheme="minorHAnsi" w:cstheme="minorHAnsi"/>
          <w:sz w:val="22"/>
          <w:szCs w:val="22"/>
        </w:rPr>
        <w:fldChar w:fldCharType="end"/>
      </w:r>
      <w:r w:rsidR="008C6790" w:rsidRPr="003F1702">
        <w:rPr>
          <w:rFonts w:asciiTheme="minorHAnsi" w:hAnsiTheme="minorHAnsi" w:cstheme="minorHAnsi"/>
          <w:sz w:val="22"/>
          <w:szCs w:val="22"/>
        </w:rPr>
        <w:t>.</w:t>
      </w:r>
    </w:p>
    <w:p w14:paraId="726CEF30" w14:textId="5820FE6B" w:rsidR="00726F42" w:rsidRPr="003F1702" w:rsidRDefault="00726F42" w:rsidP="00CC26DA">
      <w:pPr>
        <w:rPr>
          <w:rFonts w:asciiTheme="minorHAnsi" w:hAnsiTheme="minorHAnsi" w:cstheme="minorHAnsi"/>
          <w:sz w:val="22"/>
          <w:szCs w:val="22"/>
        </w:rPr>
      </w:pPr>
    </w:p>
    <w:p w14:paraId="04CD43FD" w14:textId="51B5F0B7" w:rsidR="00726F42" w:rsidRPr="003F1702" w:rsidRDefault="00726F42" w:rsidP="00CC26DA">
      <w:pPr>
        <w:rPr>
          <w:rFonts w:asciiTheme="minorHAnsi" w:hAnsiTheme="minorHAnsi" w:cstheme="minorHAnsi"/>
          <w:sz w:val="22"/>
          <w:szCs w:val="22"/>
        </w:rPr>
      </w:pPr>
    </w:p>
    <w:p w14:paraId="4BE071F9" w14:textId="7C8140F5" w:rsidR="00726F42" w:rsidRPr="003F1702" w:rsidRDefault="00726F42" w:rsidP="00CC26DA">
      <w:pPr>
        <w:rPr>
          <w:rFonts w:asciiTheme="minorHAnsi" w:hAnsiTheme="minorHAnsi" w:cstheme="minorHAnsi"/>
          <w:sz w:val="22"/>
          <w:szCs w:val="22"/>
        </w:rPr>
      </w:pPr>
    </w:p>
    <w:p w14:paraId="05A5FF9A" w14:textId="4C4B6F84" w:rsidR="00726F42" w:rsidRPr="003F1702" w:rsidRDefault="00726F42" w:rsidP="00CC26DA">
      <w:pPr>
        <w:rPr>
          <w:rFonts w:asciiTheme="minorHAnsi" w:hAnsiTheme="minorHAnsi" w:cstheme="minorHAnsi"/>
          <w:sz w:val="22"/>
          <w:szCs w:val="22"/>
        </w:rPr>
      </w:pPr>
    </w:p>
    <w:p w14:paraId="6613FD7F" w14:textId="7147374B" w:rsidR="00726F42" w:rsidRPr="003F1702" w:rsidRDefault="00726F42" w:rsidP="00CC26DA">
      <w:pPr>
        <w:rPr>
          <w:rFonts w:asciiTheme="minorHAnsi" w:hAnsiTheme="minorHAnsi" w:cstheme="minorHAnsi"/>
          <w:sz w:val="22"/>
          <w:szCs w:val="22"/>
        </w:rPr>
      </w:pPr>
    </w:p>
    <w:p w14:paraId="54212B09" w14:textId="4173D0E0" w:rsidR="00726F42" w:rsidRPr="003F1702" w:rsidRDefault="00726F42" w:rsidP="00726F42">
      <w:pPr>
        <w:pStyle w:val="Heading3"/>
        <w:rPr>
          <w:rFonts w:asciiTheme="minorHAnsi" w:hAnsiTheme="minorHAnsi" w:cstheme="minorHAnsi"/>
        </w:rPr>
      </w:pPr>
      <w:bookmarkStart w:id="6" w:name="_Toc16507554"/>
      <w:r w:rsidRPr="003F1702">
        <w:rPr>
          <w:rFonts w:asciiTheme="minorHAnsi" w:hAnsiTheme="minorHAnsi" w:cstheme="minorHAnsi"/>
        </w:rPr>
        <w:lastRenderedPageBreak/>
        <w:t xml:space="preserve">Figure 1: Diagram representing </w:t>
      </w:r>
      <w:r w:rsidR="00FD7092" w:rsidRPr="003F1702">
        <w:rPr>
          <w:rFonts w:asciiTheme="minorHAnsi" w:hAnsiTheme="minorHAnsi" w:cstheme="minorHAnsi"/>
        </w:rPr>
        <w:t xml:space="preserve">the </w:t>
      </w:r>
      <w:r w:rsidRPr="003F1702">
        <w:rPr>
          <w:rFonts w:asciiTheme="minorHAnsi" w:hAnsiTheme="minorHAnsi" w:cstheme="minorHAnsi"/>
        </w:rPr>
        <w:t>mouse placenta</w:t>
      </w:r>
      <w:r w:rsidR="00FD7092" w:rsidRPr="003F1702">
        <w:rPr>
          <w:rFonts w:asciiTheme="minorHAnsi" w:hAnsiTheme="minorHAnsi" w:cstheme="minorHAnsi"/>
        </w:rPr>
        <w:t>l cell types and zones</w:t>
      </w:r>
      <w:r w:rsidR="002815F0" w:rsidRPr="003F1702">
        <w:rPr>
          <w:rFonts w:asciiTheme="minorHAnsi" w:hAnsiTheme="minorHAnsi" w:cstheme="minorHAnsi"/>
        </w:rPr>
        <w:t xml:space="preserve"> from </w:t>
      </w:r>
      <w:r w:rsidR="00120498" w:rsidRPr="003F1702">
        <w:rPr>
          <w:rFonts w:asciiTheme="minorHAnsi" w:hAnsiTheme="minorHAnsi" w:cstheme="minorHAnsi"/>
        </w:rPr>
        <w:fldChar w:fldCharType="begin" w:fldLock="1"/>
      </w:r>
      <w:r w:rsidR="00836729" w:rsidRPr="003F1702">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3F1702">
        <w:rPr>
          <w:rFonts w:asciiTheme="minorHAnsi" w:hAnsiTheme="minorHAnsi" w:cstheme="minorHAnsi"/>
        </w:rPr>
        <w:fldChar w:fldCharType="separate"/>
      </w:r>
      <w:r w:rsidR="00120498" w:rsidRPr="003F1702">
        <w:rPr>
          <w:rFonts w:asciiTheme="minorHAnsi" w:hAnsiTheme="minorHAnsi" w:cstheme="minorHAnsi"/>
          <w:noProof/>
        </w:rPr>
        <w:t>(Bronson &amp; Bale, 2016)</w:t>
      </w:r>
      <w:bookmarkEnd w:id="6"/>
      <w:r w:rsidR="00120498" w:rsidRPr="003F1702">
        <w:rPr>
          <w:rFonts w:asciiTheme="minorHAnsi" w:hAnsiTheme="minorHAnsi" w:cstheme="minorHAnsi"/>
        </w:rPr>
        <w:fldChar w:fldCharType="end"/>
      </w:r>
    </w:p>
    <w:p w14:paraId="5DE690A0" w14:textId="77777777" w:rsidR="00726F42" w:rsidRPr="003F1702" w:rsidRDefault="00726F42" w:rsidP="00CC26DA">
      <w:pPr>
        <w:rPr>
          <w:rFonts w:asciiTheme="minorHAnsi" w:hAnsiTheme="minorHAnsi" w:cstheme="minorHAnsi"/>
          <w:sz w:val="22"/>
          <w:szCs w:val="22"/>
        </w:rPr>
      </w:pPr>
    </w:p>
    <w:p w14:paraId="2542311B" w14:textId="61677BF6" w:rsidR="00726F42" w:rsidRPr="003F1702" w:rsidRDefault="00726F42" w:rsidP="00CC26DA">
      <w:pPr>
        <w:rPr>
          <w:rFonts w:asciiTheme="minorHAnsi" w:hAnsiTheme="minorHAnsi" w:cstheme="minorHAnsi"/>
          <w:sz w:val="22"/>
          <w:szCs w:val="22"/>
        </w:rPr>
      </w:pPr>
      <w:r w:rsidRPr="003F1702">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3F1702" w:rsidRDefault="00726F42" w:rsidP="00726F42">
      <w:pPr>
        <w:rPr>
          <w:rFonts w:asciiTheme="minorHAnsi" w:hAnsiTheme="minorHAnsi" w:cstheme="minorHAnsi"/>
          <w:sz w:val="22"/>
          <w:szCs w:val="22"/>
        </w:rPr>
      </w:pPr>
      <w:r w:rsidRPr="003F1702">
        <w:rPr>
          <w:rFonts w:asciiTheme="minorHAnsi" w:hAnsiTheme="minorHAnsi" w:cstheme="minorHAnsi"/>
          <w:i/>
          <w:iCs/>
          <w:sz w:val="22"/>
          <w:szCs w:val="22"/>
        </w:rPr>
        <w:t>Neuropsychopharmacology Reviews</w:t>
      </w:r>
      <w:r w:rsidRPr="003F1702">
        <w:rPr>
          <w:rFonts w:asciiTheme="minorHAnsi" w:hAnsiTheme="minorHAnsi" w:cstheme="minorHAnsi"/>
          <w:sz w:val="22"/>
          <w:szCs w:val="22"/>
        </w:rPr>
        <w:t xml:space="preserve"> (2016) </w:t>
      </w:r>
      <w:r w:rsidRPr="003F1702">
        <w:rPr>
          <w:rFonts w:asciiTheme="minorHAnsi" w:hAnsiTheme="minorHAnsi" w:cstheme="minorHAnsi"/>
          <w:b/>
          <w:bCs/>
          <w:sz w:val="22"/>
          <w:szCs w:val="22"/>
        </w:rPr>
        <w:t>41</w:t>
      </w:r>
      <w:r w:rsidRPr="003F1702">
        <w:rPr>
          <w:rFonts w:asciiTheme="minorHAnsi" w:hAnsiTheme="minorHAnsi" w:cstheme="minorHAnsi"/>
          <w:sz w:val="22"/>
          <w:szCs w:val="22"/>
        </w:rPr>
        <w:t>, 207-218;</w:t>
      </w:r>
    </w:p>
    <w:p w14:paraId="2EBB093D" w14:textId="77777777" w:rsidR="00726F42" w:rsidRPr="003F1702" w:rsidRDefault="00726F42" w:rsidP="00726F42">
      <w:pPr>
        <w:rPr>
          <w:rFonts w:asciiTheme="minorHAnsi" w:hAnsiTheme="minorHAnsi" w:cstheme="minorHAnsi"/>
          <w:sz w:val="22"/>
          <w:szCs w:val="22"/>
        </w:rPr>
      </w:pPr>
      <w:r w:rsidRPr="003F1702">
        <w:rPr>
          <w:rFonts w:asciiTheme="minorHAnsi" w:hAnsiTheme="minorHAnsi" w:cstheme="minorHAnsi"/>
          <w:sz w:val="22"/>
          <w:szCs w:val="22"/>
        </w:rPr>
        <w:t>doi:10.1038/npp.2015.231</w:t>
      </w:r>
    </w:p>
    <w:p w14:paraId="2108B179" w14:textId="77777777" w:rsidR="00726F42" w:rsidRPr="003F1702" w:rsidRDefault="00726F42" w:rsidP="00CC26DA">
      <w:pPr>
        <w:rPr>
          <w:rFonts w:asciiTheme="minorHAnsi" w:hAnsiTheme="minorHAnsi" w:cstheme="minorHAnsi"/>
          <w:sz w:val="22"/>
          <w:szCs w:val="22"/>
        </w:rPr>
      </w:pPr>
    </w:p>
    <w:p w14:paraId="0E7D7587" w14:textId="77777777" w:rsidR="00C77FF6" w:rsidRPr="003F1702" w:rsidRDefault="00C77FF6" w:rsidP="00CC26DA">
      <w:pPr>
        <w:rPr>
          <w:rFonts w:asciiTheme="minorHAnsi" w:hAnsiTheme="minorHAnsi" w:cstheme="minorHAnsi"/>
          <w:sz w:val="22"/>
          <w:szCs w:val="22"/>
        </w:rPr>
      </w:pPr>
    </w:p>
    <w:p w14:paraId="3F6ECA13" w14:textId="79868F29" w:rsidR="007C3BBD" w:rsidRPr="003F1702" w:rsidRDefault="007C3BBD" w:rsidP="007C3BBD">
      <w:pPr>
        <w:pStyle w:val="Heading2"/>
        <w:rPr>
          <w:rFonts w:asciiTheme="minorHAnsi" w:hAnsiTheme="minorHAnsi" w:cstheme="minorHAnsi"/>
        </w:rPr>
      </w:pPr>
      <w:bookmarkStart w:id="7" w:name="_Toc15461858"/>
      <w:bookmarkStart w:id="8" w:name="_Toc16507555"/>
      <w:r w:rsidRPr="003F1702">
        <w:rPr>
          <w:rFonts w:asciiTheme="minorHAnsi" w:hAnsiTheme="minorHAnsi" w:cstheme="minorHAnsi"/>
        </w:rPr>
        <w:t>Cortisol</w:t>
      </w:r>
      <w:r w:rsidR="00737410" w:rsidRPr="003F1702">
        <w:rPr>
          <w:rFonts w:asciiTheme="minorHAnsi" w:hAnsiTheme="minorHAnsi" w:cstheme="minorHAnsi"/>
        </w:rPr>
        <w:t>/Corticosterone</w:t>
      </w:r>
      <w:r w:rsidRPr="003F1702">
        <w:rPr>
          <w:rFonts w:asciiTheme="minorHAnsi" w:hAnsiTheme="minorHAnsi" w:cstheme="minorHAnsi"/>
        </w:rPr>
        <w:t xml:space="preserve"> Levels</w:t>
      </w:r>
      <w:r w:rsidR="000E7CFE" w:rsidRPr="003F1702">
        <w:rPr>
          <w:rFonts w:asciiTheme="minorHAnsi" w:hAnsiTheme="minorHAnsi" w:cstheme="minorHAnsi"/>
        </w:rPr>
        <w:t xml:space="preserve"> </w:t>
      </w:r>
      <w:r w:rsidRPr="003F1702">
        <w:rPr>
          <w:rFonts w:asciiTheme="minorHAnsi" w:hAnsiTheme="minorHAnsi" w:cstheme="minorHAnsi"/>
        </w:rPr>
        <w:t>in Pregnancy</w:t>
      </w:r>
      <w:bookmarkEnd w:id="7"/>
      <w:bookmarkEnd w:id="8"/>
    </w:p>
    <w:p w14:paraId="54AE345D" w14:textId="55A0348B" w:rsidR="00903CAE" w:rsidRPr="003F1702" w:rsidRDefault="007C3BBD" w:rsidP="007C3BBD">
      <w:pPr>
        <w:rPr>
          <w:rFonts w:asciiTheme="minorHAnsi" w:hAnsiTheme="minorHAnsi" w:cstheme="minorHAnsi"/>
          <w:sz w:val="22"/>
          <w:szCs w:val="22"/>
        </w:rPr>
      </w:pPr>
      <w:r w:rsidRPr="003F1702">
        <w:rPr>
          <w:rFonts w:asciiTheme="minorHAnsi" w:hAnsiTheme="minorHAnsi" w:cstheme="minorHAnsi"/>
          <w:sz w:val="22"/>
          <w:szCs w:val="22"/>
        </w:rPr>
        <w:t xml:space="preserve">During </w:t>
      </w:r>
      <w:r w:rsidR="003D5038" w:rsidRPr="003F1702">
        <w:rPr>
          <w:rFonts w:asciiTheme="minorHAnsi" w:hAnsiTheme="minorHAnsi" w:cstheme="minorHAnsi"/>
          <w:sz w:val="22"/>
          <w:szCs w:val="22"/>
        </w:rPr>
        <w:t xml:space="preserve">human </w:t>
      </w:r>
      <w:r w:rsidRPr="003F1702">
        <w:rPr>
          <w:rFonts w:asciiTheme="minorHAnsi" w:hAnsiTheme="minorHAnsi" w:cstheme="minorHAnsi"/>
          <w:sz w:val="22"/>
          <w:szCs w:val="22"/>
        </w:rPr>
        <w:t xml:space="preserve">pregnancy, mean cortisol rises gradually as pregnancy progresses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(Carr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1981)</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Mean cortisol levels increase </w:t>
      </w:r>
      <w:r w:rsidR="00201392" w:rsidRPr="003F1702">
        <w:rPr>
          <w:rFonts w:asciiTheme="minorHAnsi" w:hAnsiTheme="minorHAnsi" w:cstheme="minorHAnsi"/>
          <w:sz w:val="22"/>
          <w:szCs w:val="22"/>
        </w:rPr>
        <w:t xml:space="preserve">in humans </w:t>
      </w:r>
      <w:r w:rsidRPr="003F1702">
        <w:rPr>
          <w:rFonts w:asciiTheme="minorHAnsi" w:hAnsiTheme="minorHAnsi" w:cstheme="minorHAnsi"/>
          <w:sz w:val="22"/>
          <w:szCs w:val="22"/>
        </w:rPr>
        <w:t xml:space="preserve">during the first, second and third trimester by 1.6, 2.4 and 2.9 folds, respectively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(Jung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2011)</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3F1702">
        <w:rPr>
          <w:rFonts w:asciiTheme="minorHAnsi" w:hAnsiTheme="minorHAnsi" w:cstheme="minorHAnsi"/>
          <w:sz w:val="22"/>
          <w:szCs w:val="22"/>
        </w:rPr>
        <w:fldChar w:fldCharType="begin" w:fldLock="1"/>
      </w:r>
      <w:r w:rsidR="00903CAE" w:rsidRPr="003F1702">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3F1702">
        <w:rPr>
          <w:rFonts w:asciiTheme="minorHAnsi" w:hAnsiTheme="minorHAnsi" w:cstheme="minorHAnsi"/>
          <w:sz w:val="22"/>
          <w:szCs w:val="22"/>
        </w:rPr>
        <w:fldChar w:fldCharType="separate"/>
      </w:r>
      <w:r w:rsidR="00903CAE" w:rsidRPr="003F1702">
        <w:rPr>
          <w:rFonts w:asciiTheme="minorHAnsi" w:hAnsiTheme="minorHAnsi" w:cstheme="minorHAnsi"/>
          <w:noProof/>
          <w:sz w:val="22"/>
          <w:szCs w:val="22"/>
        </w:rPr>
        <w:t>(Lindsay &amp; Nieman, 2005; Duthie &amp; Reynolds,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and/or by placental production of </w:t>
      </w:r>
      <w:r w:rsidR="00903CAE" w:rsidRPr="003F1702">
        <w:rPr>
          <w:rFonts w:asciiTheme="minorHAnsi" w:hAnsiTheme="minorHAnsi" w:cstheme="minorHAnsi"/>
          <w:sz w:val="22"/>
          <w:szCs w:val="22"/>
        </w:rPr>
        <w:t>corticotropin-releasing hormone (CRH)</w:t>
      </w:r>
      <w:r w:rsidRPr="003F1702">
        <w:rPr>
          <w:rFonts w:asciiTheme="minorHAnsi" w:hAnsiTheme="minorHAnsi" w:cstheme="minorHAnsi"/>
          <w:sz w:val="22"/>
          <w:szCs w:val="22"/>
        </w:rPr>
        <w:t xml:space="preserve"> into the maternal circulation </w:t>
      </w:r>
      <w:r w:rsidR="004B22DB" w:rsidRPr="003F1702">
        <w:rPr>
          <w:rFonts w:asciiTheme="minorHAnsi" w:hAnsiTheme="minorHAnsi" w:cstheme="minorHAnsi"/>
          <w:sz w:val="22"/>
          <w:szCs w:val="22"/>
        </w:rPr>
        <w:t>in mid- and late gestation</w:t>
      </w:r>
      <w:r w:rsidR="00F0338B" w:rsidRPr="003F1702">
        <w:rPr>
          <w:rFonts w:asciiTheme="minorHAnsi" w:hAnsiTheme="minorHAnsi" w:cstheme="minorHAnsi"/>
          <w:sz w:val="22"/>
          <w:szCs w:val="22"/>
        </w:rPr>
        <w:t xml:space="preserve"> </w:t>
      </w:r>
      <w:r w:rsidRPr="003F1702">
        <w:rPr>
          <w:rFonts w:asciiTheme="minorHAnsi" w:hAnsiTheme="minorHAnsi" w:cstheme="minorHAnsi"/>
          <w:sz w:val="22"/>
          <w:szCs w:val="22"/>
        </w:rPr>
        <w:fldChar w:fldCharType="begin" w:fldLock="1"/>
      </w:r>
      <w:r w:rsidR="00AD47D6" w:rsidRPr="003F1702">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3F1702">
        <w:rPr>
          <w:rFonts w:asciiTheme="minorHAnsi" w:hAnsiTheme="minorHAnsi" w:cstheme="minorHAnsi"/>
          <w:sz w:val="22"/>
          <w:szCs w:val="22"/>
        </w:rPr>
        <w:fldChar w:fldCharType="separate"/>
      </w:r>
      <w:r w:rsidR="00903CAE" w:rsidRPr="003F1702">
        <w:rPr>
          <w:rFonts w:asciiTheme="minorHAnsi" w:hAnsiTheme="minorHAnsi" w:cstheme="minorHAnsi"/>
          <w:noProof/>
          <w:sz w:val="22"/>
          <w:szCs w:val="22"/>
        </w:rPr>
        <w:t>(Duthie &amp; Reynolds,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903CAE" w:rsidRPr="003F1702">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3F1702" w:rsidRDefault="000A215B" w:rsidP="00201392">
      <w:pPr>
        <w:rPr>
          <w:rFonts w:asciiTheme="minorHAnsi" w:hAnsiTheme="minorHAnsi" w:cstheme="minorHAnsi"/>
          <w:sz w:val="22"/>
          <w:szCs w:val="22"/>
        </w:rPr>
      </w:pPr>
      <w:r w:rsidRPr="003F1702">
        <w:rPr>
          <w:rFonts w:asciiTheme="minorHAnsi" w:hAnsiTheme="minorHAnsi" w:cstheme="minorHAnsi"/>
          <w:sz w:val="22"/>
          <w:szCs w:val="22"/>
        </w:rPr>
        <w:t>However, in mouse pregnancy</w:t>
      </w:r>
      <w:r w:rsidR="009B0BF5" w:rsidRPr="003F1702">
        <w:rPr>
          <w:rFonts w:asciiTheme="minorHAnsi" w:hAnsiTheme="minorHAnsi" w:cstheme="minorHAnsi"/>
          <w:sz w:val="22"/>
          <w:szCs w:val="22"/>
        </w:rPr>
        <w:t>, corticosterone levels do not increase as much as humans</w:t>
      </w:r>
      <w:r w:rsidR="008D18BC" w:rsidRPr="003F1702">
        <w:rPr>
          <w:rFonts w:asciiTheme="minorHAnsi" w:hAnsiTheme="minorHAnsi" w:cstheme="minorHAnsi"/>
          <w:sz w:val="22"/>
          <w:szCs w:val="22"/>
        </w:rPr>
        <w:t xml:space="preserve"> near term </w:t>
      </w:r>
      <w:r w:rsidR="00F0338B" w:rsidRPr="003F1702">
        <w:rPr>
          <w:rFonts w:asciiTheme="minorHAnsi" w:hAnsiTheme="minorHAnsi" w:cstheme="minorHAnsi"/>
          <w:sz w:val="22"/>
          <w:szCs w:val="22"/>
        </w:rPr>
        <w:t xml:space="preserve">although there are still </w:t>
      </w:r>
      <w:r w:rsidR="008D18BC" w:rsidRPr="003F1702">
        <w:rPr>
          <w:rFonts w:asciiTheme="minorHAnsi" w:hAnsiTheme="minorHAnsi" w:cstheme="minorHAnsi"/>
          <w:sz w:val="22"/>
          <w:szCs w:val="22"/>
        </w:rPr>
        <w:t>increases</w:t>
      </w:r>
      <w:r w:rsidRPr="003F1702">
        <w:rPr>
          <w:rFonts w:asciiTheme="minorHAnsi" w:hAnsiTheme="minorHAnsi" w:cstheme="minorHAnsi"/>
          <w:sz w:val="22"/>
          <w:szCs w:val="22"/>
        </w:rPr>
        <w:t xml:space="preserve">. </w:t>
      </w:r>
      <w:r w:rsidR="00775E11" w:rsidRPr="003F1702">
        <w:rPr>
          <w:rFonts w:asciiTheme="minorHAnsi" w:hAnsiTheme="minorHAnsi" w:cstheme="minorHAnsi"/>
          <w:sz w:val="22"/>
          <w:szCs w:val="22"/>
        </w:rPr>
        <w:t xml:space="preserve">In </w:t>
      </w:r>
      <w:r w:rsidRPr="003F1702">
        <w:rPr>
          <w:rFonts w:asciiTheme="minorHAnsi" w:hAnsiTheme="minorHAnsi" w:cstheme="minorHAnsi"/>
          <w:sz w:val="22"/>
          <w:szCs w:val="22"/>
        </w:rPr>
        <w:t>pregnant control mice,</w:t>
      </w:r>
      <w:r w:rsidR="00775E11" w:rsidRPr="003F1702">
        <w:rPr>
          <w:rFonts w:asciiTheme="minorHAnsi" w:hAnsiTheme="minorHAnsi" w:cstheme="minorHAnsi"/>
          <w:sz w:val="22"/>
          <w:szCs w:val="22"/>
        </w:rPr>
        <w:t xml:space="preserve"> corti</w:t>
      </w:r>
      <w:r w:rsidR="009B0BF5" w:rsidRPr="003F1702">
        <w:rPr>
          <w:rFonts w:asciiTheme="minorHAnsi" w:hAnsiTheme="minorHAnsi" w:cstheme="minorHAnsi"/>
          <w:sz w:val="22"/>
          <w:szCs w:val="22"/>
        </w:rPr>
        <w:t>c</w:t>
      </w:r>
      <w:r w:rsidR="00775E11" w:rsidRPr="003F1702">
        <w:rPr>
          <w:rFonts w:asciiTheme="minorHAnsi" w:hAnsiTheme="minorHAnsi" w:cstheme="minorHAnsi"/>
          <w:sz w:val="22"/>
          <w:szCs w:val="22"/>
        </w:rPr>
        <w:t>osterone levels were not significantly different at E11 and E17</w:t>
      </w:r>
      <w:r w:rsidRPr="003F1702">
        <w:rPr>
          <w:rFonts w:asciiTheme="minorHAnsi" w:hAnsiTheme="minorHAnsi" w:cstheme="minorHAnsi"/>
          <w:sz w:val="22"/>
          <w:szCs w:val="22"/>
        </w:rPr>
        <w:t xml:space="preserve"> despite </w:t>
      </w:r>
      <w:r w:rsidR="009B0BF5" w:rsidRPr="003F1702">
        <w:rPr>
          <w:rFonts w:asciiTheme="minorHAnsi" w:hAnsiTheme="minorHAnsi" w:cstheme="minorHAnsi"/>
          <w:sz w:val="22"/>
          <w:szCs w:val="22"/>
        </w:rPr>
        <w:t xml:space="preserve">slightly </w:t>
      </w:r>
      <w:r w:rsidRPr="003F1702">
        <w:rPr>
          <w:rFonts w:asciiTheme="minorHAnsi" w:hAnsiTheme="minorHAnsi" w:cstheme="minorHAnsi"/>
          <w:sz w:val="22"/>
          <w:szCs w:val="22"/>
        </w:rPr>
        <w:t>higher levels at E17</w:t>
      </w:r>
      <w:r w:rsidR="00775E11" w:rsidRPr="003F1702">
        <w:rPr>
          <w:rFonts w:asciiTheme="minorHAnsi" w:hAnsiTheme="minorHAnsi" w:cstheme="minorHAnsi"/>
          <w:sz w:val="22"/>
          <w:szCs w:val="22"/>
        </w:rPr>
        <w:t xml:space="preserve"> </w:t>
      </w:r>
      <w:r w:rsidR="00775E11"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3F1702">
        <w:rPr>
          <w:rFonts w:asciiTheme="minorHAnsi" w:hAnsiTheme="minorHAnsi" w:cstheme="minorHAnsi"/>
          <w:sz w:val="22"/>
          <w:szCs w:val="22"/>
        </w:rPr>
        <w:fldChar w:fldCharType="separate"/>
      </w:r>
      <w:r w:rsidR="00775E11" w:rsidRPr="003F1702">
        <w:rPr>
          <w:rFonts w:asciiTheme="minorHAnsi" w:hAnsiTheme="minorHAnsi" w:cstheme="minorHAnsi"/>
          <w:noProof/>
          <w:sz w:val="22"/>
          <w:szCs w:val="22"/>
        </w:rPr>
        <w:t xml:space="preserve">(Jafari </w:t>
      </w:r>
      <w:r w:rsidR="00775E11" w:rsidRPr="003F1702">
        <w:rPr>
          <w:rFonts w:asciiTheme="minorHAnsi" w:hAnsiTheme="minorHAnsi" w:cstheme="minorHAnsi"/>
          <w:i/>
          <w:noProof/>
          <w:sz w:val="22"/>
          <w:szCs w:val="22"/>
        </w:rPr>
        <w:t>et al.</w:t>
      </w:r>
      <w:r w:rsidR="00775E11" w:rsidRPr="003F1702">
        <w:rPr>
          <w:rFonts w:asciiTheme="minorHAnsi" w:hAnsiTheme="minorHAnsi" w:cstheme="minorHAnsi"/>
          <w:noProof/>
          <w:sz w:val="22"/>
          <w:szCs w:val="22"/>
        </w:rPr>
        <w:t>, 2017)</w:t>
      </w:r>
      <w:r w:rsidR="00775E11" w:rsidRPr="003F1702">
        <w:rPr>
          <w:rFonts w:asciiTheme="minorHAnsi" w:hAnsiTheme="minorHAnsi" w:cstheme="minorHAnsi"/>
          <w:sz w:val="22"/>
          <w:szCs w:val="22"/>
        </w:rPr>
        <w:fldChar w:fldCharType="end"/>
      </w:r>
      <w:r w:rsidR="00775E11" w:rsidRPr="003F1702">
        <w:rPr>
          <w:rFonts w:asciiTheme="minorHAnsi" w:hAnsiTheme="minorHAnsi" w:cstheme="minorHAnsi"/>
          <w:sz w:val="22"/>
          <w:szCs w:val="22"/>
        </w:rPr>
        <w:t xml:space="preserve">. </w:t>
      </w:r>
      <w:r w:rsidRPr="003F1702">
        <w:rPr>
          <w:rFonts w:asciiTheme="minorHAnsi" w:hAnsiTheme="minorHAnsi" w:cstheme="minorHAnsi"/>
          <w:sz w:val="22"/>
          <w:szCs w:val="22"/>
        </w:rPr>
        <w:t>Other studies showed an increase in</w:t>
      </w:r>
      <w:r w:rsidR="009B0BF5" w:rsidRPr="003F1702">
        <w:rPr>
          <w:rFonts w:asciiTheme="minorHAnsi" w:hAnsiTheme="minorHAnsi" w:cstheme="minorHAnsi"/>
          <w:sz w:val="22"/>
          <w:szCs w:val="22"/>
        </w:rPr>
        <w:t xml:space="preserve"> corticosterone levels at E19 compared to E16 in control unstressed mice </w:t>
      </w:r>
      <w:r w:rsidR="009B0BF5" w:rsidRPr="003F1702">
        <w:rPr>
          <w:rFonts w:asciiTheme="minorHAnsi" w:hAnsiTheme="minorHAnsi" w:cstheme="minorHAnsi"/>
          <w:sz w:val="22"/>
          <w:szCs w:val="22"/>
        </w:rPr>
        <w:fldChar w:fldCharType="begin" w:fldLock="1"/>
      </w:r>
      <w:r w:rsidR="003F3984"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3F1702">
        <w:rPr>
          <w:rFonts w:asciiTheme="minorHAnsi" w:hAnsiTheme="minorHAnsi" w:cstheme="minorHAnsi"/>
          <w:sz w:val="22"/>
          <w:szCs w:val="22"/>
        </w:rPr>
        <w:fldChar w:fldCharType="separate"/>
      </w:r>
      <w:r w:rsidR="009B0BF5" w:rsidRPr="003F1702">
        <w:rPr>
          <w:rFonts w:asciiTheme="minorHAnsi" w:hAnsiTheme="minorHAnsi" w:cstheme="minorHAnsi"/>
          <w:noProof/>
          <w:sz w:val="22"/>
          <w:szCs w:val="22"/>
        </w:rPr>
        <w:t xml:space="preserve">(Vaughan </w:t>
      </w:r>
      <w:r w:rsidR="009B0BF5" w:rsidRPr="003F1702">
        <w:rPr>
          <w:rFonts w:asciiTheme="minorHAnsi" w:hAnsiTheme="minorHAnsi" w:cstheme="minorHAnsi"/>
          <w:i/>
          <w:noProof/>
          <w:sz w:val="22"/>
          <w:szCs w:val="22"/>
        </w:rPr>
        <w:t>et al.</w:t>
      </w:r>
      <w:r w:rsidR="009B0BF5" w:rsidRPr="003F1702">
        <w:rPr>
          <w:rFonts w:asciiTheme="minorHAnsi" w:hAnsiTheme="minorHAnsi" w:cstheme="minorHAnsi"/>
          <w:noProof/>
          <w:sz w:val="22"/>
          <w:szCs w:val="22"/>
        </w:rPr>
        <w:t>, 2012)</w:t>
      </w:r>
      <w:r w:rsidR="009B0BF5" w:rsidRPr="003F1702">
        <w:rPr>
          <w:rFonts w:asciiTheme="minorHAnsi" w:hAnsiTheme="minorHAnsi" w:cstheme="minorHAnsi"/>
          <w:sz w:val="22"/>
          <w:szCs w:val="22"/>
        </w:rPr>
        <w:fldChar w:fldCharType="end"/>
      </w:r>
      <w:r w:rsidR="009B0BF5" w:rsidRPr="003F1702">
        <w:rPr>
          <w:rFonts w:asciiTheme="minorHAnsi" w:hAnsiTheme="minorHAnsi" w:cstheme="minorHAnsi"/>
          <w:sz w:val="22"/>
          <w:szCs w:val="22"/>
        </w:rPr>
        <w:t>.</w:t>
      </w:r>
      <w:r w:rsidRPr="003F1702">
        <w:rPr>
          <w:rFonts w:asciiTheme="minorHAnsi" w:hAnsiTheme="minorHAnsi" w:cstheme="minorHAnsi"/>
          <w:sz w:val="22"/>
          <w:szCs w:val="22"/>
        </w:rPr>
        <w:t xml:space="preserve"> </w:t>
      </w:r>
      <w:r w:rsidR="008D52EA" w:rsidRPr="003F1702">
        <w:rPr>
          <w:rFonts w:asciiTheme="minorHAnsi" w:hAnsiTheme="minorHAnsi" w:cstheme="minorHAnsi"/>
          <w:sz w:val="22"/>
          <w:szCs w:val="22"/>
        </w:rPr>
        <w:t xml:space="preserve">Unstressed pregnant mice had higher corticosterone levels </w:t>
      </w:r>
      <w:r w:rsidR="007C1A9F" w:rsidRPr="003F1702">
        <w:rPr>
          <w:rFonts w:asciiTheme="minorHAnsi" w:hAnsiTheme="minorHAnsi" w:cstheme="minorHAnsi"/>
          <w:sz w:val="22"/>
          <w:szCs w:val="22"/>
        </w:rPr>
        <w:t xml:space="preserve">with peak levels at E16 being 60 times higher than non-pregnant mice </w:t>
      </w:r>
      <w:r w:rsidR="007C1A9F" w:rsidRPr="003F1702">
        <w:rPr>
          <w:rFonts w:asciiTheme="minorHAnsi" w:hAnsiTheme="minorHAnsi" w:cstheme="minorHAnsi"/>
          <w:sz w:val="22"/>
          <w:szCs w:val="22"/>
        </w:rPr>
        <w:fldChar w:fldCharType="begin" w:fldLock="1"/>
      </w:r>
      <w:r w:rsidR="00874782" w:rsidRPr="003F1702">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3F1702">
        <w:rPr>
          <w:rFonts w:asciiTheme="minorHAnsi" w:hAnsiTheme="minorHAnsi" w:cstheme="minorHAnsi"/>
          <w:sz w:val="22"/>
          <w:szCs w:val="22"/>
        </w:rPr>
        <w:fldChar w:fldCharType="separate"/>
      </w:r>
      <w:r w:rsidR="007C1A9F" w:rsidRPr="003F1702">
        <w:rPr>
          <w:rFonts w:asciiTheme="minorHAnsi" w:hAnsiTheme="minorHAnsi" w:cstheme="minorHAnsi"/>
          <w:noProof/>
          <w:sz w:val="22"/>
          <w:szCs w:val="22"/>
        </w:rPr>
        <w:t xml:space="preserve">(Barlow </w:t>
      </w:r>
      <w:r w:rsidR="007C1A9F" w:rsidRPr="003F1702">
        <w:rPr>
          <w:rFonts w:asciiTheme="minorHAnsi" w:hAnsiTheme="minorHAnsi" w:cstheme="minorHAnsi"/>
          <w:i/>
          <w:noProof/>
          <w:sz w:val="22"/>
          <w:szCs w:val="22"/>
        </w:rPr>
        <w:t>et al.</w:t>
      </w:r>
      <w:r w:rsidR="007C1A9F" w:rsidRPr="003F1702">
        <w:rPr>
          <w:rFonts w:asciiTheme="minorHAnsi" w:hAnsiTheme="minorHAnsi" w:cstheme="minorHAnsi"/>
          <w:noProof/>
          <w:sz w:val="22"/>
          <w:szCs w:val="22"/>
        </w:rPr>
        <w:t>, 1973)</w:t>
      </w:r>
      <w:r w:rsidR="007C1A9F" w:rsidRPr="003F1702">
        <w:rPr>
          <w:rFonts w:asciiTheme="minorHAnsi" w:hAnsiTheme="minorHAnsi" w:cstheme="minorHAnsi"/>
          <w:sz w:val="22"/>
          <w:szCs w:val="22"/>
        </w:rPr>
        <w:fldChar w:fldCharType="end"/>
      </w:r>
      <w:r w:rsidR="007C1A9F" w:rsidRPr="003F1702">
        <w:rPr>
          <w:rFonts w:asciiTheme="minorHAnsi" w:hAnsiTheme="minorHAnsi" w:cstheme="minorHAnsi"/>
          <w:sz w:val="22"/>
          <w:szCs w:val="22"/>
        </w:rPr>
        <w:t>. The levels then dropped after E16 until delivery at E19</w:t>
      </w:r>
      <w:r w:rsidR="003F3984" w:rsidRPr="003F1702">
        <w:rPr>
          <w:rFonts w:asciiTheme="minorHAnsi" w:hAnsiTheme="minorHAnsi" w:cstheme="minorHAnsi"/>
          <w:sz w:val="22"/>
          <w:szCs w:val="22"/>
        </w:rPr>
        <w:t xml:space="preserve"> </w:t>
      </w:r>
      <w:r w:rsidR="003F3984" w:rsidRPr="003F1702">
        <w:rPr>
          <w:rFonts w:asciiTheme="minorHAnsi" w:hAnsiTheme="minorHAnsi" w:cstheme="minorHAnsi"/>
          <w:sz w:val="22"/>
          <w:szCs w:val="22"/>
        </w:rPr>
        <w:fldChar w:fldCharType="begin" w:fldLock="1"/>
      </w:r>
      <w:r w:rsidR="00761A50" w:rsidRPr="003F1702">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3F1702">
        <w:rPr>
          <w:rFonts w:asciiTheme="minorHAnsi" w:hAnsiTheme="minorHAnsi" w:cstheme="minorHAnsi"/>
          <w:sz w:val="22"/>
          <w:szCs w:val="22"/>
        </w:rPr>
        <w:fldChar w:fldCharType="separate"/>
      </w:r>
      <w:r w:rsidR="003F3984" w:rsidRPr="003F1702">
        <w:rPr>
          <w:rFonts w:asciiTheme="minorHAnsi" w:hAnsiTheme="minorHAnsi" w:cstheme="minorHAnsi"/>
          <w:noProof/>
          <w:sz w:val="22"/>
          <w:szCs w:val="22"/>
        </w:rPr>
        <w:t xml:space="preserve">(Barlow </w:t>
      </w:r>
      <w:r w:rsidR="003F3984" w:rsidRPr="003F1702">
        <w:rPr>
          <w:rFonts w:asciiTheme="minorHAnsi" w:hAnsiTheme="minorHAnsi" w:cstheme="minorHAnsi"/>
          <w:i/>
          <w:noProof/>
          <w:sz w:val="22"/>
          <w:szCs w:val="22"/>
        </w:rPr>
        <w:t>et al.</w:t>
      </w:r>
      <w:r w:rsidR="003F3984" w:rsidRPr="003F1702">
        <w:rPr>
          <w:rFonts w:asciiTheme="minorHAnsi" w:hAnsiTheme="minorHAnsi" w:cstheme="minorHAnsi"/>
          <w:noProof/>
          <w:sz w:val="22"/>
          <w:szCs w:val="22"/>
        </w:rPr>
        <w:t>, 1973)</w:t>
      </w:r>
      <w:r w:rsidR="003F3984" w:rsidRPr="003F1702">
        <w:rPr>
          <w:rFonts w:asciiTheme="minorHAnsi" w:hAnsiTheme="minorHAnsi" w:cstheme="minorHAnsi"/>
          <w:sz w:val="22"/>
          <w:szCs w:val="22"/>
        </w:rPr>
        <w:fldChar w:fldCharType="end"/>
      </w:r>
      <w:r w:rsidR="00761A50" w:rsidRPr="003F1702">
        <w:rPr>
          <w:rFonts w:asciiTheme="minorHAnsi" w:hAnsiTheme="minorHAnsi" w:cstheme="minorHAnsi"/>
          <w:sz w:val="22"/>
          <w:szCs w:val="22"/>
        </w:rPr>
        <w:t>.</w:t>
      </w:r>
      <w:r w:rsidR="007C1A9F" w:rsidRPr="003F1702">
        <w:rPr>
          <w:rFonts w:asciiTheme="minorHAnsi" w:hAnsiTheme="minorHAnsi" w:cstheme="minorHAnsi"/>
          <w:sz w:val="22"/>
          <w:szCs w:val="22"/>
        </w:rPr>
        <w:t xml:space="preserve"> </w:t>
      </w:r>
    </w:p>
    <w:p w14:paraId="6B66F37E" w14:textId="77777777" w:rsidR="00AD57E5" w:rsidRPr="003F1702" w:rsidRDefault="00AD57E5" w:rsidP="00201392">
      <w:pPr>
        <w:rPr>
          <w:rFonts w:asciiTheme="minorHAnsi" w:hAnsiTheme="minorHAnsi" w:cstheme="minorHAnsi"/>
          <w:sz w:val="22"/>
          <w:szCs w:val="22"/>
          <w:highlight w:val="cyan"/>
        </w:rPr>
      </w:pPr>
    </w:p>
    <w:p w14:paraId="1336B0E6" w14:textId="77777777" w:rsidR="007C3BBD" w:rsidRPr="003F1702" w:rsidRDefault="007C3BBD" w:rsidP="007C3BBD">
      <w:pPr>
        <w:pStyle w:val="Heading2"/>
        <w:rPr>
          <w:rFonts w:asciiTheme="minorHAnsi" w:hAnsiTheme="minorHAnsi" w:cstheme="minorHAnsi"/>
        </w:rPr>
      </w:pPr>
      <w:bookmarkStart w:id="9" w:name="_Toc15461860"/>
      <w:bookmarkStart w:id="10" w:name="_Toc16507556"/>
      <w:r w:rsidRPr="003F1702">
        <w:rPr>
          <w:rFonts w:asciiTheme="minorHAnsi" w:hAnsiTheme="minorHAnsi" w:cstheme="minorHAnsi"/>
        </w:rPr>
        <w:t>Fetal HPA Axis Development</w:t>
      </w:r>
      <w:bookmarkEnd w:id="9"/>
      <w:bookmarkEnd w:id="10"/>
    </w:p>
    <w:p w14:paraId="342D13EA" w14:textId="321F9315" w:rsidR="007C3BBD" w:rsidRPr="003F1702" w:rsidRDefault="007C3BBD" w:rsidP="007C3BBD">
      <w:pPr>
        <w:rPr>
          <w:rFonts w:asciiTheme="minorHAnsi" w:hAnsiTheme="minorHAnsi" w:cstheme="minorHAnsi"/>
          <w:sz w:val="22"/>
          <w:szCs w:val="22"/>
        </w:rPr>
      </w:pPr>
      <w:r w:rsidRPr="003F1702">
        <w:rPr>
          <w:rFonts w:asciiTheme="minorHAnsi" w:hAnsiTheme="minorHAnsi" w:cstheme="minorHAnsi"/>
          <w:sz w:val="22"/>
          <w:szCs w:val="22"/>
        </w:rPr>
        <w:t xml:space="preserve">The </w:t>
      </w:r>
      <w:r w:rsidR="002275CE" w:rsidRPr="003F1702">
        <w:rPr>
          <w:rFonts w:asciiTheme="minorHAnsi" w:hAnsiTheme="minorHAnsi" w:cstheme="minorHAnsi"/>
          <w:sz w:val="22"/>
          <w:szCs w:val="22"/>
        </w:rPr>
        <w:t xml:space="preserve">human </w:t>
      </w:r>
      <w:r w:rsidRPr="003F1702">
        <w:rPr>
          <w:rFonts w:asciiTheme="minorHAnsi" w:hAnsiTheme="minorHAnsi" w:cstheme="minorHAnsi"/>
          <w:sz w:val="22"/>
          <w:szCs w:val="22"/>
        </w:rPr>
        <w:t xml:space="preserve">fetal hypothalamic-pituitary axis activity is detected as early as 8-12 weeks of gestation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(Ng, 2000)</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and is fully developed in the second trimester of pregnancy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(Moisiadis &amp; Matthews, 2014)</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(Buss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2012)</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Given the critical developmental window by which fetal organs and HPA axis are developing, it is possible that increased </w:t>
      </w:r>
      <w:r w:rsidRPr="003F1702">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(Barker, 2007; Braun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In mice, the </w:t>
      </w:r>
      <w:r w:rsidR="00C1469B" w:rsidRPr="003F1702">
        <w:rPr>
          <w:rFonts w:asciiTheme="minorHAnsi" w:hAnsiTheme="minorHAnsi" w:cstheme="minorHAnsi"/>
          <w:sz w:val="22"/>
          <w:szCs w:val="22"/>
        </w:rPr>
        <w:t xml:space="preserve">offspring </w:t>
      </w:r>
      <w:r w:rsidRPr="003F1702">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(Schmidt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p>
    <w:p w14:paraId="4061BFDD" w14:textId="77777777" w:rsidR="007C3BBD" w:rsidRPr="003F1702" w:rsidRDefault="007C3BBD" w:rsidP="007C3BBD">
      <w:pPr>
        <w:rPr>
          <w:rFonts w:asciiTheme="minorHAnsi" w:hAnsiTheme="minorHAnsi" w:cstheme="minorHAnsi"/>
          <w:sz w:val="22"/>
          <w:szCs w:val="22"/>
        </w:rPr>
      </w:pPr>
    </w:p>
    <w:p w14:paraId="010A628C" w14:textId="77777777" w:rsidR="007C3BBD" w:rsidRPr="003F1702" w:rsidRDefault="007C3BBD" w:rsidP="007C3BBD">
      <w:pPr>
        <w:pStyle w:val="Heading2"/>
        <w:rPr>
          <w:rFonts w:asciiTheme="minorHAnsi" w:hAnsiTheme="minorHAnsi" w:cstheme="minorHAnsi"/>
        </w:rPr>
      </w:pPr>
      <w:bookmarkStart w:id="11" w:name="_Toc15461861"/>
      <w:bookmarkStart w:id="12" w:name="_Toc16507557"/>
      <w:r w:rsidRPr="003F1702">
        <w:rPr>
          <w:rFonts w:asciiTheme="minorHAnsi" w:hAnsiTheme="minorHAnsi" w:cstheme="minorHAnsi"/>
        </w:rPr>
        <w:t>Glucocorticoid Treatments in Pregnancy</w:t>
      </w:r>
      <w:bookmarkEnd w:id="11"/>
      <w:bookmarkEnd w:id="12"/>
    </w:p>
    <w:p w14:paraId="06733F7F" w14:textId="10EFAD08" w:rsidR="007C3BBD" w:rsidRPr="003F1702" w:rsidRDefault="007C3BBD" w:rsidP="007C3BBD">
      <w:pPr>
        <w:rPr>
          <w:rFonts w:asciiTheme="minorHAnsi" w:hAnsiTheme="minorHAnsi" w:cstheme="minorHAnsi"/>
          <w:sz w:val="22"/>
          <w:szCs w:val="22"/>
        </w:rPr>
      </w:pPr>
      <w:r w:rsidRPr="003F1702">
        <w:rPr>
          <w:rFonts w:asciiTheme="minorHAnsi" w:hAnsiTheme="minorHAnsi" w:cstheme="minorHAnsi"/>
          <w:sz w:val="22"/>
          <w:szCs w:val="22"/>
        </w:rPr>
        <w:t xml:space="preserve">In addition to the naturally increasing cortisol levels in pregnancy, glucocorticoid </w:t>
      </w:r>
      <w:r w:rsidR="004F32E7" w:rsidRPr="003F1702">
        <w:rPr>
          <w:rFonts w:asciiTheme="minorHAnsi" w:hAnsiTheme="minorHAnsi" w:cstheme="minorHAnsi"/>
          <w:sz w:val="22"/>
          <w:szCs w:val="22"/>
        </w:rPr>
        <w:t xml:space="preserve">(GC) </w:t>
      </w:r>
      <w:r w:rsidRPr="003F1702">
        <w:rPr>
          <w:rFonts w:asciiTheme="minorHAnsi" w:hAnsiTheme="minorHAnsi" w:cstheme="minorHAnsi"/>
          <w:sz w:val="22"/>
          <w:szCs w:val="22"/>
        </w:rPr>
        <w:t xml:space="preserve">treatments are further prescribed during pregnancy for multiple reasons. </w:t>
      </w:r>
      <w:r w:rsidR="00E06E30" w:rsidRPr="003F1702">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3F1702">
        <w:rPr>
          <w:rFonts w:asciiTheme="minorHAnsi" w:hAnsiTheme="minorHAnsi" w:cstheme="minorHAnsi"/>
          <w:sz w:val="22"/>
          <w:szCs w:val="22"/>
        </w:rPr>
        <w:fldChar w:fldCharType="begin" w:fldLock="1"/>
      </w:r>
      <w:r w:rsidR="00E06E30" w:rsidRPr="003F1702">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3F1702">
        <w:rPr>
          <w:rFonts w:asciiTheme="minorHAnsi" w:hAnsiTheme="minorHAnsi" w:cstheme="minorHAnsi"/>
          <w:sz w:val="22"/>
          <w:szCs w:val="22"/>
        </w:rPr>
        <w:fldChar w:fldCharType="separate"/>
      </w:r>
      <w:r w:rsidR="00E06E30" w:rsidRPr="003F1702">
        <w:rPr>
          <w:rFonts w:asciiTheme="minorHAnsi" w:hAnsiTheme="minorHAnsi" w:cstheme="minorHAnsi"/>
          <w:noProof/>
          <w:sz w:val="22"/>
          <w:szCs w:val="22"/>
        </w:rPr>
        <w:t xml:space="preserve">(Doyle </w:t>
      </w:r>
      <w:r w:rsidR="00E06E30" w:rsidRPr="003F1702">
        <w:rPr>
          <w:rFonts w:asciiTheme="minorHAnsi" w:hAnsiTheme="minorHAnsi" w:cstheme="minorHAnsi"/>
          <w:i/>
          <w:noProof/>
          <w:sz w:val="22"/>
          <w:szCs w:val="22"/>
        </w:rPr>
        <w:t>et al.</w:t>
      </w:r>
      <w:r w:rsidR="00E06E30" w:rsidRPr="003F1702">
        <w:rPr>
          <w:rFonts w:asciiTheme="minorHAnsi" w:hAnsiTheme="minorHAnsi" w:cstheme="minorHAnsi"/>
          <w:noProof/>
          <w:sz w:val="22"/>
          <w:szCs w:val="22"/>
        </w:rPr>
        <w:t xml:space="preserve">, 2000; Baisden </w:t>
      </w:r>
      <w:r w:rsidR="00E06E30" w:rsidRPr="003F1702">
        <w:rPr>
          <w:rFonts w:asciiTheme="minorHAnsi" w:hAnsiTheme="minorHAnsi" w:cstheme="minorHAnsi"/>
          <w:i/>
          <w:noProof/>
          <w:sz w:val="22"/>
          <w:szCs w:val="22"/>
        </w:rPr>
        <w:t>et al.</w:t>
      </w:r>
      <w:r w:rsidR="00E06E30" w:rsidRPr="003F1702">
        <w:rPr>
          <w:rFonts w:asciiTheme="minorHAnsi" w:hAnsiTheme="minorHAnsi" w:cstheme="minorHAnsi"/>
          <w:noProof/>
          <w:sz w:val="22"/>
          <w:szCs w:val="22"/>
        </w:rPr>
        <w:t>, 2007)</w:t>
      </w:r>
      <w:r w:rsidR="00E06E30" w:rsidRPr="003F1702">
        <w:rPr>
          <w:rFonts w:asciiTheme="minorHAnsi" w:hAnsiTheme="minorHAnsi" w:cstheme="minorHAnsi"/>
          <w:sz w:val="22"/>
          <w:szCs w:val="22"/>
        </w:rPr>
        <w:fldChar w:fldCharType="end"/>
      </w:r>
      <w:r w:rsidR="00E06E30" w:rsidRPr="003F1702">
        <w:rPr>
          <w:rFonts w:asciiTheme="minorHAnsi" w:hAnsiTheme="minorHAnsi" w:cstheme="minorHAnsi"/>
          <w:sz w:val="22"/>
          <w:szCs w:val="22"/>
        </w:rPr>
        <w:t xml:space="preserve">. </w:t>
      </w:r>
      <w:r w:rsidRPr="003F1702">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(Lunghi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xml:space="preserve">, 2010; Singh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2012)</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(Singh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2012)</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(Hviid &amp; Mølgaard-Nielsen, 2011)</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(Andrade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2004)</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3F1702">
        <w:rPr>
          <w:rFonts w:asciiTheme="minorHAnsi" w:hAnsiTheme="minorHAnsi" w:cstheme="minorHAnsi"/>
          <w:sz w:val="22"/>
          <w:szCs w:val="22"/>
        </w:rPr>
        <w:t>HSD11B2</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(Cuffe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xml:space="preserve">, 2011; Singh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2012)</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A47E76" w:rsidRPr="003F1702">
        <w:rPr>
          <w:rFonts w:asciiTheme="minorHAnsi" w:hAnsiTheme="minorHAnsi" w:cstheme="minorHAnsi"/>
          <w:sz w:val="22"/>
          <w:szCs w:val="22"/>
        </w:rPr>
        <w:t xml:space="preserve"> </w:t>
      </w:r>
      <w:r w:rsidR="000E4575" w:rsidRPr="003F1702">
        <w:rPr>
          <w:rFonts w:asciiTheme="minorHAnsi" w:hAnsiTheme="minorHAnsi" w:cstheme="minorHAnsi"/>
          <w:sz w:val="22"/>
          <w:szCs w:val="22"/>
        </w:rPr>
        <w:t xml:space="preserve"> </w:t>
      </w:r>
    </w:p>
    <w:p w14:paraId="664EBA86" w14:textId="77777777" w:rsidR="00CC26DA" w:rsidRPr="003F1702" w:rsidRDefault="00CC26DA" w:rsidP="007C3BBD">
      <w:pPr>
        <w:rPr>
          <w:rFonts w:asciiTheme="minorHAnsi" w:hAnsiTheme="minorHAnsi" w:cstheme="minorHAnsi"/>
          <w:sz w:val="22"/>
          <w:szCs w:val="22"/>
        </w:rPr>
      </w:pPr>
    </w:p>
    <w:p w14:paraId="7AAF395A" w14:textId="3E94B9F0" w:rsidR="00B6171C" w:rsidRPr="003F1702" w:rsidRDefault="00E06E30" w:rsidP="00D8113E">
      <w:pPr>
        <w:pStyle w:val="Heading2"/>
        <w:rPr>
          <w:rFonts w:asciiTheme="minorHAnsi" w:hAnsiTheme="minorHAnsi" w:cstheme="minorHAnsi"/>
        </w:rPr>
      </w:pPr>
      <w:bookmarkStart w:id="13" w:name="_Toc15461862"/>
      <w:bookmarkStart w:id="14" w:name="_Toc16507558"/>
      <w:r w:rsidRPr="003F1702">
        <w:rPr>
          <w:rFonts w:asciiTheme="minorHAnsi" w:hAnsiTheme="minorHAnsi" w:cstheme="minorHAnsi"/>
        </w:rPr>
        <w:t>Effect</w:t>
      </w:r>
      <w:r w:rsidR="004A0DD1" w:rsidRPr="003F1702">
        <w:rPr>
          <w:rFonts w:asciiTheme="minorHAnsi" w:hAnsiTheme="minorHAnsi" w:cstheme="minorHAnsi"/>
        </w:rPr>
        <w:t>s</w:t>
      </w:r>
      <w:r w:rsidRPr="003F1702">
        <w:rPr>
          <w:rFonts w:asciiTheme="minorHAnsi" w:hAnsiTheme="minorHAnsi" w:cstheme="minorHAnsi"/>
        </w:rPr>
        <w:t xml:space="preserve"> of</w:t>
      </w:r>
      <w:r w:rsidR="0009009F" w:rsidRPr="003F1702">
        <w:rPr>
          <w:rFonts w:asciiTheme="minorHAnsi" w:hAnsiTheme="minorHAnsi" w:cstheme="minorHAnsi"/>
        </w:rPr>
        <w:t xml:space="preserve"> </w:t>
      </w:r>
      <w:r w:rsidRPr="003F1702">
        <w:rPr>
          <w:rFonts w:asciiTheme="minorHAnsi" w:hAnsiTheme="minorHAnsi" w:cstheme="minorHAnsi"/>
        </w:rPr>
        <w:t xml:space="preserve">Glucocorticoid Exposure on </w:t>
      </w:r>
      <w:r w:rsidR="00B6171C" w:rsidRPr="003F1702">
        <w:rPr>
          <w:rFonts w:asciiTheme="minorHAnsi" w:hAnsiTheme="minorHAnsi" w:cstheme="minorHAnsi"/>
        </w:rPr>
        <w:t>Placenta</w:t>
      </w:r>
      <w:r w:rsidR="00D8113E" w:rsidRPr="003F1702">
        <w:rPr>
          <w:rFonts w:asciiTheme="minorHAnsi" w:hAnsiTheme="minorHAnsi" w:cstheme="minorHAnsi"/>
        </w:rPr>
        <w:t>l</w:t>
      </w:r>
      <w:r w:rsidR="00B6171C" w:rsidRPr="003F1702">
        <w:rPr>
          <w:rFonts w:asciiTheme="minorHAnsi" w:hAnsiTheme="minorHAnsi" w:cstheme="minorHAnsi"/>
        </w:rPr>
        <w:t xml:space="preserve"> and Fet</w:t>
      </w:r>
      <w:bookmarkEnd w:id="13"/>
      <w:r w:rsidR="00D8113E" w:rsidRPr="003F1702">
        <w:rPr>
          <w:rFonts w:asciiTheme="minorHAnsi" w:hAnsiTheme="minorHAnsi" w:cstheme="minorHAnsi"/>
        </w:rPr>
        <w:t>al Development</w:t>
      </w:r>
      <w:bookmarkEnd w:id="14"/>
    </w:p>
    <w:p w14:paraId="32DEF88F" w14:textId="04917211" w:rsidR="00D8113E" w:rsidRPr="003F1702" w:rsidRDefault="000B4308" w:rsidP="00D8113E">
      <w:pPr>
        <w:rPr>
          <w:rFonts w:asciiTheme="minorHAnsi" w:hAnsiTheme="minorHAnsi" w:cstheme="minorHAnsi"/>
          <w:sz w:val="22"/>
          <w:szCs w:val="22"/>
        </w:rPr>
      </w:pPr>
      <w:r w:rsidRPr="003F1702">
        <w:rPr>
          <w:rFonts w:asciiTheme="minorHAnsi" w:hAnsiTheme="minorHAnsi" w:cstheme="minorHAnsi"/>
          <w:sz w:val="22"/>
          <w:szCs w:val="22"/>
        </w:rPr>
        <w:t>Pregnant</w:t>
      </w:r>
      <w:r w:rsidR="00AF28D8" w:rsidRPr="003F1702">
        <w:rPr>
          <w:rFonts w:asciiTheme="minorHAnsi" w:hAnsiTheme="minorHAnsi" w:cstheme="minorHAnsi"/>
          <w:sz w:val="22"/>
          <w:szCs w:val="22"/>
        </w:rPr>
        <w:t xml:space="preserve"> rats </w:t>
      </w:r>
      <w:r w:rsidRPr="003F1702">
        <w:rPr>
          <w:rFonts w:asciiTheme="minorHAnsi" w:hAnsiTheme="minorHAnsi" w:cstheme="minorHAnsi"/>
          <w:sz w:val="22"/>
          <w:szCs w:val="22"/>
        </w:rPr>
        <w:t xml:space="preserve">treated </w:t>
      </w:r>
      <w:r w:rsidR="00AF28D8" w:rsidRPr="003F1702">
        <w:rPr>
          <w:rFonts w:asciiTheme="minorHAnsi" w:hAnsiTheme="minorHAnsi" w:cstheme="minorHAnsi"/>
          <w:sz w:val="22"/>
          <w:szCs w:val="22"/>
        </w:rPr>
        <w:t>with dexamethasone at E13 until E20 showed reduced placental and fetal weights</w:t>
      </w:r>
      <w:r w:rsidR="0094077C" w:rsidRPr="003F1702">
        <w:rPr>
          <w:rFonts w:asciiTheme="minorHAnsi" w:hAnsiTheme="minorHAnsi" w:cstheme="minorHAnsi"/>
          <w:sz w:val="22"/>
          <w:szCs w:val="22"/>
        </w:rPr>
        <w:t xml:space="preserve">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(Ain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2005)</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Despite the evident placental and fetal growth restriction, dexamethasone did not affect litter size </w:t>
      </w:r>
      <w:r w:rsidR="0094077C" w:rsidRPr="003F1702">
        <w:rPr>
          <w:rFonts w:asciiTheme="minorHAnsi" w:hAnsiTheme="minorHAnsi" w:cstheme="minorHAnsi"/>
          <w:sz w:val="22"/>
          <w:szCs w:val="22"/>
        </w:rPr>
        <w:t xml:space="preserve">or fetal viability </w:t>
      </w:r>
      <w:r w:rsidRPr="003F1702">
        <w:rPr>
          <w:rFonts w:asciiTheme="minorHAnsi" w:hAnsiTheme="minorHAnsi" w:cstheme="minorHAnsi"/>
          <w:sz w:val="22"/>
          <w:szCs w:val="22"/>
        </w:rPr>
        <w:fldChar w:fldCharType="begin" w:fldLock="1"/>
      </w:r>
      <w:r w:rsidR="00897E6C" w:rsidRPr="003F1702">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(Ain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2005)</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09009F" w:rsidRPr="003F1702">
        <w:rPr>
          <w:rFonts w:asciiTheme="minorHAnsi" w:hAnsiTheme="minorHAnsi" w:cstheme="minorHAnsi"/>
          <w:sz w:val="22"/>
          <w:szCs w:val="22"/>
        </w:rPr>
        <w:t xml:space="preserve">Rats exposed to triamcinolone once at E16 had </w:t>
      </w:r>
      <w:r w:rsidR="00BE1B84" w:rsidRPr="003F1702">
        <w:rPr>
          <w:rFonts w:asciiTheme="minorHAnsi" w:hAnsiTheme="minorHAnsi" w:cstheme="minorHAnsi"/>
          <w:sz w:val="22"/>
          <w:szCs w:val="22"/>
        </w:rPr>
        <w:t xml:space="preserve">53% </w:t>
      </w:r>
      <w:r w:rsidR="0009009F" w:rsidRPr="003F1702">
        <w:rPr>
          <w:rFonts w:asciiTheme="minorHAnsi" w:hAnsiTheme="minorHAnsi" w:cstheme="minorHAnsi"/>
          <w:sz w:val="22"/>
          <w:szCs w:val="22"/>
        </w:rPr>
        <w:t>reduc</w:t>
      </w:r>
      <w:r w:rsidR="00BE1B84" w:rsidRPr="003F1702">
        <w:rPr>
          <w:rFonts w:asciiTheme="minorHAnsi" w:hAnsiTheme="minorHAnsi" w:cstheme="minorHAnsi"/>
          <w:sz w:val="22"/>
          <w:szCs w:val="22"/>
        </w:rPr>
        <w:t>tion in</w:t>
      </w:r>
      <w:r w:rsidR="0009009F" w:rsidRPr="003F1702">
        <w:rPr>
          <w:rFonts w:asciiTheme="minorHAnsi" w:hAnsiTheme="minorHAnsi" w:cstheme="minorHAnsi"/>
          <w:sz w:val="22"/>
          <w:szCs w:val="22"/>
        </w:rPr>
        <w:t xml:space="preserve"> placental</w:t>
      </w:r>
      <w:r w:rsidR="00BE1B84" w:rsidRPr="003F1702">
        <w:rPr>
          <w:rFonts w:asciiTheme="minorHAnsi" w:hAnsiTheme="minorHAnsi" w:cstheme="minorHAnsi"/>
          <w:sz w:val="22"/>
          <w:szCs w:val="22"/>
        </w:rPr>
        <w:t xml:space="preserve"> weight</w:t>
      </w:r>
      <w:r w:rsidR="0009009F" w:rsidRPr="003F1702">
        <w:rPr>
          <w:rFonts w:asciiTheme="minorHAnsi" w:hAnsiTheme="minorHAnsi" w:cstheme="minorHAnsi"/>
          <w:sz w:val="22"/>
          <w:szCs w:val="22"/>
        </w:rPr>
        <w:t xml:space="preserve"> and </w:t>
      </w:r>
      <w:r w:rsidR="00BE1B84" w:rsidRPr="003F1702">
        <w:rPr>
          <w:rFonts w:asciiTheme="minorHAnsi" w:hAnsiTheme="minorHAnsi" w:cstheme="minorHAnsi"/>
          <w:sz w:val="22"/>
          <w:szCs w:val="22"/>
        </w:rPr>
        <w:t xml:space="preserve">73% reduction in </w:t>
      </w:r>
      <w:r w:rsidR="0009009F" w:rsidRPr="003F1702">
        <w:rPr>
          <w:rFonts w:asciiTheme="minorHAnsi" w:hAnsiTheme="minorHAnsi" w:cstheme="minorHAnsi"/>
          <w:sz w:val="22"/>
          <w:szCs w:val="22"/>
        </w:rPr>
        <w:t xml:space="preserve">fetal weights </w:t>
      </w:r>
      <w:r w:rsidR="0009009F" w:rsidRPr="003F1702">
        <w:rPr>
          <w:rFonts w:asciiTheme="minorHAnsi" w:hAnsiTheme="minorHAnsi" w:cstheme="minorHAnsi"/>
          <w:sz w:val="22"/>
          <w:szCs w:val="22"/>
        </w:rPr>
        <w:fldChar w:fldCharType="begin" w:fldLock="1"/>
      </w:r>
      <w:r w:rsidR="00D46E29">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3F1702">
        <w:rPr>
          <w:rFonts w:asciiTheme="minorHAnsi" w:hAnsiTheme="minorHAnsi" w:cstheme="minorHAnsi"/>
          <w:sz w:val="22"/>
          <w:szCs w:val="22"/>
        </w:rPr>
        <w:fldChar w:fldCharType="separate"/>
      </w:r>
      <w:r w:rsidR="00FD4738" w:rsidRPr="00FD4738">
        <w:rPr>
          <w:rFonts w:asciiTheme="minorHAnsi" w:hAnsiTheme="minorHAnsi" w:cstheme="minorHAnsi"/>
          <w:noProof/>
          <w:sz w:val="22"/>
          <w:szCs w:val="22"/>
        </w:rPr>
        <w:t xml:space="preserve">(Hahn </w:t>
      </w:r>
      <w:r w:rsidR="00FD4738" w:rsidRPr="00FD4738">
        <w:rPr>
          <w:rFonts w:asciiTheme="minorHAnsi" w:hAnsiTheme="minorHAnsi" w:cstheme="minorHAnsi"/>
          <w:i/>
          <w:noProof/>
          <w:sz w:val="22"/>
          <w:szCs w:val="22"/>
        </w:rPr>
        <w:t>et al.</w:t>
      </w:r>
      <w:r w:rsidR="00FD4738" w:rsidRPr="00FD4738">
        <w:rPr>
          <w:rFonts w:asciiTheme="minorHAnsi" w:hAnsiTheme="minorHAnsi" w:cstheme="minorHAnsi"/>
          <w:noProof/>
          <w:sz w:val="22"/>
          <w:szCs w:val="22"/>
        </w:rPr>
        <w:t>, 1999)</w:t>
      </w:r>
      <w:r w:rsidR="0009009F" w:rsidRPr="003F1702">
        <w:rPr>
          <w:rFonts w:asciiTheme="minorHAnsi" w:hAnsiTheme="minorHAnsi" w:cstheme="minorHAnsi"/>
          <w:sz w:val="22"/>
          <w:szCs w:val="22"/>
        </w:rPr>
        <w:fldChar w:fldCharType="end"/>
      </w:r>
      <w:r w:rsidR="0009009F" w:rsidRPr="003F1702">
        <w:rPr>
          <w:rFonts w:asciiTheme="minorHAnsi" w:hAnsiTheme="minorHAnsi" w:cstheme="minorHAnsi"/>
          <w:sz w:val="22"/>
          <w:szCs w:val="22"/>
        </w:rPr>
        <w:t xml:space="preserve">. </w:t>
      </w:r>
      <w:r w:rsidR="00B6171C" w:rsidRPr="003F1702">
        <w:rPr>
          <w:rFonts w:asciiTheme="minorHAnsi" w:hAnsiTheme="minorHAnsi" w:cstheme="minorHAnsi"/>
          <w:sz w:val="22"/>
          <w:szCs w:val="22"/>
        </w:rPr>
        <w:t xml:space="preserve">Mice exposed to a sound stressor on E10.5, E12.5, and E14.5 showed reduced fetal body weight and </w:t>
      </w:r>
      <w:r w:rsidR="001C4BEB" w:rsidRPr="003F1702">
        <w:rPr>
          <w:rFonts w:asciiTheme="minorHAnsi" w:hAnsiTheme="minorHAnsi" w:cstheme="minorHAnsi"/>
          <w:sz w:val="22"/>
          <w:szCs w:val="22"/>
        </w:rPr>
        <w:t xml:space="preserve">had </w:t>
      </w:r>
      <w:r w:rsidR="00B6171C" w:rsidRPr="003F1702">
        <w:rPr>
          <w:rFonts w:asciiTheme="minorHAnsi" w:hAnsiTheme="minorHAnsi" w:cstheme="minorHAnsi"/>
          <w:sz w:val="22"/>
          <w:szCs w:val="22"/>
        </w:rPr>
        <w:t xml:space="preserve">growth restriction that was more evident in female fetuses </w:t>
      </w:r>
      <w:r w:rsidR="00B6171C" w:rsidRPr="003F1702">
        <w:rPr>
          <w:rFonts w:asciiTheme="minorHAnsi" w:hAnsiTheme="minorHAnsi" w:cstheme="minorHAnsi"/>
          <w:sz w:val="22"/>
          <w:szCs w:val="22"/>
        </w:rPr>
        <w:fldChar w:fldCharType="begin" w:fldLock="1"/>
      </w:r>
      <w:r w:rsidR="00B6171C" w:rsidRPr="003F1702">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3F1702">
        <w:rPr>
          <w:rFonts w:asciiTheme="minorHAnsi" w:hAnsiTheme="minorHAnsi" w:cstheme="minorHAnsi"/>
          <w:sz w:val="22"/>
          <w:szCs w:val="22"/>
        </w:rPr>
        <w:fldChar w:fldCharType="separate"/>
      </w:r>
      <w:r w:rsidR="00B6171C" w:rsidRPr="003F1702">
        <w:rPr>
          <w:rFonts w:asciiTheme="minorHAnsi" w:hAnsiTheme="minorHAnsi" w:cstheme="minorHAnsi"/>
          <w:noProof/>
          <w:sz w:val="22"/>
          <w:szCs w:val="22"/>
        </w:rPr>
        <w:t xml:space="preserve">(Wieczorek </w:t>
      </w:r>
      <w:r w:rsidR="00B6171C" w:rsidRPr="003F1702">
        <w:rPr>
          <w:rFonts w:asciiTheme="minorHAnsi" w:hAnsiTheme="minorHAnsi" w:cstheme="minorHAnsi"/>
          <w:i/>
          <w:noProof/>
          <w:sz w:val="22"/>
          <w:szCs w:val="22"/>
        </w:rPr>
        <w:t>et al.</w:t>
      </w:r>
      <w:r w:rsidR="00B6171C" w:rsidRPr="003F1702">
        <w:rPr>
          <w:rFonts w:asciiTheme="minorHAnsi" w:hAnsiTheme="minorHAnsi" w:cstheme="minorHAnsi"/>
          <w:noProof/>
          <w:sz w:val="22"/>
          <w:szCs w:val="22"/>
        </w:rPr>
        <w:t>, 2019)</w:t>
      </w:r>
      <w:r w:rsidR="00B6171C" w:rsidRPr="003F1702">
        <w:rPr>
          <w:rFonts w:asciiTheme="minorHAnsi" w:hAnsiTheme="minorHAnsi" w:cstheme="minorHAnsi"/>
          <w:sz w:val="22"/>
          <w:szCs w:val="22"/>
        </w:rPr>
        <w:fldChar w:fldCharType="end"/>
      </w:r>
      <w:r w:rsidR="00B6171C" w:rsidRPr="003F1702">
        <w:rPr>
          <w:rFonts w:asciiTheme="minorHAnsi" w:hAnsiTheme="minorHAnsi" w:cstheme="minorHAnsi"/>
          <w:sz w:val="22"/>
          <w:szCs w:val="22"/>
        </w:rPr>
        <w:t xml:space="preserve">. Pregnant mice exposed to dexamethasone on E15, E16, and E17 had reduced placental and fetal weights and trophoblast </w:t>
      </w:r>
      <w:r w:rsidR="00817D79" w:rsidRPr="003F1702">
        <w:rPr>
          <w:rFonts w:asciiTheme="minorHAnsi" w:hAnsiTheme="minorHAnsi" w:cstheme="minorHAnsi"/>
          <w:sz w:val="22"/>
          <w:szCs w:val="22"/>
        </w:rPr>
        <w:t>swelling</w:t>
      </w:r>
      <w:r w:rsidR="00B6171C" w:rsidRPr="003F1702">
        <w:rPr>
          <w:rFonts w:asciiTheme="minorHAnsi" w:hAnsiTheme="minorHAnsi" w:cstheme="minorHAnsi"/>
          <w:sz w:val="22"/>
          <w:szCs w:val="22"/>
        </w:rPr>
        <w:t xml:space="preserve"> in the junctional and labyrinth zones </w:t>
      </w:r>
      <w:r w:rsidR="00B6171C" w:rsidRPr="003F1702">
        <w:rPr>
          <w:rFonts w:asciiTheme="minorHAnsi" w:hAnsiTheme="minorHAnsi" w:cstheme="minorHAnsi"/>
          <w:sz w:val="22"/>
          <w:szCs w:val="22"/>
        </w:rPr>
        <w:fldChar w:fldCharType="begin" w:fldLock="1"/>
      </w:r>
      <w:r w:rsidR="00B6171C" w:rsidRPr="003F1702">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3F1702">
        <w:rPr>
          <w:rFonts w:asciiTheme="minorHAnsi" w:hAnsiTheme="minorHAnsi" w:cstheme="minorHAnsi"/>
          <w:sz w:val="22"/>
          <w:szCs w:val="22"/>
        </w:rPr>
        <w:fldChar w:fldCharType="separate"/>
      </w:r>
      <w:r w:rsidR="00B6171C" w:rsidRPr="003F1702">
        <w:rPr>
          <w:rFonts w:asciiTheme="minorHAnsi" w:hAnsiTheme="minorHAnsi" w:cstheme="minorHAnsi"/>
          <w:noProof/>
          <w:sz w:val="22"/>
          <w:szCs w:val="22"/>
        </w:rPr>
        <w:t xml:space="preserve">(Baisden </w:t>
      </w:r>
      <w:r w:rsidR="00B6171C" w:rsidRPr="003F1702">
        <w:rPr>
          <w:rFonts w:asciiTheme="minorHAnsi" w:hAnsiTheme="minorHAnsi" w:cstheme="minorHAnsi"/>
          <w:i/>
          <w:noProof/>
          <w:sz w:val="22"/>
          <w:szCs w:val="22"/>
        </w:rPr>
        <w:t>et al.</w:t>
      </w:r>
      <w:r w:rsidR="00B6171C" w:rsidRPr="003F1702">
        <w:rPr>
          <w:rFonts w:asciiTheme="minorHAnsi" w:hAnsiTheme="minorHAnsi" w:cstheme="minorHAnsi"/>
          <w:noProof/>
          <w:sz w:val="22"/>
          <w:szCs w:val="22"/>
        </w:rPr>
        <w:t>, 2007)</w:t>
      </w:r>
      <w:r w:rsidR="00B6171C" w:rsidRPr="003F1702">
        <w:rPr>
          <w:rFonts w:asciiTheme="minorHAnsi" w:hAnsiTheme="minorHAnsi" w:cstheme="minorHAnsi"/>
          <w:sz w:val="22"/>
          <w:szCs w:val="22"/>
        </w:rPr>
        <w:fldChar w:fldCharType="end"/>
      </w:r>
      <w:r w:rsidR="00B6171C" w:rsidRPr="003F1702">
        <w:rPr>
          <w:rFonts w:asciiTheme="minorHAnsi" w:hAnsiTheme="minorHAnsi" w:cstheme="minorHAnsi"/>
          <w:sz w:val="22"/>
          <w:szCs w:val="22"/>
        </w:rPr>
        <w:t>.</w:t>
      </w:r>
      <w:r w:rsidR="00935D20" w:rsidRPr="003F1702">
        <w:rPr>
          <w:rFonts w:asciiTheme="minorHAnsi" w:hAnsiTheme="minorHAnsi" w:cstheme="minorHAnsi"/>
          <w:sz w:val="22"/>
          <w:szCs w:val="22"/>
        </w:rPr>
        <w:t xml:space="preserve"> Furthermore, mice given dexamethasone at E11-E16 had reduced </w:t>
      </w:r>
      <w:r w:rsidR="00E92D65" w:rsidRPr="003F1702">
        <w:rPr>
          <w:rFonts w:asciiTheme="minorHAnsi" w:hAnsiTheme="minorHAnsi" w:cstheme="minorHAnsi"/>
          <w:sz w:val="22"/>
          <w:szCs w:val="22"/>
        </w:rPr>
        <w:t xml:space="preserve">fetal and </w:t>
      </w:r>
      <w:r w:rsidR="00935D20" w:rsidRPr="003F1702">
        <w:rPr>
          <w:rFonts w:asciiTheme="minorHAnsi" w:hAnsiTheme="minorHAnsi" w:cstheme="minorHAnsi"/>
          <w:sz w:val="22"/>
          <w:szCs w:val="22"/>
        </w:rPr>
        <w:t>placental weights at E16</w:t>
      </w:r>
      <w:r w:rsidR="00E92D65" w:rsidRPr="003F1702">
        <w:rPr>
          <w:rFonts w:asciiTheme="minorHAnsi" w:hAnsiTheme="minorHAnsi" w:cstheme="minorHAnsi"/>
          <w:sz w:val="22"/>
          <w:szCs w:val="22"/>
        </w:rPr>
        <w:t>,</w:t>
      </w:r>
      <w:r w:rsidR="00935D20" w:rsidRPr="003F1702">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3F1702">
        <w:rPr>
          <w:rFonts w:asciiTheme="minorHAnsi" w:hAnsiTheme="minorHAnsi" w:cstheme="minorHAnsi"/>
          <w:sz w:val="22"/>
          <w:szCs w:val="22"/>
        </w:rPr>
        <w:fldChar w:fldCharType="begin" w:fldLock="1"/>
      </w:r>
      <w:r w:rsidR="008C2535"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3F1702">
        <w:rPr>
          <w:rFonts w:asciiTheme="minorHAnsi" w:hAnsiTheme="minorHAnsi" w:cstheme="minorHAnsi"/>
          <w:sz w:val="22"/>
          <w:szCs w:val="22"/>
        </w:rPr>
        <w:fldChar w:fldCharType="separate"/>
      </w:r>
      <w:r w:rsidR="000A5FB7" w:rsidRPr="003F1702">
        <w:rPr>
          <w:rFonts w:asciiTheme="minorHAnsi" w:hAnsiTheme="minorHAnsi" w:cstheme="minorHAnsi"/>
          <w:noProof/>
          <w:sz w:val="22"/>
          <w:szCs w:val="22"/>
        </w:rPr>
        <w:t xml:space="preserve">(Vaughan </w:t>
      </w:r>
      <w:r w:rsidR="000A5FB7" w:rsidRPr="003F1702">
        <w:rPr>
          <w:rFonts w:asciiTheme="minorHAnsi" w:hAnsiTheme="minorHAnsi" w:cstheme="minorHAnsi"/>
          <w:i/>
          <w:noProof/>
          <w:sz w:val="22"/>
          <w:szCs w:val="22"/>
        </w:rPr>
        <w:t>et al.</w:t>
      </w:r>
      <w:r w:rsidR="000A5FB7" w:rsidRPr="003F1702">
        <w:rPr>
          <w:rFonts w:asciiTheme="minorHAnsi" w:hAnsiTheme="minorHAnsi" w:cstheme="minorHAnsi"/>
          <w:noProof/>
          <w:sz w:val="22"/>
          <w:szCs w:val="22"/>
        </w:rPr>
        <w:t>, 2012)</w:t>
      </w:r>
      <w:r w:rsidR="000A5FB7" w:rsidRPr="003F1702">
        <w:rPr>
          <w:rFonts w:asciiTheme="minorHAnsi" w:hAnsiTheme="minorHAnsi" w:cstheme="minorHAnsi"/>
          <w:sz w:val="22"/>
          <w:szCs w:val="22"/>
        </w:rPr>
        <w:fldChar w:fldCharType="end"/>
      </w:r>
      <w:r w:rsidR="000A5FB7" w:rsidRPr="003F1702">
        <w:rPr>
          <w:rFonts w:asciiTheme="minorHAnsi" w:hAnsiTheme="minorHAnsi" w:cstheme="minorHAnsi"/>
          <w:sz w:val="22"/>
          <w:szCs w:val="22"/>
        </w:rPr>
        <w:t xml:space="preserve">. </w:t>
      </w:r>
      <w:r w:rsidR="008C2535" w:rsidRPr="003F1702">
        <w:rPr>
          <w:rFonts w:asciiTheme="minorHAnsi" w:hAnsiTheme="minorHAnsi" w:cstheme="minorHAnsi"/>
          <w:sz w:val="22"/>
          <w:szCs w:val="22"/>
        </w:rPr>
        <w:t>On the contrary to the evident reduction in placental and fetal weights seen in some papers, m</w:t>
      </w:r>
      <w:r w:rsidR="00E92D65" w:rsidRPr="003F1702">
        <w:rPr>
          <w:rFonts w:asciiTheme="minorHAnsi" w:hAnsiTheme="minorHAnsi" w:cstheme="minorHAnsi"/>
          <w:sz w:val="22"/>
          <w:szCs w:val="22"/>
        </w:rPr>
        <w:t xml:space="preserve">ice treated with dexamethasone on E13.5 and E14.5 showed no effect on fetal weight at E15.5, E18.5, or at birth </w:t>
      </w:r>
      <w:r w:rsidR="008C2535" w:rsidRPr="003F1702">
        <w:rPr>
          <w:rFonts w:asciiTheme="minorHAnsi" w:hAnsiTheme="minorHAnsi" w:cstheme="minorHAnsi"/>
          <w:sz w:val="22"/>
          <w:szCs w:val="22"/>
        </w:rPr>
        <w:fldChar w:fldCharType="begin" w:fldLock="1"/>
      </w:r>
      <w:r w:rsidR="00AD53EC"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3F1702">
        <w:rPr>
          <w:rFonts w:asciiTheme="minorHAnsi" w:hAnsiTheme="minorHAnsi" w:cstheme="minorHAnsi"/>
          <w:sz w:val="22"/>
          <w:szCs w:val="22"/>
        </w:rPr>
        <w:fldChar w:fldCharType="separate"/>
      </w:r>
      <w:r w:rsidR="008C2535" w:rsidRPr="003F1702">
        <w:rPr>
          <w:rFonts w:asciiTheme="minorHAnsi" w:hAnsiTheme="minorHAnsi" w:cstheme="minorHAnsi"/>
          <w:noProof/>
          <w:sz w:val="22"/>
          <w:szCs w:val="22"/>
        </w:rPr>
        <w:t xml:space="preserve">(Audette </w:t>
      </w:r>
      <w:r w:rsidR="008C2535" w:rsidRPr="003F1702">
        <w:rPr>
          <w:rFonts w:asciiTheme="minorHAnsi" w:hAnsiTheme="minorHAnsi" w:cstheme="minorHAnsi"/>
          <w:i/>
          <w:noProof/>
          <w:sz w:val="22"/>
          <w:szCs w:val="22"/>
        </w:rPr>
        <w:t>et al.</w:t>
      </w:r>
      <w:r w:rsidR="008C2535" w:rsidRPr="003F1702">
        <w:rPr>
          <w:rFonts w:asciiTheme="minorHAnsi" w:hAnsiTheme="minorHAnsi" w:cstheme="minorHAnsi"/>
          <w:noProof/>
          <w:sz w:val="22"/>
          <w:szCs w:val="22"/>
        </w:rPr>
        <w:t>, 2011)</w:t>
      </w:r>
      <w:r w:rsidR="008C2535" w:rsidRPr="003F1702">
        <w:rPr>
          <w:rFonts w:asciiTheme="minorHAnsi" w:hAnsiTheme="minorHAnsi" w:cstheme="minorHAnsi"/>
          <w:sz w:val="22"/>
          <w:szCs w:val="22"/>
        </w:rPr>
        <w:fldChar w:fldCharType="end"/>
      </w:r>
      <w:r w:rsidR="00E92D65" w:rsidRPr="003F1702">
        <w:rPr>
          <w:rFonts w:asciiTheme="minorHAnsi" w:hAnsiTheme="minorHAnsi" w:cstheme="minorHAnsi"/>
          <w:sz w:val="22"/>
          <w:szCs w:val="22"/>
        </w:rPr>
        <w:t xml:space="preserve">. There was </w:t>
      </w:r>
      <w:r w:rsidR="008C2535" w:rsidRPr="003F1702">
        <w:rPr>
          <w:rFonts w:asciiTheme="minorHAnsi" w:hAnsiTheme="minorHAnsi" w:cstheme="minorHAnsi"/>
          <w:sz w:val="22"/>
          <w:szCs w:val="22"/>
        </w:rPr>
        <w:t xml:space="preserve">also </w:t>
      </w:r>
      <w:r w:rsidR="00E92D65" w:rsidRPr="003F1702">
        <w:rPr>
          <w:rFonts w:asciiTheme="minorHAnsi" w:hAnsiTheme="minorHAnsi" w:cstheme="minorHAnsi"/>
          <w:sz w:val="22"/>
          <w:szCs w:val="22"/>
        </w:rPr>
        <w:t>no effect on placental weights at E15.5</w:t>
      </w:r>
      <w:r w:rsidR="008C2535" w:rsidRPr="003F1702">
        <w:rPr>
          <w:rFonts w:asciiTheme="minorHAnsi" w:hAnsiTheme="minorHAnsi" w:cstheme="minorHAnsi"/>
          <w:sz w:val="22"/>
          <w:szCs w:val="22"/>
        </w:rPr>
        <w:t xml:space="preserve">, E17.5 in male or female placentas, but at E18.5 female placentas had reduced weight but male placentas were not different </w:t>
      </w:r>
      <w:r w:rsidR="008C2535" w:rsidRPr="003F1702">
        <w:rPr>
          <w:rFonts w:asciiTheme="minorHAnsi" w:hAnsiTheme="minorHAnsi" w:cstheme="minorHAnsi"/>
          <w:sz w:val="22"/>
          <w:szCs w:val="22"/>
        </w:rPr>
        <w:fldChar w:fldCharType="begin" w:fldLock="1"/>
      </w:r>
      <w:r w:rsidR="00AD53EC"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3F1702">
        <w:rPr>
          <w:rFonts w:asciiTheme="minorHAnsi" w:hAnsiTheme="minorHAnsi" w:cstheme="minorHAnsi"/>
          <w:sz w:val="22"/>
          <w:szCs w:val="22"/>
        </w:rPr>
        <w:fldChar w:fldCharType="separate"/>
      </w:r>
      <w:r w:rsidR="008C2535" w:rsidRPr="003F1702">
        <w:rPr>
          <w:rFonts w:asciiTheme="minorHAnsi" w:hAnsiTheme="minorHAnsi" w:cstheme="minorHAnsi"/>
          <w:noProof/>
          <w:sz w:val="22"/>
          <w:szCs w:val="22"/>
        </w:rPr>
        <w:t xml:space="preserve">(Audette </w:t>
      </w:r>
      <w:r w:rsidR="008C2535" w:rsidRPr="003F1702">
        <w:rPr>
          <w:rFonts w:asciiTheme="minorHAnsi" w:hAnsiTheme="minorHAnsi" w:cstheme="minorHAnsi"/>
          <w:i/>
          <w:noProof/>
          <w:sz w:val="22"/>
          <w:szCs w:val="22"/>
        </w:rPr>
        <w:t>et al.</w:t>
      </w:r>
      <w:r w:rsidR="008C2535" w:rsidRPr="003F1702">
        <w:rPr>
          <w:rFonts w:asciiTheme="minorHAnsi" w:hAnsiTheme="minorHAnsi" w:cstheme="minorHAnsi"/>
          <w:noProof/>
          <w:sz w:val="22"/>
          <w:szCs w:val="22"/>
        </w:rPr>
        <w:t>, 2011)</w:t>
      </w:r>
      <w:r w:rsidR="008C2535" w:rsidRPr="003F1702">
        <w:rPr>
          <w:rFonts w:asciiTheme="minorHAnsi" w:hAnsiTheme="minorHAnsi" w:cstheme="minorHAnsi"/>
          <w:sz w:val="22"/>
          <w:szCs w:val="22"/>
        </w:rPr>
        <w:fldChar w:fldCharType="end"/>
      </w:r>
      <w:r w:rsidR="008C2535" w:rsidRPr="003F1702">
        <w:rPr>
          <w:rFonts w:asciiTheme="minorHAnsi" w:hAnsiTheme="minorHAnsi" w:cstheme="minorHAnsi"/>
          <w:sz w:val="22"/>
          <w:szCs w:val="22"/>
        </w:rPr>
        <w:t>. However, placental</w:t>
      </w:r>
      <w:r w:rsidR="00E92D65" w:rsidRPr="003F1702">
        <w:rPr>
          <w:rFonts w:asciiTheme="minorHAnsi" w:hAnsiTheme="minorHAnsi" w:cstheme="minorHAnsi"/>
          <w:sz w:val="22"/>
          <w:szCs w:val="22"/>
        </w:rPr>
        <w:t xml:space="preserve"> junctional </w:t>
      </w:r>
      <w:r w:rsidR="008C2535" w:rsidRPr="003F1702">
        <w:rPr>
          <w:rFonts w:asciiTheme="minorHAnsi" w:hAnsiTheme="minorHAnsi" w:cstheme="minorHAnsi"/>
          <w:sz w:val="22"/>
          <w:szCs w:val="22"/>
        </w:rPr>
        <w:t xml:space="preserve">and labyrinth </w:t>
      </w:r>
      <w:r w:rsidR="00E92D65" w:rsidRPr="003F1702">
        <w:rPr>
          <w:rFonts w:asciiTheme="minorHAnsi" w:hAnsiTheme="minorHAnsi" w:cstheme="minorHAnsi"/>
          <w:sz w:val="22"/>
          <w:szCs w:val="22"/>
        </w:rPr>
        <w:t>zone proportions</w:t>
      </w:r>
      <w:r w:rsidR="008C2535" w:rsidRPr="003F1702">
        <w:rPr>
          <w:rFonts w:asciiTheme="minorHAnsi" w:hAnsiTheme="minorHAnsi" w:cstheme="minorHAnsi"/>
          <w:sz w:val="22"/>
          <w:szCs w:val="22"/>
        </w:rPr>
        <w:t xml:space="preserve"> with respect to the total placental area was unchanged </w:t>
      </w:r>
      <w:r w:rsidR="008C2535" w:rsidRPr="003F1702">
        <w:rPr>
          <w:rFonts w:asciiTheme="minorHAnsi" w:hAnsiTheme="minorHAnsi" w:cstheme="minorHAnsi"/>
          <w:sz w:val="22"/>
          <w:szCs w:val="22"/>
        </w:rPr>
        <w:fldChar w:fldCharType="begin" w:fldLock="1"/>
      </w:r>
      <w:r w:rsidR="00AD53EC"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3F1702">
        <w:rPr>
          <w:rFonts w:asciiTheme="minorHAnsi" w:hAnsiTheme="minorHAnsi" w:cstheme="minorHAnsi"/>
          <w:sz w:val="22"/>
          <w:szCs w:val="22"/>
        </w:rPr>
        <w:fldChar w:fldCharType="separate"/>
      </w:r>
      <w:r w:rsidR="008C2535" w:rsidRPr="003F1702">
        <w:rPr>
          <w:rFonts w:asciiTheme="minorHAnsi" w:hAnsiTheme="minorHAnsi" w:cstheme="minorHAnsi"/>
          <w:noProof/>
          <w:sz w:val="22"/>
          <w:szCs w:val="22"/>
        </w:rPr>
        <w:t xml:space="preserve">(Audette </w:t>
      </w:r>
      <w:r w:rsidR="008C2535" w:rsidRPr="003F1702">
        <w:rPr>
          <w:rFonts w:asciiTheme="minorHAnsi" w:hAnsiTheme="minorHAnsi" w:cstheme="minorHAnsi"/>
          <w:i/>
          <w:noProof/>
          <w:sz w:val="22"/>
          <w:szCs w:val="22"/>
        </w:rPr>
        <w:t>et al.</w:t>
      </w:r>
      <w:r w:rsidR="008C2535" w:rsidRPr="003F1702">
        <w:rPr>
          <w:rFonts w:asciiTheme="minorHAnsi" w:hAnsiTheme="minorHAnsi" w:cstheme="minorHAnsi"/>
          <w:noProof/>
          <w:sz w:val="22"/>
          <w:szCs w:val="22"/>
        </w:rPr>
        <w:t>, 2011)</w:t>
      </w:r>
      <w:r w:rsidR="008C2535" w:rsidRPr="003F1702">
        <w:rPr>
          <w:rFonts w:asciiTheme="minorHAnsi" w:hAnsiTheme="minorHAnsi" w:cstheme="minorHAnsi"/>
          <w:sz w:val="22"/>
          <w:szCs w:val="22"/>
        </w:rPr>
        <w:fldChar w:fldCharType="end"/>
      </w:r>
      <w:r w:rsidR="008C2535" w:rsidRPr="003F1702">
        <w:rPr>
          <w:rFonts w:asciiTheme="minorHAnsi" w:hAnsiTheme="minorHAnsi" w:cstheme="minorHAnsi"/>
          <w:sz w:val="22"/>
          <w:szCs w:val="22"/>
        </w:rPr>
        <w:t xml:space="preserve">. </w:t>
      </w:r>
      <w:r w:rsidR="00E92D65" w:rsidRPr="003F1702">
        <w:rPr>
          <w:rFonts w:asciiTheme="minorHAnsi" w:hAnsiTheme="minorHAnsi" w:cstheme="minorHAnsi"/>
          <w:sz w:val="22"/>
          <w:szCs w:val="22"/>
        </w:rPr>
        <w:t xml:space="preserve"> </w:t>
      </w:r>
    </w:p>
    <w:p w14:paraId="66EBEB16" w14:textId="77777777" w:rsidR="00D8113E" w:rsidRPr="003F1702" w:rsidRDefault="00D8113E" w:rsidP="00D8113E">
      <w:pPr>
        <w:rPr>
          <w:rFonts w:asciiTheme="minorHAnsi" w:hAnsiTheme="minorHAnsi" w:cstheme="minorHAnsi"/>
          <w:sz w:val="22"/>
          <w:szCs w:val="22"/>
        </w:rPr>
      </w:pPr>
    </w:p>
    <w:p w14:paraId="4329E819" w14:textId="3E90C313" w:rsidR="00D8113E" w:rsidRPr="003F1702" w:rsidRDefault="00D8113E" w:rsidP="00D8113E">
      <w:pPr>
        <w:pStyle w:val="Heading2"/>
        <w:rPr>
          <w:rFonts w:asciiTheme="minorHAnsi" w:hAnsiTheme="minorHAnsi" w:cstheme="minorHAnsi"/>
        </w:rPr>
      </w:pPr>
      <w:bookmarkStart w:id="15" w:name="_Toc16507559"/>
      <w:r w:rsidRPr="003F1702">
        <w:rPr>
          <w:rFonts w:asciiTheme="minorHAnsi" w:hAnsiTheme="minorHAnsi" w:cstheme="minorHAnsi"/>
        </w:rPr>
        <w:t xml:space="preserve">Effect of Glucocorticoid Exposure on Placental </w:t>
      </w:r>
      <w:r w:rsidR="002529DD" w:rsidRPr="003F1702">
        <w:rPr>
          <w:rFonts w:asciiTheme="minorHAnsi" w:hAnsiTheme="minorHAnsi" w:cstheme="minorHAnsi"/>
        </w:rPr>
        <w:t>Nutrient</w:t>
      </w:r>
      <w:r w:rsidRPr="003F1702">
        <w:rPr>
          <w:rFonts w:asciiTheme="minorHAnsi" w:hAnsiTheme="minorHAnsi" w:cstheme="minorHAnsi"/>
        </w:rPr>
        <w:t xml:space="preserve"> Transporters</w:t>
      </w:r>
      <w:bookmarkEnd w:id="15"/>
    </w:p>
    <w:p w14:paraId="7D9F7D83" w14:textId="5A661709" w:rsidR="00761B15" w:rsidRPr="003F1702" w:rsidRDefault="00D8113E" w:rsidP="00D8113E">
      <w:pPr>
        <w:rPr>
          <w:rFonts w:asciiTheme="minorHAnsi" w:hAnsiTheme="minorHAnsi" w:cstheme="minorHAnsi"/>
          <w:sz w:val="22"/>
          <w:szCs w:val="22"/>
        </w:rPr>
      </w:pPr>
      <w:r w:rsidRPr="003F1702">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3F1702">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(Georgiades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2002)</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9F0AF8" w:rsidRPr="003F1702">
        <w:rPr>
          <w:rFonts w:asciiTheme="minorHAnsi" w:hAnsiTheme="minorHAnsi" w:cstheme="minorHAnsi"/>
          <w:sz w:val="22"/>
          <w:szCs w:val="22"/>
        </w:rPr>
        <w:t xml:space="preserve">The findings below highlight the conflicting evidence </w:t>
      </w:r>
      <w:r w:rsidR="00DE711B" w:rsidRPr="003F1702">
        <w:rPr>
          <w:rFonts w:asciiTheme="minorHAnsi" w:hAnsiTheme="minorHAnsi" w:cstheme="minorHAnsi"/>
          <w:sz w:val="22"/>
          <w:szCs w:val="22"/>
        </w:rPr>
        <w:t xml:space="preserve">within species and between models </w:t>
      </w:r>
      <w:r w:rsidR="009F0AF8" w:rsidRPr="003F1702">
        <w:rPr>
          <w:rFonts w:asciiTheme="minorHAnsi" w:hAnsiTheme="minorHAnsi" w:cstheme="minorHAnsi"/>
          <w:sz w:val="22"/>
          <w:szCs w:val="22"/>
        </w:rPr>
        <w:t>regarding placental transporter expression, which emphasizes the need for further studies.</w:t>
      </w:r>
    </w:p>
    <w:p w14:paraId="46E18948" w14:textId="77777777" w:rsidR="00B57152" w:rsidRPr="003F1702" w:rsidRDefault="00B57152" w:rsidP="00D8113E">
      <w:pPr>
        <w:rPr>
          <w:rFonts w:asciiTheme="minorHAnsi" w:hAnsiTheme="minorHAnsi" w:cstheme="minorHAnsi"/>
          <w:sz w:val="22"/>
          <w:szCs w:val="22"/>
        </w:rPr>
      </w:pPr>
    </w:p>
    <w:p w14:paraId="089D04D8" w14:textId="5D759007" w:rsidR="00E73D7B" w:rsidRPr="00123B2D" w:rsidRDefault="00761B15" w:rsidP="00123B2D">
      <w:pPr>
        <w:pStyle w:val="Heading3"/>
        <w:rPr>
          <w:rFonts w:asciiTheme="minorHAnsi" w:hAnsiTheme="minorHAnsi" w:cstheme="minorHAnsi"/>
        </w:rPr>
      </w:pPr>
      <w:bookmarkStart w:id="16" w:name="_Toc16507560"/>
      <w:r w:rsidRPr="003F1702">
        <w:rPr>
          <w:rFonts w:asciiTheme="minorHAnsi" w:hAnsiTheme="minorHAnsi" w:cstheme="minorHAnsi"/>
        </w:rPr>
        <w:t>Glucose Transporters</w:t>
      </w:r>
      <w:bookmarkEnd w:id="16"/>
    </w:p>
    <w:p w14:paraId="4A7EB715" w14:textId="13D5E09B" w:rsidR="00B57152" w:rsidRPr="003F1702" w:rsidRDefault="00E841ED" w:rsidP="00D8113E">
      <w:pPr>
        <w:rPr>
          <w:rFonts w:asciiTheme="minorHAnsi" w:hAnsiTheme="minorHAnsi" w:cstheme="minorHAnsi"/>
          <w:sz w:val="22"/>
          <w:szCs w:val="22"/>
        </w:rPr>
      </w:pPr>
      <w:r>
        <w:rPr>
          <w:rFonts w:asciiTheme="minorHAnsi" w:hAnsiTheme="minorHAnsi" w:cstheme="minorHAnsi"/>
          <w:sz w:val="22"/>
          <w:szCs w:val="22"/>
        </w:rPr>
        <w:t xml:space="preserve">Glucose transport across the mammalian placenta is thought to occur mainly via GLUT1 and is complemented by GLUT3 </w:t>
      </w:r>
      <w:r>
        <w:rPr>
          <w:rFonts w:asciiTheme="minorHAnsi" w:hAnsiTheme="minorHAnsi" w:cstheme="minorHAnsi"/>
          <w:sz w:val="22"/>
          <w:szCs w:val="22"/>
        </w:rPr>
        <w:fldChar w:fldCharType="begin" w:fldLock="1"/>
      </w:r>
      <w:r w:rsidR="00D46E29">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Pr>
          <w:rFonts w:asciiTheme="minorHAnsi" w:hAnsiTheme="minorHAnsi" w:cstheme="minorHAnsi"/>
          <w:sz w:val="22"/>
          <w:szCs w:val="22"/>
        </w:rPr>
        <w:fldChar w:fldCharType="separate"/>
      </w:r>
      <w:r w:rsidR="00FD4738" w:rsidRPr="00FD4738">
        <w:rPr>
          <w:rFonts w:asciiTheme="minorHAnsi" w:hAnsiTheme="minorHAnsi" w:cstheme="minorHAnsi"/>
          <w:noProof/>
          <w:sz w:val="22"/>
          <w:szCs w:val="22"/>
        </w:rPr>
        <w:t xml:space="preserve">(Hahn &amp; Desoye, 1996; Hahn </w:t>
      </w:r>
      <w:r w:rsidR="00FD4738" w:rsidRPr="00FD4738">
        <w:rPr>
          <w:rFonts w:asciiTheme="minorHAnsi" w:hAnsiTheme="minorHAnsi" w:cstheme="minorHAnsi"/>
          <w:i/>
          <w:noProof/>
          <w:sz w:val="22"/>
          <w:szCs w:val="22"/>
        </w:rPr>
        <w:t>et al.</w:t>
      </w:r>
      <w:r w:rsidR="00FD4738" w:rsidRPr="00FD4738">
        <w:rPr>
          <w:rFonts w:asciiTheme="minorHAnsi" w:hAnsiTheme="minorHAnsi" w:cstheme="minorHAnsi"/>
          <w:noProof/>
          <w:sz w:val="22"/>
          <w:szCs w:val="22"/>
        </w:rPr>
        <w:t>, 1999)</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00961D2E">
        <w:rPr>
          <w:rFonts w:asciiTheme="minorHAnsi" w:hAnsiTheme="minorHAnsi" w:cstheme="minorHAnsi"/>
          <w:sz w:val="22"/>
          <w:szCs w:val="22"/>
        </w:rPr>
        <w:t xml:space="preserve">GLUT1 and GLUT3 are the most extensively studied transporters in the placenta. </w:t>
      </w:r>
      <w:r w:rsidR="00761B15" w:rsidRPr="003F1702">
        <w:rPr>
          <w:rFonts w:asciiTheme="minorHAnsi" w:hAnsiTheme="minorHAnsi" w:cstheme="minorHAnsi"/>
          <w:sz w:val="22"/>
          <w:szCs w:val="22"/>
        </w:rPr>
        <w:t xml:space="preserve">Rats exposed to triamcinolone (TA) at E16 had reduced mRNA and protein expression of GLUT1 </w:t>
      </w:r>
      <w:r w:rsidR="00B57152" w:rsidRPr="003F1702">
        <w:rPr>
          <w:rFonts w:asciiTheme="minorHAnsi" w:hAnsiTheme="minorHAnsi" w:cstheme="minorHAnsi"/>
          <w:sz w:val="22"/>
          <w:szCs w:val="22"/>
        </w:rPr>
        <w:t>and GLUT3</w:t>
      </w:r>
      <w:r w:rsidR="00AD57E5" w:rsidRPr="003F1702">
        <w:rPr>
          <w:rFonts w:asciiTheme="minorHAnsi" w:hAnsiTheme="minorHAnsi" w:cstheme="minorHAnsi"/>
          <w:sz w:val="22"/>
          <w:szCs w:val="22"/>
        </w:rPr>
        <w:t xml:space="preserve"> at E21 </w:t>
      </w:r>
      <w:r w:rsidR="00AD53EC" w:rsidRPr="003F1702">
        <w:rPr>
          <w:rFonts w:asciiTheme="minorHAnsi" w:hAnsiTheme="minorHAnsi" w:cstheme="minorHAnsi"/>
          <w:sz w:val="22"/>
          <w:szCs w:val="22"/>
        </w:rPr>
        <w:fldChar w:fldCharType="begin" w:fldLock="1"/>
      </w:r>
      <w:r w:rsidR="00D46E29">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3F1702">
        <w:rPr>
          <w:rFonts w:asciiTheme="minorHAnsi" w:hAnsiTheme="minorHAnsi" w:cstheme="minorHAnsi"/>
          <w:sz w:val="22"/>
          <w:szCs w:val="22"/>
        </w:rPr>
        <w:fldChar w:fldCharType="separate"/>
      </w:r>
      <w:r w:rsidR="00FD4738" w:rsidRPr="00FD4738">
        <w:rPr>
          <w:rFonts w:asciiTheme="minorHAnsi" w:hAnsiTheme="minorHAnsi" w:cstheme="minorHAnsi"/>
          <w:noProof/>
          <w:sz w:val="22"/>
          <w:szCs w:val="22"/>
        </w:rPr>
        <w:t xml:space="preserve">(Hahn </w:t>
      </w:r>
      <w:r w:rsidR="00FD4738" w:rsidRPr="00FD4738">
        <w:rPr>
          <w:rFonts w:asciiTheme="minorHAnsi" w:hAnsiTheme="minorHAnsi" w:cstheme="minorHAnsi"/>
          <w:i/>
          <w:noProof/>
          <w:sz w:val="22"/>
          <w:szCs w:val="22"/>
        </w:rPr>
        <w:t>et al.</w:t>
      </w:r>
      <w:r w:rsidR="00FD4738" w:rsidRPr="00FD4738">
        <w:rPr>
          <w:rFonts w:asciiTheme="minorHAnsi" w:hAnsiTheme="minorHAnsi" w:cstheme="minorHAnsi"/>
          <w:noProof/>
          <w:sz w:val="22"/>
          <w:szCs w:val="22"/>
        </w:rPr>
        <w:t>, 1999)</w:t>
      </w:r>
      <w:r w:rsidR="00AD53EC" w:rsidRPr="003F1702">
        <w:rPr>
          <w:rFonts w:asciiTheme="minorHAnsi" w:hAnsiTheme="minorHAnsi" w:cstheme="minorHAnsi"/>
          <w:sz w:val="22"/>
          <w:szCs w:val="22"/>
        </w:rPr>
        <w:fldChar w:fldCharType="end"/>
      </w:r>
      <w:r w:rsidR="00B57152" w:rsidRPr="003F1702">
        <w:rPr>
          <w:rFonts w:asciiTheme="minorHAnsi" w:hAnsiTheme="minorHAnsi" w:cstheme="minorHAnsi"/>
          <w:sz w:val="22"/>
          <w:szCs w:val="22"/>
        </w:rPr>
        <w:t xml:space="preserve">. </w:t>
      </w:r>
      <w:r w:rsidR="00490786" w:rsidRPr="003F1702">
        <w:rPr>
          <w:rFonts w:asciiTheme="minorHAnsi" w:hAnsiTheme="minorHAnsi" w:cstheme="minorHAnsi"/>
          <w:sz w:val="22"/>
          <w:szCs w:val="22"/>
        </w:rPr>
        <w:t>Inversely, p</w:t>
      </w:r>
      <w:r w:rsidR="006B24DC" w:rsidRPr="003F1702">
        <w:rPr>
          <w:rFonts w:asciiTheme="minorHAnsi" w:hAnsiTheme="minorHAnsi" w:cstheme="minorHAnsi"/>
          <w:sz w:val="22"/>
          <w:szCs w:val="22"/>
        </w:rPr>
        <w:t xml:space="preserve">regnant rats exposed to 100 or 200 </w:t>
      </w:r>
      <w:proofErr w:type="spellStart"/>
      <w:r w:rsidR="006B24DC" w:rsidRPr="003F1702">
        <w:rPr>
          <w:rFonts w:asciiTheme="minorHAnsi" w:hAnsiTheme="minorHAnsi" w:cstheme="minorHAnsi"/>
          <w:sz w:val="22"/>
          <w:szCs w:val="22"/>
        </w:rPr>
        <w:t>ug</w:t>
      </w:r>
      <w:proofErr w:type="spellEnd"/>
      <w:r w:rsidR="006B24DC" w:rsidRPr="003F1702">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3F1702">
        <w:rPr>
          <w:rFonts w:asciiTheme="minorHAnsi" w:hAnsiTheme="minorHAnsi" w:cstheme="minorHAnsi"/>
          <w:sz w:val="22"/>
          <w:szCs w:val="22"/>
        </w:rPr>
        <w:fldChar w:fldCharType="begin" w:fldLock="1"/>
      </w:r>
      <w:r w:rsidR="00FA49AA" w:rsidRPr="003F1702">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3F1702">
        <w:rPr>
          <w:rFonts w:asciiTheme="minorHAnsi" w:hAnsiTheme="minorHAnsi" w:cstheme="minorHAnsi"/>
          <w:sz w:val="22"/>
          <w:szCs w:val="22"/>
        </w:rPr>
        <w:fldChar w:fldCharType="separate"/>
      </w:r>
      <w:r w:rsidR="006B24DC" w:rsidRPr="003F1702">
        <w:rPr>
          <w:rFonts w:asciiTheme="minorHAnsi" w:hAnsiTheme="minorHAnsi" w:cstheme="minorHAnsi"/>
          <w:noProof/>
          <w:sz w:val="22"/>
          <w:szCs w:val="22"/>
        </w:rPr>
        <w:t>(Langdown &amp; Sugden, 2001)</w:t>
      </w:r>
      <w:r w:rsidR="006B24DC" w:rsidRPr="003F1702">
        <w:rPr>
          <w:rFonts w:asciiTheme="minorHAnsi" w:hAnsiTheme="minorHAnsi" w:cstheme="minorHAnsi"/>
          <w:sz w:val="22"/>
          <w:szCs w:val="22"/>
        </w:rPr>
        <w:fldChar w:fldCharType="end"/>
      </w:r>
      <w:r w:rsidR="006B24DC" w:rsidRPr="003F1702">
        <w:rPr>
          <w:rFonts w:asciiTheme="minorHAnsi" w:hAnsiTheme="minorHAnsi" w:cstheme="minorHAnsi"/>
          <w:sz w:val="22"/>
          <w:szCs w:val="22"/>
        </w:rPr>
        <w:t>.</w:t>
      </w:r>
      <w:bookmarkStart w:id="17" w:name="_GoBack"/>
      <w:bookmarkEnd w:id="17"/>
    </w:p>
    <w:p w14:paraId="3F308B58" w14:textId="77777777" w:rsidR="009F0AF8" w:rsidRPr="003F1702" w:rsidRDefault="009F0AF8" w:rsidP="00D8113E">
      <w:pPr>
        <w:rPr>
          <w:rFonts w:asciiTheme="minorHAnsi" w:hAnsiTheme="minorHAnsi" w:cstheme="minorHAnsi"/>
          <w:sz w:val="22"/>
          <w:szCs w:val="22"/>
        </w:rPr>
      </w:pPr>
    </w:p>
    <w:p w14:paraId="72269108" w14:textId="498987A5" w:rsidR="009D6679" w:rsidRPr="003F1702" w:rsidRDefault="00761B15" w:rsidP="00D8113E">
      <w:pPr>
        <w:rPr>
          <w:rFonts w:asciiTheme="minorHAnsi" w:hAnsiTheme="minorHAnsi" w:cstheme="minorHAnsi"/>
          <w:sz w:val="22"/>
          <w:szCs w:val="22"/>
        </w:rPr>
      </w:pPr>
      <w:r w:rsidRPr="003F1702">
        <w:rPr>
          <w:rFonts w:asciiTheme="minorHAnsi" w:hAnsiTheme="minorHAnsi" w:cstheme="minorHAnsi"/>
          <w:sz w:val="22"/>
          <w:szCs w:val="22"/>
        </w:rPr>
        <w:t>M</w:t>
      </w:r>
      <w:r w:rsidR="00D8113E" w:rsidRPr="003F1702">
        <w:rPr>
          <w:rFonts w:asciiTheme="minorHAnsi" w:hAnsiTheme="minorHAnsi" w:cstheme="minorHAnsi"/>
          <w:sz w:val="22"/>
          <w:szCs w:val="22"/>
        </w:rPr>
        <w:t xml:space="preserve">ice exposed to corticosterone </w:t>
      </w:r>
      <w:r w:rsidR="00B57152" w:rsidRPr="003F1702">
        <w:rPr>
          <w:rFonts w:asciiTheme="minorHAnsi" w:hAnsiTheme="minorHAnsi" w:cstheme="minorHAnsi"/>
          <w:sz w:val="22"/>
          <w:szCs w:val="22"/>
        </w:rPr>
        <w:t xml:space="preserve">in their drinking water </w:t>
      </w:r>
      <w:r w:rsidR="00D8113E" w:rsidRPr="003F1702">
        <w:rPr>
          <w:rFonts w:asciiTheme="minorHAnsi" w:hAnsiTheme="minorHAnsi" w:cstheme="minorHAnsi"/>
          <w:sz w:val="22"/>
          <w:szCs w:val="22"/>
        </w:rPr>
        <w:t>at E11-E16 had increased placental GLUT1 and GLUT</w:t>
      </w:r>
      <w:r w:rsidR="00B57152" w:rsidRPr="003F1702">
        <w:rPr>
          <w:rFonts w:asciiTheme="minorHAnsi" w:hAnsiTheme="minorHAnsi" w:cstheme="minorHAnsi"/>
          <w:sz w:val="22"/>
          <w:szCs w:val="22"/>
        </w:rPr>
        <w:t>3 gene</w:t>
      </w:r>
      <w:r w:rsidR="00D8113E" w:rsidRPr="003F1702">
        <w:rPr>
          <w:rFonts w:asciiTheme="minorHAnsi" w:hAnsiTheme="minorHAnsi" w:cstheme="minorHAnsi"/>
          <w:sz w:val="22"/>
          <w:szCs w:val="22"/>
        </w:rPr>
        <w:t xml:space="preserve"> expression at E16, while mice exposed at E1</w:t>
      </w:r>
      <w:r w:rsidR="00B57152" w:rsidRPr="003F1702">
        <w:rPr>
          <w:rFonts w:asciiTheme="minorHAnsi" w:hAnsiTheme="minorHAnsi" w:cstheme="minorHAnsi"/>
          <w:sz w:val="22"/>
          <w:szCs w:val="22"/>
        </w:rPr>
        <w:t>4</w:t>
      </w:r>
      <w:r w:rsidR="00D8113E" w:rsidRPr="003F1702">
        <w:rPr>
          <w:rFonts w:asciiTheme="minorHAnsi" w:hAnsiTheme="minorHAnsi" w:cstheme="minorHAnsi"/>
          <w:sz w:val="22"/>
          <w:szCs w:val="22"/>
        </w:rPr>
        <w:t xml:space="preserve">-E19 showed </w:t>
      </w:r>
      <w:r w:rsidR="00490786" w:rsidRPr="003F1702">
        <w:rPr>
          <w:rFonts w:asciiTheme="minorHAnsi" w:hAnsiTheme="minorHAnsi" w:cstheme="minorHAnsi"/>
          <w:sz w:val="22"/>
          <w:szCs w:val="22"/>
        </w:rPr>
        <w:t>unchanged</w:t>
      </w:r>
      <w:r w:rsidR="00B57152" w:rsidRPr="003F1702">
        <w:rPr>
          <w:rFonts w:asciiTheme="minorHAnsi" w:hAnsiTheme="minorHAnsi" w:cstheme="minorHAnsi"/>
          <w:sz w:val="22"/>
          <w:szCs w:val="22"/>
        </w:rPr>
        <w:t xml:space="preserve"> expression </w:t>
      </w:r>
      <w:r w:rsidR="00D8113E" w:rsidRPr="003F1702">
        <w:rPr>
          <w:rFonts w:asciiTheme="minorHAnsi" w:hAnsiTheme="minorHAnsi" w:cstheme="minorHAnsi"/>
          <w:sz w:val="22"/>
          <w:szCs w:val="22"/>
        </w:rPr>
        <w:fldChar w:fldCharType="begin" w:fldLock="1"/>
      </w:r>
      <w:r w:rsidR="00D8113E"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3F1702">
        <w:rPr>
          <w:rFonts w:asciiTheme="minorHAnsi" w:hAnsiTheme="minorHAnsi" w:cstheme="minorHAnsi"/>
          <w:sz w:val="22"/>
          <w:szCs w:val="22"/>
        </w:rPr>
        <w:fldChar w:fldCharType="separate"/>
      </w:r>
      <w:r w:rsidR="00D8113E" w:rsidRPr="003F1702">
        <w:rPr>
          <w:rFonts w:asciiTheme="minorHAnsi" w:hAnsiTheme="minorHAnsi" w:cstheme="minorHAnsi"/>
          <w:noProof/>
          <w:sz w:val="22"/>
          <w:szCs w:val="22"/>
        </w:rPr>
        <w:t xml:space="preserve">(Vaughan </w:t>
      </w:r>
      <w:r w:rsidR="00D8113E" w:rsidRPr="003F1702">
        <w:rPr>
          <w:rFonts w:asciiTheme="minorHAnsi" w:hAnsiTheme="minorHAnsi" w:cstheme="minorHAnsi"/>
          <w:i/>
          <w:noProof/>
          <w:sz w:val="22"/>
          <w:szCs w:val="22"/>
        </w:rPr>
        <w:t>et al.</w:t>
      </w:r>
      <w:r w:rsidR="00D8113E" w:rsidRPr="003F1702">
        <w:rPr>
          <w:rFonts w:asciiTheme="minorHAnsi" w:hAnsiTheme="minorHAnsi" w:cstheme="minorHAnsi"/>
          <w:noProof/>
          <w:sz w:val="22"/>
          <w:szCs w:val="22"/>
        </w:rPr>
        <w:t>, 2015)</w:t>
      </w:r>
      <w:r w:rsidR="00D8113E" w:rsidRPr="003F1702">
        <w:rPr>
          <w:rFonts w:asciiTheme="minorHAnsi" w:hAnsiTheme="minorHAnsi" w:cstheme="minorHAnsi"/>
          <w:sz w:val="22"/>
          <w:szCs w:val="22"/>
        </w:rPr>
        <w:fldChar w:fldCharType="end"/>
      </w:r>
      <w:r w:rsidR="00D8113E" w:rsidRPr="003F1702">
        <w:rPr>
          <w:rFonts w:asciiTheme="minorHAnsi" w:hAnsiTheme="minorHAnsi" w:cstheme="minorHAnsi"/>
          <w:sz w:val="22"/>
          <w:szCs w:val="22"/>
        </w:rPr>
        <w:t xml:space="preserve">. </w:t>
      </w:r>
      <w:r w:rsidR="009D6679" w:rsidRPr="003F1702">
        <w:rPr>
          <w:rFonts w:asciiTheme="minorHAnsi" w:hAnsiTheme="minorHAnsi" w:cstheme="minorHAnsi"/>
          <w:sz w:val="22"/>
          <w:szCs w:val="22"/>
        </w:rPr>
        <w:t>Unlike</w:t>
      </w:r>
      <w:r w:rsidR="009F77C3" w:rsidRPr="003F1702">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3F1702">
        <w:rPr>
          <w:rFonts w:asciiTheme="minorHAnsi" w:hAnsiTheme="minorHAnsi" w:cstheme="minorHAnsi"/>
          <w:sz w:val="22"/>
          <w:szCs w:val="22"/>
        </w:rPr>
        <w:fldChar w:fldCharType="begin" w:fldLock="1"/>
      </w:r>
      <w:r w:rsidR="00495BF0"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3F1702">
        <w:rPr>
          <w:rFonts w:asciiTheme="minorHAnsi" w:hAnsiTheme="minorHAnsi" w:cstheme="minorHAnsi"/>
          <w:sz w:val="22"/>
          <w:szCs w:val="22"/>
        </w:rPr>
        <w:fldChar w:fldCharType="separate"/>
      </w:r>
      <w:r w:rsidR="00495BF0" w:rsidRPr="003F1702">
        <w:rPr>
          <w:rFonts w:asciiTheme="minorHAnsi" w:hAnsiTheme="minorHAnsi" w:cstheme="minorHAnsi"/>
          <w:noProof/>
          <w:sz w:val="22"/>
          <w:szCs w:val="22"/>
        </w:rPr>
        <w:t xml:space="preserve">(Vaughan </w:t>
      </w:r>
      <w:r w:rsidR="00495BF0" w:rsidRPr="003F1702">
        <w:rPr>
          <w:rFonts w:asciiTheme="minorHAnsi" w:hAnsiTheme="minorHAnsi" w:cstheme="minorHAnsi"/>
          <w:i/>
          <w:noProof/>
          <w:sz w:val="22"/>
          <w:szCs w:val="22"/>
        </w:rPr>
        <w:t>et al.</w:t>
      </w:r>
      <w:r w:rsidR="00495BF0" w:rsidRPr="003F1702">
        <w:rPr>
          <w:rFonts w:asciiTheme="minorHAnsi" w:hAnsiTheme="minorHAnsi" w:cstheme="minorHAnsi"/>
          <w:noProof/>
          <w:sz w:val="22"/>
          <w:szCs w:val="22"/>
        </w:rPr>
        <w:t>, 2015)</w:t>
      </w:r>
      <w:r w:rsidR="00495BF0" w:rsidRPr="003F1702">
        <w:rPr>
          <w:rFonts w:asciiTheme="minorHAnsi" w:hAnsiTheme="minorHAnsi" w:cstheme="minorHAnsi"/>
          <w:sz w:val="22"/>
          <w:szCs w:val="22"/>
        </w:rPr>
        <w:fldChar w:fldCharType="end"/>
      </w:r>
      <w:r w:rsidR="00495BF0" w:rsidRPr="003F1702">
        <w:rPr>
          <w:rFonts w:asciiTheme="minorHAnsi" w:hAnsiTheme="minorHAnsi" w:cstheme="minorHAnsi"/>
          <w:sz w:val="22"/>
          <w:szCs w:val="22"/>
        </w:rPr>
        <w:t xml:space="preserve">. This suggests that other glucose transporters may be involved in placental glucose uptake </w:t>
      </w:r>
      <w:r w:rsidR="00495BF0" w:rsidRPr="003F1702">
        <w:rPr>
          <w:rFonts w:asciiTheme="minorHAnsi" w:hAnsiTheme="minorHAnsi" w:cstheme="minorHAnsi"/>
          <w:sz w:val="22"/>
          <w:szCs w:val="22"/>
        </w:rPr>
        <w:fldChar w:fldCharType="begin" w:fldLock="1"/>
      </w:r>
      <w:r w:rsidR="00D04463"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3F1702">
        <w:rPr>
          <w:rFonts w:asciiTheme="minorHAnsi" w:hAnsiTheme="minorHAnsi" w:cstheme="minorHAnsi"/>
          <w:sz w:val="22"/>
          <w:szCs w:val="22"/>
        </w:rPr>
        <w:fldChar w:fldCharType="separate"/>
      </w:r>
      <w:r w:rsidR="00495BF0" w:rsidRPr="003F1702">
        <w:rPr>
          <w:rFonts w:asciiTheme="minorHAnsi" w:hAnsiTheme="minorHAnsi" w:cstheme="minorHAnsi"/>
          <w:noProof/>
          <w:sz w:val="22"/>
          <w:szCs w:val="22"/>
        </w:rPr>
        <w:t xml:space="preserve">(Vaughan </w:t>
      </w:r>
      <w:r w:rsidR="00495BF0" w:rsidRPr="003F1702">
        <w:rPr>
          <w:rFonts w:asciiTheme="minorHAnsi" w:hAnsiTheme="minorHAnsi" w:cstheme="minorHAnsi"/>
          <w:i/>
          <w:noProof/>
          <w:sz w:val="22"/>
          <w:szCs w:val="22"/>
        </w:rPr>
        <w:t>et al.</w:t>
      </w:r>
      <w:r w:rsidR="00495BF0" w:rsidRPr="003F1702">
        <w:rPr>
          <w:rFonts w:asciiTheme="minorHAnsi" w:hAnsiTheme="minorHAnsi" w:cstheme="minorHAnsi"/>
          <w:noProof/>
          <w:sz w:val="22"/>
          <w:szCs w:val="22"/>
        </w:rPr>
        <w:t>, 2015)</w:t>
      </w:r>
      <w:r w:rsidR="00495BF0" w:rsidRPr="003F1702">
        <w:rPr>
          <w:rFonts w:asciiTheme="minorHAnsi" w:hAnsiTheme="minorHAnsi" w:cstheme="minorHAnsi"/>
          <w:sz w:val="22"/>
          <w:szCs w:val="22"/>
        </w:rPr>
        <w:fldChar w:fldCharType="end"/>
      </w:r>
      <w:r w:rsidR="00495BF0" w:rsidRPr="003F1702">
        <w:rPr>
          <w:rFonts w:asciiTheme="minorHAnsi" w:hAnsiTheme="minorHAnsi" w:cstheme="minorHAnsi"/>
          <w:sz w:val="22"/>
          <w:szCs w:val="22"/>
        </w:rPr>
        <w:t>.</w:t>
      </w:r>
      <w:r w:rsidR="009D6679" w:rsidRPr="003F1702">
        <w:rPr>
          <w:rFonts w:asciiTheme="minorHAnsi" w:hAnsiTheme="minorHAnsi" w:cstheme="minorHAnsi"/>
          <w:sz w:val="22"/>
          <w:szCs w:val="22"/>
        </w:rPr>
        <w:t xml:space="preserve"> </w:t>
      </w:r>
      <w:r w:rsidR="00527AE3" w:rsidRPr="003F1702">
        <w:rPr>
          <w:rFonts w:asciiTheme="minorHAnsi" w:hAnsiTheme="minorHAnsi" w:cstheme="minorHAnsi"/>
          <w:sz w:val="22"/>
          <w:szCs w:val="22"/>
        </w:rPr>
        <w:t xml:space="preserve">Opposite results show that mice </w:t>
      </w:r>
      <w:r w:rsidR="009D6679" w:rsidRPr="003F1702">
        <w:rPr>
          <w:rFonts w:asciiTheme="minorHAnsi" w:hAnsiTheme="minorHAnsi" w:cstheme="minorHAnsi"/>
          <w:sz w:val="22"/>
          <w:szCs w:val="22"/>
        </w:rPr>
        <w:t xml:space="preserve">treated with dexamethasone for 60 hours </w:t>
      </w:r>
      <w:r w:rsidR="00527AE3" w:rsidRPr="003F1702">
        <w:rPr>
          <w:rFonts w:asciiTheme="minorHAnsi" w:hAnsiTheme="minorHAnsi" w:cstheme="minorHAnsi"/>
          <w:sz w:val="22"/>
          <w:szCs w:val="22"/>
        </w:rPr>
        <w:t xml:space="preserve">via a minipump starting </w:t>
      </w:r>
      <w:r w:rsidR="009D6679" w:rsidRPr="003F1702">
        <w:rPr>
          <w:rFonts w:asciiTheme="minorHAnsi" w:hAnsiTheme="minorHAnsi" w:cstheme="minorHAnsi"/>
          <w:sz w:val="22"/>
          <w:szCs w:val="22"/>
        </w:rPr>
        <w:t>at E12.5 showed unaltered gene expression of GLUT1</w:t>
      </w:r>
      <w:r w:rsidR="00527AE3" w:rsidRPr="003F1702">
        <w:rPr>
          <w:rFonts w:asciiTheme="minorHAnsi" w:hAnsiTheme="minorHAnsi" w:cstheme="minorHAnsi"/>
          <w:sz w:val="22"/>
          <w:szCs w:val="22"/>
        </w:rPr>
        <w:t xml:space="preserve"> and</w:t>
      </w:r>
      <w:r w:rsidR="009D6679" w:rsidRPr="003F1702">
        <w:rPr>
          <w:rFonts w:asciiTheme="minorHAnsi" w:hAnsiTheme="minorHAnsi" w:cstheme="minorHAnsi"/>
          <w:sz w:val="22"/>
          <w:szCs w:val="22"/>
        </w:rPr>
        <w:t xml:space="preserve"> GLUT3</w:t>
      </w:r>
      <w:r w:rsidR="00527AE3" w:rsidRPr="003F1702">
        <w:rPr>
          <w:rFonts w:asciiTheme="minorHAnsi" w:hAnsiTheme="minorHAnsi" w:cstheme="minorHAnsi"/>
          <w:sz w:val="22"/>
          <w:szCs w:val="22"/>
        </w:rPr>
        <w:t xml:space="preserve"> </w:t>
      </w:r>
      <w:r w:rsidR="009D6679" w:rsidRPr="003F1702">
        <w:rPr>
          <w:rFonts w:asciiTheme="minorHAnsi" w:hAnsiTheme="minorHAnsi" w:cstheme="minorHAnsi"/>
          <w:sz w:val="22"/>
          <w:szCs w:val="22"/>
        </w:rPr>
        <w:t xml:space="preserve">at E14.5 and at E17.5 </w:t>
      </w:r>
      <w:r w:rsidR="009D6679" w:rsidRPr="003F1702">
        <w:rPr>
          <w:rFonts w:asciiTheme="minorHAnsi" w:hAnsiTheme="minorHAnsi" w:cstheme="minorHAnsi"/>
          <w:sz w:val="22"/>
          <w:szCs w:val="22"/>
        </w:rPr>
        <w:fldChar w:fldCharType="begin" w:fldLock="1"/>
      </w:r>
      <w:r w:rsidR="009D6679" w:rsidRPr="003F1702">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3F1702">
        <w:rPr>
          <w:rFonts w:asciiTheme="minorHAnsi" w:hAnsiTheme="minorHAnsi" w:cstheme="minorHAnsi"/>
          <w:sz w:val="22"/>
          <w:szCs w:val="22"/>
        </w:rPr>
        <w:fldChar w:fldCharType="separate"/>
      </w:r>
      <w:r w:rsidR="009D6679" w:rsidRPr="003F1702">
        <w:rPr>
          <w:rFonts w:asciiTheme="minorHAnsi" w:hAnsiTheme="minorHAnsi" w:cstheme="minorHAnsi"/>
          <w:noProof/>
          <w:sz w:val="22"/>
          <w:szCs w:val="22"/>
        </w:rPr>
        <w:t xml:space="preserve">(Cuffe </w:t>
      </w:r>
      <w:r w:rsidR="009D6679" w:rsidRPr="003F1702">
        <w:rPr>
          <w:rFonts w:asciiTheme="minorHAnsi" w:hAnsiTheme="minorHAnsi" w:cstheme="minorHAnsi"/>
          <w:i/>
          <w:noProof/>
          <w:sz w:val="22"/>
          <w:szCs w:val="22"/>
        </w:rPr>
        <w:t>et al.</w:t>
      </w:r>
      <w:r w:rsidR="009D6679" w:rsidRPr="003F1702">
        <w:rPr>
          <w:rFonts w:asciiTheme="minorHAnsi" w:hAnsiTheme="minorHAnsi" w:cstheme="minorHAnsi"/>
          <w:noProof/>
          <w:sz w:val="22"/>
          <w:szCs w:val="22"/>
        </w:rPr>
        <w:t>, 2011)</w:t>
      </w:r>
      <w:r w:rsidR="009D6679" w:rsidRPr="003F1702">
        <w:rPr>
          <w:rFonts w:asciiTheme="minorHAnsi" w:hAnsiTheme="minorHAnsi" w:cstheme="minorHAnsi"/>
          <w:sz w:val="22"/>
          <w:szCs w:val="22"/>
        </w:rPr>
        <w:fldChar w:fldCharType="end"/>
      </w:r>
      <w:r w:rsidR="009D6679" w:rsidRPr="003F1702">
        <w:rPr>
          <w:rFonts w:asciiTheme="minorHAnsi" w:hAnsiTheme="minorHAnsi" w:cstheme="minorHAnsi"/>
          <w:sz w:val="22"/>
          <w:szCs w:val="22"/>
        </w:rPr>
        <w:t>.</w:t>
      </w:r>
    </w:p>
    <w:p w14:paraId="7751DA49" w14:textId="77777777" w:rsidR="009F0AF8" w:rsidRPr="003F1702" w:rsidRDefault="009F0AF8" w:rsidP="00D8113E">
      <w:pPr>
        <w:rPr>
          <w:rFonts w:asciiTheme="minorHAnsi" w:hAnsiTheme="minorHAnsi" w:cstheme="minorHAnsi"/>
          <w:sz w:val="22"/>
          <w:szCs w:val="22"/>
        </w:rPr>
      </w:pPr>
    </w:p>
    <w:p w14:paraId="3B73F33D" w14:textId="2C6FD181" w:rsidR="00B57152" w:rsidRDefault="009D6679" w:rsidP="00D8113E">
      <w:pPr>
        <w:rPr>
          <w:rFonts w:asciiTheme="minorHAnsi" w:hAnsiTheme="minorHAnsi" w:cstheme="minorHAnsi"/>
          <w:sz w:val="22"/>
          <w:szCs w:val="22"/>
        </w:rPr>
      </w:pPr>
      <w:r w:rsidRPr="003F1702">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3F1702">
        <w:rPr>
          <w:rFonts w:asciiTheme="minorHAnsi" w:hAnsiTheme="minorHAnsi" w:cstheme="minorHAnsi"/>
          <w:sz w:val="22"/>
          <w:szCs w:val="22"/>
        </w:rPr>
        <w:fldChar w:fldCharType="begin" w:fldLock="1"/>
      </w:r>
      <w:r w:rsidR="00D46E29">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3F1702">
        <w:rPr>
          <w:rFonts w:asciiTheme="minorHAnsi" w:hAnsiTheme="minorHAnsi" w:cstheme="minorHAnsi"/>
          <w:sz w:val="22"/>
          <w:szCs w:val="22"/>
        </w:rPr>
        <w:fldChar w:fldCharType="separate"/>
      </w:r>
      <w:r w:rsidR="00FD4738" w:rsidRPr="00FD4738">
        <w:rPr>
          <w:rFonts w:asciiTheme="minorHAnsi" w:hAnsiTheme="minorHAnsi" w:cstheme="minorHAnsi"/>
          <w:noProof/>
          <w:sz w:val="22"/>
          <w:szCs w:val="22"/>
        </w:rPr>
        <w:t xml:space="preserve">(Hahn </w:t>
      </w:r>
      <w:r w:rsidR="00FD4738" w:rsidRPr="00FD4738">
        <w:rPr>
          <w:rFonts w:asciiTheme="minorHAnsi" w:hAnsiTheme="minorHAnsi" w:cstheme="minorHAnsi"/>
          <w:i/>
          <w:noProof/>
          <w:sz w:val="22"/>
          <w:szCs w:val="22"/>
        </w:rPr>
        <w:t>et al.</w:t>
      </w:r>
      <w:r w:rsidR="00FD4738" w:rsidRPr="00FD4738">
        <w:rPr>
          <w:rFonts w:asciiTheme="minorHAnsi" w:hAnsiTheme="minorHAnsi" w:cstheme="minorHAnsi"/>
          <w:noProof/>
          <w:sz w:val="22"/>
          <w:szCs w:val="22"/>
        </w:rPr>
        <w:t>, 1999)</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5A62AD" w:rsidRPr="003F1702">
        <w:rPr>
          <w:rFonts w:asciiTheme="minorHAnsi" w:hAnsiTheme="minorHAnsi" w:cstheme="minorHAnsi"/>
          <w:sz w:val="22"/>
          <w:szCs w:val="22"/>
        </w:rPr>
        <w:t>Another study showed that h</w:t>
      </w:r>
      <w:r w:rsidR="00826EA5" w:rsidRPr="003F1702">
        <w:rPr>
          <w:rFonts w:asciiTheme="minorHAnsi" w:hAnsiTheme="minorHAnsi" w:cstheme="minorHAnsi"/>
          <w:sz w:val="22"/>
          <w:szCs w:val="22"/>
        </w:rPr>
        <w:t xml:space="preserve">uman placental extracts from term deliveries </w:t>
      </w:r>
      <w:r w:rsidRPr="003F1702">
        <w:rPr>
          <w:rFonts w:asciiTheme="minorHAnsi" w:hAnsiTheme="minorHAnsi" w:cstheme="minorHAnsi"/>
          <w:sz w:val="22"/>
          <w:szCs w:val="22"/>
        </w:rPr>
        <w:t>h</w:t>
      </w:r>
      <w:r w:rsidR="00826EA5" w:rsidRPr="003F1702">
        <w:rPr>
          <w:rFonts w:asciiTheme="minorHAnsi" w:hAnsiTheme="minorHAnsi" w:cstheme="minorHAnsi"/>
          <w:sz w:val="22"/>
          <w:szCs w:val="22"/>
        </w:rPr>
        <w:t>ad unaltered GLUT1</w:t>
      </w:r>
      <w:r w:rsidR="005E6FCA" w:rsidRPr="003F1702">
        <w:rPr>
          <w:rFonts w:asciiTheme="minorHAnsi" w:hAnsiTheme="minorHAnsi" w:cstheme="minorHAnsi"/>
          <w:sz w:val="22"/>
          <w:szCs w:val="22"/>
        </w:rPr>
        <w:t xml:space="preserve"> </w:t>
      </w:r>
      <w:r w:rsidR="00826EA5" w:rsidRPr="003F1702">
        <w:rPr>
          <w:rFonts w:asciiTheme="minorHAnsi" w:hAnsiTheme="minorHAnsi" w:cstheme="minorHAnsi"/>
          <w:sz w:val="22"/>
          <w:szCs w:val="22"/>
        </w:rPr>
        <w:t xml:space="preserve">mRNA expression but increased </w:t>
      </w:r>
      <w:r w:rsidR="005E6FCA" w:rsidRPr="003F1702">
        <w:rPr>
          <w:rFonts w:asciiTheme="minorHAnsi" w:hAnsiTheme="minorHAnsi" w:cstheme="minorHAnsi"/>
          <w:sz w:val="22"/>
          <w:szCs w:val="22"/>
        </w:rPr>
        <w:t xml:space="preserve">GLUT1 </w:t>
      </w:r>
      <w:r w:rsidR="00826EA5" w:rsidRPr="003F1702">
        <w:rPr>
          <w:rFonts w:asciiTheme="minorHAnsi" w:hAnsiTheme="minorHAnsi" w:cstheme="minorHAnsi"/>
          <w:sz w:val="22"/>
          <w:szCs w:val="22"/>
        </w:rPr>
        <w:t xml:space="preserve">protein expression when treated </w:t>
      </w:r>
      <w:r w:rsidR="001331F4" w:rsidRPr="003F1702">
        <w:rPr>
          <w:rFonts w:asciiTheme="minorHAnsi" w:hAnsiTheme="minorHAnsi" w:cstheme="minorHAnsi"/>
          <w:sz w:val="22"/>
          <w:szCs w:val="22"/>
        </w:rPr>
        <w:t>w</w:t>
      </w:r>
      <w:r w:rsidR="00826EA5" w:rsidRPr="003F1702">
        <w:rPr>
          <w:rFonts w:asciiTheme="minorHAnsi" w:hAnsiTheme="minorHAnsi" w:cstheme="minorHAnsi"/>
          <w:sz w:val="22"/>
          <w:szCs w:val="22"/>
        </w:rPr>
        <w:t>ith 1, 2, and 20 mg</w:t>
      </w:r>
      <w:r w:rsidR="001331F4" w:rsidRPr="003F1702">
        <w:rPr>
          <w:rFonts w:asciiTheme="minorHAnsi" w:hAnsiTheme="minorHAnsi" w:cstheme="minorHAnsi"/>
          <w:sz w:val="22"/>
          <w:szCs w:val="22"/>
        </w:rPr>
        <w:t>/</w:t>
      </w:r>
      <w:r w:rsidR="00826EA5" w:rsidRPr="003F1702">
        <w:rPr>
          <w:rFonts w:asciiTheme="minorHAnsi" w:hAnsiTheme="minorHAnsi" w:cstheme="minorHAnsi"/>
          <w:sz w:val="22"/>
          <w:szCs w:val="22"/>
        </w:rPr>
        <w:t xml:space="preserve">ml of hydrocortisone </w:t>
      </w:r>
      <w:r w:rsidR="001331F4" w:rsidRPr="003F1702">
        <w:rPr>
          <w:rFonts w:asciiTheme="minorHAnsi" w:hAnsiTheme="minorHAnsi" w:cstheme="minorHAnsi"/>
          <w:sz w:val="22"/>
          <w:szCs w:val="22"/>
        </w:rPr>
        <w:fldChar w:fldCharType="begin" w:fldLock="1"/>
      </w:r>
      <w:r w:rsidR="006B24DC"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3F1702">
        <w:rPr>
          <w:rFonts w:asciiTheme="minorHAnsi" w:hAnsiTheme="minorHAnsi" w:cstheme="minorHAnsi"/>
          <w:sz w:val="22"/>
          <w:szCs w:val="22"/>
        </w:rPr>
        <w:fldChar w:fldCharType="separate"/>
      </w:r>
      <w:r w:rsidR="001331F4" w:rsidRPr="003F1702">
        <w:rPr>
          <w:rFonts w:asciiTheme="minorHAnsi" w:hAnsiTheme="minorHAnsi" w:cstheme="minorHAnsi"/>
          <w:noProof/>
          <w:sz w:val="22"/>
          <w:szCs w:val="22"/>
        </w:rPr>
        <w:t xml:space="preserve">(Mateos </w:t>
      </w:r>
      <w:r w:rsidR="001331F4" w:rsidRPr="003F1702">
        <w:rPr>
          <w:rFonts w:asciiTheme="minorHAnsi" w:hAnsiTheme="minorHAnsi" w:cstheme="minorHAnsi"/>
          <w:i/>
          <w:noProof/>
          <w:sz w:val="22"/>
          <w:szCs w:val="22"/>
        </w:rPr>
        <w:t>et al.</w:t>
      </w:r>
      <w:r w:rsidR="001331F4" w:rsidRPr="003F1702">
        <w:rPr>
          <w:rFonts w:asciiTheme="minorHAnsi" w:hAnsiTheme="minorHAnsi" w:cstheme="minorHAnsi"/>
          <w:noProof/>
          <w:sz w:val="22"/>
          <w:szCs w:val="22"/>
        </w:rPr>
        <w:t>, 2018)</w:t>
      </w:r>
      <w:r w:rsidR="001331F4" w:rsidRPr="003F1702">
        <w:rPr>
          <w:rFonts w:asciiTheme="minorHAnsi" w:hAnsiTheme="minorHAnsi" w:cstheme="minorHAnsi"/>
          <w:sz w:val="22"/>
          <w:szCs w:val="22"/>
        </w:rPr>
        <w:fldChar w:fldCharType="end"/>
      </w:r>
      <w:r w:rsidR="001331F4" w:rsidRPr="003F1702">
        <w:rPr>
          <w:rFonts w:asciiTheme="minorHAnsi" w:hAnsiTheme="minorHAnsi" w:cstheme="minorHAnsi"/>
          <w:sz w:val="22"/>
          <w:szCs w:val="22"/>
        </w:rPr>
        <w:t>.</w:t>
      </w:r>
      <w:r w:rsidR="005E6FCA" w:rsidRPr="003F1702">
        <w:rPr>
          <w:rFonts w:asciiTheme="minorHAnsi" w:hAnsiTheme="minorHAnsi" w:cstheme="minorHAnsi"/>
          <w:sz w:val="22"/>
          <w:szCs w:val="22"/>
        </w:rPr>
        <w:t xml:space="preserve"> </w:t>
      </w:r>
      <w:r w:rsidR="00762C07" w:rsidRPr="003F1702">
        <w:rPr>
          <w:rFonts w:asciiTheme="minorHAnsi" w:hAnsiTheme="minorHAnsi" w:cstheme="minorHAnsi"/>
          <w:sz w:val="22"/>
          <w:szCs w:val="22"/>
        </w:rPr>
        <w:t xml:space="preserve">GLUT3 </w:t>
      </w:r>
      <w:r w:rsidR="005E6FCA" w:rsidRPr="003F1702">
        <w:rPr>
          <w:rFonts w:asciiTheme="minorHAnsi" w:hAnsiTheme="minorHAnsi" w:cstheme="minorHAnsi"/>
          <w:sz w:val="22"/>
          <w:szCs w:val="22"/>
        </w:rPr>
        <w:t xml:space="preserve">mRNA expression was increased when placental explants were treated with 2mg/ml hydrocortisone only </w:t>
      </w:r>
      <w:r w:rsidR="005E6FCA" w:rsidRPr="003F1702">
        <w:rPr>
          <w:rFonts w:asciiTheme="minorHAnsi" w:hAnsiTheme="minorHAnsi" w:cstheme="minorHAnsi"/>
          <w:sz w:val="22"/>
          <w:szCs w:val="22"/>
        </w:rPr>
        <w:fldChar w:fldCharType="begin" w:fldLock="1"/>
      </w:r>
      <w:r w:rsidR="006B24DC"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3F1702">
        <w:rPr>
          <w:rFonts w:asciiTheme="minorHAnsi" w:hAnsiTheme="minorHAnsi" w:cstheme="minorHAnsi"/>
          <w:sz w:val="22"/>
          <w:szCs w:val="22"/>
        </w:rPr>
        <w:fldChar w:fldCharType="separate"/>
      </w:r>
      <w:r w:rsidR="005E6FCA" w:rsidRPr="003F1702">
        <w:rPr>
          <w:rFonts w:asciiTheme="minorHAnsi" w:hAnsiTheme="minorHAnsi" w:cstheme="minorHAnsi"/>
          <w:noProof/>
          <w:sz w:val="22"/>
          <w:szCs w:val="22"/>
        </w:rPr>
        <w:t xml:space="preserve">(Mateos </w:t>
      </w:r>
      <w:r w:rsidR="005E6FCA" w:rsidRPr="003F1702">
        <w:rPr>
          <w:rFonts w:asciiTheme="minorHAnsi" w:hAnsiTheme="minorHAnsi" w:cstheme="minorHAnsi"/>
          <w:i/>
          <w:noProof/>
          <w:sz w:val="22"/>
          <w:szCs w:val="22"/>
        </w:rPr>
        <w:t>et al.</w:t>
      </w:r>
      <w:r w:rsidR="005E6FCA" w:rsidRPr="003F1702">
        <w:rPr>
          <w:rFonts w:asciiTheme="minorHAnsi" w:hAnsiTheme="minorHAnsi" w:cstheme="minorHAnsi"/>
          <w:noProof/>
          <w:sz w:val="22"/>
          <w:szCs w:val="22"/>
        </w:rPr>
        <w:t>, 2018)</w:t>
      </w:r>
      <w:r w:rsidR="005E6FCA" w:rsidRPr="003F1702">
        <w:rPr>
          <w:rFonts w:asciiTheme="minorHAnsi" w:hAnsiTheme="minorHAnsi" w:cstheme="minorHAnsi"/>
          <w:sz w:val="22"/>
          <w:szCs w:val="22"/>
        </w:rPr>
        <w:fldChar w:fldCharType="end"/>
      </w:r>
      <w:r w:rsidR="005E6FCA" w:rsidRPr="003F1702">
        <w:rPr>
          <w:rFonts w:asciiTheme="minorHAnsi" w:hAnsiTheme="minorHAnsi" w:cstheme="minorHAnsi"/>
          <w:sz w:val="22"/>
          <w:szCs w:val="22"/>
        </w:rPr>
        <w:t>.</w:t>
      </w:r>
      <w:r w:rsidR="00E859AB" w:rsidRPr="003F1702">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3F1702">
        <w:rPr>
          <w:rFonts w:asciiTheme="minorHAnsi" w:hAnsiTheme="minorHAnsi" w:cstheme="minorHAnsi"/>
          <w:sz w:val="22"/>
          <w:szCs w:val="22"/>
        </w:rPr>
        <w:fldChar w:fldCharType="begin" w:fldLock="1"/>
      </w:r>
      <w:r w:rsidR="006B24DC"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3F1702">
        <w:rPr>
          <w:rFonts w:asciiTheme="minorHAnsi" w:hAnsiTheme="minorHAnsi" w:cstheme="minorHAnsi"/>
          <w:sz w:val="22"/>
          <w:szCs w:val="22"/>
        </w:rPr>
        <w:fldChar w:fldCharType="separate"/>
      </w:r>
      <w:r w:rsidR="00E859AB" w:rsidRPr="003F1702">
        <w:rPr>
          <w:rFonts w:asciiTheme="minorHAnsi" w:hAnsiTheme="minorHAnsi" w:cstheme="minorHAnsi"/>
          <w:noProof/>
          <w:sz w:val="22"/>
          <w:szCs w:val="22"/>
        </w:rPr>
        <w:t xml:space="preserve">(Mateos </w:t>
      </w:r>
      <w:r w:rsidR="00E859AB" w:rsidRPr="003F1702">
        <w:rPr>
          <w:rFonts w:asciiTheme="minorHAnsi" w:hAnsiTheme="minorHAnsi" w:cstheme="minorHAnsi"/>
          <w:i/>
          <w:noProof/>
          <w:sz w:val="22"/>
          <w:szCs w:val="22"/>
        </w:rPr>
        <w:t>et al.</w:t>
      </w:r>
      <w:r w:rsidR="00E859AB" w:rsidRPr="003F1702">
        <w:rPr>
          <w:rFonts w:asciiTheme="minorHAnsi" w:hAnsiTheme="minorHAnsi" w:cstheme="minorHAnsi"/>
          <w:noProof/>
          <w:sz w:val="22"/>
          <w:szCs w:val="22"/>
        </w:rPr>
        <w:t>, 2018)</w:t>
      </w:r>
      <w:r w:rsidR="00E859AB" w:rsidRPr="003F1702">
        <w:rPr>
          <w:rFonts w:asciiTheme="minorHAnsi" w:hAnsiTheme="minorHAnsi" w:cstheme="minorHAnsi"/>
          <w:sz w:val="22"/>
          <w:szCs w:val="22"/>
        </w:rPr>
        <w:fldChar w:fldCharType="end"/>
      </w:r>
      <w:r w:rsidR="00E859AB" w:rsidRPr="003F1702">
        <w:rPr>
          <w:rFonts w:asciiTheme="minorHAnsi" w:hAnsiTheme="minorHAnsi" w:cstheme="minorHAnsi"/>
          <w:sz w:val="22"/>
          <w:szCs w:val="22"/>
        </w:rPr>
        <w:t>.</w:t>
      </w:r>
      <w:r w:rsidR="00F1137D" w:rsidRPr="003F1702">
        <w:rPr>
          <w:rFonts w:asciiTheme="minorHAnsi" w:hAnsiTheme="minorHAnsi" w:cstheme="minorHAnsi"/>
          <w:sz w:val="22"/>
          <w:szCs w:val="22"/>
        </w:rPr>
        <w:t xml:space="preserve"> </w:t>
      </w:r>
    </w:p>
    <w:p w14:paraId="58C51AE0" w14:textId="1CA4FB7D" w:rsidR="00B92933" w:rsidRPr="003F1702" w:rsidRDefault="00B92933" w:rsidP="00D8113E">
      <w:pPr>
        <w:rPr>
          <w:rFonts w:asciiTheme="minorHAnsi" w:hAnsiTheme="minorHAnsi" w:cstheme="minorHAnsi"/>
          <w:sz w:val="22"/>
          <w:szCs w:val="22"/>
        </w:rPr>
      </w:pPr>
      <w:r>
        <w:rPr>
          <w:rFonts w:asciiTheme="minorHAnsi" w:hAnsiTheme="minorHAnsi" w:cstheme="minorHAnsi"/>
          <w:sz w:val="22"/>
          <w:szCs w:val="22"/>
        </w:rPr>
        <w:t xml:space="preserve">Refer to </w:t>
      </w:r>
      <w:r w:rsidRPr="00EB2AA6">
        <w:rPr>
          <w:rFonts w:asciiTheme="minorHAnsi" w:hAnsiTheme="minorHAnsi" w:cstheme="minorHAnsi"/>
          <w:i/>
          <w:sz w:val="22"/>
          <w:szCs w:val="22"/>
        </w:rPr>
        <w:t>Appendix A</w:t>
      </w:r>
      <w:r>
        <w:rPr>
          <w:rFonts w:asciiTheme="minorHAnsi" w:hAnsiTheme="minorHAnsi" w:cstheme="minorHAnsi"/>
          <w:sz w:val="22"/>
          <w:szCs w:val="22"/>
        </w:rPr>
        <w:t xml:space="preserve"> for a table summary of results.  </w:t>
      </w:r>
    </w:p>
    <w:p w14:paraId="4C54157B" w14:textId="5D1F364B" w:rsidR="00B57152" w:rsidRPr="003F1702" w:rsidRDefault="00B57152" w:rsidP="00D8113E">
      <w:pPr>
        <w:rPr>
          <w:rFonts w:asciiTheme="minorHAnsi" w:hAnsiTheme="minorHAnsi" w:cstheme="minorHAnsi"/>
          <w:sz w:val="22"/>
          <w:szCs w:val="22"/>
        </w:rPr>
      </w:pPr>
    </w:p>
    <w:p w14:paraId="1172D409" w14:textId="257A4BF9" w:rsidR="005A62AD" w:rsidRDefault="005A62AD" w:rsidP="00C453B5">
      <w:pPr>
        <w:pStyle w:val="Heading3"/>
        <w:rPr>
          <w:rFonts w:asciiTheme="minorHAnsi" w:hAnsiTheme="minorHAnsi" w:cstheme="minorHAnsi"/>
        </w:rPr>
      </w:pPr>
      <w:bookmarkStart w:id="18" w:name="_Toc16507561"/>
      <w:r w:rsidRPr="003F1702">
        <w:rPr>
          <w:rFonts w:asciiTheme="minorHAnsi" w:hAnsiTheme="minorHAnsi" w:cstheme="minorHAnsi"/>
        </w:rPr>
        <w:t>Amino Acid Tra</w:t>
      </w:r>
      <w:r w:rsidR="00C453B5" w:rsidRPr="003F1702">
        <w:rPr>
          <w:rFonts w:asciiTheme="minorHAnsi" w:hAnsiTheme="minorHAnsi" w:cstheme="minorHAnsi"/>
        </w:rPr>
        <w:t>ns</w:t>
      </w:r>
      <w:r w:rsidRPr="003F1702">
        <w:rPr>
          <w:rFonts w:asciiTheme="minorHAnsi" w:hAnsiTheme="minorHAnsi" w:cstheme="minorHAnsi"/>
        </w:rPr>
        <w:t>porters</w:t>
      </w:r>
      <w:bookmarkEnd w:id="18"/>
      <w:r w:rsidRPr="003F1702">
        <w:rPr>
          <w:rFonts w:asciiTheme="minorHAnsi" w:hAnsiTheme="minorHAnsi" w:cstheme="minorHAnsi"/>
        </w:rPr>
        <w:t xml:space="preserve"> </w:t>
      </w:r>
    </w:p>
    <w:p w14:paraId="5F569DC6" w14:textId="53FD032E" w:rsidR="009B4159" w:rsidRPr="00C57F7C" w:rsidRDefault="00CA5BE8" w:rsidP="003E4494">
      <w:r w:rsidRPr="007A5832">
        <w:rPr>
          <w:rFonts w:asciiTheme="minorHAnsi" w:hAnsiTheme="minorHAnsi" w:cstheme="minorHAnsi"/>
          <w:sz w:val="22"/>
          <w:szCs w:val="22"/>
        </w:rPr>
        <w:t>Amino acid concentrations are higher in the fet</w:t>
      </w:r>
      <w:r w:rsidR="007A5832">
        <w:rPr>
          <w:rFonts w:asciiTheme="minorHAnsi" w:hAnsiTheme="minorHAnsi" w:cstheme="minorHAnsi"/>
          <w:sz w:val="22"/>
          <w:szCs w:val="22"/>
        </w:rPr>
        <w:t>al umbilical vein</w:t>
      </w:r>
      <w:r w:rsidRPr="007A5832">
        <w:rPr>
          <w:rFonts w:asciiTheme="minorHAnsi" w:hAnsiTheme="minorHAnsi" w:cstheme="minorHAnsi"/>
          <w:sz w:val="22"/>
          <w:szCs w:val="22"/>
        </w:rPr>
        <w:t xml:space="preserve"> than in the mother</w:t>
      </w:r>
      <w:r w:rsidR="007A5832">
        <w:rPr>
          <w:rFonts w:asciiTheme="minorHAnsi" w:hAnsiTheme="minorHAnsi" w:cstheme="minorHAnsi"/>
          <w:sz w:val="22"/>
          <w:szCs w:val="22"/>
        </w:rPr>
        <w:t>’s circulation</w:t>
      </w:r>
      <w:r w:rsidRPr="007A5832">
        <w:rPr>
          <w:rFonts w:asciiTheme="minorHAnsi" w:hAnsiTheme="minorHAnsi" w:cstheme="minorHAnsi"/>
          <w:sz w:val="22"/>
          <w:szCs w:val="22"/>
        </w:rPr>
        <w:t xml:space="preserve"> showing a need for active transport of amino acids through the placenta</w:t>
      </w:r>
      <w:r w:rsidR="007A5832">
        <w:rPr>
          <w:rFonts w:asciiTheme="minorHAnsi" w:hAnsiTheme="minorHAnsi" w:cstheme="minorHAnsi"/>
          <w:sz w:val="22"/>
          <w:szCs w:val="22"/>
        </w:rPr>
        <w:t xml:space="preserve"> </w:t>
      </w:r>
      <w:r w:rsidR="007A5832">
        <w:rPr>
          <w:rFonts w:asciiTheme="minorHAnsi" w:hAnsiTheme="minorHAnsi" w:cstheme="minorHAnsi"/>
          <w:sz w:val="22"/>
          <w:szCs w:val="22"/>
        </w:rPr>
        <w:fldChar w:fldCharType="begin" w:fldLock="1"/>
      </w:r>
      <w:r w:rsidR="00B5476C">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Pr>
          <w:rFonts w:asciiTheme="minorHAnsi" w:hAnsiTheme="minorHAnsi" w:cstheme="minorHAnsi"/>
          <w:sz w:val="22"/>
          <w:szCs w:val="22"/>
        </w:rPr>
        <w:fldChar w:fldCharType="separate"/>
      </w:r>
      <w:r w:rsidR="007A5832" w:rsidRPr="007A5832">
        <w:rPr>
          <w:rFonts w:asciiTheme="minorHAnsi" w:hAnsiTheme="minorHAnsi" w:cstheme="minorHAnsi"/>
          <w:noProof/>
          <w:sz w:val="22"/>
          <w:szCs w:val="22"/>
        </w:rPr>
        <w:t xml:space="preserve">(Cetin </w:t>
      </w:r>
      <w:r w:rsidR="007A5832" w:rsidRPr="007A5832">
        <w:rPr>
          <w:rFonts w:asciiTheme="minorHAnsi" w:hAnsiTheme="minorHAnsi" w:cstheme="minorHAnsi"/>
          <w:i/>
          <w:noProof/>
          <w:sz w:val="22"/>
          <w:szCs w:val="22"/>
        </w:rPr>
        <w:t>et al.</w:t>
      </w:r>
      <w:r w:rsidR="007A5832" w:rsidRPr="007A5832">
        <w:rPr>
          <w:rFonts w:asciiTheme="minorHAnsi" w:hAnsiTheme="minorHAnsi" w:cstheme="minorHAnsi"/>
          <w:noProof/>
          <w:sz w:val="22"/>
          <w:szCs w:val="22"/>
        </w:rPr>
        <w:t>, 1996)</w:t>
      </w:r>
      <w:r w:rsidR="007A5832">
        <w:rPr>
          <w:rFonts w:asciiTheme="minorHAnsi" w:hAnsiTheme="minorHAnsi" w:cstheme="minorHAnsi"/>
          <w:sz w:val="22"/>
          <w:szCs w:val="22"/>
        </w:rPr>
        <w:fldChar w:fldCharType="end"/>
      </w:r>
      <w:r w:rsidR="007A5832">
        <w:rPr>
          <w:rFonts w:asciiTheme="minorHAnsi" w:hAnsiTheme="minorHAnsi" w:cstheme="minorHAnsi"/>
          <w:sz w:val="22"/>
          <w:szCs w:val="22"/>
        </w:rPr>
        <w:t>.</w:t>
      </w:r>
      <w:r w:rsidR="001E124C">
        <w:rPr>
          <w:rFonts w:asciiTheme="minorHAnsi" w:hAnsiTheme="minorHAnsi" w:cstheme="minorHAnsi"/>
          <w:sz w:val="22"/>
          <w:szCs w:val="22"/>
        </w:rPr>
        <w:t xml:space="preserve"> </w:t>
      </w:r>
      <w:r w:rsidR="0002196E">
        <w:rPr>
          <w:rFonts w:asciiTheme="minorHAnsi" w:hAnsiTheme="minorHAnsi" w:cstheme="minorHAnsi"/>
          <w:sz w:val="22"/>
          <w:szCs w:val="22"/>
        </w:rPr>
        <w:t>Several transport systems exist on the placental membrane including</w:t>
      </w:r>
      <w:r w:rsidR="005F1EC7">
        <w:rPr>
          <w:rFonts w:asciiTheme="minorHAnsi" w:hAnsiTheme="minorHAnsi" w:cstheme="minorHAnsi"/>
          <w:sz w:val="22"/>
          <w:szCs w:val="22"/>
        </w:rPr>
        <w:t xml:space="preserve"> System A for alanine, serine, proline, and other neutral amino acids, System ASC for alanine, serine and cysteine, and anionic amino acids, System L for </w:t>
      </w:r>
      <w:r w:rsidR="005F1EC7" w:rsidRPr="005F1EC7">
        <w:rPr>
          <w:rFonts w:asciiTheme="minorHAnsi" w:hAnsiTheme="minorHAnsi" w:cstheme="minorHAnsi"/>
          <w:sz w:val="22"/>
          <w:szCs w:val="22"/>
        </w:rPr>
        <w:t xml:space="preserve">leucine, isoleucine, valine, tyrosine, and other neutral amino acids, System N, for neutral and cationic amino acids, system </w:t>
      </w:r>
      <w:r w:rsidR="005F1EC7" w:rsidRPr="005F1EC7">
        <w:rPr>
          <w:rFonts w:asciiTheme="minorHAnsi" w:hAnsiTheme="minorHAnsi" w:cstheme="minorHAnsi"/>
          <w:sz w:val="22"/>
          <w:szCs w:val="22"/>
          <w:shd w:val="clear" w:color="auto" w:fill="FFFFFF"/>
        </w:rPr>
        <w:t>β</w:t>
      </w:r>
      <w:r w:rsidR="005F1EC7">
        <w:rPr>
          <w:rFonts w:asciiTheme="minorHAnsi" w:hAnsiTheme="minorHAnsi" w:cstheme="minorHAnsi"/>
          <w:sz w:val="22"/>
          <w:szCs w:val="22"/>
          <w:shd w:val="clear" w:color="auto" w:fill="FFFFFF"/>
        </w:rPr>
        <w:t>, system y+</w:t>
      </w:r>
      <w:r w:rsidR="002950AE">
        <w:rPr>
          <w:rFonts w:asciiTheme="minorHAnsi" w:hAnsiTheme="minorHAnsi" w:cstheme="minorHAnsi"/>
          <w:sz w:val="22"/>
          <w:szCs w:val="22"/>
          <w:shd w:val="clear" w:color="auto" w:fill="FFFFFF"/>
        </w:rPr>
        <w:t>, and</w:t>
      </w:r>
      <w:r w:rsidR="005F1EC7">
        <w:rPr>
          <w:rFonts w:asciiTheme="minorHAnsi" w:hAnsiTheme="minorHAnsi" w:cstheme="minorHAnsi"/>
          <w:sz w:val="22"/>
          <w:szCs w:val="22"/>
          <w:shd w:val="clear" w:color="auto" w:fill="FFFFFF"/>
        </w:rPr>
        <w:t xml:space="preserve"> other</w:t>
      </w:r>
      <w:r w:rsidR="002950AE">
        <w:rPr>
          <w:rFonts w:asciiTheme="minorHAnsi" w:hAnsiTheme="minorHAnsi" w:cstheme="minorHAnsi"/>
          <w:sz w:val="22"/>
          <w:szCs w:val="22"/>
          <w:shd w:val="clear" w:color="auto" w:fill="FFFFFF"/>
        </w:rPr>
        <w:t xml:space="preserve"> systems</w:t>
      </w:r>
      <w:r w:rsidR="005F1EC7">
        <w:rPr>
          <w:rFonts w:asciiTheme="minorHAnsi" w:hAnsiTheme="minorHAnsi" w:cstheme="minorHAnsi"/>
          <w:sz w:val="22"/>
          <w:szCs w:val="22"/>
          <w:shd w:val="clear" w:color="auto" w:fill="FFFFFF"/>
        </w:rPr>
        <w:t xml:space="preserve"> </w:t>
      </w:r>
      <w:r w:rsidR="00B5476C">
        <w:rPr>
          <w:rFonts w:asciiTheme="minorHAnsi" w:hAnsiTheme="minorHAnsi" w:cstheme="minorHAnsi"/>
          <w:sz w:val="22"/>
          <w:szCs w:val="22"/>
          <w:shd w:val="clear" w:color="auto" w:fill="FFFFFF"/>
        </w:rPr>
        <w:fldChar w:fldCharType="begin" w:fldLock="1"/>
      </w:r>
      <w:r w:rsidR="00E841ED">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Pr>
          <w:rFonts w:asciiTheme="minorHAnsi" w:hAnsiTheme="minorHAnsi" w:cstheme="minorHAnsi"/>
          <w:sz w:val="22"/>
          <w:szCs w:val="22"/>
          <w:shd w:val="clear" w:color="auto" w:fill="FFFFFF"/>
        </w:rPr>
        <w:fldChar w:fldCharType="separate"/>
      </w:r>
      <w:r w:rsidR="00C651F8" w:rsidRPr="00C651F8">
        <w:rPr>
          <w:rFonts w:asciiTheme="minorHAnsi" w:hAnsiTheme="minorHAnsi" w:cstheme="minorHAnsi"/>
          <w:noProof/>
          <w:sz w:val="22"/>
          <w:szCs w:val="22"/>
          <w:shd w:val="clear" w:color="auto" w:fill="FFFFFF"/>
        </w:rPr>
        <w:t xml:space="preserve">(Regnault </w:t>
      </w:r>
      <w:r w:rsidR="00C651F8" w:rsidRPr="00C651F8">
        <w:rPr>
          <w:rFonts w:asciiTheme="minorHAnsi" w:hAnsiTheme="minorHAnsi" w:cstheme="minorHAnsi"/>
          <w:i/>
          <w:noProof/>
          <w:sz w:val="22"/>
          <w:szCs w:val="22"/>
          <w:shd w:val="clear" w:color="auto" w:fill="FFFFFF"/>
        </w:rPr>
        <w:t>et al.</w:t>
      </w:r>
      <w:r w:rsidR="00C651F8" w:rsidRPr="00C651F8">
        <w:rPr>
          <w:rFonts w:asciiTheme="minorHAnsi" w:hAnsiTheme="minorHAnsi" w:cstheme="minorHAnsi"/>
          <w:noProof/>
          <w:sz w:val="22"/>
          <w:szCs w:val="22"/>
          <w:shd w:val="clear" w:color="auto" w:fill="FFFFFF"/>
        </w:rPr>
        <w:t xml:space="preserve">, 2002; Gaccioli </w:t>
      </w:r>
      <w:r w:rsidR="00C651F8" w:rsidRPr="00C651F8">
        <w:rPr>
          <w:rFonts w:asciiTheme="minorHAnsi" w:hAnsiTheme="minorHAnsi" w:cstheme="minorHAnsi"/>
          <w:i/>
          <w:noProof/>
          <w:sz w:val="22"/>
          <w:szCs w:val="22"/>
          <w:shd w:val="clear" w:color="auto" w:fill="FFFFFF"/>
        </w:rPr>
        <w:t>et al.</w:t>
      </w:r>
      <w:r w:rsidR="00C651F8" w:rsidRPr="00C651F8">
        <w:rPr>
          <w:rFonts w:asciiTheme="minorHAnsi" w:hAnsiTheme="minorHAnsi" w:cstheme="minorHAnsi"/>
          <w:noProof/>
          <w:sz w:val="22"/>
          <w:szCs w:val="22"/>
          <w:shd w:val="clear" w:color="auto" w:fill="FFFFFF"/>
        </w:rPr>
        <w:t xml:space="preserve">, 2015; Vaughan </w:t>
      </w:r>
      <w:r w:rsidR="00C651F8" w:rsidRPr="00C651F8">
        <w:rPr>
          <w:rFonts w:asciiTheme="minorHAnsi" w:hAnsiTheme="minorHAnsi" w:cstheme="minorHAnsi"/>
          <w:i/>
          <w:noProof/>
          <w:sz w:val="22"/>
          <w:szCs w:val="22"/>
          <w:shd w:val="clear" w:color="auto" w:fill="FFFFFF"/>
        </w:rPr>
        <w:t>et al.</w:t>
      </w:r>
      <w:r w:rsidR="00C651F8" w:rsidRPr="00C651F8">
        <w:rPr>
          <w:rFonts w:asciiTheme="minorHAnsi" w:hAnsiTheme="minorHAnsi" w:cstheme="minorHAnsi"/>
          <w:noProof/>
          <w:sz w:val="22"/>
          <w:szCs w:val="22"/>
          <w:shd w:val="clear" w:color="auto" w:fill="FFFFFF"/>
        </w:rPr>
        <w:t>, 2017)</w:t>
      </w:r>
      <w:r w:rsidR="00B5476C">
        <w:rPr>
          <w:rFonts w:asciiTheme="minorHAnsi" w:hAnsiTheme="minorHAnsi" w:cstheme="minorHAnsi"/>
          <w:sz w:val="22"/>
          <w:szCs w:val="22"/>
          <w:shd w:val="clear" w:color="auto" w:fill="FFFFFF"/>
        </w:rPr>
        <w:fldChar w:fldCharType="end"/>
      </w:r>
      <w:r w:rsidR="00193F83">
        <w:rPr>
          <w:rFonts w:asciiTheme="minorHAnsi" w:hAnsiTheme="minorHAnsi" w:cstheme="minorHAnsi"/>
          <w:sz w:val="22"/>
          <w:szCs w:val="22"/>
          <w:shd w:val="clear" w:color="auto" w:fill="FFFFFF"/>
        </w:rPr>
        <w:t xml:space="preserve">. </w:t>
      </w:r>
      <w:r w:rsidR="00461074" w:rsidRPr="003F1702">
        <w:rPr>
          <w:rFonts w:asciiTheme="minorHAnsi" w:hAnsiTheme="minorHAnsi" w:cstheme="minorHAnsi"/>
          <w:sz w:val="22"/>
          <w:szCs w:val="22"/>
        </w:rPr>
        <w:t>System A</w:t>
      </w:r>
      <w:r w:rsidR="00417971" w:rsidRPr="003F1702">
        <w:rPr>
          <w:rFonts w:asciiTheme="minorHAnsi" w:hAnsiTheme="minorHAnsi" w:cstheme="minorHAnsi"/>
          <w:sz w:val="22"/>
          <w:szCs w:val="22"/>
        </w:rPr>
        <w:t xml:space="preserve"> is sodium-dependent and allows transport of</w:t>
      </w:r>
      <w:r w:rsidR="00461074" w:rsidRPr="003F1702">
        <w:rPr>
          <w:rFonts w:asciiTheme="minorHAnsi" w:hAnsiTheme="minorHAnsi" w:cstheme="minorHAnsi"/>
          <w:sz w:val="22"/>
          <w:szCs w:val="22"/>
        </w:rPr>
        <w:t xml:space="preserve"> small non-branched amino acids like alanine and glycine </w:t>
      </w:r>
      <w:r w:rsidR="00417971" w:rsidRPr="003F1702">
        <w:rPr>
          <w:rFonts w:asciiTheme="minorHAnsi" w:hAnsiTheme="minorHAnsi" w:cstheme="minorHAnsi"/>
          <w:sz w:val="22"/>
          <w:szCs w:val="22"/>
        </w:rPr>
        <w:fldChar w:fldCharType="begin" w:fldLock="1"/>
      </w:r>
      <w:r w:rsidR="00FD6140" w:rsidRPr="003F1702">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3F1702">
        <w:rPr>
          <w:rFonts w:asciiTheme="minorHAnsi" w:hAnsiTheme="minorHAnsi" w:cstheme="minorHAnsi"/>
          <w:sz w:val="22"/>
          <w:szCs w:val="22"/>
        </w:rPr>
        <w:fldChar w:fldCharType="separate"/>
      </w:r>
      <w:r w:rsidR="00417971" w:rsidRPr="003F1702">
        <w:rPr>
          <w:rFonts w:asciiTheme="minorHAnsi" w:hAnsiTheme="minorHAnsi" w:cstheme="minorHAnsi"/>
          <w:noProof/>
          <w:sz w:val="22"/>
          <w:szCs w:val="22"/>
        </w:rPr>
        <w:t xml:space="preserve">(Jones </w:t>
      </w:r>
      <w:r w:rsidR="00417971" w:rsidRPr="003F1702">
        <w:rPr>
          <w:rFonts w:asciiTheme="minorHAnsi" w:hAnsiTheme="minorHAnsi" w:cstheme="minorHAnsi"/>
          <w:i/>
          <w:noProof/>
          <w:sz w:val="22"/>
          <w:szCs w:val="22"/>
        </w:rPr>
        <w:t>et al.</w:t>
      </w:r>
      <w:r w:rsidR="00417971" w:rsidRPr="003F1702">
        <w:rPr>
          <w:rFonts w:asciiTheme="minorHAnsi" w:hAnsiTheme="minorHAnsi" w:cstheme="minorHAnsi"/>
          <w:noProof/>
          <w:sz w:val="22"/>
          <w:szCs w:val="22"/>
        </w:rPr>
        <w:t>, 2006)</w:t>
      </w:r>
      <w:r w:rsidR="00417971" w:rsidRPr="003F1702">
        <w:rPr>
          <w:rFonts w:asciiTheme="minorHAnsi" w:hAnsiTheme="minorHAnsi" w:cstheme="minorHAnsi"/>
          <w:sz w:val="22"/>
          <w:szCs w:val="22"/>
        </w:rPr>
        <w:fldChar w:fldCharType="end"/>
      </w:r>
      <w:r w:rsidR="00C57F7C">
        <w:rPr>
          <w:rFonts w:asciiTheme="minorHAnsi" w:hAnsiTheme="minorHAnsi" w:cstheme="minorHAnsi"/>
          <w:sz w:val="22"/>
          <w:szCs w:val="22"/>
        </w:rPr>
        <w:t>, and it</w:t>
      </w:r>
      <w:r w:rsidR="00C651F8">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Pr>
          <w:rFonts w:asciiTheme="minorHAnsi" w:hAnsiTheme="minorHAnsi" w:cstheme="minorHAnsi"/>
          <w:sz w:val="22"/>
          <w:szCs w:val="22"/>
        </w:rPr>
        <w:fldChar w:fldCharType="begin" w:fldLock="1"/>
      </w:r>
      <w:r w:rsidR="00E841ED">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Pr>
          <w:rFonts w:asciiTheme="minorHAnsi" w:hAnsiTheme="minorHAnsi" w:cstheme="minorHAnsi"/>
          <w:sz w:val="22"/>
          <w:szCs w:val="22"/>
        </w:rPr>
        <w:fldChar w:fldCharType="separate"/>
      </w:r>
      <w:r w:rsidR="00C651F8" w:rsidRPr="00C651F8">
        <w:rPr>
          <w:rFonts w:asciiTheme="minorHAnsi" w:hAnsiTheme="minorHAnsi" w:cstheme="minorHAnsi"/>
          <w:noProof/>
          <w:sz w:val="22"/>
          <w:szCs w:val="22"/>
        </w:rPr>
        <w:t xml:space="preserve">(Glazier </w:t>
      </w:r>
      <w:r w:rsidR="00C651F8" w:rsidRPr="00C651F8">
        <w:rPr>
          <w:rFonts w:asciiTheme="minorHAnsi" w:hAnsiTheme="minorHAnsi" w:cstheme="minorHAnsi"/>
          <w:i/>
          <w:noProof/>
          <w:sz w:val="22"/>
          <w:szCs w:val="22"/>
        </w:rPr>
        <w:t>et al.</w:t>
      </w:r>
      <w:r w:rsidR="00C651F8" w:rsidRPr="00C651F8">
        <w:rPr>
          <w:rFonts w:asciiTheme="minorHAnsi" w:hAnsiTheme="minorHAnsi" w:cstheme="minorHAnsi"/>
          <w:noProof/>
          <w:sz w:val="22"/>
          <w:szCs w:val="22"/>
        </w:rPr>
        <w:t xml:space="preserve">, 1997; Vaughan </w:t>
      </w:r>
      <w:r w:rsidR="00C651F8" w:rsidRPr="00C651F8">
        <w:rPr>
          <w:rFonts w:asciiTheme="minorHAnsi" w:hAnsiTheme="minorHAnsi" w:cstheme="minorHAnsi"/>
          <w:i/>
          <w:noProof/>
          <w:sz w:val="22"/>
          <w:szCs w:val="22"/>
        </w:rPr>
        <w:t>et al.</w:t>
      </w:r>
      <w:r w:rsidR="00C651F8" w:rsidRPr="00C651F8">
        <w:rPr>
          <w:rFonts w:asciiTheme="minorHAnsi" w:hAnsiTheme="minorHAnsi" w:cstheme="minorHAnsi"/>
          <w:noProof/>
          <w:sz w:val="22"/>
          <w:szCs w:val="22"/>
        </w:rPr>
        <w:t>, 2017)</w:t>
      </w:r>
      <w:r w:rsidR="00C651F8">
        <w:rPr>
          <w:rFonts w:asciiTheme="minorHAnsi" w:hAnsiTheme="minorHAnsi" w:cstheme="minorHAnsi"/>
          <w:sz w:val="22"/>
          <w:szCs w:val="22"/>
        </w:rPr>
        <w:fldChar w:fldCharType="end"/>
      </w:r>
      <w:r w:rsidR="00773337">
        <w:rPr>
          <w:rFonts w:asciiTheme="minorHAnsi" w:hAnsiTheme="minorHAnsi" w:cstheme="minorHAnsi"/>
          <w:sz w:val="22"/>
          <w:szCs w:val="22"/>
        </w:rPr>
        <w:t xml:space="preserve">. Hence, despite the presence of multiple placental amino acid transport systems, </w:t>
      </w:r>
      <w:r w:rsidR="00187EB9">
        <w:rPr>
          <w:rFonts w:asciiTheme="minorHAnsi" w:hAnsiTheme="minorHAnsi" w:cstheme="minorHAnsi"/>
          <w:sz w:val="22"/>
          <w:szCs w:val="22"/>
        </w:rPr>
        <w:t>system A was the main studied system in most of the currently available research.</w:t>
      </w:r>
    </w:p>
    <w:p w14:paraId="3E0D7625" w14:textId="77777777" w:rsidR="009B4159" w:rsidRDefault="009B4159" w:rsidP="003E4494">
      <w:pPr>
        <w:rPr>
          <w:rFonts w:asciiTheme="minorHAnsi" w:hAnsiTheme="minorHAnsi" w:cstheme="minorHAnsi"/>
          <w:sz w:val="22"/>
          <w:szCs w:val="22"/>
        </w:rPr>
      </w:pPr>
    </w:p>
    <w:p w14:paraId="3AEF873A" w14:textId="18EFAEB1" w:rsidR="003E4494" w:rsidRPr="003F1702" w:rsidRDefault="00D8113E" w:rsidP="003E4494">
      <w:pPr>
        <w:rPr>
          <w:rFonts w:asciiTheme="minorHAnsi" w:hAnsiTheme="minorHAnsi" w:cstheme="minorHAnsi"/>
          <w:sz w:val="22"/>
          <w:szCs w:val="22"/>
        </w:rPr>
      </w:pPr>
      <w:r w:rsidRPr="003F1702">
        <w:rPr>
          <w:rFonts w:asciiTheme="minorHAnsi" w:hAnsiTheme="minorHAnsi" w:cstheme="minorHAnsi"/>
          <w:sz w:val="22"/>
          <w:szCs w:val="22"/>
        </w:rPr>
        <w:lastRenderedPageBreak/>
        <w:t xml:space="preserve">Midgestation administration of dexamethasone in mice at E13.5 and E14.5 caused </w:t>
      </w:r>
      <w:r w:rsidR="00FA25BF" w:rsidRPr="003F1702">
        <w:rPr>
          <w:rFonts w:asciiTheme="minorHAnsi" w:hAnsiTheme="minorHAnsi" w:cstheme="minorHAnsi"/>
          <w:sz w:val="22"/>
          <w:szCs w:val="22"/>
        </w:rPr>
        <w:t>unaltered</w:t>
      </w:r>
      <w:r w:rsidRPr="003F1702">
        <w:rPr>
          <w:rFonts w:asciiTheme="minorHAnsi" w:hAnsiTheme="minorHAnsi" w:cstheme="minorHAnsi"/>
          <w:sz w:val="22"/>
          <w:szCs w:val="22"/>
        </w:rPr>
        <w:t xml:space="preserve"> placental System A </w:t>
      </w:r>
      <w:r w:rsidR="00CA0080" w:rsidRPr="003F1702">
        <w:rPr>
          <w:rFonts w:asciiTheme="minorHAnsi" w:hAnsiTheme="minorHAnsi" w:cstheme="minorHAnsi"/>
          <w:sz w:val="22"/>
          <w:szCs w:val="22"/>
        </w:rPr>
        <w:t xml:space="preserve">transfer of radiolabeled </w:t>
      </w:r>
      <w:r w:rsidRPr="003F1702">
        <w:rPr>
          <w:rFonts w:asciiTheme="minorHAnsi" w:hAnsiTheme="minorHAnsi" w:cstheme="minorHAnsi"/>
          <w:sz w:val="22"/>
          <w:szCs w:val="22"/>
        </w:rPr>
        <w:t xml:space="preserve">amino acid </w:t>
      </w:r>
      <w:r w:rsidR="00FA25BF" w:rsidRPr="003F1702">
        <w:rPr>
          <w:rFonts w:asciiTheme="minorHAnsi" w:hAnsiTheme="minorHAnsi" w:cstheme="minorHAnsi"/>
          <w:sz w:val="22"/>
          <w:szCs w:val="22"/>
        </w:rPr>
        <w:t xml:space="preserve">at E15.5 and E17.5 along with unchanged mRNA expression of SNAT1, SNAT2 and SNAT4 in male and female placentas </w:t>
      </w:r>
      <w:r w:rsidR="00FA25BF" w:rsidRPr="003F1702">
        <w:rPr>
          <w:rFonts w:asciiTheme="minorHAnsi" w:hAnsiTheme="minorHAnsi" w:cstheme="minorHAnsi"/>
          <w:sz w:val="22"/>
          <w:szCs w:val="22"/>
        </w:rPr>
        <w:fldChar w:fldCharType="begin" w:fldLock="1"/>
      </w:r>
      <w:r w:rsidR="00FA25BF"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3F1702">
        <w:rPr>
          <w:rFonts w:asciiTheme="minorHAnsi" w:hAnsiTheme="minorHAnsi" w:cstheme="minorHAnsi"/>
          <w:sz w:val="22"/>
          <w:szCs w:val="22"/>
        </w:rPr>
        <w:fldChar w:fldCharType="separate"/>
      </w:r>
      <w:r w:rsidR="00FA25BF" w:rsidRPr="003F1702">
        <w:rPr>
          <w:rFonts w:asciiTheme="minorHAnsi" w:hAnsiTheme="minorHAnsi" w:cstheme="minorHAnsi"/>
          <w:noProof/>
          <w:sz w:val="22"/>
          <w:szCs w:val="22"/>
        </w:rPr>
        <w:t xml:space="preserve">(Audette </w:t>
      </w:r>
      <w:r w:rsidR="00FA25BF" w:rsidRPr="003F1702">
        <w:rPr>
          <w:rFonts w:asciiTheme="minorHAnsi" w:hAnsiTheme="minorHAnsi" w:cstheme="minorHAnsi"/>
          <w:i/>
          <w:noProof/>
          <w:sz w:val="22"/>
          <w:szCs w:val="22"/>
        </w:rPr>
        <w:t>et al.</w:t>
      </w:r>
      <w:r w:rsidR="00FA25BF" w:rsidRPr="003F1702">
        <w:rPr>
          <w:rFonts w:asciiTheme="minorHAnsi" w:hAnsiTheme="minorHAnsi" w:cstheme="minorHAnsi"/>
          <w:noProof/>
          <w:sz w:val="22"/>
          <w:szCs w:val="22"/>
        </w:rPr>
        <w:t>, 2011)</w:t>
      </w:r>
      <w:r w:rsidR="00FA25BF" w:rsidRPr="003F1702">
        <w:rPr>
          <w:rFonts w:asciiTheme="minorHAnsi" w:hAnsiTheme="minorHAnsi" w:cstheme="minorHAnsi"/>
          <w:sz w:val="22"/>
          <w:szCs w:val="22"/>
        </w:rPr>
        <w:fldChar w:fldCharType="end"/>
      </w:r>
      <w:r w:rsidR="00FA25BF" w:rsidRPr="003F1702">
        <w:rPr>
          <w:rFonts w:asciiTheme="minorHAnsi" w:hAnsiTheme="minorHAnsi" w:cstheme="minorHAnsi"/>
          <w:sz w:val="22"/>
          <w:szCs w:val="22"/>
        </w:rPr>
        <w:t xml:space="preserve">. </w:t>
      </w:r>
      <w:r w:rsidR="00AE1363" w:rsidRPr="003F1702">
        <w:rPr>
          <w:rFonts w:asciiTheme="minorHAnsi" w:hAnsiTheme="minorHAnsi" w:cstheme="minorHAnsi"/>
          <w:sz w:val="22"/>
          <w:szCs w:val="22"/>
        </w:rPr>
        <w:t>However, at E18.5, system</w:t>
      </w:r>
      <w:r w:rsidR="00260F5F" w:rsidRPr="003F1702">
        <w:rPr>
          <w:rFonts w:asciiTheme="minorHAnsi" w:hAnsiTheme="minorHAnsi" w:cstheme="minorHAnsi"/>
          <w:sz w:val="22"/>
          <w:szCs w:val="22"/>
        </w:rPr>
        <w:t xml:space="preserve"> </w:t>
      </w:r>
      <w:r w:rsidR="00AE1363" w:rsidRPr="003F1702">
        <w:rPr>
          <w:rFonts w:asciiTheme="minorHAnsi" w:hAnsiTheme="minorHAnsi" w:cstheme="minorHAnsi"/>
          <w:sz w:val="22"/>
          <w:szCs w:val="22"/>
        </w:rPr>
        <w:t xml:space="preserve">A mediated amino acid transfer </w:t>
      </w:r>
      <w:r w:rsidR="00857171" w:rsidRPr="003F1702">
        <w:rPr>
          <w:rFonts w:asciiTheme="minorHAnsi" w:hAnsiTheme="minorHAnsi" w:cstheme="minorHAnsi"/>
          <w:sz w:val="22"/>
          <w:szCs w:val="22"/>
        </w:rPr>
        <w:t xml:space="preserve">of radiolabeled amino acid </w:t>
      </w:r>
      <w:r w:rsidR="00AE1363" w:rsidRPr="003F1702">
        <w:rPr>
          <w:rFonts w:asciiTheme="minorHAnsi" w:hAnsiTheme="minorHAnsi" w:cstheme="minorHAnsi"/>
          <w:sz w:val="22"/>
          <w:szCs w:val="22"/>
        </w:rPr>
        <w:t xml:space="preserve">was reduced in male and female placentas </w:t>
      </w:r>
      <w:r w:rsidR="0084582F" w:rsidRPr="003F1702">
        <w:rPr>
          <w:rFonts w:asciiTheme="minorHAnsi" w:hAnsiTheme="minorHAnsi" w:cstheme="minorHAnsi"/>
          <w:sz w:val="22"/>
          <w:szCs w:val="22"/>
        </w:rPr>
        <w:t xml:space="preserve">despite no </w:t>
      </w:r>
      <w:r w:rsidR="00AE1363" w:rsidRPr="003F1702">
        <w:rPr>
          <w:rFonts w:asciiTheme="minorHAnsi" w:hAnsiTheme="minorHAnsi" w:cstheme="minorHAnsi"/>
          <w:sz w:val="22"/>
          <w:szCs w:val="22"/>
        </w:rPr>
        <w:t xml:space="preserve">significant changes in SNAT1, SNAT2, and SNAT4 </w:t>
      </w:r>
      <w:r w:rsidR="0084582F" w:rsidRPr="003F1702">
        <w:rPr>
          <w:rFonts w:asciiTheme="minorHAnsi" w:hAnsiTheme="minorHAnsi" w:cstheme="minorHAnsi"/>
          <w:sz w:val="22"/>
          <w:szCs w:val="22"/>
        </w:rPr>
        <w:t>transporter expression</w:t>
      </w:r>
      <w:r w:rsidR="00AE1363" w:rsidRPr="003F1702">
        <w:rPr>
          <w:rFonts w:asciiTheme="minorHAnsi" w:hAnsiTheme="minorHAnsi" w:cstheme="minorHAnsi"/>
          <w:sz w:val="22"/>
          <w:szCs w:val="22"/>
        </w:rPr>
        <w:t xml:space="preserve"> </w:t>
      </w:r>
      <w:r w:rsidRPr="003F1702">
        <w:rPr>
          <w:rFonts w:asciiTheme="minorHAnsi" w:hAnsiTheme="minorHAnsi" w:cstheme="minorHAnsi"/>
          <w:sz w:val="22"/>
          <w:szCs w:val="22"/>
        </w:rPr>
        <w:t xml:space="preserve">at E18.5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(Audette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2011)</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840434" w:rsidRPr="003F1702">
        <w:rPr>
          <w:rFonts w:asciiTheme="minorHAnsi" w:hAnsiTheme="minorHAnsi" w:cstheme="minorHAnsi"/>
          <w:sz w:val="22"/>
          <w:szCs w:val="22"/>
        </w:rPr>
        <w:t xml:space="preserve"> </w:t>
      </w:r>
      <w:r w:rsidR="00AE1363" w:rsidRPr="003F1702">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3F1702">
        <w:rPr>
          <w:rFonts w:asciiTheme="minorHAnsi" w:hAnsiTheme="minorHAnsi" w:cstheme="minorHAnsi"/>
          <w:sz w:val="22"/>
          <w:szCs w:val="22"/>
        </w:rPr>
        <w:t>A</w:t>
      </w:r>
      <w:proofErr w:type="spellEnd"/>
      <w:r w:rsidR="00AE1363" w:rsidRPr="003F1702">
        <w:rPr>
          <w:rFonts w:asciiTheme="minorHAnsi" w:hAnsiTheme="minorHAnsi" w:cstheme="minorHAnsi"/>
          <w:sz w:val="22"/>
          <w:szCs w:val="22"/>
        </w:rPr>
        <w:t xml:space="preserve"> amino acid transfer </w:t>
      </w:r>
      <w:r w:rsidR="00AE1363" w:rsidRPr="003F1702">
        <w:rPr>
          <w:rFonts w:asciiTheme="minorHAnsi" w:hAnsiTheme="minorHAnsi" w:cstheme="minorHAnsi"/>
          <w:sz w:val="22"/>
          <w:szCs w:val="22"/>
        </w:rPr>
        <w:fldChar w:fldCharType="begin" w:fldLock="1"/>
      </w:r>
      <w:r w:rsidR="00AE1363" w:rsidRPr="003F1702">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3F1702">
        <w:rPr>
          <w:rFonts w:asciiTheme="minorHAnsi" w:hAnsiTheme="minorHAnsi" w:cstheme="minorHAnsi"/>
          <w:sz w:val="22"/>
          <w:szCs w:val="22"/>
        </w:rPr>
        <w:fldChar w:fldCharType="separate"/>
      </w:r>
      <w:r w:rsidR="00AE1363" w:rsidRPr="003F1702">
        <w:rPr>
          <w:rFonts w:asciiTheme="minorHAnsi" w:hAnsiTheme="minorHAnsi" w:cstheme="minorHAnsi"/>
          <w:noProof/>
          <w:sz w:val="22"/>
          <w:szCs w:val="22"/>
        </w:rPr>
        <w:t xml:space="preserve">(Audette </w:t>
      </w:r>
      <w:r w:rsidR="00AE1363" w:rsidRPr="003F1702">
        <w:rPr>
          <w:rFonts w:asciiTheme="minorHAnsi" w:hAnsiTheme="minorHAnsi" w:cstheme="minorHAnsi"/>
          <w:i/>
          <w:noProof/>
          <w:sz w:val="22"/>
          <w:szCs w:val="22"/>
        </w:rPr>
        <w:t>et al.</w:t>
      </w:r>
      <w:r w:rsidR="00AE1363" w:rsidRPr="003F1702">
        <w:rPr>
          <w:rFonts w:asciiTheme="minorHAnsi" w:hAnsiTheme="minorHAnsi" w:cstheme="minorHAnsi"/>
          <w:noProof/>
          <w:sz w:val="22"/>
          <w:szCs w:val="22"/>
        </w:rPr>
        <w:t>, 2011)</w:t>
      </w:r>
      <w:r w:rsidR="00AE1363" w:rsidRPr="003F1702">
        <w:rPr>
          <w:rFonts w:asciiTheme="minorHAnsi" w:hAnsiTheme="minorHAnsi" w:cstheme="minorHAnsi"/>
          <w:sz w:val="22"/>
          <w:szCs w:val="22"/>
        </w:rPr>
        <w:fldChar w:fldCharType="end"/>
      </w:r>
      <w:r w:rsidR="00AE1363" w:rsidRPr="003F1702">
        <w:rPr>
          <w:rFonts w:asciiTheme="minorHAnsi" w:hAnsiTheme="minorHAnsi" w:cstheme="minorHAnsi"/>
          <w:sz w:val="22"/>
          <w:szCs w:val="22"/>
        </w:rPr>
        <w:t>.</w:t>
      </w:r>
      <w:r w:rsidR="00C75649" w:rsidRPr="003F1702">
        <w:rPr>
          <w:rFonts w:asciiTheme="minorHAnsi" w:hAnsiTheme="minorHAnsi" w:cstheme="minorHAnsi"/>
          <w:sz w:val="22"/>
          <w:szCs w:val="22"/>
        </w:rPr>
        <w:t xml:space="preserve"> </w:t>
      </w:r>
      <w:r w:rsidR="00857171" w:rsidRPr="003F1702">
        <w:rPr>
          <w:rFonts w:asciiTheme="minorHAnsi" w:hAnsiTheme="minorHAnsi" w:cstheme="minorHAnsi"/>
          <w:sz w:val="22"/>
          <w:szCs w:val="22"/>
        </w:rPr>
        <w:t xml:space="preserve">Furthermore, </w:t>
      </w:r>
      <w:r w:rsidR="00980A48" w:rsidRPr="003F1702">
        <w:rPr>
          <w:rFonts w:asciiTheme="minorHAnsi" w:hAnsiTheme="minorHAnsi" w:cstheme="minorHAnsi"/>
          <w:sz w:val="22"/>
          <w:szCs w:val="22"/>
        </w:rPr>
        <w:t>at E16</w:t>
      </w:r>
      <w:r w:rsidR="009C14E7" w:rsidRPr="003F1702">
        <w:rPr>
          <w:rFonts w:asciiTheme="minorHAnsi" w:hAnsiTheme="minorHAnsi" w:cstheme="minorHAnsi"/>
          <w:sz w:val="22"/>
          <w:szCs w:val="22"/>
        </w:rPr>
        <w:t xml:space="preserve">, </w:t>
      </w:r>
      <w:r w:rsidR="00857171" w:rsidRPr="003F1702">
        <w:rPr>
          <w:rFonts w:asciiTheme="minorHAnsi" w:hAnsiTheme="minorHAnsi" w:cstheme="minorHAnsi"/>
          <w:sz w:val="22"/>
          <w:szCs w:val="22"/>
        </w:rPr>
        <w:t>m</w:t>
      </w:r>
      <w:r w:rsidR="00C75649" w:rsidRPr="003F1702">
        <w:rPr>
          <w:rFonts w:asciiTheme="minorHAnsi" w:hAnsiTheme="minorHAnsi" w:cstheme="minorHAnsi"/>
          <w:sz w:val="22"/>
          <w:szCs w:val="22"/>
        </w:rPr>
        <w:t xml:space="preserve">ice </w:t>
      </w:r>
      <w:r w:rsidR="0021588C" w:rsidRPr="003F1702">
        <w:rPr>
          <w:rFonts w:asciiTheme="minorHAnsi" w:hAnsiTheme="minorHAnsi" w:cstheme="minorHAnsi"/>
          <w:sz w:val="22"/>
          <w:szCs w:val="22"/>
        </w:rPr>
        <w:t>treated with dexamethasone</w:t>
      </w:r>
      <w:r w:rsidR="00C75649" w:rsidRPr="003F1702">
        <w:rPr>
          <w:rFonts w:asciiTheme="minorHAnsi" w:hAnsiTheme="minorHAnsi" w:cstheme="minorHAnsi"/>
          <w:sz w:val="22"/>
          <w:szCs w:val="22"/>
        </w:rPr>
        <w:t xml:space="preserve"> in their drinking water at E11-E16 showed unchanged fetal accumulation of radiolabeled amino acid despite </w:t>
      </w:r>
      <w:r w:rsidR="0021588C" w:rsidRPr="003F1702">
        <w:rPr>
          <w:rFonts w:asciiTheme="minorHAnsi" w:hAnsiTheme="minorHAnsi" w:cstheme="minorHAnsi"/>
          <w:sz w:val="22"/>
          <w:szCs w:val="22"/>
        </w:rPr>
        <w:t>a 35%</w:t>
      </w:r>
      <w:r w:rsidR="00C75649" w:rsidRPr="003F1702">
        <w:rPr>
          <w:rFonts w:asciiTheme="minorHAnsi" w:hAnsiTheme="minorHAnsi" w:cstheme="minorHAnsi"/>
          <w:sz w:val="22"/>
          <w:szCs w:val="22"/>
        </w:rPr>
        <w:t xml:space="preserve"> </w:t>
      </w:r>
      <w:r w:rsidR="00857171" w:rsidRPr="003F1702">
        <w:rPr>
          <w:rFonts w:asciiTheme="minorHAnsi" w:hAnsiTheme="minorHAnsi" w:cstheme="minorHAnsi"/>
          <w:sz w:val="22"/>
          <w:szCs w:val="22"/>
        </w:rPr>
        <w:t xml:space="preserve">increase </w:t>
      </w:r>
      <w:r w:rsidR="00C75649" w:rsidRPr="003F1702">
        <w:rPr>
          <w:rFonts w:asciiTheme="minorHAnsi" w:hAnsiTheme="minorHAnsi" w:cstheme="minorHAnsi"/>
          <w:sz w:val="22"/>
          <w:szCs w:val="22"/>
        </w:rPr>
        <w:t xml:space="preserve">in placental radiolabeled amino acid accumulation </w:t>
      </w:r>
      <w:r w:rsidR="0021588C" w:rsidRPr="003F1702">
        <w:rPr>
          <w:rFonts w:asciiTheme="minorHAnsi" w:hAnsiTheme="minorHAnsi" w:cstheme="minorHAnsi"/>
          <w:sz w:val="22"/>
          <w:szCs w:val="22"/>
        </w:rPr>
        <w:t xml:space="preserve">and increased SNAT1 and SNAT2 gene expression but unaltered SNAT4 expression </w:t>
      </w:r>
      <w:r w:rsidR="00FD6140" w:rsidRPr="003F1702">
        <w:rPr>
          <w:rFonts w:asciiTheme="minorHAnsi" w:hAnsiTheme="minorHAnsi" w:cstheme="minorHAnsi"/>
          <w:sz w:val="22"/>
          <w:szCs w:val="22"/>
        </w:rPr>
        <w:fldChar w:fldCharType="begin" w:fldLock="1"/>
      </w:r>
      <w:r w:rsidR="003E4494"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3F1702">
        <w:rPr>
          <w:rFonts w:asciiTheme="minorHAnsi" w:hAnsiTheme="minorHAnsi" w:cstheme="minorHAnsi"/>
          <w:sz w:val="22"/>
          <w:szCs w:val="22"/>
        </w:rPr>
        <w:fldChar w:fldCharType="separate"/>
      </w:r>
      <w:r w:rsidR="00FD6140" w:rsidRPr="003F1702">
        <w:rPr>
          <w:rFonts w:asciiTheme="minorHAnsi" w:hAnsiTheme="minorHAnsi" w:cstheme="minorHAnsi"/>
          <w:noProof/>
          <w:sz w:val="22"/>
          <w:szCs w:val="22"/>
        </w:rPr>
        <w:t xml:space="preserve">(Vaughan </w:t>
      </w:r>
      <w:r w:rsidR="00FD6140" w:rsidRPr="003F1702">
        <w:rPr>
          <w:rFonts w:asciiTheme="minorHAnsi" w:hAnsiTheme="minorHAnsi" w:cstheme="minorHAnsi"/>
          <w:i/>
          <w:noProof/>
          <w:sz w:val="22"/>
          <w:szCs w:val="22"/>
        </w:rPr>
        <w:t>et al.</w:t>
      </w:r>
      <w:r w:rsidR="00FD6140" w:rsidRPr="003F1702">
        <w:rPr>
          <w:rFonts w:asciiTheme="minorHAnsi" w:hAnsiTheme="minorHAnsi" w:cstheme="minorHAnsi"/>
          <w:noProof/>
          <w:sz w:val="22"/>
          <w:szCs w:val="22"/>
        </w:rPr>
        <w:t>, 2012)</w:t>
      </w:r>
      <w:r w:rsidR="00FD6140" w:rsidRPr="003F1702">
        <w:rPr>
          <w:rFonts w:asciiTheme="minorHAnsi" w:hAnsiTheme="minorHAnsi" w:cstheme="minorHAnsi"/>
          <w:sz w:val="22"/>
          <w:szCs w:val="22"/>
        </w:rPr>
        <w:fldChar w:fldCharType="end"/>
      </w:r>
      <w:r w:rsidR="0021588C" w:rsidRPr="003F1702">
        <w:rPr>
          <w:rFonts w:asciiTheme="minorHAnsi" w:hAnsiTheme="minorHAnsi" w:cstheme="minorHAnsi"/>
          <w:sz w:val="22"/>
          <w:szCs w:val="22"/>
        </w:rPr>
        <w:t>.</w:t>
      </w:r>
      <w:r w:rsidR="003476FD" w:rsidRPr="003F1702">
        <w:rPr>
          <w:rFonts w:asciiTheme="minorHAnsi" w:hAnsiTheme="minorHAnsi" w:cstheme="minorHAnsi"/>
          <w:sz w:val="22"/>
          <w:szCs w:val="22"/>
        </w:rPr>
        <w:t xml:space="preserve"> </w:t>
      </w:r>
      <w:r w:rsidR="009C14E7" w:rsidRPr="003F1702">
        <w:rPr>
          <w:rFonts w:asciiTheme="minorHAnsi" w:hAnsiTheme="minorHAnsi" w:cstheme="minorHAnsi"/>
          <w:sz w:val="22"/>
          <w:szCs w:val="22"/>
        </w:rPr>
        <w:t>At E19, m</w:t>
      </w:r>
      <w:r w:rsidR="00980A48" w:rsidRPr="003F1702">
        <w:rPr>
          <w:rFonts w:asciiTheme="minorHAnsi" w:hAnsiTheme="minorHAnsi" w:cstheme="minorHAnsi"/>
          <w:sz w:val="22"/>
          <w:szCs w:val="22"/>
        </w:rPr>
        <w:t xml:space="preserve">ice given dexamethasone </w:t>
      </w:r>
      <w:r w:rsidR="00C75649" w:rsidRPr="003F1702">
        <w:rPr>
          <w:rFonts w:asciiTheme="minorHAnsi" w:hAnsiTheme="minorHAnsi" w:cstheme="minorHAnsi"/>
          <w:sz w:val="22"/>
          <w:szCs w:val="22"/>
        </w:rPr>
        <w:t xml:space="preserve">at E14-E19 </w:t>
      </w:r>
      <w:r w:rsidR="009C14E7" w:rsidRPr="003F1702">
        <w:rPr>
          <w:rFonts w:asciiTheme="minorHAnsi" w:hAnsiTheme="minorHAnsi" w:cstheme="minorHAnsi"/>
          <w:sz w:val="22"/>
          <w:szCs w:val="22"/>
        </w:rPr>
        <w:t xml:space="preserve">had reduced fetal and placental accumulation of radiolabeled amino acid by 40-50% despite </w:t>
      </w:r>
      <w:r w:rsidR="00C75649" w:rsidRPr="003F1702">
        <w:rPr>
          <w:rFonts w:asciiTheme="minorHAnsi" w:hAnsiTheme="minorHAnsi" w:cstheme="minorHAnsi"/>
          <w:sz w:val="22"/>
          <w:szCs w:val="22"/>
        </w:rPr>
        <w:t>show</w:t>
      </w:r>
      <w:r w:rsidR="009C14E7" w:rsidRPr="003F1702">
        <w:rPr>
          <w:rFonts w:asciiTheme="minorHAnsi" w:hAnsiTheme="minorHAnsi" w:cstheme="minorHAnsi"/>
          <w:sz w:val="22"/>
          <w:szCs w:val="22"/>
        </w:rPr>
        <w:t>ing</w:t>
      </w:r>
      <w:r w:rsidR="00C75649" w:rsidRPr="003F1702">
        <w:rPr>
          <w:rFonts w:asciiTheme="minorHAnsi" w:hAnsiTheme="minorHAnsi" w:cstheme="minorHAnsi"/>
          <w:sz w:val="22"/>
          <w:szCs w:val="22"/>
        </w:rPr>
        <w:t xml:space="preserve"> increased SNAT1</w:t>
      </w:r>
      <w:r w:rsidR="009C14E7" w:rsidRPr="003F1702">
        <w:rPr>
          <w:rFonts w:asciiTheme="minorHAnsi" w:hAnsiTheme="minorHAnsi" w:cstheme="minorHAnsi"/>
          <w:sz w:val="22"/>
          <w:szCs w:val="22"/>
        </w:rPr>
        <w:t xml:space="preserve"> expression with unchanged SNAT 2 and SNAT4 expression </w:t>
      </w:r>
      <w:r w:rsidR="009C14E7" w:rsidRPr="003F1702">
        <w:rPr>
          <w:rFonts w:asciiTheme="minorHAnsi" w:hAnsiTheme="minorHAnsi" w:cstheme="minorHAnsi"/>
          <w:sz w:val="22"/>
          <w:szCs w:val="22"/>
        </w:rPr>
        <w:fldChar w:fldCharType="begin" w:fldLock="1"/>
      </w:r>
      <w:r w:rsidR="003E4494"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3F1702">
        <w:rPr>
          <w:rFonts w:asciiTheme="minorHAnsi" w:hAnsiTheme="minorHAnsi" w:cstheme="minorHAnsi"/>
          <w:sz w:val="22"/>
          <w:szCs w:val="22"/>
        </w:rPr>
        <w:fldChar w:fldCharType="separate"/>
      </w:r>
      <w:r w:rsidR="009C14E7" w:rsidRPr="003F1702">
        <w:rPr>
          <w:rFonts w:asciiTheme="minorHAnsi" w:hAnsiTheme="minorHAnsi" w:cstheme="minorHAnsi"/>
          <w:noProof/>
          <w:sz w:val="22"/>
          <w:szCs w:val="22"/>
        </w:rPr>
        <w:t xml:space="preserve">(Vaughan </w:t>
      </w:r>
      <w:r w:rsidR="009C14E7" w:rsidRPr="003F1702">
        <w:rPr>
          <w:rFonts w:asciiTheme="minorHAnsi" w:hAnsiTheme="minorHAnsi" w:cstheme="minorHAnsi"/>
          <w:i/>
          <w:noProof/>
          <w:sz w:val="22"/>
          <w:szCs w:val="22"/>
        </w:rPr>
        <w:t>et al.</w:t>
      </w:r>
      <w:r w:rsidR="009C14E7" w:rsidRPr="003F1702">
        <w:rPr>
          <w:rFonts w:asciiTheme="minorHAnsi" w:hAnsiTheme="minorHAnsi" w:cstheme="minorHAnsi"/>
          <w:noProof/>
          <w:sz w:val="22"/>
          <w:szCs w:val="22"/>
        </w:rPr>
        <w:t>, 2012)</w:t>
      </w:r>
      <w:r w:rsidR="009C14E7" w:rsidRPr="003F1702">
        <w:rPr>
          <w:rFonts w:asciiTheme="minorHAnsi" w:hAnsiTheme="minorHAnsi" w:cstheme="minorHAnsi"/>
          <w:sz w:val="22"/>
          <w:szCs w:val="22"/>
        </w:rPr>
        <w:fldChar w:fldCharType="end"/>
      </w:r>
      <w:r w:rsidR="009C14E7" w:rsidRPr="003F1702">
        <w:rPr>
          <w:rFonts w:asciiTheme="minorHAnsi" w:hAnsiTheme="minorHAnsi" w:cstheme="minorHAnsi"/>
          <w:sz w:val="22"/>
          <w:szCs w:val="22"/>
        </w:rPr>
        <w:t>.</w:t>
      </w:r>
      <w:r w:rsidR="001A04BE" w:rsidRPr="003F1702">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3F1702">
        <w:rPr>
          <w:rFonts w:asciiTheme="minorHAnsi" w:hAnsiTheme="minorHAnsi" w:cstheme="minorHAnsi"/>
          <w:sz w:val="22"/>
          <w:szCs w:val="22"/>
        </w:rPr>
        <w:fldChar w:fldCharType="begin" w:fldLock="1"/>
      </w:r>
      <w:r w:rsidR="003E4494"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3F1702">
        <w:rPr>
          <w:rFonts w:asciiTheme="minorHAnsi" w:hAnsiTheme="minorHAnsi" w:cstheme="minorHAnsi"/>
          <w:sz w:val="22"/>
          <w:szCs w:val="22"/>
        </w:rPr>
        <w:fldChar w:fldCharType="separate"/>
      </w:r>
      <w:r w:rsidR="001A04BE" w:rsidRPr="003F1702">
        <w:rPr>
          <w:rFonts w:asciiTheme="minorHAnsi" w:hAnsiTheme="minorHAnsi" w:cstheme="minorHAnsi"/>
          <w:noProof/>
          <w:sz w:val="22"/>
          <w:szCs w:val="22"/>
        </w:rPr>
        <w:t xml:space="preserve">(Vaughan </w:t>
      </w:r>
      <w:r w:rsidR="001A04BE" w:rsidRPr="003F1702">
        <w:rPr>
          <w:rFonts w:asciiTheme="minorHAnsi" w:hAnsiTheme="minorHAnsi" w:cstheme="minorHAnsi"/>
          <w:i/>
          <w:noProof/>
          <w:sz w:val="22"/>
          <w:szCs w:val="22"/>
        </w:rPr>
        <w:t>et al.</w:t>
      </w:r>
      <w:r w:rsidR="001A04BE" w:rsidRPr="003F1702">
        <w:rPr>
          <w:rFonts w:asciiTheme="minorHAnsi" w:hAnsiTheme="minorHAnsi" w:cstheme="minorHAnsi"/>
          <w:noProof/>
          <w:sz w:val="22"/>
          <w:szCs w:val="22"/>
        </w:rPr>
        <w:t>, 2012)</w:t>
      </w:r>
      <w:r w:rsidR="001A04BE" w:rsidRPr="003F1702">
        <w:rPr>
          <w:rFonts w:asciiTheme="minorHAnsi" w:hAnsiTheme="minorHAnsi" w:cstheme="minorHAnsi"/>
          <w:sz w:val="22"/>
          <w:szCs w:val="22"/>
        </w:rPr>
        <w:fldChar w:fldCharType="end"/>
      </w:r>
      <w:r w:rsidR="001A04BE" w:rsidRPr="003F1702">
        <w:rPr>
          <w:rFonts w:asciiTheme="minorHAnsi" w:hAnsiTheme="minorHAnsi" w:cstheme="minorHAnsi"/>
          <w:sz w:val="22"/>
          <w:szCs w:val="22"/>
        </w:rPr>
        <w:t>.</w:t>
      </w:r>
      <w:r w:rsidR="00BB44EF" w:rsidRPr="003F1702">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3F1702">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3F1702">
        <w:rPr>
          <w:rFonts w:asciiTheme="minorHAnsi" w:hAnsiTheme="minorHAnsi" w:cstheme="minorHAnsi"/>
          <w:sz w:val="22"/>
          <w:szCs w:val="22"/>
        </w:rPr>
        <w:fldChar w:fldCharType="begin" w:fldLock="1"/>
      </w:r>
      <w:r w:rsidR="003E4494" w:rsidRPr="003F1702">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3F1702">
        <w:rPr>
          <w:rFonts w:asciiTheme="minorHAnsi" w:hAnsiTheme="minorHAnsi" w:cstheme="minorHAnsi"/>
          <w:sz w:val="22"/>
          <w:szCs w:val="22"/>
        </w:rPr>
        <w:fldChar w:fldCharType="separate"/>
      </w:r>
      <w:r w:rsidR="003E4494" w:rsidRPr="003F1702">
        <w:rPr>
          <w:rFonts w:asciiTheme="minorHAnsi" w:hAnsiTheme="minorHAnsi" w:cstheme="minorHAnsi"/>
          <w:noProof/>
          <w:sz w:val="22"/>
          <w:szCs w:val="22"/>
        </w:rPr>
        <w:t xml:space="preserve">(Cuffe </w:t>
      </w:r>
      <w:r w:rsidR="003E4494" w:rsidRPr="003F1702">
        <w:rPr>
          <w:rFonts w:asciiTheme="minorHAnsi" w:hAnsiTheme="minorHAnsi" w:cstheme="minorHAnsi"/>
          <w:i/>
          <w:noProof/>
          <w:sz w:val="22"/>
          <w:szCs w:val="22"/>
        </w:rPr>
        <w:t>et al.</w:t>
      </w:r>
      <w:r w:rsidR="003E4494" w:rsidRPr="003F1702">
        <w:rPr>
          <w:rFonts w:asciiTheme="minorHAnsi" w:hAnsiTheme="minorHAnsi" w:cstheme="minorHAnsi"/>
          <w:noProof/>
          <w:sz w:val="22"/>
          <w:szCs w:val="22"/>
        </w:rPr>
        <w:t>, 2011)</w:t>
      </w:r>
      <w:r w:rsidR="003E4494" w:rsidRPr="003F1702">
        <w:rPr>
          <w:rFonts w:asciiTheme="minorHAnsi" w:hAnsiTheme="minorHAnsi" w:cstheme="minorHAnsi"/>
          <w:sz w:val="22"/>
          <w:szCs w:val="22"/>
        </w:rPr>
        <w:fldChar w:fldCharType="end"/>
      </w:r>
      <w:r w:rsidR="003E4494" w:rsidRPr="003F1702">
        <w:rPr>
          <w:rFonts w:asciiTheme="minorHAnsi" w:hAnsiTheme="minorHAnsi" w:cstheme="minorHAnsi"/>
          <w:sz w:val="22"/>
          <w:szCs w:val="22"/>
        </w:rPr>
        <w:t>.</w:t>
      </w:r>
    </w:p>
    <w:p w14:paraId="4D837F28" w14:textId="77777777" w:rsidR="00FA25BF" w:rsidRPr="003F1702" w:rsidRDefault="00FA25BF" w:rsidP="00D8113E">
      <w:pPr>
        <w:rPr>
          <w:rFonts w:asciiTheme="minorHAnsi" w:hAnsiTheme="minorHAnsi" w:cstheme="minorHAnsi"/>
          <w:sz w:val="22"/>
          <w:szCs w:val="22"/>
        </w:rPr>
      </w:pPr>
    </w:p>
    <w:p w14:paraId="64C3AB9F" w14:textId="77777777" w:rsidR="008D4015" w:rsidRDefault="00BB44EF" w:rsidP="00D8113E">
      <w:pPr>
        <w:rPr>
          <w:rFonts w:asciiTheme="minorHAnsi" w:hAnsiTheme="minorHAnsi" w:cstheme="minorHAnsi"/>
          <w:sz w:val="22"/>
          <w:szCs w:val="22"/>
        </w:rPr>
      </w:pPr>
      <w:r w:rsidRPr="003F1702">
        <w:rPr>
          <w:rFonts w:asciiTheme="minorHAnsi" w:hAnsiTheme="minorHAnsi" w:cstheme="minorHAnsi"/>
          <w:sz w:val="22"/>
          <w:szCs w:val="22"/>
        </w:rPr>
        <w:t>Human placental explants from term pregnancies were incubated with dexamethasone</w:t>
      </w:r>
      <w:r w:rsidR="00184EDB" w:rsidRPr="003F1702">
        <w:rPr>
          <w:rFonts w:asciiTheme="minorHAnsi" w:hAnsiTheme="minorHAnsi" w:cstheme="minorHAnsi"/>
          <w:sz w:val="22"/>
          <w:szCs w:val="22"/>
        </w:rPr>
        <w:t xml:space="preserve"> for 48 hours</w:t>
      </w:r>
      <w:r w:rsidRPr="003F1702">
        <w:rPr>
          <w:rFonts w:asciiTheme="minorHAnsi" w:hAnsiTheme="minorHAnsi" w:cstheme="minorHAnsi"/>
          <w:sz w:val="22"/>
          <w:szCs w:val="22"/>
        </w:rPr>
        <w:t xml:space="preserve"> </w:t>
      </w:r>
      <w:r w:rsidR="00184EDB" w:rsidRPr="003F1702">
        <w:rPr>
          <w:rFonts w:asciiTheme="minorHAnsi" w:hAnsiTheme="minorHAnsi" w:cstheme="minorHAnsi"/>
          <w:sz w:val="22"/>
          <w:szCs w:val="22"/>
        </w:rPr>
        <w:t>showed 30% increase in placental uptake of radiolabeled amino acid at 10</w:t>
      </w:r>
      <w:r w:rsidR="00184EDB" w:rsidRPr="003F1702">
        <w:rPr>
          <w:rFonts w:asciiTheme="minorHAnsi" w:hAnsiTheme="minorHAnsi" w:cstheme="minorHAnsi"/>
          <w:sz w:val="22"/>
          <w:szCs w:val="22"/>
          <w:vertAlign w:val="superscript"/>
        </w:rPr>
        <w:t xml:space="preserve">-6 </w:t>
      </w:r>
      <w:r w:rsidR="00184EDB" w:rsidRPr="003F1702">
        <w:rPr>
          <w:rFonts w:asciiTheme="minorHAnsi" w:hAnsiTheme="minorHAnsi" w:cstheme="minorHAnsi"/>
          <w:sz w:val="22"/>
          <w:szCs w:val="22"/>
        </w:rPr>
        <w:t>M but not at 10</w:t>
      </w:r>
      <w:r w:rsidR="00184EDB" w:rsidRPr="003F1702">
        <w:rPr>
          <w:rFonts w:asciiTheme="minorHAnsi" w:hAnsiTheme="minorHAnsi" w:cstheme="minorHAnsi"/>
          <w:sz w:val="22"/>
          <w:szCs w:val="22"/>
          <w:vertAlign w:val="superscript"/>
        </w:rPr>
        <w:t xml:space="preserve">-8 </w:t>
      </w:r>
      <w:r w:rsidR="00184EDB" w:rsidRPr="003F1702">
        <w:rPr>
          <w:rFonts w:asciiTheme="minorHAnsi" w:hAnsiTheme="minorHAnsi" w:cstheme="minorHAnsi"/>
          <w:sz w:val="22"/>
          <w:szCs w:val="22"/>
        </w:rPr>
        <w:t>M despite no changes in mRNA expression of SNAT1, SNAT2 or SNAT4</w:t>
      </w:r>
      <w:r w:rsidR="00206F20" w:rsidRPr="003F1702">
        <w:rPr>
          <w:rFonts w:asciiTheme="minorHAnsi" w:hAnsiTheme="minorHAnsi" w:cstheme="minorHAnsi"/>
          <w:sz w:val="22"/>
          <w:szCs w:val="22"/>
        </w:rPr>
        <w:t xml:space="preserve"> at both concentrations</w:t>
      </w:r>
      <w:r w:rsidR="00DD188F" w:rsidRPr="003F1702">
        <w:rPr>
          <w:rFonts w:asciiTheme="minorHAnsi" w:hAnsiTheme="minorHAnsi" w:cstheme="minorHAnsi"/>
          <w:sz w:val="22"/>
          <w:szCs w:val="22"/>
        </w:rPr>
        <w:t xml:space="preserve"> </w:t>
      </w:r>
      <w:r w:rsidR="003E4494" w:rsidRPr="003F1702">
        <w:rPr>
          <w:rFonts w:asciiTheme="minorHAnsi" w:hAnsiTheme="minorHAnsi" w:cstheme="minorHAnsi"/>
          <w:sz w:val="22"/>
          <w:szCs w:val="22"/>
        </w:rPr>
        <w:fldChar w:fldCharType="begin" w:fldLock="1"/>
      </w:r>
      <w:r w:rsidR="00F858CB" w:rsidRPr="003F1702">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3F1702">
        <w:rPr>
          <w:rFonts w:asciiTheme="minorHAnsi" w:hAnsiTheme="minorHAnsi" w:cstheme="minorHAnsi"/>
          <w:sz w:val="22"/>
          <w:szCs w:val="22"/>
        </w:rPr>
        <w:fldChar w:fldCharType="separate"/>
      </w:r>
      <w:r w:rsidR="003E4494" w:rsidRPr="003F1702">
        <w:rPr>
          <w:rFonts w:asciiTheme="minorHAnsi" w:hAnsiTheme="minorHAnsi" w:cstheme="minorHAnsi"/>
          <w:noProof/>
          <w:sz w:val="22"/>
          <w:szCs w:val="22"/>
        </w:rPr>
        <w:t xml:space="preserve">(Audette </w:t>
      </w:r>
      <w:r w:rsidR="003E4494" w:rsidRPr="003F1702">
        <w:rPr>
          <w:rFonts w:asciiTheme="minorHAnsi" w:hAnsiTheme="minorHAnsi" w:cstheme="minorHAnsi"/>
          <w:i/>
          <w:noProof/>
          <w:sz w:val="22"/>
          <w:szCs w:val="22"/>
        </w:rPr>
        <w:t>et al.</w:t>
      </w:r>
      <w:r w:rsidR="003E4494" w:rsidRPr="003F1702">
        <w:rPr>
          <w:rFonts w:asciiTheme="minorHAnsi" w:hAnsiTheme="minorHAnsi" w:cstheme="minorHAnsi"/>
          <w:noProof/>
          <w:sz w:val="22"/>
          <w:szCs w:val="22"/>
        </w:rPr>
        <w:t>, 2010)</w:t>
      </w:r>
      <w:r w:rsidR="003E4494" w:rsidRPr="003F1702">
        <w:rPr>
          <w:rFonts w:asciiTheme="minorHAnsi" w:hAnsiTheme="minorHAnsi" w:cstheme="minorHAnsi"/>
          <w:sz w:val="22"/>
          <w:szCs w:val="22"/>
        </w:rPr>
        <w:fldChar w:fldCharType="end"/>
      </w:r>
      <w:r w:rsidR="003E4494" w:rsidRPr="003F1702">
        <w:rPr>
          <w:rFonts w:asciiTheme="minorHAnsi" w:hAnsiTheme="minorHAnsi" w:cstheme="minorHAnsi"/>
          <w:sz w:val="22"/>
          <w:szCs w:val="22"/>
        </w:rPr>
        <w:t xml:space="preserve">. </w:t>
      </w:r>
      <w:r w:rsidR="00F858CB" w:rsidRPr="003F1702">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3F1702">
        <w:rPr>
          <w:rFonts w:asciiTheme="minorHAnsi" w:hAnsiTheme="minorHAnsi" w:cstheme="minorHAnsi"/>
          <w:sz w:val="22"/>
          <w:szCs w:val="22"/>
        </w:rPr>
        <w:fldChar w:fldCharType="begin" w:fldLock="1"/>
      </w:r>
      <w:r w:rsidR="000A5FB7" w:rsidRPr="003F1702">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3F1702">
        <w:rPr>
          <w:rFonts w:asciiTheme="minorHAnsi" w:hAnsiTheme="minorHAnsi" w:cstheme="minorHAnsi"/>
          <w:sz w:val="22"/>
          <w:szCs w:val="22"/>
        </w:rPr>
        <w:fldChar w:fldCharType="separate"/>
      </w:r>
      <w:r w:rsidR="00F858CB" w:rsidRPr="003F1702">
        <w:rPr>
          <w:rFonts w:asciiTheme="minorHAnsi" w:hAnsiTheme="minorHAnsi" w:cstheme="minorHAnsi"/>
          <w:noProof/>
          <w:sz w:val="22"/>
          <w:szCs w:val="22"/>
        </w:rPr>
        <w:t xml:space="preserve">(Audette </w:t>
      </w:r>
      <w:r w:rsidR="00F858CB" w:rsidRPr="003F1702">
        <w:rPr>
          <w:rFonts w:asciiTheme="minorHAnsi" w:hAnsiTheme="minorHAnsi" w:cstheme="minorHAnsi"/>
          <w:i/>
          <w:noProof/>
          <w:sz w:val="22"/>
          <w:szCs w:val="22"/>
        </w:rPr>
        <w:t>et al.</w:t>
      </w:r>
      <w:r w:rsidR="00F858CB" w:rsidRPr="003F1702">
        <w:rPr>
          <w:rFonts w:asciiTheme="minorHAnsi" w:hAnsiTheme="minorHAnsi" w:cstheme="minorHAnsi"/>
          <w:noProof/>
          <w:sz w:val="22"/>
          <w:szCs w:val="22"/>
        </w:rPr>
        <w:t>, 2014)</w:t>
      </w:r>
      <w:r w:rsidR="00F858CB" w:rsidRPr="003F1702">
        <w:rPr>
          <w:rFonts w:asciiTheme="minorHAnsi" w:hAnsiTheme="minorHAnsi" w:cstheme="minorHAnsi"/>
          <w:sz w:val="22"/>
          <w:szCs w:val="22"/>
        </w:rPr>
        <w:fldChar w:fldCharType="end"/>
      </w:r>
      <w:r w:rsidR="00F858CB" w:rsidRPr="003F1702">
        <w:rPr>
          <w:rFonts w:asciiTheme="minorHAnsi" w:hAnsiTheme="minorHAnsi" w:cstheme="minorHAnsi"/>
          <w:sz w:val="22"/>
          <w:szCs w:val="22"/>
        </w:rPr>
        <w:t xml:space="preserve">. </w:t>
      </w:r>
      <w:r w:rsidR="00DE711B" w:rsidRPr="003F1702">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3F1702">
        <w:rPr>
          <w:rFonts w:asciiTheme="minorHAnsi" w:hAnsiTheme="minorHAnsi" w:cstheme="minorHAnsi"/>
          <w:sz w:val="22"/>
          <w:szCs w:val="22"/>
        </w:rPr>
        <w:fldChar w:fldCharType="begin" w:fldLock="1"/>
      </w:r>
      <w:r w:rsidR="000A5FB7" w:rsidRPr="003F1702">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3F1702">
        <w:rPr>
          <w:rFonts w:asciiTheme="minorHAnsi" w:hAnsiTheme="minorHAnsi" w:cstheme="minorHAnsi"/>
          <w:sz w:val="22"/>
          <w:szCs w:val="22"/>
        </w:rPr>
        <w:fldChar w:fldCharType="separate"/>
      </w:r>
      <w:r w:rsidR="00DE711B" w:rsidRPr="003F1702">
        <w:rPr>
          <w:rFonts w:asciiTheme="minorHAnsi" w:hAnsiTheme="minorHAnsi" w:cstheme="minorHAnsi"/>
          <w:noProof/>
          <w:sz w:val="22"/>
          <w:szCs w:val="22"/>
        </w:rPr>
        <w:t xml:space="preserve">(Audette </w:t>
      </w:r>
      <w:r w:rsidR="00DE711B" w:rsidRPr="003F1702">
        <w:rPr>
          <w:rFonts w:asciiTheme="minorHAnsi" w:hAnsiTheme="minorHAnsi" w:cstheme="minorHAnsi"/>
          <w:i/>
          <w:noProof/>
          <w:sz w:val="22"/>
          <w:szCs w:val="22"/>
        </w:rPr>
        <w:t>et al.</w:t>
      </w:r>
      <w:r w:rsidR="00DE711B" w:rsidRPr="003F1702">
        <w:rPr>
          <w:rFonts w:asciiTheme="minorHAnsi" w:hAnsiTheme="minorHAnsi" w:cstheme="minorHAnsi"/>
          <w:noProof/>
          <w:sz w:val="22"/>
          <w:szCs w:val="22"/>
        </w:rPr>
        <w:t>, 2014)</w:t>
      </w:r>
      <w:r w:rsidR="00DE711B" w:rsidRPr="003F1702">
        <w:rPr>
          <w:rFonts w:asciiTheme="minorHAnsi" w:hAnsiTheme="minorHAnsi" w:cstheme="minorHAnsi"/>
          <w:sz w:val="22"/>
          <w:szCs w:val="22"/>
        </w:rPr>
        <w:fldChar w:fldCharType="end"/>
      </w:r>
      <w:r w:rsidR="00DE711B" w:rsidRPr="003F1702">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3F1702">
        <w:rPr>
          <w:rFonts w:asciiTheme="minorHAnsi" w:hAnsiTheme="minorHAnsi" w:cstheme="minorHAnsi"/>
          <w:sz w:val="22"/>
          <w:szCs w:val="22"/>
        </w:rPr>
        <w:fldChar w:fldCharType="begin" w:fldLock="1"/>
      </w:r>
      <w:r w:rsidR="000A5FB7" w:rsidRPr="003F1702">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3F1702">
        <w:rPr>
          <w:rFonts w:asciiTheme="minorHAnsi" w:hAnsiTheme="minorHAnsi" w:cstheme="minorHAnsi"/>
          <w:sz w:val="22"/>
          <w:szCs w:val="22"/>
        </w:rPr>
        <w:fldChar w:fldCharType="separate"/>
      </w:r>
      <w:r w:rsidR="00DE711B" w:rsidRPr="003F1702">
        <w:rPr>
          <w:rFonts w:asciiTheme="minorHAnsi" w:hAnsiTheme="minorHAnsi" w:cstheme="minorHAnsi"/>
          <w:noProof/>
          <w:sz w:val="22"/>
          <w:szCs w:val="22"/>
        </w:rPr>
        <w:t xml:space="preserve">(Audette </w:t>
      </w:r>
      <w:r w:rsidR="00DE711B" w:rsidRPr="003F1702">
        <w:rPr>
          <w:rFonts w:asciiTheme="minorHAnsi" w:hAnsiTheme="minorHAnsi" w:cstheme="minorHAnsi"/>
          <w:i/>
          <w:noProof/>
          <w:sz w:val="22"/>
          <w:szCs w:val="22"/>
        </w:rPr>
        <w:t>et al.</w:t>
      </w:r>
      <w:r w:rsidR="00DE711B" w:rsidRPr="003F1702">
        <w:rPr>
          <w:rFonts w:asciiTheme="minorHAnsi" w:hAnsiTheme="minorHAnsi" w:cstheme="minorHAnsi"/>
          <w:noProof/>
          <w:sz w:val="22"/>
          <w:szCs w:val="22"/>
        </w:rPr>
        <w:t>, 2014)</w:t>
      </w:r>
      <w:r w:rsidR="00DE711B" w:rsidRPr="003F1702">
        <w:rPr>
          <w:rFonts w:asciiTheme="minorHAnsi" w:hAnsiTheme="minorHAnsi" w:cstheme="minorHAnsi"/>
          <w:sz w:val="22"/>
          <w:szCs w:val="22"/>
        </w:rPr>
        <w:fldChar w:fldCharType="end"/>
      </w:r>
      <w:r w:rsidR="00DE711B" w:rsidRPr="003F1702">
        <w:rPr>
          <w:rFonts w:asciiTheme="minorHAnsi" w:hAnsiTheme="minorHAnsi" w:cstheme="minorHAnsi"/>
          <w:sz w:val="22"/>
          <w:szCs w:val="22"/>
        </w:rPr>
        <w:t>.</w:t>
      </w:r>
      <w:r w:rsidR="00B63864" w:rsidRPr="003F1702">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3F1702">
        <w:rPr>
          <w:rFonts w:asciiTheme="minorHAnsi" w:hAnsiTheme="minorHAnsi" w:cstheme="minorHAnsi"/>
          <w:sz w:val="22"/>
          <w:szCs w:val="22"/>
        </w:rPr>
        <w:fldChar w:fldCharType="begin" w:fldLock="1"/>
      </w:r>
      <w:r w:rsidR="000A5FB7" w:rsidRPr="003F1702">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3F1702">
        <w:rPr>
          <w:rFonts w:asciiTheme="minorHAnsi" w:hAnsiTheme="minorHAnsi" w:cstheme="minorHAnsi"/>
          <w:sz w:val="22"/>
          <w:szCs w:val="22"/>
        </w:rPr>
        <w:fldChar w:fldCharType="separate"/>
      </w:r>
      <w:r w:rsidR="00B63864" w:rsidRPr="003F1702">
        <w:rPr>
          <w:rFonts w:asciiTheme="minorHAnsi" w:hAnsiTheme="minorHAnsi" w:cstheme="minorHAnsi"/>
          <w:noProof/>
          <w:sz w:val="22"/>
          <w:szCs w:val="22"/>
        </w:rPr>
        <w:t xml:space="preserve">(Audette </w:t>
      </w:r>
      <w:r w:rsidR="00B63864" w:rsidRPr="003F1702">
        <w:rPr>
          <w:rFonts w:asciiTheme="minorHAnsi" w:hAnsiTheme="minorHAnsi" w:cstheme="minorHAnsi"/>
          <w:i/>
          <w:noProof/>
          <w:sz w:val="22"/>
          <w:szCs w:val="22"/>
        </w:rPr>
        <w:t>et al.</w:t>
      </w:r>
      <w:r w:rsidR="00B63864" w:rsidRPr="003F1702">
        <w:rPr>
          <w:rFonts w:asciiTheme="minorHAnsi" w:hAnsiTheme="minorHAnsi" w:cstheme="minorHAnsi"/>
          <w:noProof/>
          <w:sz w:val="22"/>
          <w:szCs w:val="22"/>
        </w:rPr>
        <w:t>, 2014)</w:t>
      </w:r>
      <w:r w:rsidR="00B63864" w:rsidRPr="003F1702">
        <w:rPr>
          <w:rFonts w:asciiTheme="minorHAnsi" w:hAnsiTheme="minorHAnsi" w:cstheme="minorHAnsi"/>
          <w:sz w:val="22"/>
          <w:szCs w:val="22"/>
        </w:rPr>
        <w:fldChar w:fldCharType="end"/>
      </w:r>
      <w:r w:rsidR="00B63864" w:rsidRPr="003F1702">
        <w:rPr>
          <w:rFonts w:asciiTheme="minorHAnsi" w:hAnsiTheme="minorHAnsi" w:cstheme="minorHAnsi"/>
          <w:sz w:val="22"/>
          <w:szCs w:val="22"/>
        </w:rPr>
        <w:t>.</w:t>
      </w:r>
      <w:r w:rsidR="0042633D" w:rsidRPr="003F1702">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3F1702">
        <w:rPr>
          <w:rFonts w:asciiTheme="minorHAnsi" w:hAnsiTheme="minorHAnsi" w:cstheme="minorHAnsi"/>
          <w:sz w:val="22"/>
          <w:szCs w:val="22"/>
        </w:rPr>
        <w:t xml:space="preserve">GC-treated </w:t>
      </w:r>
      <w:r w:rsidR="0042633D" w:rsidRPr="003F1702">
        <w:rPr>
          <w:rFonts w:asciiTheme="minorHAnsi" w:hAnsiTheme="minorHAnsi" w:cstheme="minorHAnsi"/>
          <w:sz w:val="22"/>
          <w:szCs w:val="22"/>
        </w:rPr>
        <w:t xml:space="preserve">placentas delivered after 14 days of treatment but prior to term </w:t>
      </w:r>
      <w:r w:rsidR="002B5A19" w:rsidRPr="003F1702">
        <w:rPr>
          <w:rFonts w:asciiTheme="minorHAnsi" w:hAnsiTheme="minorHAnsi" w:cstheme="minorHAnsi"/>
          <w:sz w:val="22"/>
          <w:szCs w:val="22"/>
        </w:rPr>
        <w:t xml:space="preserve">and in GC-treated term placentas </w:t>
      </w:r>
      <w:r w:rsidR="0042633D" w:rsidRPr="003F1702">
        <w:rPr>
          <w:rFonts w:asciiTheme="minorHAnsi" w:hAnsiTheme="minorHAnsi" w:cstheme="minorHAnsi"/>
          <w:sz w:val="22"/>
          <w:szCs w:val="22"/>
        </w:rPr>
        <w:t>compared to placentas del</w:t>
      </w:r>
      <w:r w:rsidR="00721888" w:rsidRPr="003F1702">
        <w:rPr>
          <w:rFonts w:asciiTheme="minorHAnsi" w:hAnsiTheme="minorHAnsi" w:cstheme="minorHAnsi"/>
          <w:sz w:val="22"/>
          <w:szCs w:val="22"/>
        </w:rPr>
        <w:t>i</w:t>
      </w:r>
      <w:r w:rsidR="0042633D" w:rsidRPr="003F1702">
        <w:rPr>
          <w:rFonts w:asciiTheme="minorHAnsi" w:hAnsiTheme="minorHAnsi" w:cstheme="minorHAnsi"/>
          <w:sz w:val="22"/>
          <w:szCs w:val="22"/>
        </w:rPr>
        <w:t>v</w:t>
      </w:r>
      <w:r w:rsidR="00721888" w:rsidRPr="003F1702">
        <w:rPr>
          <w:rFonts w:asciiTheme="minorHAnsi" w:hAnsiTheme="minorHAnsi" w:cstheme="minorHAnsi"/>
          <w:sz w:val="22"/>
          <w:szCs w:val="22"/>
        </w:rPr>
        <w:t>e</w:t>
      </w:r>
      <w:r w:rsidR="0042633D" w:rsidRPr="003F1702">
        <w:rPr>
          <w:rFonts w:asciiTheme="minorHAnsi" w:hAnsiTheme="minorHAnsi" w:cstheme="minorHAnsi"/>
          <w:sz w:val="22"/>
          <w:szCs w:val="22"/>
        </w:rPr>
        <w:t>red within 14 days of treatment</w:t>
      </w:r>
      <w:r w:rsidR="002B5A19" w:rsidRPr="003F1702">
        <w:rPr>
          <w:rFonts w:asciiTheme="minorHAnsi" w:hAnsiTheme="minorHAnsi" w:cstheme="minorHAnsi"/>
          <w:sz w:val="22"/>
          <w:szCs w:val="22"/>
        </w:rPr>
        <w:t xml:space="preserve"> </w:t>
      </w:r>
      <w:r w:rsidR="002B5A19" w:rsidRPr="003F1702">
        <w:rPr>
          <w:rFonts w:asciiTheme="minorHAnsi" w:hAnsiTheme="minorHAnsi" w:cstheme="minorHAnsi"/>
          <w:sz w:val="22"/>
          <w:szCs w:val="22"/>
        </w:rPr>
        <w:fldChar w:fldCharType="begin" w:fldLock="1"/>
      </w:r>
      <w:r w:rsidR="000A5FB7" w:rsidRPr="003F1702">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3F1702">
        <w:rPr>
          <w:rFonts w:asciiTheme="minorHAnsi" w:hAnsiTheme="minorHAnsi" w:cstheme="minorHAnsi"/>
          <w:sz w:val="22"/>
          <w:szCs w:val="22"/>
        </w:rPr>
        <w:fldChar w:fldCharType="separate"/>
      </w:r>
      <w:r w:rsidR="002B5A19" w:rsidRPr="003F1702">
        <w:rPr>
          <w:rFonts w:asciiTheme="minorHAnsi" w:hAnsiTheme="minorHAnsi" w:cstheme="minorHAnsi"/>
          <w:noProof/>
          <w:sz w:val="22"/>
          <w:szCs w:val="22"/>
        </w:rPr>
        <w:t xml:space="preserve">(Audette </w:t>
      </w:r>
      <w:r w:rsidR="002B5A19" w:rsidRPr="003F1702">
        <w:rPr>
          <w:rFonts w:asciiTheme="minorHAnsi" w:hAnsiTheme="minorHAnsi" w:cstheme="minorHAnsi"/>
          <w:i/>
          <w:noProof/>
          <w:sz w:val="22"/>
          <w:szCs w:val="22"/>
        </w:rPr>
        <w:t>et al.</w:t>
      </w:r>
      <w:r w:rsidR="002B5A19" w:rsidRPr="003F1702">
        <w:rPr>
          <w:rFonts w:asciiTheme="minorHAnsi" w:hAnsiTheme="minorHAnsi" w:cstheme="minorHAnsi"/>
          <w:noProof/>
          <w:sz w:val="22"/>
          <w:szCs w:val="22"/>
        </w:rPr>
        <w:t>, 2014)</w:t>
      </w:r>
      <w:r w:rsidR="002B5A19" w:rsidRPr="003F1702">
        <w:rPr>
          <w:rFonts w:asciiTheme="minorHAnsi" w:hAnsiTheme="minorHAnsi" w:cstheme="minorHAnsi"/>
          <w:sz w:val="22"/>
          <w:szCs w:val="22"/>
        </w:rPr>
        <w:fldChar w:fldCharType="end"/>
      </w:r>
      <w:r w:rsidR="002B5A19" w:rsidRPr="003F1702">
        <w:rPr>
          <w:rFonts w:asciiTheme="minorHAnsi" w:hAnsiTheme="minorHAnsi" w:cstheme="minorHAnsi"/>
          <w:sz w:val="22"/>
          <w:szCs w:val="22"/>
        </w:rPr>
        <w:t>.</w:t>
      </w:r>
      <w:r w:rsidR="0042633D" w:rsidRPr="003F1702">
        <w:rPr>
          <w:rFonts w:asciiTheme="minorHAnsi" w:hAnsiTheme="minorHAnsi" w:cstheme="minorHAnsi"/>
          <w:sz w:val="22"/>
          <w:szCs w:val="22"/>
        </w:rPr>
        <w:t xml:space="preserve"> </w:t>
      </w:r>
    </w:p>
    <w:p w14:paraId="30CC9466" w14:textId="77777777" w:rsidR="00C34ED5" w:rsidRDefault="00C34ED5" w:rsidP="00D8113E">
      <w:pPr>
        <w:rPr>
          <w:rFonts w:asciiTheme="minorHAnsi" w:hAnsiTheme="minorHAnsi" w:cstheme="minorHAnsi"/>
          <w:sz w:val="22"/>
          <w:szCs w:val="22"/>
        </w:rPr>
      </w:pPr>
    </w:p>
    <w:p w14:paraId="7329BB4C" w14:textId="0388C3CF" w:rsidR="00BB44EF" w:rsidRPr="003F1702" w:rsidRDefault="008D4015" w:rsidP="00D8113E">
      <w:pPr>
        <w:rPr>
          <w:rFonts w:asciiTheme="minorHAnsi" w:hAnsiTheme="minorHAnsi" w:cstheme="minorHAnsi"/>
          <w:sz w:val="22"/>
          <w:szCs w:val="22"/>
        </w:rPr>
      </w:pPr>
      <w:r>
        <w:rPr>
          <w:rFonts w:asciiTheme="minorHAnsi" w:hAnsiTheme="minorHAnsi" w:cstheme="minorHAnsi"/>
          <w:sz w:val="22"/>
          <w:szCs w:val="22"/>
        </w:rPr>
        <w:t xml:space="preserve">In humans, system A transport of radiolabeled amino acids was significantly lower in placental explants of IUGR deliveries </w:t>
      </w:r>
      <w:r w:rsidR="00620013">
        <w:rPr>
          <w:rFonts w:asciiTheme="minorHAnsi" w:hAnsiTheme="minorHAnsi" w:cstheme="minorHAnsi"/>
          <w:sz w:val="22"/>
          <w:szCs w:val="22"/>
        </w:rPr>
        <w:fldChar w:fldCharType="begin" w:fldLock="1"/>
      </w:r>
      <w:r w:rsidR="00C651F8">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Pr>
          <w:rFonts w:asciiTheme="minorHAnsi" w:hAnsiTheme="minorHAnsi" w:cstheme="minorHAnsi"/>
          <w:sz w:val="22"/>
          <w:szCs w:val="22"/>
        </w:rPr>
        <w:fldChar w:fldCharType="separate"/>
      </w:r>
      <w:r w:rsidR="00620013" w:rsidRPr="00620013">
        <w:rPr>
          <w:rFonts w:asciiTheme="minorHAnsi" w:hAnsiTheme="minorHAnsi" w:cstheme="minorHAnsi"/>
          <w:noProof/>
          <w:sz w:val="22"/>
          <w:szCs w:val="22"/>
        </w:rPr>
        <w:t xml:space="preserve">(Shibata </w:t>
      </w:r>
      <w:r w:rsidR="00620013" w:rsidRPr="00620013">
        <w:rPr>
          <w:rFonts w:asciiTheme="minorHAnsi" w:hAnsiTheme="minorHAnsi" w:cstheme="minorHAnsi"/>
          <w:i/>
          <w:noProof/>
          <w:sz w:val="22"/>
          <w:szCs w:val="22"/>
        </w:rPr>
        <w:t>et al.</w:t>
      </w:r>
      <w:r w:rsidR="00620013" w:rsidRPr="00620013">
        <w:rPr>
          <w:rFonts w:asciiTheme="minorHAnsi" w:hAnsiTheme="minorHAnsi" w:cstheme="minorHAnsi"/>
          <w:noProof/>
          <w:sz w:val="22"/>
          <w:szCs w:val="22"/>
        </w:rPr>
        <w:t>, 2008)</w:t>
      </w:r>
      <w:r w:rsidR="00620013">
        <w:rPr>
          <w:rFonts w:asciiTheme="minorHAnsi" w:hAnsiTheme="minorHAnsi" w:cstheme="minorHAnsi"/>
          <w:sz w:val="22"/>
          <w:szCs w:val="22"/>
        </w:rPr>
        <w:fldChar w:fldCharType="end"/>
      </w:r>
      <w:r w:rsidR="00620013">
        <w:rPr>
          <w:rFonts w:asciiTheme="minorHAnsi" w:hAnsiTheme="minorHAnsi" w:cstheme="minorHAnsi"/>
          <w:sz w:val="22"/>
          <w:szCs w:val="22"/>
        </w:rPr>
        <w:t xml:space="preserve">. </w:t>
      </w:r>
      <w:r w:rsidR="0014003E">
        <w:rPr>
          <w:rFonts w:asciiTheme="minorHAnsi" w:hAnsiTheme="minorHAnsi" w:cstheme="minorHAnsi"/>
          <w:sz w:val="22"/>
          <w:szCs w:val="22"/>
        </w:rPr>
        <w:t xml:space="preserve">Additionally, placental </w:t>
      </w:r>
      <w:r w:rsidR="00CD1A3F">
        <w:rPr>
          <w:rFonts w:asciiTheme="minorHAnsi" w:hAnsiTheme="minorHAnsi" w:cstheme="minorHAnsi"/>
          <w:sz w:val="22"/>
          <w:szCs w:val="22"/>
        </w:rPr>
        <w:t>uptake</w:t>
      </w:r>
      <w:r w:rsidR="0014003E">
        <w:rPr>
          <w:rFonts w:asciiTheme="minorHAnsi" w:hAnsiTheme="minorHAnsi" w:cstheme="minorHAnsi"/>
          <w:sz w:val="22"/>
          <w:szCs w:val="22"/>
        </w:rPr>
        <w:t xml:space="preserve"> of lysine was reduced </w:t>
      </w:r>
      <w:r w:rsidR="00CD1A3F">
        <w:rPr>
          <w:rFonts w:asciiTheme="minorHAnsi" w:hAnsiTheme="minorHAnsi" w:cstheme="minorHAnsi"/>
          <w:sz w:val="22"/>
          <w:szCs w:val="22"/>
        </w:rPr>
        <w:t>at the basolateral membrane, while system</w:t>
      </w:r>
      <w:r w:rsidR="002151F8">
        <w:rPr>
          <w:rFonts w:asciiTheme="minorHAnsi" w:hAnsiTheme="minorHAnsi" w:cstheme="minorHAnsi"/>
          <w:sz w:val="22"/>
          <w:szCs w:val="22"/>
        </w:rPr>
        <w:t>-</w:t>
      </w:r>
      <w:r w:rsidR="00CD1A3F">
        <w:rPr>
          <w:rFonts w:asciiTheme="minorHAnsi" w:hAnsiTheme="minorHAnsi" w:cstheme="minorHAnsi"/>
          <w:sz w:val="22"/>
          <w:szCs w:val="22"/>
        </w:rPr>
        <w:t>L</w:t>
      </w:r>
      <w:r w:rsidR="002151F8">
        <w:rPr>
          <w:rFonts w:asciiTheme="minorHAnsi" w:hAnsiTheme="minorHAnsi" w:cstheme="minorHAnsi"/>
          <w:sz w:val="22"/>
          <w:szCs w:val="22"/>
        </w:rPr>
        <w:t>-</w:t>
      </w:r>
      <w:r w:rsidR="00CD1A3F">
        <w:rPr>
          <w:rFonts w:asciiTheme="minorHAnsi" w:hAnsiTheme="minorHAnsi" w:cstheme="minorHAnsi"/>
          <w:sz w:val="22"/>
          <w:szCs w:val="22"/>
        </w:rPr>
        <w:t xml:space="preserve">mediated uptake of leucine was reduced in the microvillous and basal membranes of placental explants from </w:t>
      </w:r>
      <w:r w:rsidR="002151F8">
        <w:rPr>
          <w:rFonts w:asciiTheme="minorHAnsi" w:hAnsiTheme="minorHAnsi" w:cstheme="minorHAnsi"/>
          <w:sz w:val="22"/>
          <w:szCs w:val="22"/>
        </w:rPr>
        <w:t>IUGR pregnancies</w:t>
      </w:r>
      <w:r w:rsidR="00CD1A3F">
        <w:rPr>
          <w:rFonts w:asciiTheme="minorHAnsi" w:hAnsiTheme="minorHAnsi" w:cstheme="minorHAnsi"/>
          <w:sz w:val="22"/>
          <w:szCs w:val="22"/>
        </w:rPr>
        <w:t xml:space="preserve"> </w:t>
      </w:r>
      <w:r w:rsidR="00CD1A3F">
        <w:rPr>
          <w:rFonts w:asciiTheme="minorHAnsi" w:hAnsiTheme="minorHAnsi" w:cstheme="minorHAnsi"/>
          <w:sz w:val="22"/>
          <w:szCs w:val="22"/>
        </w:rPr>
        <w:fldChar w:fldCharType="begin" w:fldLock="1"/>
      </w:r>
      <w:r w:rsidR="00294FD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Pr>
          <w:rFonts w:asciiTheme="minorHAnsi" w:hAnsiTheme="minorHAnsi" w:cstheme="minorHAnsi"/>
          <w:sz w:val="22"/>
          <w:szCs w:val="22"/>
        </w:rPr>
        <w:fldChar w:fldCharType="separate"/>
      </w:r>
      <w:r w:rsidR="00CD1A3F" w:rsidRPr="00CD1A3F">
        <w:rPr>
          <w:rFonts w:asciiTheme="minorHAnsi" w:hAnsiTheme="minorHAnsi" w:cstheme="minorHAnsi"/>
          <w:noProof/>
          <w:sz w:val="22"/>
          <w:szCs w:val="22"/>
        </w:rPr>
        <w:t xml:space="preserve">(Jansson </w:t>
      </w:r>
      <w:r w:rsidR="00CD1A3F" w:rsidRPr="00CD1A3F">
        <w:rPr>
          <w:rFonts w:asciiTheme="minorHAnsi" w:hAnsiTheme="minorHAnsi" w:cstheme="minorHAnsi"/>
          <w:i/>
          <w:noProof/>
          <w:sz w:val="22"/>
          <w:szCs w:val="22"/>
        </w:rPr>
        <w:t>et al.</w:t>
      </w:r>
      <w:r w:rsidR="00CD1A3F" w:rsidRPr="00CD1A3F">
        <w:rPr>
          <w:rFonts w:asciiTheme="minorHAnsi" w:hAnsiTheme="minorHAnsi" w:cstheme="minorHAnsi"/>
          <w:noProof/>
          <w:sz w:val="22"/>
          <w:szCs w:val="22"/>
        </w:rPr>
        <w:t>, 1998)</w:t>
      </w:r>
      <w:r w:rsidR="00CD1A3F">
        <w:rPr>
          <w:rFonts w:asciiTheme="minorHAnsi" w:hAnsiTheme="minorHAnsi" w:cstheme="minorHAnsi"/>
          <w:sz w:val="22"/>
          <w:szCs w:val="22"/>
        </w:rPr>
        <w:fldChar w:fldCharType="end"/>
      </w:r>
      <w:r w:rsidR="00CD1A3F">
        <w:rPr>
          <w:rFonts w:asciiTheme="minorHAnsi" w:hAnsiTheme="minorHAnsi" w:cstheme="minorHAnsi"/>
          <w:sz w:val="22"/>
          <w:szCs w:val="22"/>
        </w:rPr>
        <w:t>.</w:t>
      </w:r>
      <w:r w:rsidR="00DF0147">
        <w:rPr>
          <w:rFonts w:asciiTheme="minorHAnsi" w:hAnsiTheme="minorHAnsi" w:cstheme="minorHAnsi"/>
          <w:sz w:val="22"/>
          <w:szCs w:val="22"/>
        </w:rPr>
        <w:t xml:space="preserve"> IUGR placentas had</w:t>
      </w:r>
      <w:r w:rsidR="00294FDE">
        <w:rPr>
          <w:rFonts w:asciiTheme="minorHAnsi" w:hAnsiTheme="minorHAnsi" w:cstheme="minorHAnsi"/>
          <w:sz w:val="22"/>
          <w:szCs w:val="22"/>
        </w:rPr>
        <w:t xml:space="preserve"> 34%</w:t>
      </w:r>
      <w:r w:rsidR="00DF0147">
        <w:rPr>
          <w:rFonts w:asciiTheme="minorHAnsi" w:hAnsiTheme="minorHAnsi" w:cstheme="minorHAnsi"/>
          <w:sz w:val="22"/>
          <w:szCs w:val="22"/>
        </w:rPr>
        <w:t xml:space="preserve"> lower</w:t>
      </w:r>
      <w:r w:rsidR="00294FDE">
        <w:rPr>
          <w:rFonts w:asciiTheme="minorHAnsi" w:hAnsiTheme="minorHAnsi" w:cstheme="minorHAnsi"/>
          <w:sz w:val="22"/>
          <w:szCs w:val="22"/>
        </w:rPr>
        <w:t xml:space="preserve"> sodium-dependent</w:t>
      </w:r>
      <w:r w:rsidR="00DF0147">
        <w:rPr>
          <w:rFonts w:asciiTheme="minorHAnsi" w:hAnsiTheme="minorHAnsi" w:cstheme="minorHAnsi"/>
          <w:sz w:val="22"/>
          <w:szCs w:val="22"/>
        </w:rPr>
        <w:t xml:space="preserve"> taurine </w:t>
      </w:r>
      <w:r w:rsidR="00294FDE">
        <w:rPr>
          <w:rFonts w:asciiTheme="minorHAnsi" w:hAnsiTheme="minorHAnsi" w:cstheme="minorHAnsi"/>
          <w:sz w:val="22"/>
          <w:szCs w:val="22"/>
        </w:rPr>
        <w:t xml:space="preserve">transport in the microvillous membrane compared to healthy controls </w:t>
      </w:r>
      <w:r w:rsidR="00294FDE">
        <w:rPr>
          <w:rFonts w:asciiTheme="minorHAnsi" w:hAnsiTheme="minorHAnsi" w:cstheme="minorHAnsi"/>
          <w:sz w:val="22"/>
          <w:szCs w:val="22"/>
        </w:rPr>
        <w:fldChar w:fldCharType="begin" w:fldLock="1"/>
      </w:r>
      <w:r w:rsidR="00620013">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Pr>
          <w:rFonts w:asciiTheme="minorHAnsi" w:hAnsiTheme="minorHAnsi" w:cstheme="minorHAnsi"/>
          <w:sz w:val="22"/>
          <w:szCs w:val="22"/>
        </w:rPr>
        <w:fldChar w:fldCharType="separate"/>
      </w:r>
      <w:r w:rsidR="00294FDE" w:rsidRPr="00294FDE">
        <w:rPr>
          <w:rFonts w:asciiTheme="minorHAnsi" w:hAnsiTheme="minorHAnsi" w:cstheme="minorHAnsi"/>
          <w:noProof/>
          <w:sz w:val="22"/>
          <w:szCs w:val="22"/>
        </w:rPr>
        <w:t xml:space="preserve">(Norberg </w:t>
      </w:r>
      <w:r w:rsidR="00294FDE" w:rsidRPr="00294FDE">
        <w:rPr>
          <w:rFonts w:asciiTheme="minorHAnsi" w:hAnsiTheme="minorHAnsi" w:cstheme="minorHAnsi"/>
          <w:i/>
          <w:noProof/>
          <w:sz w:val="22"/>
          <w:szCs w:val="22"/>
        </w:rPr>
        <w:t>et al.</w:t>
      </w:r>
      <w:r w:rsidR="00294FDE" w:rsidRPr="00294FDE">
        <w:rPr>
          <w:rFonts w:asciiTheme="minorHAnsi" w:hAnsiTheme="minorHAnsi" w:cstheme="minorHAnsi"/>
          <w:noProof/>
          <w:sz w:val="22"/>
          <w:szCs w:val="22"/>
        </w:rPr>
        <w:t>, 1998)</w:t>
      </w:r>
      <w:r w:rsidR="00294FDE">
        <w:rPr>
          <w:rFonts w:asciiTheme="minorHAnsi" w:hAnsiTheme="minorHAnsi" w:cstheme="minorHAnsi"/>
          <w:sz w:val="22"/>
          <w:szCs w:val="22"/>
        </w:rPr>
        <w:fldChar w:fldCharType="end"/>
      </w:r>
      <w:r w:rsidR="00294FDE">
        <w:rPr>
          <w:rFonts w:asciiTheme="minorHAnsi" w:hAnsiTheme="minorHAnsi" w:cstheme="minorHAnsi"/>
          <w:sz w:val="22"/>
          <w:szCs w:val="22"/>
        </w:rPr>
        <w:t>.</w:t>
      </w:r>
    </w:p>
    <w:p w14:paraId="3728290B" w14:textId="77777777" w:rsidR="00F858CB" w:rsidRPr="003F1702" w:rsidRDefault="00F858CB" w:rsidP="00D8113E">
      <w:pPr>
        <w:rPr>
          <w:rFonts w:asciiTheme="minorHAnsi" w:hAnsiTheme="minorHAnsi" w:cstheme="minorHAnsi"/>
          <w:sz w:val="22"/>
          <w:szCs w:val="22"/>
        </w:rPr>
      </w:pPr>
    </w:p>
    <w:p w14:paraId="14AEA1D0" w14:textId="4A35425B" w:rsidR="00AC14EB" w:rsidRDefault="00171F90" w:rsidP="00DD3A76">
      <w:pPr>
        <w:rPr>
          <w:rFonts w:asciiTheme="minorHAnsi" w:hAnsiTheme="minorHAnsi" w:cstheme="minorHAnsi"/>
          <w:sz w:val="22"/>
          <w:szCs w:val="22"/>
        </w:rPr>
      </w:pPr>
      <w:proofErr w:type="spellStart"/>
      <w:r w:rsidRPr="003F1702">
        <w:rPr>
          <w:rFonts w:asciiTheme="minorHAnsi" w:hAnsiTheme="minorHAnsi" w:cstheme="minorHAnsi"/>
          <w:sz w:val="22"/>
          <w:szCs w:val="22"/>
        </w:rPr>
        <w:t>BeWo</w:t>
      </w:r>
      <w:proofErr w:type="spellEnd"/>
      <w:r w:rsidRPr="003F1702">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3F1702">
        <w:rPr>
          <w:rFonts w:asciiTheme="minorHAnsi" w:hAnsiTheme="minorHAnsi" w:cstheme="minorHAnsi"/>
          <w:sz w:val="22"/>
          <w:szCs w:val="22"/>
        </w:rPr>
        <w:fldChar w:fldCharType="begin" w:fldLock="1"/>
      </w:r>
      <w:r w:rsidR="00FD6140" w:rsidRPr="003F1702">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3F1702">
        <w:rPr>
          <w:rFonts w:asciiTheme="minorHAnsi" w:hAnsiTheme="minorHAnsi" w:cstheme="minorHAnsi"/>
          <w:sz w:val="22"/>
          <w:szCs w:val="22"/>
        </w:rPr>
        <w:fldChar w:fldCharType="separate"/>
      </w:r>
      <w:r w:rsidR="00FA49AA" w:rsidRPr="003F1702">
        <w:rPr>
          <w:rFonts w:asciiTheme="minorHAnsi" w:hAnsiTheme="minorHAnsi" w:cstheme="minorHAnsi"/>
          <w:noProof/>
          <w:sz w:val="22"/>
          <w:szCs w:val="22"/>
        </w:rPr>
        <w:t xml:space="preserve">(Jones </w:t>
      </w:r>
      <w:r w:rsidR="00FA49AA" w:rsidRPr="003F1702">
        <w:rPr>
          <w:rFonts w:asciiTheme="minorHAnsi" w:hAnsiTheme="minorHAnsi" w:cstheme="minorHAnsi"/>
          <w:i/>
          <w:noProof/>
          <w:sz w:val="22"/>
          <w:szCs w:val="22"/>
        </w:rPr>
        <w:t>et al.</w:t>
      </w:r>
      <w:r w:rsidR="00FA49AA" w:rsidRPr="003F1702">
        <w:rPr>
          <w:rFonts w:asciiTheme="minorHAnsi" w:hAnsiTheme="minorHAnsi" w:cstheme="minorHAnsi"/>
          <w:noProof/>
          <w:sz w:val="22"/>
          <w:szCs w:val="22"/>
        </w:rPr>
        <w:t>, 2006)</w:t>
      </w:r>
      <w:r w:rsidR="00FA49AA" w:rsidRPr="003F1702">
        <w:rPr>
          <w:rFonts w:asciiTheme="minorHAnsi" w:hAnsiTheme="minorHAnsi" w:cstheme="minorHAnsi"/>
          <w:sz w:val="22"/>
          <w:szCs w:val="22"/>
        </w:rPr>
        <w:fldChar w:fldCharType="end"/>
      </w:r>
      <w:r w:rsidR="008A185D" w:rsidRPr="003F1702">
        <w:rPr>
          <w:rFonts w:asciiTheme="minorHAnsi" w:hAnsiTheme="minorHAnsi" w:cstheme="minorHAnsi"/>
          <w:sz w:val="22"/>
          <w:szCs w:val="22"/>
        </w:rPr>
        <w:t xml:space="preserve">. SNAT1 mRNA expression was unchanged when </w:t>
      </w:r>
      <w:proofErr w:type="spellStart"/>
      <w:r w:rsidR="008A185D" w:rsidRPr="003F1702">
        <w:rPr>
          <w:rFonts w:asciiTheme="minorHAnsi" w:hAnsiTheme="minorHAnsi" w:cstheme="minorHAnsi"/>
          <w:sz w:val="22"/>
          <w:szCs w:val="22"/>
        </w:rPr>
        <w:t>BeWo</w:t>
      </w:r>
      <w:proofErr w:type="spellEnd"/>
      <w:r w:rsidR="008A185D" w:rsidRPr="003F1702">
        <w:rPr>
          <w:rFonts w:asciiTheme="minorHAnsi" w:hAnsiTheme="minorHAnsi" w:cstheme="minorHAnsi"/>
          <w:sz w:val="22"/>
          <w:szCs w:val="22"/>
        </w:rPr>
        <w:t xml:space="preserve"> cells were incubated with cortisol at 20, 50, 1000, and 2500 </w:t>
      </w:r>
      <w:proofErr w:type="spellStart"/>
      <w:r w:rsidR="008A185D" w:rsidRPr="003F1702">
        <w:rPr>
          <w:rFonts w:asciiTheme="minorHAnsi" w:hAnsiTheme="minorHAnsi" w:cstheme="minorHAnsi"/>
          <w:sz w:val="22"/>
          <w:szCs w:val="22"/>
        </w:rPr>
        <w:t>nM</w:t>
      </w:r>
      <w:proofErr w:type="spellEnd"/>
      <w:r w:rsidR="008A185D" w:rsidRPr="003F1702">
        <w:rPr>
          <w:rFonts w:asciiTheme="minorHAnsi" w:hAnsiTheme="minorHAnsi" w:cstheme="minorHAnsi"/>
          <w:sz w:val="22"/>
          <w:szCs w:val="22"/>
        </w:rPr>
        <w:t xml:space="preserve">, but SNAT2 mRNA expression increased by 21% and 30% when incubated with cortisol at </w:t>
      </w:r>
      <w:r w:rsidR="008A185D" w:rsidRPr="003F1702">
        <w:rPr>
          <w:rFonts w:asciiTheme="minorHAnsi" w:hAnsiTheme="minorHAnsi" w:cstheme="minorHAnsi"/>
          <w:sz w:val="22"/>
          <w:szCs w:val="22"/>
        </w:rPr>
        <w:lastRenderedPageBreak/>
        <w:t>1000nM and 2500n</w:t>
      </w:r>
      <w:r w:rsidR="00577533" w:rsidRPr="003F1702">
        <w:rPr>
          <w:rFonts w:asciiTheme="minorHAnsi" w:hAnsiTheme="minorHAnsi" w:cstheme="minorHAnsi"/>
          <w:sz w:val="22"/>
          <w:szCs w:val="22"/>
        </w:rPr>
        <w:t>M</w:t>
      </w:r>
      <w:r w:rsidR="008A185D" w:rsidRPr="003F1702">
        <w:rPr>
          <w:rFonts w:asciiTheme="minorHAnsi" w:hAnsiTheme="minorHAnsi" w:cstheme="minorHAnsi"/>
          <w:sz w:val="22"/>
          <w:szCs w:val="22"/>
        </w:rPr>
        <w:t xml:space="preserve"> </w:t>
      </w:r>
      <w:r w:rsidR="008A185D" w:rsidRPr="003F1702">
        <w:rPr>
          <w:rFonts w:asciiTheme="minorHAnsi" w:hAnsiTheme="minorHAnsi" w:cstheme="minorHAnsi"/>
          <w:sz w:val="22"/>
          <w:szCs w:val="22"/>
        </w:rPr>
        <w:fldChar w:fldCharType="begin" w:fldLock="1"/>
      </w:r>
      <w:r w:rsidR="00FD6140" w:rsidRPr="003F1702">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3F1702">
        <w:rPr>
          <w:rFonts w:asciiTheme="minorHAnsi" w:hAnsiTheme="minorHAnsi" w:cstheme="minorHAnsi"/>
          <w:sz w:val="22"/>
          <w:szCs w:val="22"/>
        </w:rPr>
        <w:fldChar w:fldCharType="separate"/>
      </w:r>
      <w:r w:rsidR="008A185D" w:rsidRPr="003F1702">
        <w:rPr>
          <w:rFonts w:asciiTheme="minorHAnsi" w:hAnsiTheme="minorHAnsi" w:cstheme="minorHAnsi"/>
          <w:noProof/>
          <w:sz w:val="22"/>
          <w:szCs w:val="22"/>
        </w:rPr>
        <w:t xml:space="preserve">(Jones </w:t>
      </w:r>
      <w:r w:rsidR="008A185D" w:rsidRPr="003F1702">
        <w:rPr>
          <w:rFonts w:asciiTheme="minorHAnsi" w:hAnsiTheme="minorHAnsi" w:cstheme="minorHAnsi"/>
          <w:i/>
          <w:noProof/>
          <w:sz w:val="22"/>
          <w:szCs w:val="22"/>
        </w:rPr>
        <w:t>et al.</w:t>
      </w:r>
      <w:r w:rsidR="008A185D" w:rsidRPr="003F1702">
        <w:rPr>
          <w:rFonts w:asciiTheme="minorHAnsi" w:hAnsiTheme="minorHAnsi" w:cstheme="minorHAnsi"/>
          <w:noProof/>
          <w:sz w:val="22"/>
          <w:szCs w:val="22"/>
        </w:rPr>
        <w:t>, 2006)</w:t>
      </w:r>
      <w:r w:rsidR="008A185D" w:rsidRPr="003F1702">
        <w:rPr>
          <w:rFonts w:asciiTheme="minorHAnsi" w:hAnsiTheme="minorHAnsi" w:cstheme="minorHAnsi"/>
          <w:sz w:val="22"/>
          <w:szCs w:val="22"/>
        </w:rPr>
        <w:fldChar w:fldCharType="end"/>
      </w:r>
      <w:r w:rsidR="008A185D" w:rsidRPr="003F1702">
        <w:rPr>
          <w:rFonts w:asciiTheme="minorHAnsi" w:hAnsiTheme="minorHAnsi" w:cstheme="minorHAnsi"/>
          <w:sz w:val="22"/>
          <w:szCs w:val="22"/>
        </w:rPr>
        <w:t>.</w:t>
      </w:r>
      <w:r w:rsidR="005960E9" w:rsidRPr="003F1702">
        <w:rPr>
          <w:rFonts w:asciiTheme="minorHAnsi" w:hAnsiTheme="minorHAnsi" w:cstheme="minorHAnsi"/>
          <w:sz w:val="22"/>
          <w:szCs w:val="22"/>
        </w:rPr>
        <w:t xml:space="preserve"> SNAT2 protein expression </w:t>
      </w:r>
      <w:r w:rsidR="000B1841" w:rsidRPr="003F1702">
        <w:rPr>
          <w:rFonts w:asciiTheme="minorHAnsi" w:hAnsiTheme="minorHAnsi" w:cstheme="minorHAnsi"/>
          <w:sz w:val="22"/>
          <w:szCs w:val="22"/>
        </w:rPr>
        <w:t xml:space="preserve">further showed an 11% increase with 1000nM cortisol </w:t>
      </w:r>
      <w:r w:rsidR="000B1841" w:rsidRPr="003F1702">
        <w:rPr>
          <w:rFonts w:asciiTheme="minorHAnsi" w:hAnsiTheme="minorHAnsi" w:cstheme="minorHAnsi"/>
          <w:sz w:val="22"/>
          <w:szCs w:val="22"/>
        </w:rPr>
        <w:fldChar w:fldCharType="begin" w:fldLock="1"/>
      </w:r>
      <w:r w:rsidR="00FD6140" w:rsidRPr="003F1702">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3F1702">
        <w:rPr>
          <w:rFonts w:asciiTheme="minorHAnsi" w:hAnsiTheme="minorHAnsi" w:cstheme="minorHAnsi"/>
          <w:sz w:val="22"/>
          <w:szCs w:val="22"/>
        </w:rPr>
        <w:fldChar w:fldCharType="separate"/>
      </w:r>
      <w:r w:rsidR="000B1841" w:rsidRPr="003F1702">
        <w:rPr>
          <w:rFonts w:asciiTheme="minorHAnsi" w:hAnsiTheme="minorHAnsi" w:cstheme="minorHAnsi"/>
          <w:noProof/>
          <w:sz w:val="22"/>
          <w:szCs w:val="22"/>
        </w:rPr>
        <w:t xml:space="preserve">(Jones </w:t>
      </w:r>
      <w:r w:rsidR="000B1841" w:rsidRPr="003F1702">
        <w:rPr>
          <w:rFonts w:asciiTheme="minorHAnsi" w:hAnsiTheme="minorHAnsi" w:cstheme="minorHAnsi"/>
          <w:i/>
          <w:noProof/>
          <w:sz w:val="22"/>
          <w:szCs w:val="22"/>
        </w:rPr>
        <w:t>et al.</w:t>
      </w:r>
      <w:r w:rsidR="000B1841" w:rsidRPr="003F1702">
        <w:rPr>
          <w:rFonts w:asciiTheme="minorHAnsi" w:hAnsiTheme="minorHAnsi" w:cstheme="minorHAnsi"/>
          <w:noProof/>
          <w:sz w:val="22"/>
          <w:szCs w:val="22"/>
        </w:rPr>
        <w:t>, 2006)</w:t>
      </w:r>
      <w:r w:rsidR="000B1841" w:rsidRPr="003F1702">
        <w:rPr>
          <w:rFonts w:asciiTheme="minorHAnsi" w:hAnsiTheme="minorHAnsi" w:cstheme="minorHAnsi"/>
          <w:sz w:val="22"/>
          <w:szCs w:val="22"/>
        </w:rPr>
        <w:fldChar w:fldCharType="end"/>
      </w:r>
      <w:r w:rsidR="000B1841" w:rsidRPr="003F1702">
        <w:rPr>
          <w:rFonts w:asciiTheme="minorHAnsi" w:hAnsiTheme="minorHAnsi" w:cstheme="minorHAnsi"/>
          <w:sz w:val="22"/>
          <w:szCs w:val="22"/>
        </w:rPr>
        <w:t>.</w:t>
      </w:r>
    </w:p>
    <w:p w14:paraId="783F6716" w14:textId="3362A284" w:rsidR="00B92933" w:rsidRPr="003F1702" w:rsidRDefault="00B92933" w:rsidP="00DD3A76">
      <w:pPr>
        <w:rPr>
          <w:rFonts w:asciiTheme="minorHAnsi" w:hAnsiTheme="minorHAnsi" w:cstheme="minorHAnsi"/>
          <w:sz w:val="22"/>
          <w:szCs w:val="22"/>
        </w:rPr>
      </w:pPr>
      <w:r>
        <w:rPr>
          <w:rFonts w:asciiTheme="minorHAnsi" w:hAnsiTheme="minorHAnsi" w:cstheme="minorHAnsi"/>
          <w:sz w:val="22"/>
          <w:szCs w:val="22"/>
        </w:rPr>
        <w:t xml:space="preserve">Refer to </w:t>
      </w:r>
      <w:r w:rsidRPr="00EB2AA6">
        <w:rPr>
          <w:rFonts w:asciiTheme="minorHAnsi" w:hAnsiTheme="minorHAnsi" w:cstheme="minorHAnsi"/>
          <w:i/>
          <w:sz w:val="22"/>
          <w:szCs w:val="22"/>
        </w:rPr>
        <w:t>Appendix A</w:t>
      </w:r>
      <w:r>
        <w:rPr>
          <w:rFonts w:asciiTheme="minorHAnsi" w:hAnsiTheme="minorHAnsi" w:cstheme="minorHAnsi"/>
          <w:sz w:val="22"/>
          <w:szCs w:val="22"/>
        </w:rPr>
        <w:t xml:space="preserve"> for a table summary of results.  </w:t>
      </w:r>
    </w:p>
    <w:p w14:paraId="7D5A7CB1" w14:textId="77777777" w:rsidR="001279F5" w:rsidRPr="003F1702" w:rsidRDefault="001279F5" w:rsidP="00DD3A76">
      <w:pPr>
        <w:rPr>
          <w:rFonts w:asciiTheme="minorHAnsi" w:hAnsiTheme="minorHAnsi" w:cstheme="minorHAnsi"/>
          <w:sz w:val="22"/>
          <w:szCs w:val="22"/>
        </w:rPr>
      </w:pPr>
    </w:p>
    <w:p w14:paraId="498155BB" w14:textId="2DBCCA7C" w:rsidR="00AC14EB" w:rsidRPr="003F1702" w:rsidRDefault="00276B15" w:rsidP="004F7DE4">
      <w:pPr>
        <w:pStyle w:val="Heading3"/>
        <w:rPr>
          <w:rFonts w:asciiTheme="minorHAnsi" w:hAnsiTheme="minorHAnsi" w:cstheme="minorHAnsi"/>
        </w:rPr>
      </w:pPr>
      <w:bookmarkStart w:id="19" w:name="_Toc16507562"/>
      <w:r w:rsidRPr="003F1702">
        <w:rPr>
          <w:rFonts w:asciiTheme="minorHAnsi" w:hAnsiTheme="minorHAnsi" w:cstheme="minorHAnsi"/>
        </w:rPr>
        <w:t xml:space="preserve">Fatty Acid </w:t>
      </w:r>
      <w:r w:rsidR="00A353DC" w:rsidRPr="003F1702">
        <w:rPr>
          <w:rFonts w:asciiTheme="minorHAnsi" w:hAnsiTheme="minorHAnsi" w:cstheme="minorHAnsi"/>
        </w:rPr>
        <w:t>Trans</w:t>
      </w:r>
      <w:r w:rsidR="0061520E" w:rsidRPr="003F1702">
        <w:rPr>
          <w:rFonts w:asciiTheme="minorHAnsi" w:hAnsiTheme="minorHAnsi" w:cstheme="minorHAnsi"/>
        </w:rPr>
        <w:t>port</w:t>
      </w:r>
      <w:bookmarkEnd w:id="19"/>
    </w:p>
    <w:p w14:paraId="68DEFAD2" w14:textId="3288B1DC" w:rsidR="003F193D" w:rsidRPr="003F1702" w:rsidRDefault="003F193D" w:rsidP="0029786F">
      <w:pPr>
        <w:rPr>
          <w:rFonts w:asciiTheme="minorHAnsi" w:hAnsiTheme="minorHAnsi" w:cstheme="minorHAnsi"/>
          <w:sz w:val="22"/>
          <w:szCs w:val="22"/>
        </w:rPr>
      </w:pPr>
      <w:r w:rsidRPr="003F1702">
        <w:rPr>
          <w:rFonts w:asciiTheme="minorHAnsi" w:hAnsiTheme="minorHAnsi" w:cstheme="minorHAnsi"/>
          <w:sz w:val="22"/>
          <w:szCs w:val="22"/>
        </w:rPr>
        <w:t xml:space="preserve">Lipoprotein lipase (LPL) is present on the placental microvillous membrane and plays a crucial role in lipid metabolism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(Huter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1997)</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It</w:t>
      </w:r>
      <w:r w:rsidR="00585A0A">
        <w:rPr>
          <w:rFonts w:asciiTheme="minorHAnsi" w:hAnsiTheme="minorHAnsi" w:cstheme="minorHAnsi"/>
          <w:sz w:val="22"/>
          <w:szCs w:val="22"/>
        </w:rPr>
        <w:t xml:space="preserve">s activity comprises the first step of </w:t>
      </w:r>
      <w:r w:rsidRPr="003F1702">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3F1702">
        <w:rPr>
          <w:rFonts w:asciiTheme="minorHAnsi" w:hAnsiTheme="minorHAnsi" w:cstheme="minorHAnsi"/>
          <w:sz w:val="22"/>
          <w:szCs w:val="22"/>
        </w:rPr>
        <w:fldChar w:fldCharType="begin" w:fldLock="1"/>
      </w:r>
      <w:r w:rsidR="00366FC7" w:rsidRPr="003F1702">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(Huter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1997)</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3F1702">
        <w:rPr>
          <w:rFonts w:asciiTheme="minorHAnsi" w:hAnsiTheme="minorHAnsi" w:cstheme="minorHAnsi"/>
          <w:sz w:val="22"/>
          <w:szCs w:val="22"/>
        </w:rPr>
        <w:fldChar w:fldCharType="begin" w:fldLock="1"/>
      </w:r>
      <w:r w:rsidR="0081568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3F1702">
        <w:rPr>
          <w:rFonts w:asciiTheme="minorHAnsi" w:hAnsiTheme="minorHAnsi" w:cstheme="minorHAnsi"/>
          <w:sz w:val="22"/>
          <w:szCs w:val="22"/>
        </w:rPr>
        <w:fldChar w:fldCharType="separate"/>
      </w:r>
      <w:r w:rsidR="00366FC7" w:rsidRPr="003F1702">
        <w:rPr>
          <w:rFonts w:asciiTheme="minorHAnsi" w:hAnsiTheme="minorHAnsi" w:cstheme="minorHAnsi"/>
          <w:noProof/>
          <w:sz w:val="22"/>
          <w:szCs w:val="22"/>
        </w:rPr>
        <w:t xml:space="preserve">(Huter </w:t>
      </w:r>
      <w:r w:rsidR="00366FC7" w:rsidRPr="003F1702">
        <w:rPr>
          <w:rFonts w:asciiTheme="minorHAnsi" w:hAnsiTheme="minorHAnsi" w:cstheme="minorHAnsi"/>
          <w:i/>
          <w:noProof/>
          <w:sz w:val="22"/>
          <w:szCs w:val="22"/>
        </w:rPr>
        <w:t>et al.</w:t>
      </w:r>
      <w:r w:rsidR="00366FC7" w:rsidRPr="003F1702">
        <w:rPr>
          <w:rFonts w:asciiTheme="minorHAnsi" w:hAnsiTheme="minorHAnsi" w:cstheme="minorHAnsi"/>
          <w:noProof/>
          <w:sz w:val="22"/>
          <w:szCs w:val="22"/>
        </w:rPr>
        <w:t>, 1997)</w:t>
      </w:r>
      <w:r w:rsidR="00366FC7" w:rsidRPr="003F1702">
        <w:rPr>
          <w:rFonts w:asciiTheme="minorHAnsi" w:hAnsiTheme="minorHAnsi" w:cstheme="minorHAnsi"/>
          <w:sz w:val="22"/>
          <w:szCs w:val="22"/>
        </w:rPr>
        <w:fldChar w:fldCharType="end"/>
      </w:r>
      <w:r w:rsidR="00366FC7" w:rsidRPr="003F1702">
        <w:rPr>
          <w:rFonts w:asciiTheme="minorHAnsi" w:hAnsiTheme="minorHAnsi" w:cstheme="minorHAnsi"/>
          <w:sz w:val="22"/>
          <w:szCs w:val="22"/>
        </w:rPr>
        <w:t>.</w:t>
      </w:r>
    </w:p>
    <w:p w14:paraId="353CF056" w14:textId="50486A14" w:rsidR="00B53FE7" w:rsidRPr="003F1702" w:rsidRDefault="00AC14EB" w:rsidP="0029786F">
      <w:pPr>
        <w:rPr>
          <w:rFonts w:asciiTheme="minorHAnsi" w:hAnsiTheme="minorHAnsi" w:cstheme="minorHAnsi"/>
          <w:sz w:val="22"/>
          <w:szCs w:val="22"/>
        </w:rPr>
      </w:pPr>
      <w:r w:rsidRPr="003F1702">
        <w:rPr>
          <w:rFonts w:asciiTheme="minorHAnsi" w:hAnsiTheme="minorHAnsi" w:cstheme="minorHAnsi"/>
          <w:sz w:val="22"/>
          <w:szCs w:val="22"/>
        </w:rPr>
        <w:t>To my knowledge, lipid transporter expression and transport</w:t>
      </w:r>
      <w:r w:rsidR="002D1520">
        <w:rPr>
          <w:rFonts w:asciiTheme="minorHAnsi" w:hAnsiTheme="minorHAnsi" w:cstheme="minorHAnsi"/>
          <w:sz w:val="22"/>
          <w:szCs w:val="22"/>
        </w:rPr>
        <w:t xml:space="preserve"> activity</w:t>
      </w:r>
      <w:r w:rsidRPr="003F1702">
        <w:rPr>
          <w:rFonts w:asciiTheme="minorHAnsi" w:hAnsiTheme="minorHAnsi" w:cstheme="minorHAnsi"/>
          <w:sz w:val="22"/>
          <w:szCs w:val="22"/>
        </w:rPr>
        <w:t xml:space="preserve"> ha</w:t>
      </w:r>
      <w:r w:rsidR="002D1520">
        <w:rPr>
          <w:rFonts w:asciiTheme="minorHAnsi" w:hAnsiTheme="minorHAnsi" w:cstheme="minorHAnsi"/>
          <w:sz w:val="22"/>
          <w:szCs w:val="22"/>
        </w:rPr>
        <w:t>ve</w:t>
      </w:r>
      <w:r w:rsidRPr="003F1702">
        <w:rPr>
          <w:rFonts w:asciiTheme="minorHAnsi" w:hAnsiTheme="minorHAnsi" w:cstheme="minorHAnsi"/>
          <w:sz w:val="22"/>
          <w:szCs w:val="22"/>
        </w:rPr>
        <w:t xml:space="preserve"> not been assessed after antenatal GC exposure</w:t>
      </w:r>
      <w:r w:rsidR="002F5643" w:rsidRPr="003F1702">
        <w:rPr>
          <w:rFonts w:asciiTheme="minorHAnsi" w:hAnsiTheme="minorHAnsi" w:cstheme="minorHAnsi"/>
          <w:sz w:val="22"/>
          <w:szCs w:val="22"/>
        </w:rPr>
        <w:t>, but o</w:t>
      </w:r>
      <w:r w:rsidRPr="003F1702">
        <w:rPr>
          <w:rFonts w:asciiTheme="minorHAnsi" w:hAnsiTheme="minorHAnsi" w:cstheme="minorHAnsi"/>
          <w:sz w:val="22"/>
          <w:szCs w:val="22"/>
        </w:rPr>
        <w:t xml:space="preserve">ne study did assess lipoprotein lipase activity along with fatty acid esterification and oxidation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(Mateos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2018)</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(Mateos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2018)</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r w:rsidR="004A03F5" w:rsidRPr="003F1702">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3F1702">
        <w:rPr>
          <w:rFonts w:asciiTheme="minorHAnsi" w:hAnsiTheme="minorHAnsi" w:cstheme="minorHAnsi"/>
          <w:sz w:val="22"/>
          <w:szCs w:val="22"/>
        </w:rPr>
        <w:fldChar w:fldCharType="begin" w:fldLock="1"/>
      </w:r>
      <w:r w:rsidR="004A03F5"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3F1702">
        <w:rPr>
          <w:rFonts w:asciiTheme="minorHAnsi" w:hAnsiTheme="minorHAnsi" w:cstheme="minorHAnsi"/>
          <w:sz w:val="22"/>
          <w:szCs w:val="22"/>
        </w:rPr>
        <w:fldChar w:fldCharType="separate"/>
      </w:r>
      <w:r w:rsidR="004A03F5" w:rsidRPr="003F1702">
        <w:rPr>
          <w:rFonts w:asciiTheme="minorHAnsi" w:hAnsiTheme="minorHAnsi" w:cstheme="minorHAnsi"/>
          <w:noProof/>
          <w:sz w:val="22"/>
          <w:szCs w:val="22"/>
        </w:rPr>
        <w:t xml:space="preserve">(Mateos </w:t>
      </w:r>
      <w:r w:rsidR="004A03F5" w:rsidRPr="003F1702">
        <w:rPr>
          <w:rFonts w:asciiTheme="minorHAnsi" w:hAnsiTheme="minorHAnsi" w:cstheme="minorHAnsi"/>
          <w:i/>
          <w:noProof/>
          <w:sz w:val="22"/>
          <w:szCs w:val="22"/>
        </w:rPr>
        <w:t>et al.</w:t>
      </w:r>
      <w:r w:rsidR="004A03F5" w:rsidRPr="003F1702">
        <w:rPr>
          <w:rFonts w:asciiTheme="minorHAnsi" w:hAnsiTheme="minorHAnsi" w:cstheme="minorHAnsi"/>
          <w:noProof/>
          <w:sz w:val="22"/>
          <w:szCs w:val="22"/>
        </w:rPr>
        <w:t>, 2018)</w:t>
      </w:r>
      <w:r w:rsidR="004A03F5" w:rsidRPr="003F1702">
        <w:rPr>
          <w:rFonts w:asciiTheme="minorHAnsi" w:hAnsiTheme="minorHAnsi" w:cstheme="minorHAnsi"/>
          <w:sz w:val="22"/>
          <w:szCs w:val="22"/>
        </w:rPr>
        <w:fldChar w:fldCharType="end"/>
      </w:r>
      <w:r w:rsidR="004A03F5" w:rsidRPr="003F1702">
        <w:rPr>
          <w:rFonts w:asciiTheme="minorHAnsi" w:hAnsiTheme="minorHAnsi" w:cstheme="minorHAnsi"/>
          <w:sz w:val="22"/>
          <w:szCs w:val="22"/>
        </w:rPr>
        <w:t>.</w:t>
      </w:r>
      <w:r w:rsidR="00CC3E0F" w:rsidRPr="003F1702">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3F1702">
        <w:rPr>
          <w:rFonts w:asciiTheme="minorHAnsi" w:hAnsiTheme="minorHAnsi" w:cstheme="minorHAnsi"/>
          <w:sz w:val="22"/>
          <w:szCs w:val="22"/>
        </w:rPr>
        <w:fldChar w:fldCharType="begin" w:fldLock="1"/>
      </w:r>
      <w:r w:rsidR="00CC3E0F"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3F1702">
        <w:rPr>
          <w:rFonts w:asciiTheme="minorHAnsi" w:hAnsiTheme="minorHAnsi" w:cstheme="minorHAnsi"/>
          <w:sz w:val="22"/>
          <w:szCs w:val="22"/>
        </w:rPr>
        <w:fldChar w:fldCharType="separate"/>
      </w:r>
      <w:r w:rsidR="00CC3E0F" w:rsidRPr="003F1702">
        <w:rPr>
          <w:rFonts w:asciiTheme="minorHAnsi" w:hAnsiTheme="minorHAnsi" w:cstheme="minorHAnsi"/>
          <w:noProof/>
          <w:sz w:val="22"/>
          <w:szCs w:val="22"/>
        </w:rPr>
        <w:t xml:space="preserve">(Mateos </w:t>
      </w:r>
      <w:r w:rsidR="00CC3E0F" w:rsidRPr="003F1702">
        <w:rPr>
          <w:rFonts w:asciiTheme="minorHAnsi" w:hAnsiTheme="minorHAnsi" w:cstheme="minorHAnsi"/>
          <w:i/>
          <w:noProof/>
          <w:sz w:val="22"/>
          <w:szCs w:val="22"/>
        </w:rPr>
        <w:t>et al.</w:t>
      </w:r>
      <w:r w:rsidR="00CC3E0F" w:rsidRPr="003F1702">
        <w:rPr>
          <w:rFonts w:asciiTheme="minorHAnsi" w:hAnsiTheme="minorHAnsi" w:cstheme="minorHAnsi"/>
          <w:noProof/>
          <w:sz w:val="22"/>
          <w:szCs w:val="22"/>
        </w:rPr>
        <w:t>, 2018)</w:t>
      </w:r>
      <w:r w:rsidR="00CC3E0F" w:rsidRPr="003F1702">
        <w:rPr>
          <w:rFonts w:asciiTheme="minorHAnsi" w:hAnsiTheme="minorHAnsi" w:cstheme="minorHAnsi"/>
          <w:sz w:val="22"/>
          <w:szCs w:val="22"/>
        </w:rPr>
        <w:fldChar w:fldCharType="end"/>
      </w:r>
      <w:r w:rsidR="00CC3E0F" w:rsidRPr="003F1702">
        <w:rPr>
          <w:rFonts w:asciiTheme="minorHAnsi" w:hAnsiTheme="minorHAnsi" w:cstheme="minorHAnsi"/>
          <w:sz w:val="22"/>
          <w:szCs w:val="22"/>
        </w:rPr>
        <w:t>.</w:t>
      </w:r>
    </w:p>
    <w:p w14:paraId="74E93473" w14:textId="334CC735" w:rsidR="00463773" w:rsidRPr="003F1702" w:rsidRDefault="0029786F" w:rsidP="0029786F">
      <w:pPr>
        <w:rPr>
          <w:rFonts w:asciiTheme="minorHAnsi" w:hAnsiTheme="minorHAnsi" w:cstheme="minorHAnsi"/>
          <w:sz w:val="22"/>
          <w:szCs w:val="22"/>
        </w:rPr>
      </w:pPr>
      <w:r w:rsidRPr="003F1702">
        <w:rPr>
          <w:rFonts w:asciiTheme="minorHAnsi" w:hAnsiTheme="minorHAnsi" w:cstheme="minorHAnsi"/>
          <w:sz w:val="22"/>
          <w:szCs w:val="22"/>
        </w:rPr>
        <w:t xml:space="preserve">In humans, </w:t>
      </w:r>
      <w:r w:rsidR="00B53FE7" w:rsidRPr="003F1702">
        <w:rPr>
          <w:rFonts w:asciiTheme="minorHAnsi" w:hAnsiTheme="minorHAnsi" w:cstheme="minorHAnsi"/>
          <w:sz w:val="22"/>
          <w:szCs w:val="22"/>
        </w:rPr>
        <w:t>microvillous membrane LPL activity was reduced by 47% in placentas of IUGR preterm pregnancies</w:t>
      </w:r>
      <w:r w:rsidR="00836729" w:rsidRPr="003F1702">
        <w:rPr>
          <w:rFonts w:asciiTheme="minorHAnsi" w:hAnsiTheme="minorHAnsi" w:cstheme="minorHAnsi"/>
          <w:sz w:val="22"/>
          <w:szCs w:val="22"/>
        </w:rPr>
        <w:t xml:space="preserve"> </w:t>
      </w:r>
      <w:r w:rsidR="00836729" w:rsidRPr="003F1702">
        <w:rPr>
          <w:rFonts w:asciiTheme="minorHAnsi" w:hAnsiTheme="minorHAnsi" w:cstheme="minorHAnsi"/>
          <w:sz w:val="22"/>
          <w:szCs w:val="22"/>
        </w:rPr>
        <w:fldChar w:fldCharType="begin" w:fldLock="1"/>
      </w:r>
      <w:r w:rsidR="008E7DD6" w:rsidRPr="003F1702">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3F1702">
        <w:rPr>
          <w:rFonts w:asciiTheme="minorHAnsi" w:hAnsiTheme="minorHAnsi" w:cstheme="minorHAnsi"/>
          <w:sz w:val="22"/>
          <w:szCs w:val="22"/>
        </w:rPr>
        <w:fldChar w:fldCharType="separate"/>
      </w:r>
      <w:r w:rsidR="00836729" w:rsidRPr="003F1702">
        <w:rPr>
          <w:rFonts w:asciiTheme="minorHAnsi" w:hAnsiTheme="minorHAnsi" w:cstheme="minorHAnsi"/>
          <w:noProof/>
          <w:sz w:val="22"/>
          <w:szCs w:val="22"/>
        </w:rPr>
        <w:t xml:space="preserve">(Magnusson </w:t>
      </w:r>
      <w:r w:rsidR="00836729" w:rsidRPr="003F1702">
        <w:rPr>
          <w:rFonts w:asciiTheme="minorHAnsi" w:hAnsiTheme="minorHAnsi" w:cstheme="minorHAnsi"/>
          <w:i/>
          <w:noProof/>
          <w:sz w:val="22"/>
          <w:szCs w:val="22"/>
        </w:rPr>
        <w:t>et al.</w:t>
      </w:r>
      <w:r w:rsidR="00836729" w:rsidRPr="003F1702">
        <w:rPr>
          <w:rFonts w:asciiTheme="minorHAnsi" w:hAnsiTheme="minorHAnsi" w:cstheme="minorHAnsi"/>
          <w:noProof/>
          <w:sz w:val="22"/>
          <w:szCs w:val="22"/>
        </w:rPr>
        <w:t>, 2004)</w:t>
      </w:r>
      <w:r w:rsidR="00836729" w:rsidRPr="003F1702">
        <w:rPr>
          <w:rFonts w:asciiTheme="minorHAnsi" w:hAnsiTheme="minorHAnsi" w:cstheme="minorHAnsi"/>
          <w:sz w:val="22"/>
          <w:szCs w:val="22"/>
        </w:rPr>
        <w:fldChar w:fldCharType="end"/>
      </w:r>
      <w:r w:rsidR="00836729" w:rsidRPr="003F1702">
        <w:rPr>
          <w:rFonts w:asciiTheme="minorHAnsi" w:hAnsiTheme="minorHAnsi" w:cstheme="minorHAnsi"/>
          <w:sz w:val="22"/>
          <w:szCs w:val="22"/>
        </w:rPr>
        <w:t>.</w:t>
      </w:r>
      <w:r w:rsidR="00366FC7" w:rsidRPr="003F1702">
        <w:rPr>
          <w:rFonts w:asciiTheme="minorHAnsi" w:hAnsiTheme="minorHAnsi" w:cstheme="minorHAnsi"/>
          <w:sz w:val="22"/>
          <w:szCs w:val="22"/>
        </w:rPr>
        <w:t xml:space="preserve"> </w:t>
      </w:r>
      <w:r w:rsidR="003F1702" w:rsidRPr="003F1702">
        <w:rPr>
          <w:rFonts w:asciiTheme="minorHAnsi" w:hAnsiTheme="minorHAnsi" w:cstheme="minorHAnsi"/>
          <w:sz w:val="22"/>
          <w:szCs w:val="22"/>
        </w:rPr>
        <w:t>Additionally, LDL receptor protein levels were reduced in placentas from pregnancies with IUGR (</w:t>
      </w:r>
      <w:proofErr w:type="spellStart"/>
      <w:r w:rsidR="003F1702" w:rsidRPr="003F1702">
        <w:rPr>
          <w:rFonts w:asciiTheme="minorHAnsi" w:hAnsiTheme="minorHAnsi" w:cstheme="minorHAnsi"/>
          <w:sz w:val="22"/>
          <w:szCs w:val="22"/>
        </w:rPr>
        <w:t>Wadsack</w:t>
      </w:r>
      <w:proofErr w:type="spellEnd"/>
      <w:r w:rsidR="003F1702" w:rsidRPr="003F1702">
        <w:rPr>
          <w:rFonts w:asciiTheme="minorHAnsi" w:hAnsiTheme="minorHAnsi" w:cstheme="minorHAnsi"/>
          <w:sz w:val="22"/>
          <w:szCs w:val="22"/>
        </w:rPr>
        <w:t xml:space="preserve"> et al., 2007).</w:t>
      </w:r>
    </w:p>
    <w:p w14:paraId="002269FE" w14:textId="411C1146" w:rsidR="007F535B" w:rsidRDefault="007F535B" w:rsidP="0029786F">
      <w:pPr>
        <w:rPr>
          <w:rFonts w:asciiTheme="minorHAnsi" w:hAnsiTheme="minorHAnsi" w:cstheme="minorHAnsi"/>
          <w:sz w:val="22"/>
          <w:szCs w:val="22"/>
        </w:rPr>
      </w:pPr>
      <w:r w:rsidRPr="003F1702">
        <w:rPr>
          <w:rFonts w:asciiTheme="minorHAnsi" w:hAnsiTheme="minorHAnsi" w:cstheme="minorHAnsi"/>
          <w:sz w:val="22"/>
          <w:szCs w:val="22"/>
        </w:rPr>
        <w:t xml:space="preserve">Finally, ultrasound images of human growth-restricted fetuses showed reduced fat and lean mass, suggesting fetal nutrient deprivation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(Padoan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2004)</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DE711B" w:rsidRPr="003F1702">
        <w:rPr>
          <w:rFonts w:asciiTheme="minorHAnsi" w:hAnsiTheme="minorHAnsi" w:cstheme="minorHAnsi"/>
          <w:sz w:val="22"/>
          <w:szCs w:val="22"/>
        </w:rPr>
        <w:t xml:space="preserve"> </w:t>
      </w:r>
    </w:p>
    <w:p w14:paraId="6CCF87CA" w14:textId="7175526C" w:rsidR="00765DC3" w:rsidRPr="003F1702" w:rsidRDefault="00765DC3" w:rsidP="0029786F">
      <w:pPr>
        <w:rPr>
          <w:rFonts w:asciiTheme="minorHAnsi" w:hAnsiTheme="minorHAnsi" w:cstheme="minorHAnsi"/>
          <w:sz w:val="22"/>
          <w:szCs w:val="22"/>
        </w:rPr>
      </w:pPr>
      <w:r>
        <w:rPr>
          <w:rFonts w:asciiTheme="minorHAnsi" w:hAnsiTheme="minorHAnsi" w:cstheme="minorHAnsi"/>
          <w:sz w:val="22"/>
          <w:szCs w:val="22"/>
        </w:rPr>
        <w:t xml:space="preserve">Refer to </w:t>
      </w:r>
      <w:r w:rsidRPr="00EB2AA6">
        <w:rPr>
          <w:rFonts w:asciiTheme="minorHAnsi" w:hAnsiTheme="minorHAnsi" w:cstheme="minorHAnsi"/>
          <w:i/>
          <w:sz w:val="22"/>
          <w:szCs w:val="22"/>
        </w:rPr>
        <w:t>Appendix A</w:t>
      </w:r>
      <w:r>
        <w:rPr>
          <w:rFonts w:asciiTheme="minorHAnsi" w:hAnsiTheme="minorHAnsi" w:cstheme="minorHAnsi"/>
          <w:sz w:val="22"/>
          <w:szCs w:val="22"/>
        </w:rPr>
        <w:t xml:space="preserve"> for a table summary of results.</w:t>
      </w:r>
    </w:p>
    <w:p w14:paraId="495E6744" w14:textId="77777777" w:rsidR="00D8113E" w:rsidRPr="003F1702" w:rsidRDefault="00D8113E" w:rsidP="0009009F">
      <w:pPr>
        <w:rPr>
          <w:rFonts w:asciiTheme="minorHAnsi" w:hAnsiTheme="minorHAnsi" w:cstheme="minorHAnsi"/>
          <w:sz w:val="22"/>
          <w:szCs w:val="22"/>
        </w:rPr>
      </w:pPr>
    </w:p>
    <w:p w14:paraId="5359F945" w14:textId="66FB85E7" w:rsidR="004E123E" w:rsidRPr="003F1702" w:rsidRDefault="00D8113E" w:rsidP="00643B1E">
      <w:pPr>
        <w:pStyle w:val="Heading2"/>
        <w:rPr>
          <w:rFonts w:asciiTheme="minorHAnsi" w:hAnsiTheme="minorHAnsi" w:cstheme="minorHAnsi"/>
        </w:rPr>
      </w:pPr>
      <w:bookmarkStart w:id="20" w:name="_Toc15461864"/>
      <w:bookmarkStart w:id="21" w:name="_Toc16507563"/>
      <w:r w:rsidRPr="003F1702">
        <w:rPr>
          <w:rFonts w:asciiTheme="minorHAnsi" w:hAnsiTheme="minorHAnsi" w:cstheme="minorHAnsi"/>
        </w:rPr>
        <w:t xml:space="preserve">Effect of Glucocorticoid Exposure on </w:t>
      </w:r>
      <w:r w:rsidR="00B6171C" w:rsidRPr="003F1702">
        <w:rPr>
          <w:rFonts w:asciiTheme="minorHAnsi" w:hAnsiTheme="minorHAnsi" w:cstheme="minorHAnsi"/>
        </w:rPr>
        <w:t xml:space="preserve">Placental </w:t>
      </w:r>
      <w:r w:rsidRPr="003F1702">
        <w:rPr>
          <w:rFonts w:asciiTheme="minorHAnsi" w:hAnsiTheme="minorHAnsi" w:cstheme="minorHAnsi"/>
        </w:rPr>
        <w:t xml:space="preserve">mTORC1 </w:t>
      </w:r>
      <w:bookmarkEnd w:id="20"/>
      <w:r w:rsidR="00C36456" w:rsidRPr="003F1702">
        <w:rPr>
          <w:rFonts w:asciiTheme="minorHAnsi" w:hAnsiTheme="minorHAnsi" w:cstheme="minorHAnsi"/>
        </w:rPr>
        <w:t>Function</w:t>
      </w:r>
      <w:bookmarkEnd w:id="21"/>
    </w:p>
    <w:p w14:paraId="394C314F" w14:textId="04A0B856" w:rsidR="007012A2" w:rsidRPr="003F1702" w:rsidRDefault="009D5281" w:rsidP="007012A2">
      <w:pPr>
        <w:rPr>
          <w:rFonts w:asciiTheme="minorHAnsi" w:hAnsiTheme="minorHAnsi" w:cstheme="minorHAnsi"/>
          <w:sz w:val="22"/>
          <w:szCs w:val="22"/>
        </w:rPr>
      </w:pPr>
      <w:r w:rsidRPr="003F1702">
        <w:rPr>
          <w:rFonts w:asciiTheme="minorHAnsi" w:hAnsiTheme="minorHAnsi" w:cstheme="minorHAnsi"/>
          <w:sz w:val="22"/>
          <w:szCs w:val="22"/>
        </w:rPr>
        <w:t xml:space="preserve">mTORC1 is a crucial nutrient sensor that plays a role in integrating </w:t>
      </w:r>
      <w:r w:rsidR="00DE68A0" w:rsidRPr="003F1702">
        <w:rPr>
          <w:rFonts w:asciiTheme="minorHAnsi" w:hAnsiTheme="minorHAnsi" w:cstheme="minorHAnsi"/>
          <w:sz w:val="22"/>
          <w:szCs w:val="22"/>
        </w:rPr>
        <w:t xml:space="preserve">maternal and </w:t>
      </w:r>
      <w:r w:rsidRPr="003F1702">
        <w:rPr>
          <w:rFonts w:asciiTheme="minorHAnsi" w:hAnsiTheme="minorHAnsi" w:cstheme="minorHAnsi"/>
          <w:sz w:val="22"/>
          <w:szCs w:val="22"/>
        </w:rPr>
        <w:t xml:space="preserve">fetal signals </w:t>
      </w:r>
      <w:r w:rsidR="00941EEE" w:rsidRPr="003F1702">
        <w:rPr>
          <w:rFonts w:asciiTheme="minorHAnsi" w:hAnsiTheme="minorHAnsi" w:cstheme="minorHAnsi"/>
          <w:sz w:val="22"/>
          <w:szCs w:val="22"/>
        </w:rPr>
        <w:t>to ensure</w:t>
      </w:r>
      <w:r w:rsidRPr="003F1702">
        <w:rPr>
          <w:rFonts w:asciiTheme="minorHAnsi" w:hAnsiTheme="minorHAnsi" w:cstheme="minorHAnsi"/>
          <w:sz w:val="22"/>
          <w:szCs w:val="22"/>
        </w:rPr>
        <w:t xml:space="preserve"> adequate nutrient transport </w:t>
      </w:r>
      <w:r w:rsidR="00941EEE" w:rsidRPr="003F1702">
        <w:rPr>
          <w:rFonts w:asciiTheme="minorHAnsi" w:hAnsiTheme="minorHAnsi" w:cstheme="minorHAnsi"/>
          <w:sz w:val="22"/>
          <w:szCs w:val="22"/>
        </w:rPr>
        <w:t xml:space="preserve">to the fetus </w:t>
      </w:r>
      <w:r w:rsidRPr="003F1702">
        <w:rPr>
          <w:rFonts w:asciiTheme="minorHAnsi" w:hAnsiTheme="minorHAnsi" w:cstheme="minorHAnsi"/>
          <w:sz w:val="22"/>
          <w:szCs w:val="22"/>
        </w:rPr>
        <w:t xml:space="preserve">through the placenta </w:t>
      </w:r>
      <w:r w:rsidRPr="003F1702">
        <w:rPr>
          <w:rFonts w:asciiTheme="minorHAnsi" w:hAnsiTheme="minorHAnsi" w:cstheme="minorHAnsi"/>
          <w:sz w:val="22"/>
          <w:szCs w:val="22"/>
        </w:rPr>
        <w:fldChar w:fldCharType="begin" w:fldLock="1"/>
      </w:r>
      <w:r w:rsidR="007E54B6" w:rsidRPr="003F1702">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3F1702">
        <w:rPr>
          <w:rFonts w:asciiTheme="minorHAnsi" w:hAnsiTheme="minorHAnsi" w:cstheme="minorHAnsi"/>
          <w:sz w:val="22"/>
          <w:szCs w:val="22"/>
        </w:rPr>
        <w:fldChar w:fldCharType="separate"/>
      </w:r>
      <w:r w:rsidR="00227868" w:rsidRPr="003F1702">
        <w:rPr>
          <w:rFonts w:asciiTheme="minorHAnsi" w:hAnsiTheme="minorHAnsi" w:cstheme="minorHAnsi"/>
          <w:noProof/>
          <w:sz w:val="22"/>
          <w:szCs w:val="22"/>
        </w:rPr>
        <w:t xml:space="preserve">(Wen </w:t>
      </w:r>
      <w:r w:rsidR="00227868" w:rsidRPr="003F1702">
        <w:rPr>
          <w:rFonts w:asciiTheme="minorHAnsi" w:hAnsiTheme="minorHAnsi" w:cstheme="minorHAnsi"/>
          <w:i/>
          <w:noProof/>
          <w:sz w:val="22"/>
          <w:szCs w:val="22"/>
        </w:rPr>
        <w:t>et al.</w:t>
      </w:r>
      <w:r w:rsidR="00227868" w:rsidRPr="003F1702">
        <w:rPr>
          <w:rFonts w:asciiTheme="minorHAnsi" w:hAnsiTheme="minorHAnsi" w:cstheme="minorHAnsi"/>
          <w:noProof/>
          <w:sz w:val="22"/>
          <w:szCs w:val="22"/>
        </w:rPr>
        <w:t xml:space="preserve">, 2005; Roos </w:t>
      </w:r>
      <w:r w:rsidR="00227868" w:rsidRPr="003F1702">
        <w:rPr>
          <w:rFonts w:asciiTheme="minorHAnsi" w:hAnsiTheme="minorHAnsi" w:cstheme="minorHAnsi"/>
          <w:i/>
          <w:noProof/>
          <w:sz w:val="22"/>
          <w:szCs w:val="22"/>
        </w:rPr>
        <w:t>et al.</w:t>
      </w:r>
      <w:r w:rsidR="00227868" w:rsidRPr="003F1702">
        <w:rPr>
          <w:rFonts w:asciiTheme="minorHAnsi" w:hAnsiTheme="minorHAnsi" w:cstheme="minorHAnsi"/>
          <w:noProof/>
          <w:sz w:val="22"/>
          <w:szCs w:val="22"/>
        </w:rPr>
        <w:t xml:space="preserve">, 2007; Mparmpakas </w:t>
      </w:r>
      <w:r w:rsidR="00227868" w:rsidRPr="003F1702">
        <w:rPr>
          <w:rFonts w:asciiTheme="minorHAnsi" w:hAnsiTheme="minorHAnsi" w:cstheme="minorHAnsi"/>
          <w:i/>
          <w:noProof/>
          <w:sz w:val="22"/>
          <w:szCs w:val="22"/>
        </w:rPr>
        <w:t>et al.</w:t>
      </w:r>
      <w:r w:rsidR="00227868" w:rsidRPr="003F1702">
        <w:rPr>
          <w:rFonts w:asciiTheme="minorHAnsi" w:hAnsiTheme="minorHAnsi" w:cstheme="minorHAnsi"/>
          <w:noProof/>
          <w:sz w:val="22"/>
          <w:szCs w:val="22"/>
        </w:rPr>
        <w:t>, 2012; Jansson &amp; Powell,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131252" w:rsidRPr="003F1702">
        <w:rPr>
          <w:rFonts w:asciiTheme="minorHAnsi" w:hAnsiTheme="minorHAnsi" w:cstheme="minorHAnsi"/>
          <w:sz w:val="22"/>
          <w:szCs w:val="22"/>
        </w:rPr>
        <w:t xml:space="preserve"> Fewer studies have assessed the relationship between maternal </w:t>
      </w:r>
      <w:r w:rsidR="004F32E7" w:rsidRPr="003F1702">
        <w:rPr>
          <w:rFonts w:asciiTheme="minorHAnsi" w:hAnsiTheme="minorHAnsi" w:cstheme="minorHAnsi"/>
          <w:sz w:val="22"/>
          <w:szCs w:val="22"/>
        </w:rPr>
        <w:t>GC</w:t>
      </w:r>
      <w:r w:rsidR="00131252" w:rsidRPr="003F1702">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3F1702">
        <w:rPr>
          <w:rFonts w:asciiTheme="minorHAnsi" w:hAnsiTheme="minorHAnsi" w:cstheme="minorHAnsi"/>
          <w:sz w:val="22"/>
          <w:szCs w:val="22"/>
        </w:rPr>
        <w:fldChar w:fldCharType="begin" w:fldLock="1"/>
      </w:r>
      <w:r w:rsidR="00131252" w:rsidRPr="003F1702">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3F1702">
        <w:rPr>
          <w:rFonts w:asciiTheme="minorHAnsi" w:hAnsiTheme="minorHAnsi" w:cstheme="minorHAnsi"/>
          <w:sz w:val="22"/>
          <w:szCs w:val="22"/>
        </w:rPr>
        <w:fldChar w:fldCharType="separate"/>
      </w:r>
      <w:r w:rsidR="00131252" w:rsidRPr="003F1702">
        <w:rPr>
          <w:rFonts w:asciiTheme="minorHAnsi" w:hAnsiTheme="minorHAnsi" w:cstheme="minorHAnsi"/>
          <w:noProof/>
          <w:sz w:val="22"/>
          <w:szCs w:val="22"/>
        </w:rPr>
        <w:t xml:space="preserve">(Roos </w:t>
      </w:r>
      <w:r w:rsidR="00131252" w:rsidRPr="003F1702">
        <w:rPr>
          <w:rFonts w:asciiTheme="minorHAnsi" w:hAnsiTheme="minorHAnsi" w:cstheme="minorHAnsi"/>
          <w:i/>
          <w:noProof/>
          <w:sz w:val="22"/>
          <w:szCs w:val="22"/>
        </w:rPr>
        <w:t>et al.</w:t>
      </w:r>
      <w:r w:rsidR="00131252" w:rsidRPr="003F1702">
        <w:rPr>
          <w:rFonts w:asciiTheme="minorHAnsi" w:hAnsiTheme="minorHAnsi" w:cstheme="minorHAnsi"/>
          <w:noProof/>
          <w:sz w:val="22"/>
          <w:szCs w:val="22"/>
        </w:rPr>
        <w:t>, 2007)</w:t>
      </w:r>
      <w:r w:rsidR="00131252" w:rsidRPr="003F1702">
        <w:rPr>
          <w:rFonts w:asciiTheme="minorHAnsi" w:hAnsiTheme="minorHAnsi" w:cstheme="minorHAnsi"/>
          <w:sz w:val="22"/>
          <w:szCs w:val="22"/>
        </w:rPr>
        <w:fldChar w:fldCharType="end"/>
      </w:r>
      <w:r w:rsidR="00131252" w:rsidRPr="003F1702">
        <w:rPr>
          <w:rFonts w:asciiTheme="minorHAnsi" w:hAnsiTheme="minorHAnsi" w:cstheme="minorHAnsi"/>
          <w:sz w:val="22"/>
          <w:szCs w:val="22"/>
        </w:rPr>
        <w:t xml:space="preserve">. </w:t>
      </w:r>
      <w:r w:rsidR="007221B7" w:rsidRPr="003F1702">
        <w:rPr>
          <w:rFonts w:asciiTheme="minorHAnsi" w:hAnsiTheme="minorHAnsi" w:cstheme="minorHAnsi"/>
          <w:sz w:val="22"/>
          <w:szCs w:val="22"/>
        </w:rPr>
        <w:t>Mice exposed to corticosterone at E14-E19 had reduced mTORC1 activity at E19 evident by the reduced p</w:t>
      </w:r>
      <w:r w:rsidR="004F26BE" w:rsidRPr="003F1702">
        <w:rPr>
          <w:rFonts w:asciiTheme="minorHAnsi" w:hAnsiTheme="minorHAnsi" w:cstheme="minorHAnsi"/>
          <w:sz w:val="22"/>
          <w:szCs w:val="22"/>
        </w:rPr>
        <w:t>4</w:t>
      </w:r>
      <w:r w:rsidR="007221B7" w:rsidRPr="003F1702">
        <w:rPr>
          <w:rFonts w:asciiTheme="minorHAnsi" w:hAnsiTheme="minorHAnsi" w:cstheme="minorHAnsi"/>
          <w:sz w:val="22"/>
          <w:szCs w:val="22"/>
        </w:rPr>
        <w:t>E-BP1 and pS6K</w:t>
      </w:r>
      <w:r w:rsidR="00131252" w:rsidRPr="003F1702">
        <w:rPr>
          <w:rFonts w:asciiTheme="minorHAnsi" w:hAnsiTheme="minorHAnsi" w:cstheme="minorHAnsi"/>
          <w:sz w:val="22"/>
          <w:szCs w:val="22"/>
        </w:rPr>
        <w:t xml:space="preserve"> expression</w:t>
      </w:r>
      <w:r w:rsidR="007221B7" w:rsidRPr="003F1702">
        <w:rPr>
          <w:rFonts w:asciiTheme="minorHAnsi" w:hAnsiTheme="minorHAnsi" w:cstheme="minorHAnsi"/>
          <w:sz w:val="22"/>
          <w:szCs w:val="22"/>
        </w:rPr>
        <w:t>, downstream targets of mTORC1</w:t>
      </w:r>
      <w:r w:rsidR="004950F5" w:rsidRPr="003F1702">
        <w:rPr>
          <w:rFonts w:asciiTheme="minorHAnsi" w:hAnsiTheme="minorHAnsi" w:cstheme="minorHAnsi"/>
          <w:sz w:val="22"/>
          <w:szCs w:val="22"/>
        </w:rPr>
        <w:t xml:space="preserve">, and increased REDD1 expression which is an inhibitor of mTORC1 signaling </w:t>
      </w:r>
      <w:r w:rsidR="007221B7" w:rsidRPr="003F1702">
        <w:rPr>
          <w:rFonts w:asciiTheme="minorHAnsi" w:hAnsiTheme="minorHAnsi" w:cstheme="minorHAnsi"/>
          <w:sz w:val="22"/>
          <w:szCs w:val="22"/>
        </w:rPr>
        <w:t xml:space="preserve"> </w:t>
      </w:r>
      <w:r w:rsidR="007221B7" w:rsidRPr="003F1702">
        <w:rPr>
          <w:rFonts w:asciiTheme="minorHAnsi" w:hAnsiTheme="minorHAnsi" w:cstheme="minorHAnsi"/>
          <w:sz w:val="22"/>
          <w:szCs w:val="22"/>
        </w:rPr>
        <w:fldChar w:fldCharType="begin" w:fldLock="1"/>
      </w:r>
      <w:r w:rsidR="00691D51"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3F1702">
        <w:rPr>
          <w:rFonts w:asciiTheme="minorHAnsi" w:hAnsiTheme="minorHAnsi" w:cstheme="minorHAnsi"/>
          <w:sz w:val="22"/>
          <w:szCs w:val="22"/>
        </w:rPr>
        <w:fldChar w:fldCharType="separate"/>
      </w:r>
      <w:r w:rsidR="007221B7" w:rsidRPr="003F1702">
        <w:rPr>
          <w:rFonts w:asciiTheme="minorHAnsi" w:hAnsiTheme="minorHAnsi" w:cstheme="minorHAnsi"/>
          <w:noProof/>
          <w:sz w:val="22"/>
          <w:szCs w:val="22"/>
        </w:rPr>
        <w:t xml:space="preserve">(Vaughan </w:t>
      </w:r>
      <w:r w:rsidR="007221B7" w:rsidRPr="003F1702">
        <w:rPr>
          <w:rFonts w:asciiTheme="minorHAnsi" w:hAnsiTheme="minorHAnsi" w:cstheme="minorHAnsi"/>
          <w:i/>
          <w:noProof/>
          <w:sz w:val="22"/>
          <w:szCs w:val="22"/>
        </w:rPr>
        <w:t>et al.</w:t>
      </w:r>
      <w:r w:rsidR="007221B7" w:rsidRPr="003F1702">
        <w:rPr>
          <w:rFonts w:asciiTheme="minorHAnsi" w:hAnsiTheme="minorHAnsi" w:cstheme="minorHAnsi"/>
          <w:noProof/>
          <w:sz w:val="22"/>
          <w:szCs w:val="22"/>
        </w:rPr>
        <w:t>, 2015)</w:t>
      </w:r>
      <w:r w:rsidR="007221B7" w:rsidRPr="003F1702">
        <w:rPr>
          <w:rFonts w:asciiTheme="minorHAnsi" w:hAnsiTheme="minorHAnsi" w:cstheme="minorHAnsi"/>
          <w:sz w:val="22"/>
          <w:szCs w:val="22"/>
        </w:rPr>
        <w:fldChar w:fldCharType="end"/>
      </w:r>
      <w:r w:rsidR="007221B7" w:rsidRPr="003F1702">
        <w:rPr>
          <w:rFonts w:asciiTheme="minorHAnsi" w:hAnsiTheme="minorHAnsi" w:cstheme="minorHAnsi"/>
          <w:sz w:val="22"/>
          <w:szCs w:val="22"/>
        </w:rPr>
        <w:t xml:space="preserve">. </w:t>
      </w:r>
      <w:r w:rsidR="004F26BE" w:rsidRPr="003F1702">
        <w:rPr>
          <w:rFonts w:asciiTheme="minorHAnsi" w:hAnsiTheme="minorHAnsi" w:cstheme="minorHAnsi"/>
          <w:sz w:val="22"/>
          <w:szCs w:val="22"/>
        </w:rPr>
        <w:t xml:space="preserve">Mice exposed to corticosterone at E11-E16 had reduced </w:t>
      </w:r>
      <w:proofErr w:type="spellStart"/>
      <w:r w:rsidR="004F26BE" w:rsidRPr="003F1702">
        <w:rPr>
          <w:rFonts w:asciiTheme="minorHAnsi" w:hAnsiTheme="minorHAnsi" w:cstheme="minorHAnsi"/>
          <w:sz w:val="22"/>
          <w:szCs w:val="22"/>
        </w:rPr>
        <w:t>pAKT</w:t>
      </w:r>
      <w:proofErr w:type="spellEnd"/>
      <w:r w:rsidR="004F26BE" w:rsidRPr="003F1702">
        <w:rPr>
          <w:rFonts w:asciiTheme="minorHAnsi" w:hAnsiTheme="minorHAnsi" w:cstheme="minorHAnsi"/>
          <w:sz w:val="22"/>
          <w:szCs w:val="22"/>
        </w:rPr>
        <w:t xml:space="preserve"> levels</w:t>
      </w:r>
      <w:r w:rsidR="00065AAA" w:rsidRPr="003F1702">
        <w:rPr>
          <w:rFonts w:asciiTheme="minorHAnsi" w:hAnsiTheme="minorHAnsi" w:cstheme="minorHAnsi"/>
          <w:sz w:val="22"/>
          <w:szCs w:val="22"/>
        </w:rPr>
        <w:t xml:space="preserve"> but unchanged total AKT levels</w:t>
      </w:r>
      <w:r w:rsidR="00E1684F" w:rsidRPr="003F1702">
        <w:rPr>
          <w:rFonts w:asciiTheme="minorHAnsi" w:hAnsiTheme="minorHAnsi" w:cstheme="minorHAnsi"/>
          <w:sz w:val="22"/>
          <w:szCs w:val="22"/>
        </w:rPr>
        <w:t xml:space="preserve"> and unchanged REDD1 expression</w:t>
      </w:r>
      <w:r w:rsidR="00131252" w:rsidRPr="003F1702">
        <w:rPr>
          <w:rFonts w:asciiTheme="minorHAnsi" w:hAnsiTheme="minorHAnsi" w:cstheme="minorHAnsi"/>
          <w:sz w:val="22"/>
          <w:szCs w:val="22"/>
        </w:rPr>
        <w:t xml:space="preserve">, suggesting </w:t>
      </w:r>
      <w:r w:rsidR="00065AAA" w:rsidRPr="003F1702">
        <w:rPr>
          <w:rFonts w:asciiTheme="minorHAnsi" w:hAnsiTheme="minorHAnsi" w:cstheme="minorHAnsi"/>
          <w:sz w:val="22"/>
          <w:szCs w:val="22"/>
        </w:rPr>
        <w:t>a minimal effect on mTORC1 function</w:t>
      </w:r>
      <w:r w:rsidR="00691D51" w:rsidRPr="003F1702">
        <w:rPr>
          <w:rFonts w:asciiTheme="minorHAnsi" w:hAnsiTheme="minorHAnsi" w:cstheme="minorHAnsi"/>
          <w:sz w:val="22"/>
          <w:szCs w:val="22"/>
        </w:rPr>
        <w:t xml:space="preserve"> at E16 </w:t>
      </w:r>
      <w:r w:rsidR="00691D51" w:rsidRPr="003F1702">
        <w:rPr>
          <w:rFonts w:asciiTheme="minorHAnsi" w:hAnsiTheme="minorHAnsi" w:cstheme="minorHAnsi"/>
          <w:sz w:val="22"/>
          <w:szCs w:val="22"/>
        </w:rPr>
        <w:fldChar w:fldCharType="begin" w:fldLock="1"/>
      </w:r>
      <w:r w:rsidR="006A0BAE"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3F1702">
        <w:rPr>
          <w:rFonts w:asciiTheme="minorHAnsi" w:hAnsiTheme="minorHAnsi" w:cstheme="minorHAnsi"/>
          <w:sz w:val="22"/>
          <w:szCs w:val="22"/>
        </w:rPr>
        <w:fldChar w:fldCharType="separate"/>
      </w:r>
      <w:r w:rsidR="00691D51" w:rsidRPr="003F1702">
        <w:rPr>
          <w:rFonts w:asciiTheme="minorHAnsi" w:hAnsiTheme="minorHAnsi" w:cstheme="minorHAnsi"/>
          <w:noProof/>
          <w:sz w:val="22"/>
          <w:szCs w:val="22"/>
        </w:rPr>
        <w:t xml:space="preserve">(Vaughan </w:t>
      </w:r>
      <w:r w:rsidR="00691D51" w:rsidRPr="003F1702">
        <w:rPr>
          <w:rFonts w:asciiTheme="minorHAnsi" w:hAnsiTheme="minorHAnsi" w:cstheme="minorHAnsi"/>
          <w:i/>
          <w:noProof/>
          <w:sz w:val="22"/>
          <w:szCs w:val="22"/>
        </w:rPr>
        <w:t>et al.</w:t>
      </w:r>
      <w:r w:rsidR="00691D51" w:rsidRPr="003F1702">
        <w:rPr>
          <w:rFonts w:asciiTheme="minorHAnsi" w:hAnsiTheme="minorHAnsi" w:cstheme="minorHAnsi"/>
          <w:noProof/>
          <w:sz w:val="22"/>
          <w:szCs w:val="22"/>
        </w:rPr>
        <w:t>, 2015)</w:t>
      </w:r>
      <w:r w:rsidR="00691D51" w:rsidRPr="003F1702">
        <w:rPr>
          <w:rFonts w:asciiTheme="minorHAnsi" w:hAnsiTheme="minorHAnsi" w:cstheme="minorHAnsi"/>
          <w:sz w:val="22"/>
          <w:szCs w:val="22"/>
        </w:rPr>
        <w:fldChar w:fldCharType="end"/>
      </w:r>
      <w:r w:rsidR="00691D51" w:rsidRPr="003F1702">
        <w:rPr>
          <w:rFonts w:asciiTheme="minorHAnsi" w:hAnsiTheme="minorHAnsi" w:cstheme="minorHAnsi"/>
          <w:sz w:val="22"/>
          <w:szCs w:val="22"/>
        </w:rPr>
        <w:t>.</w:t>
      </w:r>
    </w:p>
    <w:p w14:paraId="1D75981C" w14:textId="254F7D7D" w:rsidR="00D8113E" w:rsidRPr="003F1702" w:rsidRDefault="00D8113E" w:rsidP="00B6171C">
      <w:pPr>
        <w:rPr>
          <w:rFonts w:asciiTheme="minorHAnsi" w:hAnsiTheme="minorHAnsi" w:cstheme="minorHAnsi"/>
          <w:sz w:val="22"/>
          <w:szCs w:val="22"/>
        </w:rPr>
      </w:pPr>
    </w:p>
    <w:p w14:paraId="758DF8B4" w14:textId="5A4CEC46" w:rsidR="00D8113E" w:rsidRPr="003F1702" w:rsidRDefault="00D8113E" w:rsidP="00D8113E">
      <w:pPr>
        <w:pStyle w:val="Heading2"/>
        <w:rPr>
          <w:rFonts w:asciiTheme="minorHAnsi" w:hAnsiTheme="minorHAnsi" w:cstheme="minorHAnsi"/>
        </w:rPr>
      </w:pPr>
      <w:bookmarkStart w:id="22" w:name="_Toc16507564"/>
      <w:r w:rsidRPr="003F1702">
        <w:rPr>
          <w:rFonts w:asciiTheme="minorHAnsi" w:hAnsiTheme="minorHAnsi" w:cstheme="minorHAnsi"/>
        </w:rPr>
        <w:t>Effect of Glucocorticoid Exposure on Placental Endocrine Function</w:t>
      </w:r>
      <w:bookmarkEnd w:id="22"/>
    </w:p>
    <w:p w14:paraId="2D73775F" w14:textId="2A5741F7" w:rsidR="00643B1E" w:rsidRPr="003F1702" w:rsidRDefault="00643B1E" w:rsidP="00643B1E">
      <w:pPr>
        <w:rPr>
          <w:rFonts w:asciiTheme="minorHAnsi" w:hAnsiTheme="minorHAnsi" w:cstheme="minorHAnsi"/>
          <w:sz w:val="22"/>
          <w:szCs w:val="22"/>
        </w:rPr>
      </w:pPr>
      <w:r w:rsidRPr="003F1702">
        <w:rPr>
          <w:rFonts w:asciiTheme="minorHAnsi" w:hAnsiTheme="minorHAnsi" w:cstheme="minorHAnsi"/>
          <w:sz w:val="22"/>
          <w:szCs w:val="22"/>
        </w:rPr>
        <w:t xml:space="preserve">Pregnant </w:t>
      </w:r>
      <w:r w:rsidR="00F262AA" w:rsidRPr="003F1702">
        <w:rPr>
          <w:rFonts w:asciiTheme="minorHAnsi" w:hAnsiTheme="minorHAnsi" w:cstheme="minorHAnsi"/>
          <w:sz w:val="22"/>
          <w:szCs w:val="22"/>
        </w:rPr>
        <w:t xml:space="preserve">rats treated with dexamethasone at E13 had reduced </w:t>
      </w:r>
      <w:r w:rsidR="00F262AA" w:rsidRPr="003F1702">
        <w:rPr>
          <w:rFonts w:asciiTheme="minorHAnsi" w:hAnsiTheme="minorHAnsi" w:cstheme="minorHAnsi"/>
          <w:i/>
          <w:sz w:val="22"/>
          <w:szCs w:val="22"/>
        </w:rPr>
        <w:t xml:space="preserve">Igf2 </w:t>
      </w:r>
      <w:r w:rsidR="00F262AA" w:rsidRPr="003F1702">
        <w:rPr>
          <w:rFonts w:asciiTheme="minorHAnsi" w:hAnsiTheme="minorHAnsi" w:cstheme="minorHAnsi"/>
          <w:sz w:val="22"/>
          <w:szCs w:val="22"/>
        </w:rPr>
        <w:t xml:space="preserve">mRNA expression in the junctional zone but unaltered expression in the labyrinth zone </w:t>
      </w:r>
      <w:r w:rsidR="003F26C3" w:rsidRPr="003F1702">
        <w:rPr>
          <w:rFonts w:asciiTheme="minorHAnsi" w:hAnsiTheme="minorHAnsi" w:cstheme="minorHAnsi"/>
          <w:sz w:val="22"/>
          <w:szCs w:val="22"/>
        </w:rPr>
        <w:fldChar w:fldCharType="begin" w:fldLock="1"/>
      </w:r>
      <w:r w:rsidR="004B77A7" w:rsidRPr="003F1702">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3F1702">
        <w:rPr>
          <w:rFonts w:asciiTheme="minorHAnsi" w:hAnsiTheme="minorHAnsi" w:cstheme="minorHAnsi"/>
          <w:sz w:val="22"/>
          <w:szCs w:val="22"/>
        </w:rPr>
        <w:fldChar w:fldCharType="separate"/>
      </w:r>
      <w:r w:rsidR="003F26C3" w:rsidRPr="003F1702">
        <w:rPr>
          <w:rFonts w:asciiTheme="minorHAnsi" w:hAnsiTheme="minorHAnsi" w:cstheme="minorHAnsi"/>
          <w:noProof/>
          <w:sz w:val="22"/>
          <w:szCs w:val="22"/>
        </w:rPr>
        <w:t xml:space="preserve">(Ain </w:t>
      </w:r>
      <w:r w:rsidR="003F26C3" w:rsidRPr="003F1702">
        <w:rPr>
          <w:rFonts w:asciiTheme="minorHAnsi" w:hAnsiTheme="minorHAnsi" w:cstheme="minorHAnsi"/>
          <w:i/>
          <w:noProof/>
          <w:sz w:val="22"/>
          <w:szCs w:val="22"/>
        </w:rPr>
        <w:t>et al.</w:t>
      </w:r>
      <w:r w:rsidR="003F26C3" w:rsidRPr="003F1702">
        <w:rPr>
          <w:rFonts w:asciiTheme="minorHAnsi" w:hAnsiTheme="minorHAnsi" w:cstheme="minorHAnsi"/>
          <w:noProof/>
          <w:sz w:val="22"/>
          <w:szCs w:val="22"/>
        </w:rPr>
        <w:t>, 2005)</w:t>
      </w:r>
      <w:r w:rsidR="003F26C3" w:rsidRPr="003F1702">
        <w:rPr>
          <w:rFonts w:asciiTheme="minorHAnsi" w:hAnsiTheme="minorHAnsi" w:cstheme="minorHAnsi"/>
          <w:sz w:val="22"/>
          <w:szCs w:val="22"/>
        </w:rPr>
        <w:fldChar w:fldCharType="end"/>
      </w:r>
      <w:r w:rsidR="00F262AA" w:rsidRPr="003F1702">
        <w:rPr>
          <w:rFonts w:asciiTheme="minorHAnsi" w:hAnsiTheme="minorHAnsi" w:cstheme="minorHAnsi"/>
          <w:sz w:val="22"/>
          <w:szCs w:val="22"/>
        </w:rPr>
        <w:t xml:space="preserve">. </w:t>
      </w:r>
      <w:r w:rsidRPr="003F1702">
        <w:rPr>
          <w:rFonts w:asciiTheme="minorHAnsi" w:hAnsiTheme="minorHAnsi" w:cstheme="minorHAnsi"/>
          <w:sz w:val="22"/>
          <w:szCs w:val="22"/>
        </w:rPr>
        <w:t xml:space="preserve">Conversely, pregnant mice exposed to </w:t>
      </w:r>
      <w:r w:rsidR="00272A58" w:rsidRPr="003F1702">
        <w:rPr>
          <w:rFonts w:asciiTheme="minorHAnsi" w:hAnsiTheme="minorHAnsi" w:cstheme="minorHAnsi"/>
          <w:sz w:val="22"/>
          <w:szCs w:val="22"/>
        </w:rPr>
        <w:t xml:space="preserve">glucocorticoids at midgestation showed no change in placental </w:t>
      </w:r>
      <w:r w:rsidR="00272A58" w:rsidRPr="003F1702">
        <w:rPr>
          <w:rFonts w:asciiTheme="minorHAnsi" w:hAnsiTheme="minorHAnsi" w:cstheme="minorHAnsi"/>
          <w:i/>
          <w:sz w:val="22"/>
          <w:szCs w:val="22"/>
        </w:rPr>
        <w:t xml:space="preserve">Igf2 </w:t>
      </w:r>
      <w:r w:rsidR="00DD1852" w:rsidRPr="003F1702">
        <w:rPr>
          <w:rFonts w:asciiTheme="minorHAnsi" w:hAnsiTheme="minorHAnsi" w:cstheme="minorHAnsi"/>
          <w:sz w:val="22"/>
          <w:szCs w:val="22"/>
        </w:rPr>
        <w:t>gene e</w:t>
      </w:r>
      <w:r w:rsidR="00272A58" w:rsidRPr="003F1702">
        <w:rPr>
          <w:rFonts w:asciiTheme="minorHAnsi" w:hAnsiTheme="minorHAnsi" w:cstheme="minorHAnsi"/>
          <w:sz w:val="22"/>
          <w:szCs w:val="22"/>
        </w:rPr>
        <w:t xml:space="preserve">xpression </w:t>
      </w:r>
      <w:r w:rsidRPr="003F1702">
        <w:rPr>
          <w:rFonts w:asciiTheme="minorHAnsi" w:hAnsiTheme="minorHAnsi" w:cstheme="minorHAnsi"/>
          <w:sz w:val="22"/>
          <w:szCs w:val="22"/>
        </w:rPr>
        <w:fldChar w:fldCharType="begin" w:fldLock="1"/>
      </w:r>
      <w:r w:rsidR="003F26C3" w:rsidRPr="003F1702">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3F1702">
        <w:rPr>
          <w:rFonts w:asciiTheme="minorHAnsi" w:hAnsiTheme="minorHAnsi" w:cstheme="minorHAnsi"/>
          <w:sz w:val="22"/>
          <w:szCs w:val="22"/>
        </w:rPr>
        <w:fldChar w:fldCharType="separate"/>
      </w:r>
      <w:r w:rsidR="008F014C" w:rsidRPr="003F1702">
        <w:rPr>
          <w:rFonts w:asciiTheme="minorHAnsi" w:hAnsiTheme="minorHAnsi" w:cstheme="minorHAnsi"/>
          <w:noProof/>
          <w:sz w:val="22"/>
          <w:szCs w:val="22"/>
        </w:rPr>
        <w:t xml:space="preserve">(Baisden </w:t>
      </w:r>
      <w:r w:rsidR="008F014C" w:rsidRPr="003F1702">
        <w:rPr>
          <w:rFonts w:asciiTheme="minorHAnsi" w:hAnsiTheme="minorHAnsi" w:cstheme="minorHAnsi"/>
          <w:i/>
          <w:noProof/>
          <w:sz w:val="22"/>
          <w:szCs w:val="22"/>
        </w:rPr>
        <w:t>et al.</w:t>
      </w:r>
      <w:r w:rsidR="008F014C" w:rsidRPr="003F1702">
        <w:rPr>
          <w:rFonts w:asciiTheme="minorHAnsi" w:hAnsiTheme="minorHAnsi" w:cstheme="minorHAnsi"/>
          <w:noProof/>
          <w:sz w:val="22"/>
          <w:szCs w:val="22"/>
        </w:rPr>
        <w:t xml:space="preserve">, 2007; Cuffe </w:t>
      </w:r>
      <w:r w:rsidR="008F014C" w:rsidRPr="003F1702">
        <w:rPr>
          <w:rFonts w:asciiTheme="minorHAnsi" w:hAnsiTheme="minorHAnsi" w:cstheme="minorHAnsi"/>
          <w:i/>
          <w:noProof/>
          <w:sz w:val="22"/>
          <w:szCs w:val="22"/>
        </w:rPr>
        <w:t>et al.</w:t>
      </w:r>
      <w:r w:rsidR="008F014C" w:rsidRPr="003F1702">
        <w:rPr>
          <w:rFonts w:asciiTheme="minorHAnsi" w:hAnsiTheme="minorHAnsi" w:cstheme="minorHAnsi"/>
          <w:noProof/>
          <w:sz w:val="22"/>
          <w:szCs w:val="22"/>
        </w:rPr>
        <w:t xml:space="preserve">, 2011; Vaughan </w:t>
      </w:r>
      <w:r w:rsidR="008F014C" w:rsidRPr="003F1702">
        <w:rPr>
          <w:rFonts w:asciiTheme="minorHAnsi" w:hAnsiTheme="minorHAnsi" w:cstheme="minorHAnsi"/>
          <w:i/>
          <w:noProof/>
          <w:sz w:val="22"/>
          <w:szCs w:val="22"/>
        </w:rPr>
        <w:t>et al.</w:t>
      </w:r>
      <w:r w:rsidR="008F014C" w:rsidRPr="003F1702">
        <w:rPr>
          <w:rFonts w:asciiTheme="minorHAnsi" w:hAnsiTheme="minorHAnsi" w:cstheme="minorHAnsi"/>
          <w:noProof/>
          <w:sz w:val="22"/>
          <w:szCs w:val="22"/>
        </w:rPr>
        <w:t>, 2015)</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w:t>
      </w:r>
    </w:p>
    <w:p w14:paraId="54110ED9" w14:textId="77777777" w:rsidR="00643B1E" w:rsidRPr="003F1702" w:rsidRDefault="00643B1E" w:rsidP="00643B1E">
      <w:pPr>
        <w:rPr>
          <w:rFonts w:asciiTheme="minorHAnsi" w:hAnsiTheme="minorHAnsi" w:cstheme="minorHAnsi"/>
        </w:rPr>
      </w:pPr>
    </w:p>
    <w:p w14:paraId="3992A1D2" w14:textId="7B461283" w:rsidR="00D8113E" w:rsidRPr="003F1702" w:rsidRDefault="00D8113E" w:rsidP="00D8113E">
      <w:pPr>
        <w:rPr>
          <w:rFonts w:asciiTheme="minorHAnsi" w:hAnsiTheme="minorHAnsi" w:cstheme="minorHAnsi"/>
          <w:sz w:val="22"/>
          <w:szCs w:val="22"/>
        </w:rPr>
      </w:pPr>
      <w:r w:rsidRPr="003F1702">
        <w:rPr>
          <w:rFonts w:asciiTheme="minorHAnsi" w:hAnsiTheme="minorHAnsi" w:cstheme="minorHAnsi"/>
          <w:sz w:val="22"/>
          <w:szCs w:val="22"/>
        </w:rPr>
        <w:t>G</w:t>
      </w:r>
      <w:r w:rsidR="009B2245" w:rsidRPr="003F1702">
        <w:rPr>
          <w:rFonts w:asciiTheme="minorHAnsi" w:hAnsiTheme="minorHAnsi" w:cstheme="minorHAnsi"/>
          <w:sz w:val="22"/>
          <w:szCs w:val="22"/>
        </w:rPr>
        <w:t xml:space="preserve">rowth differentiation factor 15 </w:t>
      </w:r>
      <w:r w:rsidRPr="003F1702">
        <w:rPr>
          <w:rFonts w:asciiTheme="minorHAnsi" w:hAnsiTheme="minorHAnsi" w:cstheme="minorHAnsi"/>
          <w:sz w:val="22"/>
          <w:szCs w:val="22"/>
        </w:rPr>
        <w:t xml:space="preserve">is produced in the placenta, and changes are associated with a variety of complications including miscarriage, nausea and hypertension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(Tong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xml:space="preserve">, 2004; Chen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xml:space="preserve">, 2016; Petry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2018)</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There are no studies assessing placental GDF15 activity in response to </w:t>
      </w:r>
      <w:r w:rsidR="004F32E7" w:rsidRPr="003F1702">
        <w:rPr>
          <w:rFonts w:asciiTheme="minorHAnsi" w:hAnsiTheme="minorHAnsi" w:cstheme="minorHAnsi"/>
          <w:sz w:val="22"/>
          <w:szCs w:val="22"/>
        </w:rPr>
        <w:t>GC</w:t>
      </w:r>
      <w:r w:rsidRPr="003F1702">
        <w:rPr>
          <w:rFonts w:asciiTheme="minorHAnsi" w:hAnsiTheme="minorHAnsi" w:cstheme="minorHAnsi"/>
          <w:sz w:val="22"/>
          <w:szCs w:val="22"/>
        </w:rPr>
        <w:t xml:space="preserve"> or psychological stress exposures. Placental GDF15 levels are positively correlated with maternal and fetal </w:t>
      </w:r>
      <w:r w:rsidR="00944F2E" w:rsidRPr="003F1702">
        <w:rPr>
          <w:rFonts w:asciiTheme="minorHAnsi" w:hAnsiTheme="minorHAnsi" w:cstheme="minorHAnsi"/>
          <w:sz w:val="22"/>
          <w:szCs w:val="22"/>
        </w:rPr>
        <w:t xml:space="preserve">GDF15 </w:t>
      </w:r>
      <w:r w:rsidRPr="003F1702">
        <w:rPr>
          <w:rFonts w:asciiTheme="minorHAnsi" w:hAnsiTheme="minorHAnsi" w:cstheme="minorHAnsi"/>
          <w:sz w:val="22"/>
          <w:szCs w:val="22"/>
        </w:rPr>
        <w:t xml:space="preserve">levels, suggesting that the placenta is the primary source of this hormone during pregnancy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(Sugulle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2009)</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F66FB0" w:rsidRPr="003F1702">
        <w:rPr>
          <w:rFonts w:asciiTheme="minorHAnsi" w:hAnsiTheme="minorHAnsi" w:cstheme="minorHAnsi"/>
          <w:sz w:val="22"/>
          <w:szCs w:val="22"/>
        </w:rPr>
        <w:t xml:space="preserve"> Based on our results, other placental hormones may be assessed in the future.</w:t>
      </w:r>
    </w:p>
    <w:p w14:paraId="50EC15FF" w14:textId="77777777" w:rsidR="0053551E" w:rsidRPr="003F1702" w:rsidRDefault="0053551E" w:rsidP="007C3BBD">
      <w:pPr>
        <w:rPr>
          <w:rFonts w:asciiTheme="minorHAnsi" w:hAnsiTheme="minorHAnsi" w:cstheme="minorHAnsi"/>
          <w:sz w:val="22"/>
          <w:szCs w:val="22"/>
        </w:rPr>
      </w:pPr>
    </w:p>
    <w:p w14:paraId="0E57AC2E" w14:textId="77777777" w:rsidR="007C3BBD" w:rsidRPr="003F1702" w:rsidRDefault="007C3BBD" w:rsidP="007C3BBD">
      <w:pPr>
        <w:pStyle w:val="Heading2"/>
        <w:rPr>
          <w:rFonts w:asciiTheme="minorHAnsi" w:hAnsiTheme="minorHAnsi" w:cstheme="minorHAnsi"/>
        </w:rPr>
      </w:pPr>
      <w:bookmarkStart w:id="23" w:name="_Toc15461867"/>
      <w:bookmarkStart w:id="24" w:name="_Toc16507565"/>
      <w:r w:rsidRPr="003F1702">
        <w:rPr>
          <w:rFonts w:asciiTheme="minorHAnsi" w:hAnsiTheme="minorHAnsi" w:cstheme="minorHAnsi"/>
        </w:rPr>
        <w:t>Effect of In Utero Glucocorticoid Exposure on Offspring</w:t>
      </w:r>
      <w:bookmarkEnd w:id="23"/>
      <w:bookmarkEnd w:id="24"/>
    </w:p>
    <w:p w14:paraId="3AD74E7D" w14:textId="37367C73" w:rsidR="00CF5FBF" w:rsidRPr="003F1702" w:rsidRDefault="009B5699" w:rsidP="0066001B">
      <w:pPr>
        <w:rPr>
          <w:rFonts w:asciiTheme="minorHAnsi" w:hAnsiTheme="minorHAnsi" w:cstheme="minorHAnsi"/>
          <w:sz w:val="22"/>
          <w:szCs w:val="22"/>
        </w:rPr>
      </w:pPr>
      <w:r w:rsidRPr="003F1702">
        <w:rPr>
          <w:rFonts w:asciiTheme="minorHAnsi" w:hAnsiTheme="minorHAnsi" w:cstheme="minorHAnsi"/>
          <w:sz w:val="22"/>
          <w:szCs w:val="22"/>
        </w:rPr>
        <w:t xml:space="preserve">Women with higher corticotropin-releasing hormone at midgestation, were 7.5 fold more likely to deliver preterm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(Inder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2001)</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B25B53" w:rsidRPr="003F1702">
        <w:rPr>
          <w:rFonts w:asciiTheme="minorHAnsi" w:hAnsiTheme="minorHAnsi" w:cstheme="minorHAnsi"/>
          <w:sz w:val="22"/>
          <w:szCs w:val="22"/>
        </w:rPr>
        <w:t xml:space="preserve"> However, offspring outcome remains conflicting.</w:t>
      </w:r>
      <w:r w:rsidRPr="003F1702">
        <w:rPr>
          <w:rFonts w:asciiTheme="minorHAnsi" w:hAnsiTheme="minorHAnsi" w:cstheme="minorHAnsi"/>
          <w:sz w:val="22"/>
          <w:szCs w:val="22"/>
        </w:rPr>
        <w:t xml:space="preserve"> </w:t>
      </w:r>
      <w:r w:rsidR="00B25B53" w:rsidRPr="003F1702">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3F1702">
        <w:rPr>
          <w:rFonts w:asciiTheme="minorHAnsi" w:hAnsiTheme="minorHAnsi" w:cstheme="minorHAnsi"/>
          <w:sz w:val="22"/>
          <w:szCs w:val="22"/>
        </w:rPr>
        <w:fldChar w:fldCharType="begin" w:fldLock="1"/>
      </w:r>
      <w:r w:rsidR="00176C70" w:rsidRPr="003F1702">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3F1702">
        <w:rPr>
          <w:rFonts w:asciiTheme="minorHAnsi" w:hAnsiTheme="minorHAnsi" w:cstheme="minorHAnsi"/>
          <w:sz w:val="22"/>
          <w:szCs w:val="22"/>
        </w:rPr>
        <w:fldChar w:fldCharType="separate"/>
      </w:r>
      <w:r w:rsidR="00176C70" w:rsidRPr="003F1702">
        <w:rPr>
          <w:rFonts w:asciiTheme="minorHAnsi" w:hAnsiTheme="minorHAnsi" w:cstheme="minorHAnsi"/>
          <w:noProof/>
          <w:sz w:val="22"/>
          <w:szCs w:val="22"/>
        </w:rPr>
        <w:t xml:space="preserve">(Doyle </w:t>
      </w:r>
      <w:r w:rsidR="00176C70" w:rsidRPr="003F1702">
        <w:rPr>
          <w:rFonts w:asciiTheme="minorHAnsi" w:hAnsiTheme="minorHAnsi" w:cstheme="minorHAnsi"/>
          <w:i/>
          <w:noProof/>
          <w:sz w:val="22"/>
          <w:szCs w:val="22"/>
        </w:rPr>
        <w:t>et al.</w:t>
      </w:r>
      <w:r w:rsidR="00176C70" w:rsidRPr="003F1702">
        <w:rPr>
          <w:rFonts w:asciiTheme="minorHAnsi" w:hAnsiTheme="minorHAnsi" w:cstheme="minorHAnsi"/>
          <w:noProof/>
          <w:sz w:val="22"/>
          <w:szCs w:val="22"/>
        </w:rPr>
        <w:t>, 2000)</w:t>
      </w:r>
      <w:r w:rsidR="00176C70" w:rsidRPr="003F1702">
        <w:rPr>
          <w:rFonts w:asciiTheme="minorHAnsi" w:hAnsiTheme="minorHAnsi" w:cstheme="minorHAnsi"/>
          <w:sz w:val="22"/>
          <w:szCs w:val="22"/>
        </w:rPr>
        <w:fldChar w:fldCharType="end"/>
      </w:r>
      <w:r w:rsidR="00B25B53" w:rsidRPr="003F1702">
        <w:rPr>
          <w:rFonts w:asciiTheme="minorHAnsi" w:hAnsiTheme="minorHAnsi" w:cstheme="minorHAnsi"/>
          <w:sz w:val="22"/>
          <w:szCs w:val="22"/>
        </w:rPr>
        <w:t>. At 30 years of age, offspring of mothers who received antenatal betamethasone had higher insulin levels</w:t>
      </w:r>
      <w:r w:rsidR="00060ACE" w:rsidRPr="003F1702">
        <w:rPr>
          <w:rFonts w:asciiTheme="minorHAnsi" w:hAnsiTheme="minorHAnsi" w:cstheme="minorHAnsi"/>
          <w:sz w:val="22"/>
          <w:szCs w:val="22"/>
        </w:rPr>
        <w:t xml:space="preserve"> 30 minutes after a</w:t>
      </w:r>
      <w:r w:rsidR="00B25B53" w:rsidRPr="003F1702">
        <w:rPr>
          <w:rFonts w:asciiTheme="minorHAnsi" w:hAnsiTheme="minorHAnsi" w:cstheme="minorHAnsi"/>
          <w:sz w:val="22"/>
          <w:szCs w:val="22"/>
        </w:rPr>
        <w:t xml:space="preserve"> glucose tolerance test</w:t>
      </w:r>
      <w:r w:rsidR="00060ACE" w:rsidRPr="003F1702">
        <w:rPr>
          <w:rFonts w:asciiTheme="minorHAnsi" w:hAnsiTheme="minorHAnsi" w:cstheme="minorHAnsi"/>
          <w:sz w:val="22"/>
          <w:szCs w:val="22"/>
        </w:rPr>
        <w:t xml:space="preserve"> with lower glucose concentrations at 120 minutes</w:t>
      </w:r>
      <w:r w:rsidR="00B25B53" w:rsidRPr="003F1702">
        <w:rPr>
          <w:rFonts w:asciiTheme="minorHAnsi" w:hAnsiTheme="minorHAnsi" w:cstheme="minorHAnsi"/>
          <w:sz w:val="22"/>
          <w:szCs w:val="22"/>
        </w:rPr>
        <w:t>, but offspring did not have altered cortisol levels, lipid profile or blood pressure</w:t>
      </w:r>
      <w:r w:rsidR="00176C70" w:rsidRPr="003F1702">
        <w:rPr>
          <w:rFonts w:asciiTheme="minorHAnsi" w:hAnsiTheme="minorHAnsi" w:cstheme="minorHAnsi"/>
          <w:sz w:val="22"/>
          <w:szCs w:val="22"/>
        </w:rPr>
        <w:t xml:space="preserve"> </w:t>
      </w:r>
      <w:r w:rsidR="00176C70" w:rsidRPr="003F1702">
        <w:rPr>
          <w:rFonts w:asciiTheme="minorHAnsi" w:hAnsiTheme="minorHAnsi" w:cstheme="minorHAnsi"/>
          <w:sz w:val="22"/>
          <w:szCs w:val="22"/>
        </w:rPr>
        <w:fldChar w:fldCharType="begin" w:fldLock="1"/>
      </w:r>
      <w:r w:rsidR="00176C70" w:rsidRPr="003F1702">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3F1702">
        <w:rPr>
          <w:rFonts w:asciiTheme="minorHAnsi" w:hAnsiTheme="minorHAnsi" w:cstheme="minorHAnsi"/>
          <w:sz w:val="22"/>
          <w:szCs w:val="22"/>
        </w:rPr>
        <w:fldChar w:fldCharType="separate"/>
      </w:r>
      <w:r w:rsidR="00176C70" w:rsidRPr="003F1702">
        <w:rPr>
          <w:rFonts w:asciiTheme="minorHAnsi" w:hAnsiTheme="minorHAnsi" w:cstheme="minorHAnsi"/>
          <w:noProof/>
          <w:sz w:val="22"/>
          <w:szCs w:val="22"/>
        </w:rPr>
        <w:t xml:space="preserve">(Dalziel </w:t>
      </w:r>
      <w:r w:rsidR="00176C70" w:rsidRPr="003F1702">
        <w:rPr>
          <w:rFonts w:asciiTheme="minorHAnsi" w:hAnsiTheme="minorHAnsi" w:cstheme="minorHAnsi"/>
          <w:i/>
          <w:noProof/>
          <w:sz w:val="22"/>
          <w:szCs w:val="22"/>
        </w:rPr>
        <w:t>et al.</w:t>
      </w:r>
      <w:r w:rsidR="00176C70" w:rsidRPr="003F1702">
        <w:rPr>
          <w:rFonts w:asciiTheme="minorHAnsi" w:hAnsiTheme="minorHAnsi" w:cstheme="minorHAnsi"/>
          <w:noProof/>
          <w:sz w:val="22"/>
          <w:szCs w:val="22"/>
        </w:rPr>
        <w:t>, 2005)</w:t>
      </w:r>
      <w:r w:rsidR="00176C70" w:rsidRPr="003F1702">
        <w:rPr>
          <w:rFonts w:asciiTheme="minorHAnsi" w:hAnsiTheme="minorHAnsi" w:cstheme="minorHAnsi"/>
          <w:sz w:val="22"/>
          <w:szCs w:val="22"/>
        </w:rPr>
        <w:fldChar w:fldCharType="end"/>
      </w:r>
      <w:r w:rsidR="00060ACE" w:rsidRPr="003F1702">
        <w:rPr>
          <w:rFonts w:asciiTheme="minorHAnsi" w:hAnsiTheme="minorHAnsi" w:cstheme="minorHAnsi"/>
          <w:sz w:val="22"/>
          <w:szCs w:val="22"/>
        </w:rPr>
        <w:t>. This suggests an impaired insulin sensitivity</w:t>
      </w:r>
      <w:r w:rsidR="00176C70" w:rsidRPr="003F1702">
        <w:rPr>
          <w:rFonts w:asciiTheme="minorHAnsi" w:hAnsiTheme="minorHAnsi" w:cstheme="minorHAnsi"/>
          <w:sz w:val="22"/>
          <w:szCs w:val="22"/>
        </w:rPr>
        <w:t xml:space="preserve"> </w:t>
      </w:r>
      <w:r w:rsidR="00176C70" w:rsidRPr="003F1702">
        <w:rPr>
          <w:rFonts w:asciiTheme="minorHAnsi" w:hAnsiTheme="minorHAnsi" w:cstheme="minorHAnsi"/>
          <w:sz w:val="22"/>
          <w:szCs w:val="22"/>
        </w:rPr>
        <w:fldChar w:fldCharType="begin" w:fldLock="1"/>
      </w:r>
      <w:r w:rsidR="00176C70" w:rsidRPr="003F1702">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3F1702">
        <w:rPr>
          <w:rFonts w:asciiTheme="minorHAnsi" w:hAnsiTheme="minorHAnsi" w:cstheme="minorHAnsi"/>
          <w:sz w:val="22"/>
          <w:szCs w:val="22"/>
        </w:rPr>
        <w:fldChar w:fldCharType="separate"/>
      </w:r>
      <w:r w:rsidR="00176C70" w:rsidRPr="003F1702">
        <w:rPr>
          <w:rFonts w:asciiTheme="minorHAnsi" w:hAnsiTheme="minorHAnsi" w:cstheme="minorHAnsi"/>
          <w:noProof/>
          <w:sz w:val="22"/>
          <w:szCs w:val="22"/>
        </w:rPr>
        <w:t xml:space="preserve">(Dalziel </w:t>
      </w:r>
      <w:r w:rsidR="00176C70" w:rsidRPr="003F1702">
        <w:rPr>
          <w:rFonts w:asciiTheme="minorHAnsi" w:hAnsiTheme="minorHAnsi" w:cstheme="minorHAnsi"/>
          <w:i/>
          <w:noProof/>
          <w:sz w:val="22"/>
          <w:szCs w:val="22"/>
        </w:rPr>
        <w:t>et al.</w:t>
      </w:r>
      <w:r w:rsidR="00176C70" w:rsidRPr="003F1702">
        <w:rPr>
          <w:rFonts w:asciiTheme="minorHAnsi" w:hAnsiTheme="minorHAnsi" w:cstheme="minorHAnsi"/>
          <w:noProof/>
          <w:sz w:val="22"/>
          <w:szCs w:val="22"/>
        </w:rPr>
        <w:t>, 2005)</w:t>
      </w:r>
      <w:r w:rsidR="00176C70" w:rsidRPr="003F1702">
        <w:rPr>
          <w:rFonts w:asciiTheme="minorHAnsi" w:hAnsiTheme="minorHAnsi" w:cstheme="minorHAnsi"/>
          <w:sz w:val="22"/>
          <w:szCs w:val="22"/>
        </w:rPr>
        <w:fldChar w:fldCharType="end"/>
      </w:r>
      <w:r w:rsidR="00060ACE" w:rsidRPr="003F1702">
        <w:rPr>
          <w:rFonts w:asciiTheme="minorHAnsi" w:hAnsiTheme="minorHAnsi" w:cstheme="minorHAnsi"/>
          <w:sz w:val="22"/>
          <w:szCs w:val="22"/>
        </w:rPr>
        <w:t xml:space="preserve">. </w:t>
      </w:r>
      <w:r w:rsidR="002E3F5B" w:rsidRPr="003F1702">
        <w:rPr>
          <w:rFonts w:asciiTheme="minorHAnsi" w:hAnsiTheme="minorHAnsi" w:cstheme="minorHAnsi"/>
          <w:sz w:val="22"/>
          <w:szCs w:val="22"/>
        </w:rPr>
        <w:t>Additionally, b</w:t>
      </w:r>
      <w:r w:rsidR="00060ACE" w:rsidRPr="003F1702">
        <w:rPr>
          <w:rFonts w:asciiTheme="minorHAnsi" w:hAnsiTheme="minorHAnsi" w:cstheme="minorHAnsi"/>
          <w:sz w:val="22"/>
          <w:szCs w:val="22"/>
        </w:rPr>
        <w:t>ody composition of children of mothers who had higher cortisol levels during pregnancy showed increased fat mass index</w:t>
      </w:r>
      <w:r w:rsidR="00B25B53" w:rsidRPr="003F1702">
        <w:rPr>
          <w:rFonts w:asciiTheme="minorHAnsi" w:hAnsiTheme="minorHAnsi" w:cstheme="minorHAnsi"/>
          <w:sz w:val="22"/>
          <w:szCs w:val="22"/>
        </w:rPr>
        <w:t xml:space="preserve"> </w:t>
      </w:r>
      <w:r w:rsidR="00060ACE" w:rsidRPr="003F1702">
        <w:rPr>
          <w:rFonts w:asciiTheme="minorHAnsi" w:hAnsiTheme="minorHAnsi" w:cstheme="minorHAnsi"/>
          <w:sz w:val="22"/>
          <w:szCs w:val="22"/>
        </w:rPr>
        <w:t>in girls but a lower fat mass index in boys indicating a sex-difference</w:t>
      </w:r>
      <w:r w:rsidR="00176C70" w:rsidRPr="003F1702">
        <w:rPr>
          <w:rFonts w:asciiTheme="minorHAnsi" w:hAnsiTheme="minorHAnsi" w:cstheme="minorHAnsi"/>
          <w:sz w:val="22"/>
          <w:szCs w:val="22"/>
        </w:rPr>
        <w:t xml:space="preserve"> </w:t>
      </w:r>
      <w:r w:rsidR="00176C70" w:rsidRPr="003F1702">
        <w:rPr>
          <w:rFonts w:asciiTheme="minorHAnsi" w:hAnsiTheme="minorHAnsi" w:cstheme="minorHAnsi"/>
          <w:sz w:val="22"/>
          <w:szCs w:val="22"/>
        </w:rPr>
        <w:fldChar w:fldCharType="begin" w:fldLock="1"/>
      </w:r>
      <w:r w:rsidR="00ED4E3A" w:rsidRPr="003F1702">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3F1702">
        <w:rPr>
          <w:rFonts w:asciiTheme="minorHAnsi" w:hAnsiTheme="minorHAnsi" w:cstheme="minorHAnsi"/>
          <w:sz w:val="22"/>
          <w:szCs w:val="22"/>
        </w:rPr>
        <w:fldChar w:fldCharType="separate"/>
      </w:r>
      <w:r w:rsidR="00176C70" w:rsidRPr="003F1702">
        <w:rPr>
          <w:rFonts w:asciiTheme="minorHAnsi" w:hAnsiTheme="minorHAnsi" w:cstheme="minorHAnsi"/>
          <w:noProof/>
          <w:sz w:val="22"/>
          <w:szCs w:val="22"/>
        </w:rPr>
        <w:t xml:space="preserve">(Van Dijk </w:t>
      </w:r>
      <w:r w:rsidR="00176C70" w:rsidRPr="003F1702">
        <w:rPr>
          <w:rFonts w:asciiTheme="minorHAnsi" w:hAnsiTheme="minorHAnsi" w:cstheme="minorHAnsi"/>
          <w:i/>
          <w:noProof/>
          <w:sz w:val="22"/>
          <w:szCs w:val="22"/>
        </w:rPr>
        <w:t>et al.</w:t>
      </w:r>
      <w:r w:rsidR="00176C70" w:rsidRPr="003F1702">
        <w:rPr>
          <w:rFonts w:asciiTheme="minorHAnsi" w:hAnsiTheme="minorHAnsi" w:cstheme="minorHAnsi"/>
          <w:noProof/>
          <w:sz w:val="22"/>
          <w:szCs w:val="22"/>
        </w:rPr>
        <w:t>, 2012)</w:t>
      </w:r>
      <w:r w:rsidR="00176C70" w:rsidRPr="003F1702">
        <w:rPr>
          <w:rFonts w:asciiTheme="minorHAnsi" w:hAnsiTheme="minorHAnsi" w:cstheme="minorHAnsi"/>
          <w:sz w:val="22"/>
          <w:szCs w:val="22"/>
        </w:rPr>
        <w:fldChar w:fldCharType="end"/>
      </w:r>
      <w:r w:rsidR="00060ACE" w:rsidRPr="003F1702">
        <w:rPr>
          <w:rFonts w:asciiTheme="minorHAnsi" w:hAnsiTheme="minorHAnsi" w:cstheme="minorHAnsi"/>
          <w:sz w:val="22"/>
          <w:szCs w:val="22"/>
        </w:rPr>
        <w:t>.</w:t>
      </w:r>
      <w:r w:rsidR="00901F09" w:rsidRPr="003F1702">
        <w:rPr>
          <w:rFonts w:asciiTheme="minorHAnsi" w:hAnsiTheme="minorHAnsi" w:cstheme="minorHAnsi"/>
          <w:sz w:val="22"/>
          <w:szCs w:val="22"/>
        </w:rPr>
        <w:t xml:space="preserve">  </w:t>
      </w:r>
      <w:r w:rsidR="002E3F5B" w:rsidRPr="003F1702">
        <w:rPr>
          <w:rFonts w:asciiTheme="minorHAnsi" w:hAnsiTheme="minorHAnsi" w:cstheme="minorHAnsi"/>
          <w:sz w:val="22"/>
          <w:szCs w:val="22"/>
        </w:rPr>
        <w:t>Maternal</w:t>
      </w:r>
      <w:r w:rsidR="00901F09" w:rsidRPr="003F1702">
        <w:rPr>
          <w:rFonts w:asciiTheme="minorHAnsi" w:hAnsiTheme="minorHAnsi" w:cstheme="minorHAnsi"/>
          <w:sz w:val="22"/>
          <w:szCs w:val="22"/>
        </w:rPr>
        <w:t xml:space="preserve"> third trimester cortisol levels </w:t>
      </w:r>
      <w:r w:rsidR="002E3F5B" w:rsidRPr="003F1702">
        <w:rPr>
          <w:rFonts w:asciiTheme="minorHAnsi" w:hAnsiTheme="minorHAnsi" w:cstheme="minorHAnsi"/>
          <w:sz w:val="22"/>
          <w:szCs w:val="22"/>
        </w:rPr>
        <w:t>were positively associated with infant body fat percent increase from age 1-6 month</w:t>
      </w:r>
      <w:r w:rsidR="00901F09" w:rsidRPr="003F1702">
        <w:rPr>
          <w:rFonts w:asciiTheme="minorHAnsi" w:hAnsiTheme="minorHAnsi" w:cstheme="minorHAnsi"/>
          <w:sz w:val="22"/>
          <w:szCs w:val="22"/>
        </w:rPr>
        <w:t xml:space="preserve"> </w:t>
      </w:r>
      <w:r w:rsidR="002E3F5B" w:rsidRPr="003F1702">
        <w:rPr>
          <w:rFonts w:asciiTheme="minorHAnsi" w:hAnsiTheme="minorHAnsi" w:cstheme="minorHAnsi"/>
          <w:sz w:val="22"/>
          <w:szCs w:val="22"/>
        </w:rPr>
        <w:t xml:space="preserve">suggesting programmed adiposity that can contribute to childhood obesity </w:t>
      </w:r>
      <w:r w:rsidR="00901F09" w:rsidRPr="003F1702">
        <w:rPr>
          <w:rFonts w:asciiTheme="minorHAnsi" w:hAnsiTheme="minorHAnsi" w:cstheme="minorHAnsi"/>
          <w:sz w:val="22"/>
          <w:szCs w:val="22"/>
        </w:rPr>
        <w:fldChar w:fldCharType="begin" w:fldLock="1"/>
      </w:r>
      <w:r w:rsidR="00901F09" w:rsidRPr="003F1702">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3F1702">
        <w:rPr>
          <w:rFonts w:asciiTheme="minorHAnsi" w:hAnsiTheme="minorHAnsi" w:cstheme="minorHAnsi"/>
          <w:sz w:val="22"/>
          <w:szCs w:val="22"/>
        </w:rPr>
        <w:fldChar w:fldCharType="separate"/>
      </w:r>
      <w:r w:rsidR="00901F09" w:rsidRPr="003F1702">
        <w:rPr>
          <w:rFonts w:asciiTheme="minorHAnsi" w:hAnsiTheme="minorHAnsi" w:cstheme="minorHAnsi"/>
          <w:noProof/>
          <w:sz w:val="22"/>
          <w:szCs w:val="22"/>
        </w:rPr>
        <w:t xml:space="preserve">(Entringer </w:t>
      </w:r>
      <w:r w:rsidR="00901F09" w:rsidRPr="003F1702">
        <w:rPr>
          <w:rFonts w:asciiTheme="minorHAnsi" w:hAnsiTheme="minorHAnsi" w:cstheme="minorHAnsi"/>
          <w:i/>
          <w:noProof/>
          <w:sz w:val="22"/>
          <w:szCs w:val="22"/>
        </w:rPr>
        <w:t>et al.</w:t>
      </w:r>
      <w:r w:rsidR="00901F09" w:rsidRPr="003F1702">
        <w:rPr>
          <w:rFonts w:asciiTheme="minorHAnsi" w:hAnsiTheme="minorHAnsi" w:cstheme="minorHAnsi"/>
          <w:noProof/>
          <w:sz w:val="22"/>
          <w:szCs w:val="22"/>
        </w:rPr>
        <w:t>, 2016)</w:t>
      </w:r>
      <w:r w:rsidR="00901F09" w:rsidRPr="003F1702">
        <w:rPr>
          <w:rFonts w:asciiTheme="minorHAnsi" w:hAnsiTheme="minorHAnsi" w:cstheme="minorHAnsi"/>
          <w:sz w:val="22"/>
          <w:szCs w:val="22"/>
        </w:rPr>
        <w:fldChar w:fldCharType="end"/>
      </w:r>
      <w:r w:rsidR="00901F09" w:rsidRPr="003F1702">
        <w:rPr>
          <w:rFonts w:asciiTheme="minorHAnsi" w:hAnsiTheme="minorHAnsi" w:cstheme="minorHAnsi"/>
          <w:sz w:val="22"/>
          <w:szCs w:val="22"/>
        </w:rPr>
        <w:t>.</w:t>
      </w:r>
      <w:r w:rsidR="00ED4E3A" w:rsidRPr="003F1702">
        <w:rPr>
          <w:rFonts w:asciiTheme="minorHAnsi" w:hAnsiTheme="minorHAnsi" w:cstheme="minorHAnsi"/>
          <w:sz w:val="22"/>
          <w:szCs w:val="22"/>
        </w:rPr>
        <w:t xml:space="preserve"> </w:t>
      </w:r>
      <w:r w:rsidRPr="003F1702">
        <w:rPr>
          <w:rFonts w:asciiTheme="minorHAnsi" w:hAnsiTheme="minorHAnsi" w:cstheme="minorHAnsi"/>
          <w:sz w:val="22"/>
          <w:szCs w:val="22"/>
        </w:rPr>
        <w:t>A</w:t>
      </w:r>
      <w:r w:rsidR="00E06E30" w:rsidRPr="003F1702">
        <w:rPr>
          <w:rFonts w:asciiTheme="minorHAnsi" w:hAnsiTheme="minorHAnsi" w:cstheme="minorHAnsi"/>
          <w:sz w:val="22"/>
          <w:szCs w:val="22"/>
        </w:rPr>
        <w:t xml:space="preserve">ntenatal </w:t>
      </w:r>
      <w:r w:rsidR="004F32E7" w:rsidRPr="003F1702">
        <w:rPr>
          <w:rFonts w:asciiTheme="minorHAnsi" w:hAnsiTheme="minorHAnsi" w:cstheme="minorHAnsi"/>
          <w:sz w:val="22"/>
          <w:szCs w:val="22"/>
        </w:rPr>
        <w:t>GC</w:t>
      </w:r>
      <w:r w:rsidR="00E06E30" w:rsidRPr="003F1702">
        <w:rPr>
          <w:rFonts w:asciiTheme="minorHAnsi" w:hAnsiTheme="minorHAnsi" w:cstheme="minorHAnsi"/>
          <w:sz w:val="22"/>
          <w:szCs w:val="22"/>
        </w:rPr>
        <w:t xml:space="preserve"> treatment </w:t>
      </w:r>
      <w:r w:rsidR="006A24C8" w:rsidRPr="003F1702">
        <w:rPr>
          <w:rFonts w:asciiTheme="minorHAnsi" w:hAnsiTheme="minorHAnsi" w:cstheme="minorHAnsi"/>
          <w:sz w:val="22"/>
          <w:szCs w:val="22"/>
        </w:rPr>
        <w:t xml:space="preserve">showed a blunted HPA axis activity in </w:t>
      </w:r>
      <w:r w:rsidR="00A50931" w:rsidRPr="003F1702">
        <w:rPr>
          <w:rFonts w:asciiTheme="minorHAnsi" w:hAnsiTheme="minorHAnsi" w:cstheme="minorHAnsi"/>
          <w:sz w:val="22"/>
          <w:szCs w:val="22"/>
        </w:rPr>
        <w:t xml:space="preserve">infants ages 3-6 days after a stressful exposure </w:t>
      </w:r>
      <w:r w:rsidR="00A50931" w:rsidRPr="003F1702">
        <w:rPr>
          <w:rFonts w:asciiTheme="minorHAnsi" w:hAnsiTheme="minorHAnsi" w:cstheme="minorHAnsi"/>
          <w:sz w:val="22"/>
          <w:szCs w:val="22"/>
        </w:rPr>
        <w:fldChar w:fldCharType="begin" w:fldLock="1"/>
      </w:r>
      <w:r w:rsidR="00A50931" w:rsidRPr="003F1702">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3F1702">
        <w:rPr>
          <w:rFonts w:asciiTheme="minorHAnsi" w:hAnsiTheme="minorHAnsi" w:cstheme="minorHAnsi"/>
          <w:sz w:val="22"/>
          <w:szCs w:val="22"/>
        </w:rPr>
        <w:fldChar w:fldCharType="separate"/>
      </w:r>
      <w:r w:rsidR="00A50931" w:rsidRPr="003F1702">
        <w:rPr>
          <w:rFonts w:asciiTheme="minorHAnsi" w:hAnsiTheme="minorHAnsi" w:cstheme="minorHAnsi"/>
          <w:noProof/>
          <w:sz w:val="22"/>
          <w:szCs w:val="22"/>
        </w:rPr>
        <w:t xml:space="preserve">(Davis </w:t>
      </w:r>
      <w:r w:rsidR="00A50931" w:rsidRPr="003F1702">
        <w:rPr>
          <w:rFonts w:asciiTheme="minorHAnsi" w:hAnsiTheme="minorHAnsi" w:cstheme="minorHAnsi"/>
          <w:i/>
          <w:noProof/>
          <w:sz w:val="22"/>
          <w:szCs w:val="22"/>
        </w:rPr>
        <w:t>et al.</w:t>
      </w:r>
      <w:r w:rsidR="00A50931" w:rsidRPr="003F1702">
        <w:rPr>
          <w:rFonts w:asciiTheme="minorHAnsi" w:hAnsiTheme="minorHAnsi" w:cstheme="minorHAnsi"/>
          <w:noProof/>
          <w:sz w:val="22"/>
          <w:szCs w:val="22"/>
        </w:rPr>
        <w:t>, 2004)</w:t>
      </w:r>
      <w:r w:rsidR="00A50931" w:rsidRPr="003F1702">
        <w:rPr>
          <w:rFonts w:asciiTheme="minorHAnsi" w:hAnsiTheme="minorHAnsi" w:cstheme="minorHAnsi"/>
          <w:sz w:val="22"/>
          <w:szCs w:val="22"/>
        </w:rPr>
        <w:fldChar w:fldCharType="end"/>
      </w:r>
      <w:r w:rsidR="00A50931" w:rsidRPr="003F1702">
        <w:rPr>
          <w:rFonts w:asciiTheme="minorHAnsi" w:hAnsiTheme="minorHAnsi" w:cstheme="minorHAnsi"/>
          <w:sz w:val="22"/>
          <w:szCs w:val="22"/>
        </w:rPr>
        <w:t xml:space="preserve">. Despite showing reduced cortisol levels in newborns exposed to antenatal glucocorticoids, long-term effects vary. </w:t>
      </w:r>
      <w:r w:rsidR="00CB69D4" w:rsidRPr="003F1702">
        <w:rPr>
          <w:rFonts w:asciiTheme="minorHAnsi" w:hAnsiTheme="minorHAnsi" w:cstheme="minorHAnsi"/>
          <w:sz w:val="22"/>
          <w:szCs w:val="22"/>
        </w:rPr>
        <w:t xml:space="preserve">Children </w:t>
      </w:r>
      <w:r w:rsidR="00A50931" w:rsidRPr="003F1702">
        <w:rPr>
          <w:rFonts w:asciiTheme="minorHAnsi" w:hAnsiTheme="minorHAnsi" w:cstheme="minorHAnsi"/>
          <w:sz w:val="22"/>
          <w:szCs w:val="22"/>
        </w:rPr>
        <w:t xml:space="preserve">ages 6-11 years who were </w:t>
      </w:r>
      <w:r w:rsidR="00CB69D4" w:rsidRPr="003F1702">
        <w:rPr>
          <w:rFonts w:asciiTheme="minorHAnsi" w:hAnsiTheme="minorHAnsi" w:cstheme="minorHAnsi"/>
          <w:sz w:val="22"/>
          <w:szCs w:val="22"/>
        </w:rPr>
        <w:t xml:space="preserve">exposed to antenatal glucocorticoids had higher cortisol levels in response after </w:t>
      </w:r>
      <w:r w:rsidR="00A50931" w:rsidRPr="003F1702">
        <w:rPr>
          <w:rFonts w:asciiTheme="minorHAnsi" w:hAnsiTheme="minorHAnsi" w:cstheme="minorHAnsi"/>
          <w:sz w:val="22"/>
          <w:szCs w:val="22"/>
        </w:rPr>
        <w:t>a standardized stressful test</w:t>
      </w:r>
      <w:r w:rsidR="00CB69D4" w:rsidRPr="003F1702">
        <w:rPr>
          <w:rFonts w:asciiTheme="minorHAnsi" w:hAnsiTheme="minorHAnsi" w:cstheme="minorHAnsi"/>
          <w:sz w:val="22"/>
          <w:szCs w:val="22"/>
        </w:rPr>
        <w:t xml:space="preserve">, and this difference was mainly influenced by higher salivary cortisol in females, indicating a potential sex-dependent </w:t>
      </w:r>
      <w:r w:rsidR="006A24C8" w:rsidRPr="003F1702">
        <w:rPr>
          <w:rFonts w:asciiTheme="minorHAnsi" w:hAnsiTheme="minorHAnsi" w:cstheme="minorHAnsi"/>
          <w:sz w:val="22"/>
          <w:szCs w:val="22"/>
        </w:rPr>
        <w:t xml:space="preserve">elevation in HPA axis activity </w:t>
      </w:r>
      <w:r w:rsidR="00CB69D4" w:rsidRPr="003F1702">
        <w:rPr>
          <w:rFonts w:asciiTheme="minorHAnsi" w:hAnsiTheme="minorHAnsi" w:cstheme="minorHAnsi"/>
          <w:sz w:val="22"/>
          <w:szCs w:val="22"/>
        </w:rPr>
        <w:t xml:space="preserve">effect </w:t>
      </w:r>
      <w:r w:rsidR="00A50931" w:rsidRPr="003F1702">
        <w:rPr>
          <w:rFonts w:asciiTheme="minorHAnsi" w:hAnsiTheme="minorHAnsi" w:cstheme="minorHAnsi"/>
          <w:sz w:val="22"/>
          <w:szCs w:val="22"/>
        </w:rPr>
        <w:fldChar w:fldCharType="begin" w:fldLock="1"/>
      </w:r>
      <w:r w:rsidR="00176C70" w:rsidRPr="003F1702">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3F1702">
        <w:rPr>
          <w:rFonts w:asciiTheme="minorHAnsi" w:hAnsiTheme="minorHAnsi" w:cstheme="minorHAnsi"/>
          <w:sz w:val="22"/>
          <w:szCs w:val="22"/>
        </w:rPr>
        <w:fldChar w:fldCharType="separate"/>
      </w:r>
      <w:r w:rsidR="00A50931" w:rsidRPr="003F1702">
        <w:rPr>
          <w:rFonts w:asciiTheme="minorHAnsi" w:hAnsiTheme="minorHAnsi" w:cstheme="minorHAnsi"/>
          <w:noProof/>
          <w:sz w:val="22"/>
          <w:szCs w:val="22"/>
        </w:rPr>
        <w:t xml:space="preserve">(Alexander </w:t>
      </w:r>
      <w:r w:rsidR="00A50931" w:rsidRPr="003F1702">
        <w:rPr>
          <w:rFonts w:asciiTheme="minorHAnsi" w:hAnsiTheme="minorHAnsi" w:cstheme="minorHAnsi"/>
          <w:i/>
          <w:noProof/>
          <w:sz w:val="22"/>
          <w:szCs w:val="22"/>
        </w:rPr>
        <w:t>et al.</w:t>
      </w:r>
      <w:r w:rsidR="00A50931" w:rsidRPr="003F1702">
        <w:rPr>
          <w:rFonts w:asciiTheme="minorHAnsi" w:hAnsiTheme="minorHAnsi" w:cstheme="minorHAnsi"/>
          <w:noProof/>
          <w:sz w:val="22"/>
          <w:szCs w:val="22"/>
        </w:rPr>
        <w:t>, 2012)</w:t>
      </w:r>
      <w:r w:rsidR="00A50931" w:rsidRPr="003F1702">
        <w:rPr>
          <w:rFonts w:asciiTheme="minorHAnsi" w:hAnsiTheme="minorHAnsi" w:cstheme="minorHAnsi"/>
          <w:sz w:val="22"/>
          <w:szCs w:val="22"/>
        </w:rPr>
        <w:fldChar w:fldCharType="end"/>
      </w:r>
      <w:r w:rsidR="00A50931" w:rsidRPr="003F1702">
        <w:rPr>
          <w:rFonts w:asciiTheme="minorHAnsi" w:hAnsiTheme="minorHAnsi" w:cstheme="minorHAnsi"/>
          <w:sz w:val="22"/>
          <w:szCs w:val="22"/>
        </w:rPr>
        <w:t>.</w:t>
      </w:r>
      <w:r w:rsidR="00CB69D4" w:rsidRPr="003F1702">
        <w:rPr>
          <w:rFonts w:asciiTheme="minorHAnsi" w:hAnsiTheme="minorHAnsi" w:cstheme="minorHAnsi"/>
          <w:sz w:val="22"/>
          <w:szCs w:val="22"/>
        </w:rPr>
        <w:t xml:space="preserve"> </w:t>
      </w:r>
      <w:r w:rsidR="00F70BFA" w:rsidRPr="003F1702">
        <w:rPr>
          <w:rFonts w:asciiTheme="minorHAnsi" w:hAnsiTheme="minorHAnsi" w:cstheme="minorHAnsi"/>
          <w:sz w:val="22"/>
          <w:szCs w:val="22"/>
        </w:rPr>
        <w:t>Studies</w:t>
      </w:r>
      <w:r w:rsidR="007C3BBD" w:rsidRPr="003F1702">
        <w:rPr>
          <w:rFonts w:asciiTheme="minorHAnsi" w:hAnsiTheme="minorHAnsi" w:cstheme="minorHAnsi"/>
          <w:sz w:val="22"/>
          <w:szCs w:val="22"/>
        </w:rPr>
        <w:t xml:space="preserve"> have shown </w:t>
      </w:r>
      <w:r w:rsidR="00ED4E3A" w:rsidRPr="003F1702">
        <w:rPr>
          <w:rFonts w:asciiTheme="minorHAnsi" w:hAnsiTheme="minorHAnsi" w:cstheme="minorHAnsi"/>
          <w:sz w:val="22"/>
          <w:szCs w:val="22"/>
        </w:rPr>
        <w:t xml:space="preserve">multiple offspring outcomes including </w:t>
      </w:r>
      <w:r w:rsidR="007C3BBD" w:rsidRPr="003F1702">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3F1702">
        <w:rPr>
          <w:rFonts w:asciiTheme="minorHAnsi" w:hAnsiTheme="minorHAnsi" w:cstheme="minorHAnsi"/>
          <w:sz w:val="22"/>
          <w:szCs w:val="22"/>
        </w:rPr>
        <w:fldChar w:fldCharType="begin" w:fldLock="1"/>
      </w:r>
      <w:r w:rsidR="007C3BBD" w:rsidRPr="003F1702">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3F1702">
        <w:rPr>
          <w:rFonts w:asciiTheme="minorHAnsi" w:hAnsiTheme="minorHAnsi" w:cstheme="minorHAnsi"/>
          <w:sz w:val="22"/>
          <w:szCs w:val="22"/>
        </w:rPr>
        <w:fldChar w:fldCharType="separate"/>
      </w:r>
      <w:r w:rsidR="007C3BBD" w:rsidRPr="003F1702">
        <w:rPr>
          <w:rFonts w:asciiTheme="minorHAnsi" w:hAnsiTheme="minorHAnsi" w:cstheme="minorHAnsi"/>
          <w:noProof/>
          <w:sz w:val="22"/>
          <w:szCs w:val="22"/>
        </w:rPr>
        <w:t xml:space="preserve">(Singh </w:t>
      </w:r>
      <w:r w:rsidR="007C3BBD" w:rsidRPr="003F1702">
        <w:rPr>
          <w:rFonts w:asciiTheme="minorHAnsi" w:hAnsiTheme="minorHAnsi" w:cstheme="minorHAnsi"/>
          <w:i/>
          <w:noProof/>
          <w:sz w:val="22"/>
          <w:szCs w:val="22"/>
        </w:rPr>
        <w:t>et al.</w:t>
      </w:r>
      <w:r w:rsidR="007C3BBD" w:rsidRPr="003F1702">
        <w:rPr>
          <w:rFonts w:asciiTheme="minorHAnsi" w:hAnsiTheme="minorHAnsi" w:cstheme="minorHAnsi"/>
          <w:noProof/>
          <w:sz w:val="22"/>
          <w:szCs w:val="22"/>
        </w:rPr>
        <w:t>, 2012)</w:t>
      </w:r>
      <w:r w:rsidR="007C3BBD" w:rsidRPr="003F1702">
        <w:rPr>
          <w:rFonts w:asciiTheme="minorHAnsi" w:hAnsiTheme="minorHAnsi" w:cstheme="minorHAnsi"/>
          <w:sz w:val="22"/>
          <w:szCs w:val="22"/>
        </w:rPr>
        <w:fldChar w:fldCharType="end"/>
      </w:r>
      <w:r w:rsidR="007C3BBD" w:rsidRPr="003F1702">
        <w:rPr>
          <w:rFonts w:asciiTheme="minorHAnsi" w:hAnsiTheme="minorHAnsi" w:cstheme="minorHAnsi"/>
          <w:sz w:val="22"/>
          <w:szCs w:val="22"/>
        </w:rPr>
        <w:t>.</w:t>
      </w:r>
    </w:p>
    <w:p w14:paraId="6F81315C" w14:textId="3C3076D4" w:rsidR="00901F09" w:rsidRPr="003F1702" w:rsidRDefault="00DC1693" w:rsidP="0066001B">
      <w:pPr>
        <w:rPr>
          <w:rFonts w:asciiTheme="minorHAnsi" w:hAnsiTheme="minorHAnsi" w:cstheme="minorHAnsi"/>
          <w:sz w:val="22"/>
          <w:szCs w:val="22"/>
        </w:rPr>
      </w:pPr>
      <w:r w:rsidRPr="003F1702">
        <w:rPr>
          <w:rFonts w:asciiTheme="minorHAnsi" w:hAnsiTheme="minorHAnsi" w:cstheme="minorHAnsi"/>
          <w:sz w:val="22"/>
          <w:szCs w:val="22"/>
        </w:rPr>
        <w:t xml:space="preserve">In mice, male offspring exposed to </w:t>
      </w:r>
      <w:r w:rsidR="000F6643" w:rsidRPr="003F1702">
        <w:rPr>
          <w:rFonts w:asciiTheme="minorHAnsi" w:hAnsiTheme="minorHAnsi" w:cstheme="minorHAnsi"/>
          <w:sz w:val="22"/>
          <w:szCs w:val="22"/>
        </w:rPr>
        <w:t>dexamethasone</w:t>
      </w:r>
      <w:r w:rsidRPr="003F1702">
        <w:rPr>
          <w:rFonts w:asciiTheme="minorHAnsi" w:hAnsiTheme="minorHAnsi" w:cstheme="minorHAnsi"/>
          <w:sz w:val="22"/>
          <w:szCs w:val="22"/>
        </w:rPr>
        <w:t xml:space="preserve"> </w:t>
      </w:r>
      <w:r w:rsidR="0038721A" w:rsidRPr="003F1702">
        <w:rPr>
          <w:rFonts w:asciiTheme="minorHAnsi" w:hAnsiTheme="minorHAnsi" w:cstheme="minorHAnsi"/>
          <w:sz w:val="22"/>
          <w:szCs w:val="22"/>
        </w:rPr>
        <w:t xml:space="preserve">for 60 hours starting at E12.5 </w:t>
      </w:r>
      <w:r w:rsidRPr="003F1702">
        <w:rPr>
          <w:rFonts w:asciiTheme="minorHAnsi" w:hAnsiTheme="minorHAnsi" w:cstheme="minorHAnsi"/>
          <w:sz w:val="22"/>
          <w:szCs w:val="22"/>
        </w:rPr>
        <w:t xml:space="preserve">had lower fetal weights at E14.5 but not at E17.5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(O’Sullivan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The male offspring </w:t>
      </w:r>
      <w:r w:rsidR="000F6643" w:rsidRPr="003F1702">
        <w:rPr>
          <w:rFonts w:asciiTheme="minorHAnsi" w:hAnsiTheme="minorHAnsi" w:cstheme="minorHAnsi"/>
          <w:sz w:val="22"/>
          <w:szCs w:val="22"/>
        </w:rPr>
        <w:t>from similarly treated dams</w:t>
      </w:r>
      <w:r w:rsidRPr="003F1702">
        <w:rPr>
          <w:rFonts w:asciiTheme="minorHAnsi" w:hAnsiTheme="minorHAnsi" w:cstheme="minorHAnsi"/>
          <w:sz w:val="22"/>
          <w:szCs w:val="22"/>
        </w:rPr>
        <w:t xml:space="preserve"> had similar weights at 2 weeks, 4 weeks, and 3 and 6 months of age </w:t>
      </w:r>
      <w:r w:rsidRPr="003F1702">
        <w:rPr>
          <w:rFonts w:asciiTheme="minorHAnsi" w:hAnsiTheme="minorHAnsi" w:cstheme="minorHAnsi"/>
          <w:sz w:val="22"/>
          <w:szCs w:val="22"/>
        </w:rPr>
        <w:fldChar w:fldCharType="begin" w:fldLock="1"/>
      </w:r>
      <w:r w:rsidR="00AB63C3" w:rsidRPr="003F1702">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(O’Sullivan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2013)</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w:t>
      </w:r>
      <w:r w:rsidR="00EB428E" w:rsidRPr="003F1702">
        <w:rPr>
          <w:rFonts w:asciiTheme="minorHAnsi" w:hAnsiTheme="minorHAnsi" w:cstheme="minorHAnsi"/>
          <w:sz w:val="22"/>
          <w:szCs w:val="22"/>
        </w:rPr>
        <w:t xml:space="preserve"> </w:t>
      </w:r>
      <w:r w:rsidR="00AC578F" w:rsidRPr="003F1702">
        <w:rPr>
          <w:rFonts w:asciiTheme="minorHAnsi" w:hAnsiTheme="minorHAnsi" w:cstheme="minorHAnsi"/>
          <w:sz w:val="22"/>
          <w:szCs w:val="22"/>
        </w:rPr>
        <w:t>Twenty-one-day-old rats exposed to antenatal dexamethasone at E15 till delivery had 66% lower body weights than controls</w:t>
      </w:r>
      <w:r w:rsidR="00D07C84" w:rsidRPr="003F1702">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3F1702">
        <w:rPr>
          <w:rFonts w:asciiTheme="minorHAnsi" w:hAnsiTheme="minorHAnsi" w:cstheme="minorHAnsi"/>
          <w:sz w:val="22"/>
          <w:szCs w:val="22"/>
        </w:rPr>
        <w:fldChar w:fldCharType="begin" w:fldLock="1"/>
      </w:r>
      <w:r w:rsidR="003F49A5" w:rsidRPr="003F1702">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3F1702">
        <w:rPr>
          <w:rFonts w:asciiTheme="minorHAnsi" w:hAnsiTheme="minorHAnsi" w:cstheme="minorHAnsi"/>
          <w:sz w:val="22"/>
          <w:szCs w:val="22"/>
        </w:rPr>
        <w:fldChar w:fldCharType="separate"/>
      </w:r>
      <w:r w:rsidR="00C10164" w:rsidRPr="003F1702">
        <w:rPr>
          <w:rFonts w:asciiTheme="minorHAnsi" w:hAnsiTheme="minorHAnsi" w:cstheme="minorHAnsi"/>
          <w:noProof/>
          <w:sz w:val="22"/>
          <w:szCs w:val="22"/>
        </w:rPr>
        <w:t xml:space="preserve">(Dupouy </w:t>
      </w:r>
      <w:r w:rsidR="00C10164" w:rsidRPr="003F1702">
        <w:rPr>
          <w:rFonts w:asciiTheme="minorHAnsi" w:hAnsiTheme="minorHAnsi" w:cstheme="minorHAnsi"/>
          <w:i/>
          <w:noProof/>
          <w:sz w:val="22"/>
          <w:szCs w:val="22"/>
        </w:rPr>
        <w:t>et al.</w:t>
      </w:r>
      <w:r w:rsidR="00C10164" w:rsidRPr="003F1702">
        <w:rPr>
          <w:rFonts w:asciiTheme="minorHAnsi" w:hAnsiTheme="minorHAnsi" w:cstheme="minorHAnsi"/>
          <w:noProof/>
          <w:sz w:val="22"/>
          <w:szCs w:val="22"/>
        </w:rPr>
        <w:t>, 1987)</w:t>
      </w:r>
      <w:r w:rsidR="00C10164" w:rsidRPr="003F1702">
        <w:rPr>
          <w:rFonts w:asciiTheme="minorHAnsi" w:hAnsiTheme="minorHAnsi" w:cstheme="minorHAnsi"/>
          <w:sz w:val="22"/>
          <w:szCs w:val="22"/>
        </w:rPr>
        <w:fldChar w:fldCharType="end"/>
      </w:r>
      <w:r w:rsidR="00C86FEF" w:rsidRPr="003F1702">
        <w:rPr>
          <w:rFonts w:asciiTheme="minorHAnsi" w:hAnsiTheme="minorHAnsi" w:cstheme="minorHAnsi"/>
          <w:sz w:val="22"/>
          <w:szCs w:val="22"/>
        </w:rPr>
        <w:t>. Conversely, r</w:t>
      </w:r>
      <w:r w:rsidR="00EB428E" w:rsidRPr="003F1702">
        <w:rPr>
          <w:rFonts w:asciiTheme="minorHAnsi" w:hAnsiTheme="minorHAnsi" w:cstheme="minorHAnsi"/>
          <w:sz w:val="22"/>
          <w:szCs w:val="22"/>
        </w:rPr>
        <w:t xml:space="preserve">ats exposed to antenatal glucocorticoids showed </w:t>
      </w:r>
      <w:r w:rsidR="00FF36F4" w:rsidRPr="003F1702">
        <w:rPr>
          <w:rFonts w:asciiTheme="minorHAnsi" w:hAnsiTheme="minorHAnsi" w:cstheme="minorHAnsi"/>
          <w:sz w:val="22"/>
          <w:szCs w:val="22"/>
        </w:rPr>
        <w:t xml:space="preserve">unaltered ACTH and corticosterone plasma levels at PND1,7,9, and 20 </w:t>
      </w:r>
      <w:r w:rsidR="00CF5FBF" w:rsidRPr="003F1702">
        <w:rPr>
          <w:rFonts w:asciiTheme="minorHAnsi" w:hAnsiTheme="minorHAnsi" w:cstheme="minorHAnsi"/>
          <w:sz w:val="22"/>
          <w:szCs w:val="22"/>
        </w:rPr>
        <w:t>but</w:t>
      </w:r>
      <w:r w:rsidR="007C3C36" w:rsidRPr="003F1702">
        <w:rPr>
          <w:rFonts w:asciiTheme="minorHAnsi" w:hAnsiTheme="minorHAnsi" w:cstheme="minorHAnsi"/>
          <w:sz w:val="22"/>
          <w:szCs w:val="22"/>
        </w:rPr>
        <w:t xml:space="preserve"> had</w:t>
      </w:r>
      <w:r w:rsidR="00CF5FBF" w:rsidRPr="003F1702">
        <w:rPr>
          <w:rFonts w:asciiTheme="minorHAnsi" w:hAnsiTheme="minorHAnsi" w:cstheme="minorHAnsi"/>
          <w:sz w:val="22"/>
          <w:szCs w:val="22"/>
        </w:rPr>
        <w:t xml:space="preserve"> a suggested </w:t>
      </w:r>
      <w:r w:rsidR="00FF36F4" w:rsidRPr="003F1702">
        <w:rPr>
          <w:rFonts w:asciiTheme="minorHAnsi" w:hAnsiTheme="minorHAnsi" w:cstheme="minorHAnsi"/>
          <w:sz w:val="22"/>
          <w:szCs w:val="22"/>
        </w:rPr>
        <w:t xml:space="preserve">increased </w:t>
      </w:r>
      <w:r w:rsidR="00EB428E" w:rsidRPr="003F1702">
        <w:rPr>
          <w:rFonts w:asciiTheme="minorHAnsi" w:hAnsiTheme="minorHAnsi" w:cstheme="minorHAnsi"/>
          <w:sz w:val="22"/>
          <w:szCs w:val="22"/>
        </w:rPr>
        <w:t xml:space="preserve">HPA axis activity when stress was induced during adulthood </w:t>
      </w:r>
      <w:r w:rsidR="00AB63C3" w:rsidRPr="003F1702">
        <w:rPr>
          <w:rFonts w:asciiTheme="minorHAnsi" w:hAnsiTheme="minorHAnsi" w:cstheme="minorHAnsi"/>
          <w:sz w:val="22"/>
          <w:szCs w:val="22"/>
        </w:rPr>
        <w:fldChar w:fldCharType="begin" w:fldLock="1"/>
      </w:r>
      <w:r w:rsidR="003E3624" w:rsidRPr="003F1702">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3F1702">
        <w:rPr>
          <w:rFonts w:asciiTheme="minorHAnsi" w:hAnsiTheme="minorHAnsi" w:cstheme="minorHAnsi"/>
          <w:sz w:val="22"/>
          <w:szCs w:val="22"/>
        </w:rPr>
        <w:fldChar w:fldCharType="separate"/>
      </w:r>
      <w:r w:rsidR="00AB63C3" w:rsidRPr="003F1702">
        <w:rPr>
          <w:rFonts w:asciiTheme="minorHAnsi" w:hAnsiTheme="minorHAnsi" w:cstheme="minorHAnsi"/>
          <w:noProof/>
          <w:sz w:val="22"/>
          <w:szCs w:val="22"/>
        </w:rPr>
        <w:t xml:space="preserve">(Bakker </w:t>
      </w:r>
      <w:r w:rsidR="00AB63C3" w:rsidRPr="003F1702">
        <w:rPr>
          <w:rFonts w:asciiTheme="minorHAnsi" w:hAnsiTheme="minorHAnsi" w:cstheme="minorHAnsi"/>
          <w:i/>
          <w:noProof/>
          <w:sz w:val="22"/>
          <w:szCs w:val="22"/>
        </w:rPr>
        <w:t>et al.</w:t>
      </w:r>
      <w:r w:rsidR="00AB63C3" w:rsidRPr="003F1702">
        <w:rPr>
          <w:rFonts w:asciiTheme="minorHAnsi" w:hAnsiTheme="minorHAnsi" w:cstheme="minorHAnsi"/>
          <w:noProof/>
          <w:sz w:val="22"/>
          <w:szCs w:val="22"/>
        </w:rPr>
        <w:t>, 1995)</w:t>
      </w:r>
      <w:r w:rsidR="00AB63C3" w:rsidRPr="003F1702">
        <w:rPr>
          <w:rFonts w:asciiTheme="minorHAnsi" w:hAnsiTheme="minorHAnsi" w:cstheme="minorHAnsi"/>
          <w:sz w:val="22"/>
          <w:szCs w:val="22"/>
        </w:rPr>
        <w:fldChar w:fldCharType="end"/>
      </w:r>
      <w:r w:rsidR="00AB63C3" w:rsidRPr="003F1702">
        <w:rPr>
          <w:rFonts w:asciiTheme="minorHAnsi" w:hAnsiTheme="minorHAnsi" w:cstheme="minorHAnsi"/>
          <w:sz w:val="22"/>
          <w:szCs w:val="22"/>
        </w:rPr>
        <w:t>.</w:t>
      </w:r>
      <w:r w:rsidR="003F49A5" w:rsidRPr="003F1702">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3F1702">
        <w:rPr>
          <w:rFonts w:asciiTheme="minorHAnsi" w:hAnsiTheme="minorHAnsi" w:cstheme="minorHAnsi"/>
          <w:sz w:val="22"/>
          <w:szCs w:val="22"/>
        </w:rPr>
        <w:fldChar w:fldCharType="begin" w:fldLock="1"/>
      </w:r>
      <w:r w:rsidR="00B145A6" w:rsidRPr="003F1702">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3F1702">
        <w:rPr>
          <w:rFonts w:asciiTheme="minorHAnsi" w:hAnsiTheme="minorHAnsi" w:cstheme="minorHAnsi"/>
          <w:sz w:val="22"/>
          <w:szCs w:val="22"/>
        </w:rPr>
        <w:fldChar w:fldCharType="separate"/>
      </w:r>
      <w:r w:rsidR="003F49A5" w:rsidRPr="003F1702">
        <w:rPr>
          <w:rFonts w:asciiTheme="minorHAnsi" w:hAnsiTheme="minorHAnsi" w:cstheme="minorHAnsi"/>
          <w:noProof/>
          <w:sz w:val="22"/>
          <w:szCs w:val="22"/>
        </w:rPr>
        <w:t xml:space="preserve">(Lesage </w:t>
      </w:r>
      <w:r w:rsidR="003F49A5" w:rsidRPr="003F1702">
        <w:rPr>
          <w:rFonts w:asciiTheme="minorHAnsi" w:hAnsiTheme="minorHAnsi" w:cstheme="minorHAnsi"/>
          <w:i/>
          <w:noProof/>
          <w:sz w:val="22"/>
          <w:szCs w:val="22"/>
        </w:rPr>
        <w:t>et al.</w:t>
      </w:r>
      <w:r w:rsidR="003F49A5" w:rsidRPr="003F1702">
        <w:rPr>
          <w:rFonts w:asciiTheme="minorHAnsi" w:hAnsiTheme="minorHAnsi" w:cstheme="minorHAnsi"/>
          <w:noProof/>
          <w:sz w:val="22"/>
          <w:szCs w:val="22"/>
        </w:rPr>
        <w:t>, 2004)</w:t>
      </w:r>
      <w:r w:rsidR="003F49A5" w:rsidRPr="003F1702">
        <w:rPr>
          <w:rFonts w:asciiTheme="minorHAnsi" w:hAnsiTheme="minorHAnsi" w:cstheme="minorHAnsi"/>
          <w:sz w:val="22"/>
          <w:szCs w:val="22"/>
        </w:rPr>
        <w:fldChar w:fldCharType="end"/>
      </w:r>
      <w:r w:rsidR="003F49A5" w:rsidRPr="003F1702">
        <w:rPr>
          <w:rFonts w:asciiTheme="minorHAnsi" w:hAnsiTheme="minorHAnsi" w:cstheme="minorHAnsi"/>
          <w:sz w:val="22"/>
          <w:szCs w:val="22"/>
        </w:rPr>
        <w:t>.</w:t>
      </w:r>
    </w:p>
    <w:p w14:paraId="69CE92BE" w14:textId="09E2BB7D" w:rsidR="00E102B4" w:rsidRPr="003F1702" w:rsidRDefault="00E102B4" w:rsidP="00E102B4">
      <w:pPr>
        <w:pStyle w:val="Heading1"/>
        <w:rPr>
          <w:rFonts w:asciiTheme="minorHAnsi" w:hAnsiTheme="minorHAnsi" w:cstheme="minorHAnsi"/>
        </w:rPr>
      </w:pPr>
      <w:bookmarkStart w:id="25" w:name="_Toc15461868"/>
      <w:bookmarkStart w:id="26" w:name="_Toc16507566"/>
      <w:r w:rsidRPr="003F1702">
        <w:rPr>
          <w:rFonts w:asciiTheme="minorHAnsi" w:hAnsiTheme="minorHAnsi" w:cstheme="minorHAnsi"/>
        </w:rPr>
        <w:t>Experimental Design</w:t>
      </w:r>
      <w:bookmarkEnd w:id="25"/>
      <w:bookmarkEnd w:id="26"/>
    </w:p>
    <w:p w14:paraId="7BE33B4A" w14:textId="245F44E3" w:rsidR="003B40C8" w:rsidRPr="003F1702" w:rsidRDefault="00CF481B" w:rsidP="00CF481B">
      <w:pPr>
        <w:rPr>
          <w:rFonts w:asciiTheme="minorHAnsi" w:hAnsiTheme="minorHAnsi" w:cstheme="minorHAnsi"/>
          <w:sz w:val="22"/>
          <w:szCs w:val="22"/>
        </w:rPr>
      </w:pPr>
      <w:r w:rsidRPr="003F1702">
        <w:rPr>
          <w:rFonts w:asciiTheme="minorHAnsi" w:hAnsiTheme="minorHAnsi" w:cstheme="minorHAnsi"/>
          <w:sz w:val="22"/>
          <w:szCs w:val="22"/>
        </w:rPr>
        <w:t xml:space="preserve">To determine how </w:t>
      </w:r>
      <w:r w:rsidR="00E51CFF" w:rsidRPr="003F1702">
        <w:rPr>
          <w:rFonts w:asciiTheme="minorHAnsi" w:hAnsiTheme="minorHAnsi" w:cstheme="minorHAnsi"/>
          <w:sz w:val="22"/>
          <w:szCs w:val="22"/>
        </w:rPr>
        <w:t>glucocorticoid</w:t>
      </w:r>
      <w:r w:rsidRPr="003F1702">
        <w:rPr>
          <w:rFonts w:asciiTheme="minorHAnsi" w:hAnsiTheme="minorHAnsi" w:cstheme="minorHAnsi"/>
          <w:sz w:val="22"/>
          <w:szCs w:val="22"/>
        </w:rPr>
        <w:t xml:space="preserve"> exposure affects placental function, we will </w:t>
      </w:r>
      <w:r w:rsidR="00E51CFF" w:rsidRPr="003F1702">
        <w:rPr>
          <w:rFonts w:asciiTheme="minorHAnsi" w:hAnsiTheme="minorHAnsi" w:cstheme="minorHAnsi"/>
          <w:sz w:val="22"/>
          <w:szCs w:val="22"/>
        </w:rPr>
        <w:t>obtain</w:t>
      </w:r>
      <w:r w:rsidRPr="003F1702">
        <w:rPr>
          <w:rFonts w:asciiTheme="minorHAnsi" w:hAnsiTheme="minorHAnsi" w:cstheme="minorHAnsi"/>
          <w:sz w:val="22"/>
          <w:szCs w:val="22"/>
        </w:rPr>
        <w:t xml:space="preserve"> </w:t>
      </w:r>
      <w:r w:rsidR="00E51CFF" w:rsidRPr="003F1702">
        <w:rPr>
          <w:rFonts w:asciiTheme="minorHAnsi" w:hAnsiTheme="minorHAnsi" w:cstheme="minorHAnsi"/>
          <w:sz w:val="22"/>
          <w:szCs w:val="22"/>
          <w:highlight w:val="red"/>
        </w:rPr>
        <w:t>n=X females and males /per group</w:t>
      </w:r>
      <w:r w:rsidRPr="003F1702">
        <w:rPr>
          <w:rFonts w:asciiTheme="minorHAnsi" w:hAnsiTheme="minorHAnsi" w:cstheme="minorHAnsi"/>
          <w:sz w:val="22"/>
          <w:szCs w:val="22"/>
        </w:rPr>
        <w:t xml:space="preserve"> </w:t>
      </w:r>
      <w:r w:rsidR="00E51CFF" w:rsidRPr="003F1702">
        <w:rPr>
          <w:rFonts w:asciiTheme="minorHAnsi" w:hAnsiTheme="minorHAnsi" w:cstheme="minorHAnsi"/>
          <w:sz w:val="22"/>
          <w:szCs w:val="22"/>
        </w:rPr>
        <w:t>8</w:t>
      </w:r>
      <w:r w:rsidRPr="003F1702">
        <w:rPr>
          <w:rFonts w:asciiTheme="minorHAnsi" w:hAnsiTheme="minorHAnsi" w:cstheme="minorHAnsi"/>
          <w:sz w:val="22"/>
          <w:szCs w:val="22"/>
        </w:rPr>
        <w:t xml:space="preserve"> week-old C57BL/6 virgin mice </w:t>
      </w:r>
      <w:r w:rsidR="00E51CFF" w:rsidRPr="003F1702">
        <w:rPr>
          <w:rFonts w:asciiTheme="minorHAnsi" w:hAnsiTheme="minorHAnsi" w:cstheme="minorHAnsi"/>
          <w:sz w:val="22"/>
          <w:szCs w:val="22"/>
        </w:rPr>
        <w:t xml:space="preserve">from Jackson laboratory. </w:t>
      </w:r>
      <w:r w:rsidR="00DD4A40" w:rsidRPr="003F1702">
        <w:rPr>
          <w:rFonts w:asciiTheme="minorHAnsi" w:hAnsiTheme="minorHAnsi" w:cstheme="minorHAnsi"/>
          <w:sz w:val="22"/>
          <w:szCs w:val="22"/>
        </w:rPr>
        <w:t xml:space="preserve">Mice will be given two weeks to acclimatize with </w:t>
      </w:r>
      <w:r w:rsidR="00DD4A40" w:rsidRPr="003F1702">
        <w:rPr>
          <w:rFonts w:asciiTheme="minorHAnsi" w:hAnsiTheme="minorHAnsi" w:cstheme="minorHAnsi"/>
          <w:i/>
          <w:sz w:val="22"/>
          <w:szCs w:val="22"/>
        </w:rPr>
        <w:t xml:space="preserve">ad libitum </w:t>
      </w:r>
      <w:r w:rsidR="00DD4A40" w:rsidRPr="003F1702">
        <w:rPr>
          <w:rFonts w:asciiTheme="minorHAnsi" w:hAnsiTheme="minorHAnsi" w:cstheme="minorHAnsi"/>
          <w:sz w:val="22"/>
          <w:szCs w:val="22"/>
        </w:rPr>
        <w:t>access to normal chow diet and water. After acclimatization, m</w:t>
      </w:r>
      <w:r w:rsidR="00E51CFF" w:rsidRPr="003F1702">
        <w:rPr>
          <w:rFonts w:asciiTheme="minorHAnsi" w:hAnsiTheme="minorHAnsi" w:cstheme="minorHAnsi"/>
          <w:sz w:val="22"/>
          <w:szCs w:val="22"/>
        </w:rPr>
        <w:t xml:space="preserve">ice will then be </w:t>
      </w:r>
      <w:r w:rsidR="00CB7394" w:rsidRPr="003F1702">
        <w:rPr>
          <w:rFonts w:asciiTheme="minorHAnsi" w:hAnsiTheme="minorHAnsi" w:cstheme="minorHAnsi"/>
          <w:sz w:val="22"/>
          <w:szCs w:val="22"/>
        </w:rPr>
        <w:t xml:space="preserve">single-housed and </w:t>
      </w:r>
      <w:r w:rsidR="00E51CFF" w:rsidRPr="003F1702">
        <w:rPr>
          <w:rFonts w:asciiTheme="minorHAnsi" w:hAnsiTheme="minorHAnsi" w:cstheme="minorHAnsi"/>
          <w:sz w:val="22"/>
          <w:szCs w:val="22"/>
        </w:rPr>
        <w:t xml:space="preserve">randomized into </w:t>
      </w:r>
      <w:r w:rsidR="00DD4A40" w:rsidRPr="003F1702">
        <w:rPr>
          <w:rFonts w:asciiTheme="minorHAnsi" w:hAnsiTheme="minorHAnsi" w:cstheme="minorHAnsi"/>
          <w:sz w:val="22"/>
          <w:szCs w:val="22"/>
        </w:rPr>
        <w:t xml:space="preserve">one of </w:t>
      </w:r>
      <w:r w:rsidR="002523E6" w:rsidRPr="003F1702">
        <w:rPr>
          <w:rFonts w:asciiTheme="minorHAnsi" w:hAnsiTheme="minorHAnsi" w:cstheme="minorHAnsi"/>
          <w:sz w:val="22"/>
          <w:szCs w:val="22"/>
        </w:rPr>
        <w:t>the following</w:t>
      </w:r>
      <w:r w:rsidR="00DD4A40" w:rsidRPr="003F1702">
        <w:rPr>
          <w:rFonts w:asciiTheme="minorHAnsi" w:hAnsiTheme="minorHAnsi" w:cstheme="minorHAnsi"/>
          <w:sz w:val="22"/>
          <w:szCs w:val="22"/>
        </w:rPr>
        <w:t xml:space="preserve"> groups</w:t>
      </w:r>
      <w:r w:rsidR="0098316E" w:rsidRPr="003F1702">
        <w:rPr>
          <w:rFonts w:asciiTheme="minorHAnsi" w:hAnsiTheme="minorHAnsi" w:cstheme="minorHAnsi"/>
          <w:sz w:val="22"/>
          <w:szCs w:val="22"/>
        </w:rPr>
        <w:t xml:space="preserve">, to assess placental morphology </w:t>
      </w:r>
      <w:r w:rsidR="0098316E" w:rsidRPr="003F1702">
        <w:rPr>
          <w:rFonts w:asciiTheme="minorHAnsi" w:hAnsiTheme="minorHAnsi" w:cstheme="minorHAnsi"/>
          <w:sz w:val="22"/>
          <w:szCs w:val="22"/>
        </w:rPr>
        <w:lastRenderedPageBreak/>
        <w:t>(at E14.5) and effects on offspring (at delivery).</w:t>
      </w:r>
      <w:r w:rsidR="00FD7092" w:rsidRPr="003F1702">
        <w:rPr>
          <w:rFonts w:asciiTheme="minorHAnsi" w:hAnsiTheme="minorHAnsi" w:cstheme="minorHAnsi"/>
          <w:sz w:val="22"/>
          <w:szCs w:val="22"/>
        </w:rPr>
        <w:t xml:space="preserve"> </w:t>
      </w:r>
      <w:r w:rsidR="00756AA2" w:rsidRPr="003F1702">
        <w:rPr>
          <w:rFonts w:asciiTheme="minorHAnsi" w:hAnsiTheme="minorHAnsi" w:cstheme="minorHAnsi"/>
          <w:sz w:val="22"/>
          <w:szCs w:val="22"/>
        </w:rPr>
        <w:t>The experimental design is represented in</w:t>
      </w:r>
      <w:r w:rsidR="004D34C8" w:rsidRPr="003F1702">
        <w:rPr>
          <w:rFonts w:asciiTheme="minorHAnsi" w:hAnsiTheme="minorHAnsi" w:cstheme="minorHAnsi"/>
          <w:sz w:val="22"/>
          <w:szCs w:val="22"/>
        </w:rPr>
        <w:t xml:space="preserve"> Figure </w:t>
      </w:r>
      <w:r w:rsidR="00726F42" w:rsidRPr="003F1702">
        <w:rPr>
          <w:rFonts w:asciiTheme="minorHAnsi" w:hAnsiTheme="minorHAnsi" w:cstheme="minorHAnsi"/>
          <w:sz w:val="22"/>
          <w:szCs w:val="22"/>
        </w:rPr>
        <w:t>2</w:t>
      </w:r>
      <w:r w:rsidR="00756AA2" w:rsidRPr="003F1702">
        <w:rPr>
          <w:rFonts w:asciiTheme="minorHAnsi" w:hAnsiTheme="minorHAnsi" w:cstheme="minorHAnsi"/>
          <w:sz w:val="22"/>
          <w:szCs w:val="22"/>
        </w:rPr>
        <w:t xml:space="preserve">. </w:t>
      </w:r>
      <w:r w:rsidR="0098316E" w:rsidRPr="003F1702">
        <w:rPr>
          <w:rFonts w:asciiTheme="minorHAnsi" w:hAnsiTheme="minorHAnsi" w:cstheme="minorHAnsi"/>
          <w:sz w:val="22"/>
          <w:szCs w:val="22"/>
        </w:rPr>
        <w:t xml:space="preserve">Pending these results other groups may be evaluated </w:t>
      </w:r>
      <w:r w:rsidR="00C053F8" w:rsidRPr="003F1702">
        <w:rPr>
          <w:rFonts w:asciiTheme="minorHAnsi" w:hAnsiTheme="minorHAnsi" w:cstheme="minorHAnsi"/>
          <w:sz w:val="22"/>
          <w:szCs w:val="22"/>
        </w:rPr>
        <w:t>at different gestation timepoints</w:t>
      </w:r>
      <w:r w:rsidR="00756AA2" w:rsidRPr="003F1702">
        <w:rPr>
          <w:rFonts w:asciiTheme="minorHAnsi" w:hAnsiTheme="minorHAnsi" w:cstheme="minorHAnsi"/>
          <w:sz w:val="22"/>
          <w:szCs w:val="22"/>
        </w:rPr>
        <w:t>.</w:t>
      </w:r>
    </w:p>
    <w:p w14:paraId="02076DA7" w14:textId="77777777" w:rsidR="00756AA2" w:rsidRPr="003F1702" w:rsidRDefault="00756AA2" w:rsidP="00CF481B">
      <w:pPr>
        <w:rPr>
          <w:rFonts w:asciiTheme="minorHAnsi" w:hAnsiTheme="minorHAnsi" w:cstheme="minorHAnsi"/>
          <w:sz w:val="22"/>
          <w:szCs w:val="22"/>
        </w:rPr>
      </w:pPr>
    </w:p>
    <w:p w14:paraId="25F4854D" w14:textId="7FAE376E" w:rsidR="00F82970" w:rsidRPr="003F1702" w:rsidRDefault="00F82970" w:rsidP="00CF481B">
      <w:pPr>
        <w:rPr>
          <w:rFonts w:asciiTheme="minorHAnsi" w:hAnsiTheme="minorHAnsi" w:cstheme="minorHAnsi"/>
          <w:sz w:val="22"/>
          <w:szCs w:val="22"/>
        </w:rPr>
      </w:pPr>
      <w:r w:rsidRPr="003F1702">
        <w:rPr>
          <w:rFonts w:asciiTheme="minorHAnsi" w:hAnsiTheme="minorHAnsi" w:cstheme="minorHAnsi"/>
          <w:sz w:val="22"/>
          <w:szCs w:val="22"/>
        </w:rPr>
        <w:t xml:space="preserve">Cohort </w:t>
      </w:r>
      <w:r w:rsidR="00CB7394" w:rsidRPr="003F1702">
        <w:rPr>
          <w:rFonts w:asciiTheme="minorHAnsi" w:hAnsiTheme="minorHAnsi" w:cstheme="minorHAnsi"/>
          <w:sz w:val="22"/>
          <w:szCs w:val="22"/>
        </w:rPr>
        <w:t xml:space="preserve">A </w:t>
      </w:r>
      <w:r w:rsidRPr="003F1702">
        <w:rPr>
          <w:rFonts w:asciiTheme="minorHAnsi" w:hAnsiTheme="minorHAnsi" w:cstheme="minorHAnsi"/>
          <w:sz w:val="22"/>
          <w:szCs w:val="22"/>
        </w:rPr>
        <w:t xml:space="preserve">of groups treated one week prior to </w:t>
      </w:r>
      <w:r w:rsidR="009053A5" w:rsidRPr="003F1702">
        <w:rPr>
          <w:rFonts w:asciiTheme="minorHAnsi" w:hAnsiTheme="minorHAnsi" w:cstheme="minorHAnsi"/>
          <w:sz w:val="22"/>
          <w:szCs w:val="22"/>
        </w:rPr>
        <w:t>gestation</w:t>
      </w:r>
      <w:r w:rsidR="002D3391" w:rsidRPr="003F1702">
        <w:rPr>
          <w:rFonts w:asciiTheme="minorHAnsi" w:hAnsiTheme="minorHAnsi" w:cstheme="minorHAnsi"/>
          <w:sz w:val="22"/>
          <w:szCs w:val="22"/>
        </w:rPr>
        <w:t>:</w:t>
      </w:r>
    </w:p>
    <w:p w14:paraId="6410C0BF" w14:textId="689EE22F" w:rsidR="00AE1BA5" w:rsidRPr="003F1702" w:rsidRDefault="00C074CF" w:rsidP="00F82970">
      <w:pPr>
        <w:pStyle w:val="ListParagraph"/>
        <w:numPr>
          <w:ilvl w:val="0"/>
          <w:numId w:val="1"/>
        </w:numPr>
        <w:rPr>
          <w:rFonts w:asciiTheme="minorHAnsi" w:hAnsiTheme="minorHAnsi" w:cstheme="minorHAnsi"/>
          <w:sz w:val="22"/>
          <w:szCs w:val="22"/>
        </w:rPr>
      </w:pPr>
      <w:r w:rsidRPr="003F1702">
        <w:rPr>
          <w:rFonts w:asciiTheme="minorHAnsi" w:hAnsiTheme="minorHAnsi" w:cstheme="minorHAnsi"/>
          <w:i/>
          <w:sz w:val="22"/>
          <w:szCs w:val="22"/>
        </w:rPr>
        <w:t>Water Pre</w:t>
      </w:r>
      <w:r w:rsidR="004F32E7" w:rsidRPr="003F1702">
        <w:rPr>
          <w:rFonts w:asciiTheme="minorHAnsi" w:hAnsiTheme="minorHAnsi" w:cstheme="minorHAnsi"/>
          <w:i/>
          <w:sz w:val="22"/>
          <w:szCs w:val="22"/>
        </w:rPr>
        <w:t>-</w:t>
      </w:r>
      <w:r w:rsidRPr="003F1702">
        <w:rPr>
          <w:rFonts w:asciiTheme="minorHAnsi" w:hAnsiTheme="minorHAnsi" w:cstheme="minorHAnsi"/>
          <w:i/>
          <w:sz w:val="22"/>
          <w:szCs w:val="22"/>
        </w:rPr>
        <w:t>gestation till E</w:t>
      </w:r>
      <w:r w:rsidR="002523E6" w:rsidRPr="003F1702">
        <w:rPr>
          <w:rFonts w:asciiTheme="minorHAnsi" w:hAnsiTheme="minorHAnsi" w:cstheme="minorHAnsi"/>
          <w:i/>
          <w:sz w:val="22"/>
          <w:szCs w:val="22"/>
        </w:rPr>
        <w:t>14.5</w:t>
      </w:r>
      <w:r w:rsidR="00AE1BA5" w:rsidRPr="003F1702">
        <w:rPr>
          <w:rFonts w:asciiTheme="minorHAnsi" w:hAnsiTheme="minorHAnsi" w:cstheme="minorHAnsi"/>
          <w:i/>
          <w:sz w:val="22"/>
          <w:szCs w:val="22"/>
        </w:rPr>
        <w:t>:</w:t>
      </w:r>
      <w:r w:rsidR="002523E6" w:rsidRPr="003F1702">
        <w:rPr>
          <w:rFonts w:asciiTheme="minorHAnsi" w:hAnsiTheme="minorHAnsi" w:cstheme="minorHAnsi"/>
          <w:sz w:val="22"/>
          <w:szCs w:val="22"/>
        </w:rPr>
        <w:t xml:space="preserve"> </w:t>
      </w:r>
      <w:r w:rsidR="00DD4A40" w:rsidRPr="003F1702">
        <w:rPr>
          <w:rFonts w:asciiTheme="minorHAnsi" w:hAnsiTheme="minorHAnsi" w:cstheme="minorHAnsi"/>
          <w:sz w:val="22"/>
          <w:szCs w:val="22"/>
        </w:rPr>
        <w:t xml:space="preserve">control group on water one week prior to conception and </w:t>
      </w:r>
      <w:r w:rsidR="00AE1BA5" w:rsidRPr="003F1702">
        <w:rPr>
          <w:rFonts w:asciiTheme="minorHAnsi" w:hAnsiTheme="minorHAnsi" w:cstheme="minorHAnsi"/>
          <w:sz w:val="22"/>
          <w:szCs w:val="22"/>
        </w:rPr>
        <w:t>until midgestation at embryonic day 14.5</w:t>
      </w:r>
    </w:p>
    <w:p w14:paraId="6096E4B6" w14:textId="32581E4F" w:rsidR="00AE1BA5" w:rsidRPr="003F1702" w:rsidRDefault="00C074CF" w:rsidP="00F82970">
      <w:pPr>
        <w:pStyle w:val="ListParagraph"/>
        <w:numPr>
          <w:ilvl w:val="0"/>
          <w:numId w:val="1"/>
        </w:numPr>
        <w:rPr>
          <w:rFonts w:asciiTheme="minorHAnsi" w:hAnsiTheme="minorHAnsi" w:cstheme="minorHAnsi"/>
          <w:sz w:val="22"/>
          <w:szCs w:val="22"/>
        </w:rPr>
      </w:pPr>
      <w:r w:rsidRPr="003F1702">
        <w:rPr>
          <w:rFonts w:asciiTheme="minorHAnsi" w:hAnsiTheme="minorHAnsi" w:cstheme="minorHAnsi"/>
          <w:i/>
          <w:sz w:val="22"/>
          <w:szCs w:val="22"/>
        </w:rPr>
        <w:t>Dexamethasone Pre</w:t>
      </w:r>
      <w:r w:rsidR="004F32E7" w:rsidRPr="003F1702">
        <w:rPr>
          <w:rFonts w:asciiTheme="minorHAnsi" w:hAnsiTheme="minorHAnsi" w:cstheme="minorHAnsi"/>
          <w:i/>
          <w:sz w:val="22"/>
          <w:szCs w:val="22"/>
        </w:rPr>
        <w:t>-</w:t>
      </w:r>
      <w:r w:rsidRPr="003F1702">
        <w:rPr>
          <w:rFonts w:asciiTheme="minorHAnsi" w:hAnsiTheme="minorHAnsi" w:cstheme="minorHAnsi"/>
          <w:i/>
          <w:sz w:val="22"/>
          <w:szCs w:val="22"/>
        </w:rPr>
        <w:t>gestation till E</w:t>
      </w:r>
      <w:r w:rsidR="00AE1BA5" w:rsidRPr="003F1702">
        <w:rPr>
          <w:rFonts w:asciiTheme="minorHAnsi" w:hAnsiTheme="minorHAnsi" w:cstheme="minorHAnsi"/>
          <w:i/>
          <w:sz w:val="22"/>
          <w:szCs w:val="22"/>
        </w:rPr>
        <w:t>14.5</w:t>
      </w:r>
      <w:r w:rsidR="00AE1BA5" w:rsidRPr="003F1702">
        <w:rPr>
          <w:rFonts w:asciiTheme="minorHAnsi" w:hAnsiTheme="minorHAnsi" w:cstheme="minorHAnsi"/>
          <w:sz w:val="22"/>
          <w:szCs w:val="22"/>
        </w:rPr>
        <w:t xml:space="preserve">: </w:t>
      </w:r>
      <w:r w:rsidR="00DD4A40" w:rsidRPr="003F1702">
        <w:rPr>
          <w:rFonts w:asciiTheme="minorHAnsi" w:hAnsiTheme="minorHAnsi" w:cstheme="minorHAnsi"/>
          <w:sz w:val="22"/>
          <w:szCs w:val="22"/>
        </w:rPr>
        <w:t xml:space="preserve">experimental group exposed to </w:t>
      </w:r>
      <w:r w:rsidRPr="003F1702">
        <w:rPr>
          <w:rFonts w:asciiTheme="minorHAnsi" w:hAnsiTheme="minorHAnsi" w:cstheme="minorHAnsi"/>
          <w:sz w:val="22"/>
          <w:szCs w:val="22"/>
        </w:rPr>
        <w:t>d</w:t>
      </w:r>
      <w:r w:rsidR="00DD4A40" w:rsidRPr="003F1702">
        <w:rPr>
          <w:rFonts w:asciiTheme="minorHAnsi" w:hAnsiTheme="minorHAnsi" w:cstheme="minorHAnsi"/>
          <w:sz w:val="22"/>
          <w:szCs w:val="22"/>
        </w:rPr>
        <w:t xml:space="preserve">examethasone in drinking water a week prior to conception and </w:t>
      </w:r>
      <w:r w:rsidR="00AE1BA5" w:rsidRPr="003F1702">
        <w:rPr>
          <w:rFonts w:asciiTheme="minorHAnsi" w:hAnsiTheme="minorHAnsi" w:cstheme="minorHAnsi"/>
          <w:sz w:val="22"/>
          <w:szCs w:val="22"/>
        </w:rPr>
        <w:t>until midgestation at embryonic day 1</w:t>
      </w:r>
      <w:r w:rsidR="00830BD8" w:rsidRPr="003F1702">
        <w:rPr>
          <w:rFonts w:asciiTheme="minorHAnsi" w:hAnsiTheme="minorHAnsi" w:cstheme="minorHAnsi"/>
          <w:sz w:val="22"/>
          <w:szCs w:val="22"/>
        </w:rPr>
        <w:t>4</w:t>
      </w:r>
      <w:r w:rsidR="00AE1BA5" w:rsidRPr="003F1702">
        <w:rPr>
          <w:rFonts w:asciiTheme="minorHAnsi" w:hAnsiTheme="minorHAnsi" w:cstheme="minorHAnsi"/>
          <w:sz w:val="22"/>
          <w:szCs w:val="22"/>
        </w:rPr>
        <w:t>.5</w:t>
      </w:r>
    </w:p>
    <w:p w14:paraId="18ECC919" w14:textId="798F927D" w:rsidR="00763564" w:rsidRPr="003F1702" w:rsidRDefault="00C074CF" w:rsidP="00763564">
      <w:pPr>
        <w:pStyle w:val="ListParagraph"/>
        <w:numPr>
          <w:ilvl w:val="0"/>
          <w:numId w:val="1"/>
        </w:numPr>
        <w:rPr>
          <w:rFonts w:asciiTheme="minorHAnsi" w:hAnsiTheme="minorHAnsi" w:cstheme="minorHAnsi"/>
          <w:sz w:val="22"/>
          <w:szCs w:val="22"/>
        </w:rPr>
      </w:pPr>
      <w:r w:rsidRPr="003F1702">
        <w:rPr>
          <w:rFonts w:asciiTheme="minorHAnsi" w:hAnsiTheme="minorHAnsi" w:cstheme="minorHAnsi"/>
          <w:i/>
          <w:sz w:val="22"/>
          <w:szCs w:val="22"/>
        </w:rPr>
        <w:t>Water Pre</w:t>
      </w:r>
      <w:r w:rsidR="004F32E7" w:rsidRPr="003F1702">
        <w:rPr>
          <w:rFonts w:asciiTheme="minorHAnsi" w:hAnsiTheme="minorHAnsi" w:cstheme="minorHAnsi"/>
          <w:i/>
          <w:sz w:val="22"/>
          <w:szCs w:val="22"/>
        </w:rPr>
        <w:t>-</w:t>
      </w:r>
      <w:r w:rsidRPr="003F1702">
        <w:rPr>
          <w:rFonts w:asciiTheme="minorHAnsi" w:hAnsiTheme="minorHAnsi" w:cstheme="minorHAnsi"/>
          <w:i/>
          <w:sz w:val="22"/>
          <w:szCs w:val="22"/>
        </w:rPr>
        <w:t>gestation till Delivery</w:t>
      </w:r>
      <w:r w:rsidR="00763564" w:rsidRPr="003F1702">
        <w:rPr>
          <w:rFonts w:asciiTheme="minorHAnsi" w:hAnsiTheme="minorHAnsi" w:cstheme="minorHAnsi"/>
          <w:sz w:val="22"/>
          <w:szCs w:val="22"/>
        </w:rPr>
        <w:t>: control group on water one week prior to conception and until delivery</w:t>
      </w:r>
    </w:p>
    <w:p w14:paraId="095BDBD7" w14:textId="13F3C4CB" w:rsidR="00763564" w:rsidRPr="003F1702" w:rsidRDefault="00C074CF" w:rsidP="00763564">
      <w:pPr>
        <w:pStyle w:val="ListParagraph"/>
        <w:numPr>
          <w:ilvl w:val="0"/>
          <w:numId w:val="1"/>
        </w:numPr>
        <w:rPr>
          <w:rFonts w:asciiTheme="minorHAnsi" w:hAnsiTheme="minorHAnsi" w:cstheme="minorHAnsi"/>
          <w:sz w:val="22"/>
          <w:szCs w:val="22"/>
        </w:rPr>
      </w:pPr>
      <w:r w:rsidRPr="003F1702">
        <w:rPr>
          <w:rFonts w:asciiTheme="minorHAnsi" w:hAnsiTheme="minorHAnsi" w:cstheme="minorHAnsi"/>
          <w:i/>
          <w:sz w:val="22"/>
          <w:szCs w:val="22"/>
        </w:rPr>
        <w:t>Dexamethasone Pre</w:t>
      </w:r>
      <w:r w:rsidR="004F32E7" w:rsidRPr="003F1702">
        <w:rPr>
          <w:rFonts w:asciiTheme="minorHAnsi" w:hAnsiTheme="minorHAnsi" w:cstheme="minorHAnsi"/>
          <w:i/>
          <w:sz w:val="22"/>
          <w:szCs w:val="22"/>
        </w:rPr>
        <w:t>-</w:t>
      </w:r>
      <w:r w:rsidRPr="003F1702">
        <w:rPr>
          <w:rFonts w:asciiTheme="minorHAnsi" w:hAnsiTheme="minorHAnsi" w:cstheme="minorHAnsi"/>
          <w:i/>
          <w:sz w:val="22"/>
          <w:szCs w:val="22"/>
        </w:rPr>
        <w:t>gestation till Delivery</w:t>
      </w:r>
      <w:r w:rsidR="00763564" w:rsidRPr="003F1702">
        <w:rPr>
          <w:rFonts w:asciiTheme="minorHAnsi" w:hAnsiTheme="minorHAnsi" w:cstheme="minorHAnsi"/>
          <w:sz w:val="22"/>
          <w:szCs w:val="22"/>
        </w:rPr>
        <w:t xml:space="preserve">: experimental group exposed to </w:t>
      </w:r>
      <w:r w:rsidRPr="003F1702">
        <w:rPr>
          <w:rFonts w:asciiTheme="minorHAnsi" w:hAnsiTheme="minorHAnsi" w:cstheme="minorHAnsi"/>
          <w:sz w:val="22"/>
          <w:szCs w:val="22"/>
        </w:rPr>
        <w:t>d</w:t>
      </w:r>
      <w:r w:rsidR="00763564" w:rsidRPr="003F1702">
        <w:rPr>
          <w:rFonts w:asciiTheme="minorHAnsi" w:hAnsiTheme="minorHAnsi" w:cstheme="minorHAnsi"/>
          <w:sz w:val="22"/>
          <w:szCs w:val="22"/>
        </w:rPr>
        <w:t>examethasone in drinking water a week prior to conception and until delivery</w:t>
      </w:r>
    </w:p>
    <w:p w14:paraId="367798F3" w14:textId="77777777" w:rsidR="00AE1BA5" w:rsidRPr="003F1702" w:rsidRDefault="00AE1BA5" w:rsidP="00CF481B">
      <w:pPr>
        <w:rPr>
          <w:rFonts w:asciiTheme="minorHAnsi" w:hAnsiTheme="minorHAnsi" w:cstheme="minorHAnsi"/>
          <w:sz w:val="22"/>
          <w:szCs w:val="22"/>
        </w:rPr>
      </w:pPr>
    </w:p>
    <w:p w14:paraId="74908E52" w14:textId="524F6DC6" w:rsidR="00F82970" w:rsidRPr="003F1702" w:rsidRDefault="00F82970" w:rsidP="00CF481B">
      <w:pPr>
        <w:rPr>
          <w:rFonts w:asciiTheme="minorHAnsi" w:hAnsiTheme="minorHAnsi" w:cstheme="minorHAnsi"/>
          <w:sz w:val="22"/>
          <w:szCs w:val="22"/>
        </w:rPr>
      </w:pPr>
      <w:r w:rsidRPr="003F1702">
        <w:rPr>
          <w:rFonts w:asciiTheme="minorHAnsi" w:hAnsiTheme="minorHAnsi" w:cstheme="minorHAnsi"/>
          <w:sz w:val="22"/>
          <w:szCs w:val="22"/>
        </w:rPr>
        <w:t xml:space="preserve">Cohort </w:t>
      </w:r>
      <w:r w:rsidR="00CB7394" w:rsidRPr="003F1702">
        <w:rPr>
          <w:rFonts w:asciiTheme="minorHAnsi" w:hAnsiTheme="minorHAnsi" w:cstheme="minorHAnsi"/>
          <w:sz w:val="22"/>
          <w:szCs w:val="22"/>
        </w:rPr>
        <w:t xml:space="preserve">B </w:t>
      </w:r>
      <w:r w:rsidRPr="003F1702">
        <w:rPr>
          <w:rFonts w:asciiTheme="minorHAnsi" w:hAnsiTheme="minorHAnsi" w:cstheme="minorHAnsi"/>
          <w:sz w:val="22"/>
          <w:szCs w:val="22"/>
        </w:rPr>
        <w:t>of groups treated at conception:</w:t>
      </w:r>
    </w:p>
    <w:p w14:paraId="54853FE4" w14:textId="3AC93299" w:rsidR="00AE1BA5" w:rsidRPr="003F1702" w:rsidRDefault="00C074CF" w:rsidP="00F82970">
      <w:pPr>
        <w:pStyle w:val="ListParagraph"/>
        <w:numPr>
          <w:ilvl w:val="0"/>
          <w:numId w:val="2"/>
        </w:numPr>
        <w:rPr>
          <w:rFonts w:asciiTheme="minorHAnsi" w:hAnsiTheme="minorHAnsi" w:cstheme="minorHAnsi"/>
          <w:sz w:val="22"/>
          <w:szCs w:val="22"/>
        </w:rPr>
      </w:pPr>
      <w:r w:rsidRPr="003F1702">
        <w:rPr>
          <w:rFonts w:asciiTheme="minorHAnsi" w:hAnsiTheme="minorHAnsi" w:cstheme="minorHAnsi"/>
          <w:i/>
          <w:sz w:val="22"/>
          <w:szCs w:val="22"/>
        </w:rPr>
        <w:t>Water Conception till E14.5</w:t>
      </w:r>
      <w:r w:rsidR="00AE1BA5" w:rsidRPr="003F1702">
        <w:rPr>
          <w:rFonts w:asciiTheme="minorHAnsi" w:hAnsiTheme="minorHAnsi" w:cstheme="minorHAnsi"/>
          <w:sz w:val="22"/>
          <w:szCs w:val="22"/>
        </w:rPr>
        <w:t xml:space="preserve">: </w:t>
      </w:r>
      <w:r w:rsidR="00DD4A40" w:rsidRPr="003F1702">
        <w:rPr>
          <w:rFonts w:asciiTheme="minorHAnsi" w:hAnsiTheme="minorHAnsi" w:cstheme="minorHAnsi"/>
          <w:sz w:val="22"/>
          <w:szCs w:val="22"/>
        </w:rPr>
        <w:t xml:space="preserve">control group on water </w:t>
      </w:r>
      <w:r w:rsidR="00AE1BA5" w:rsidRPr="003F1702">
        <w:rPr>
          <w:rFonts w:asciiTheme="minorHAnsi" w:hAnsiTheme="minorHAnsi" w:cstheme="minorHAnsi"/>
          <w:sz w:val="22"/>
          <w:szCs w:val="22"/>
        </w:rPr>
        <w:t xml:space="preserve">starting </w:t>
      </w:r>
      <w:r w:rsidR="00DD4A40" w:rsidRPr="003F1702">
        <w:rPr>
          <w:rFonts w:asciiTheme="minorHAnsi" w:hAnsiTheme="minorHAnsi" w:cstheme="minorHAnsi"/>
          <w:sz w:val="22"/>
          <w:szCs w:val="22"/>
        </w:rPr>
        <w:t>a</w:t>
      </w:r>
      <w:r w:rsidR="002D6F94" w:rsidRPr="003F1702">
        <w:rPr>
          <w:rFonts w:asciiTheme="minorHAnsi" w:hAnsiTheme="minorHAnsi" w:cstheme="minorHAnsi"/>
          <w:sz w:val="22"/>
          <w:szCs w:val="22"/>
        </w:rPr>
        <w:t xml:space="preserve">t conception and </w:t>
      </w:r>
      <w:r w:rsidR="00AE1BA5" w:rsidRPr="003F1702">
        <w:rPr>
          <w:rFonts w:asciiTheme="minorHAnsi" w:hAnsiTheme="minorHAnsi" w:cstheme="minorHAnsi"/>
          <w:sz w:val="22"/>
          <w:szCs w:val="22"/>
        </w:rPr>
        <w:t>until midgestation</w:t>
      </w:r>
      <w:r w:rsidR="00830BD8" w:rsidRPr="003F1702">
        <w:rPr>
          <w:rFonts w:asciiTheme="minorHAnsi" w:hAnsiTheme="minorHAnsi" w:cstheme="minorHAnsi"/>
          <w:sz w:val="22"/>
          <w:szCs w:val="22"/>
        </w:rPr>
        <w:t xml:space="preserve"> at embryonic day 14.5</w:t>
      </w:r>
    </w:p>
    <w:p w14:paraId="13F4797C" w14:textId="3E30858A" w:rsidR="00830BD8" w:rsidRPr="003F1702" w:rsidRDefault="00C074CF" w:rsidP="00F82970">
      <w:pPr>
        <w:pStyle w:val="ListParagraph"/>
        <w:numPr>
          <w:ilvl w:val="0"/>
          <w:numId w:val="2"/>
        </w:numPr>
        <w:rPr>
          <w:rFonts w:asciiTheme="minorHAnsi" w:hAnsiTheme="minorHAnsi" w:cstheme="minorHAnsi"/>
          <w:sz w:val="22"/>
          <w:szCs w:val="22"/>
        </w:rPr>
      </w:pPr>
      <w:r w:rsidRPr="003F1702">
        <w:rPr>
          <w:rFonts w:asciiTheme="minorHAnsi" w:hAnsiTheme="minorHAnsi" w:cstheme="minorHAnsi"/>
          <w:i/>
          <w:sz w:val="22"/>
          <w:szCs w:val="22"/>
        </w:rPr>
        <w:t>Dexamethasone Conception till E14.5</w:t>
      </w:r>
      <w:r w:rsidR="00830BD8" w:rsidRPr="003F1702">
        <w:rPr>
          <w:rFonts w:asciiTheme="minorHAnsi" w:hAnsiTheme="minorHAnsi" w:cstheme="minorHAnsi"/>
          <w:sz w:val="22"/>
          <w:szCs w:val="22"/>
        </w:rPr>
        <w:t xml:space="preserve">: experimental group exposed to </w:t>
      </w:r>
      <w:r w:rsidRPr="003F1702">
        <w:rPr>
          <w:rFonts w:asciiTheme="minorHAnsi" w:hAnsiTheme="minorHAnsi" w:cstheme="minorHAnsi"/>
          <w:sz w:val="22"/>
          <w:szCs w:val="22"/>
        </w:rPr>
        <w:t>d</w:t>
      </w:r>
      <w:r w:rsidR="00830BD8" w:rsidRPr="003F1702">
        <w:rPr>
          <w:rFonts w:asciiTheme="minorHAnsi" w:hAnsiTheme="minorHAnsi" w:cstheme="minorHAnsi"/>
          <w:sz w:val="22"/>
          <w:szCs w:val="22"/>
        </w:rPr>
        <w:t xml:space="preserve">examethasone in drinking water </w:t>
      </w:r>
      <w:r w:rsidR="00BA430F" w:rsidRPr="003F1702">
        <w:rPr>
          <w:rFonts w:asciiTheme="minorHAnsi" w:hAnsiTheme="minorHAnsi" w:cstheme="minorHAnsi"/>
          <w:sz w:val="22"/>
          <w:szCs w:val="22"/>
        </w:rPr>
        <w:t xml:space="preserve">starting at </w:t>
      </w:r>
      <w:r w:rsidR="00830BD8" w:rsidRPr="003F1702">
        <w:rPr>
          <w:rFonts w:asciiTheme="minorHAnsi" w:hAnsiTheme="minorHAnsi" w:cstheme="minorHAnsi"/>
          <w:sz w:val="22"/>
          <w:szCs w:val="22"/>
        </w:rPr>
        <w:t>conception and until midgestation at embryonic day 14.5</w:t>
      </w:r>
    </w:p>
    <w:p w14:paraId="24C41C94" w14:textId="1255ED4B" w:rsidR="006F2ECB" w:rsidRPr="003F1702" w:rsidRDefault="00C074CF" w:rsidP="006F2ECB">
      <w:pPr>
        <w:pStyle w:val="ListParagraph"/>
        <w:numPr>
          <w:ilvl w:val="0"/>
          <w:numId w:val="2"/>
        </w:numPr>
        <w:rPr>
          <w:rFonts w:asciiTheme="minorHAnsi" w:hAnsiTheme="minorHAnsi" w:cstheme="minorHAnsi"/>
          <w:sz w:val="22"/>
          <w:szCs w:val="22"/>
        </w:rPr>
      </w:pPr>
      <w:r w:rsidRPr="003F1702">
        <w:rPr>
          <w:rFonts w:asciiTheme="minorHAnsi" w:hAnsiTheme="minorHAnsi" w:cstheme="minorHAnsi"/>
          <w:i/>
          <w:sz w:val="22"/>
          <w:szCs w:val="22"/>
        </w:rPr>
        <w:t>Water Conception till Delivery</w:t>
      </w:r>
      <w:r w:rsidR="00896055" w:rsidRPr="003F1702">
        <w:rPr>
          <w:rFonts w:asciiTheme="minorHAnsi" w:hAnsiTheme="minorHAnsi" w:cstheme="minorHAnsi"/>
          <w:sz w:val="22"/>
          <w:szCs w:val="22"/>
        </w:rPr>
        <w:t xml:space="preserve">: </w:t>
      </w:r>
      <w:r w:rsidR="006F2ECB" w:rsidRPr="003F1702">
        <w:rPr>
          <w:rFonts w:asciiTheme="minorHAnsi" w:hAnsiTheme="minorHAnsi" w:cstheme="minorHAnsi"/>
          <w:sz w:val="22"/>
          <w:szCs w:val="22"/>
        </w:rPr>
        <w:t>control group on water starting at conception and until delivery</w:t>
      </w:r>
    </w:p>
    <w:p w14:paraId="4CDBBBE5" w14:textId="50AE05E6" w:rsidR="006F2ECB" w:rsidRPr="003F1702" w:rsidRDefault="00C074CF" w:rsidP="006F2ECB">
      <w:pPr>
        <w:pStyle w:val="ListParagraph"/>
        <w:numPr>
          <w:ilvl w:val="0"/>
          <w:numId w:val="2"/>
        </w:numPr>
        <w:rPr>
          <w:rFonts w:asciiTheme="minorHAnsi" w:hAnsiTheme="minorHAnsi" w:cstheme="minorHAnsi"/>
          <w:sz w:val="22"/>
          <w:szCs w:val="22"/>
        </w:rPr>
      </w:pPr>
      <w:r w:rsidRPr="003F1702">
        <w:rPr>
          <w:rFonts w:asciiTheme="minorHAnsi" w:hAnsiTheme="minorHAnsi" w:cstheme="minorHAnsi"/>
          <w:i/>
          <w:sz w:val="22"/>
          <w:szCs w:val="22"/>
        </w:rPr>
        <w:t>Dexamethasone Conception till Delivery</w:t>
      </w:r>
      <w:r w:rsidR="006F2ECB" w:rsidRPr="003F1702">
        <w:rPr>
          <w:rFonts w:asciiTheme="minorHAnsi" w:hAnsiTheme="minorHAnsi" w:cstheme="minorHAnsi"/>
          <w:sz w:val="22"/>
          <w:szCs w:val="22"/>
        </w:rPr>
        <w:t xml:space="preserve">: experimental group exposed to </w:t>
      </w:r>
      <w:r w:rsidRPr="003F1702">
        <w:rPr>
          <w:rFonts w:asciiTheme="minorHAnsi" w:hAnsiTheme="minorHAnsi" w:cstheme="minorHAnsi"/>
          <w:sz w:val="22"/>
          <w:szCs w:val="22"/>
        </w:rPr>
        <w:t>d</w:t>
      </w:r>
      <w:r w:rsidR="006F2ECB" w:rsidRPr="003F1702">
        <w:rPr>
          <w:rFonts w:asciiTheme="minorHAnsi" w:hAnsiTheme="minorHAnsi" w:cstheme="minorHAnsi"/>
          <w:sz w:val="22"/>
          <w:szCs w:val="22"/>
        </w:rPr>
        <w:t>examethasone in drinking water starting at conception and until delivery</w:t>
      </w:r>
    </w:p>
    <w:p w14:paraId="2F1D5938" w14:textId="77777777" w:rsidR="00830BD8" w:rsidRPr="003F1702" w:rsidRDefault="00830BD8" w:rsidP="00CF481B">
      <w:pPr>
        <w:rPr>
          <w:rFonts w:asciiTheme="minorHAnsi" w:hAnsiTheme="minorHAnsi" w:cstheme="minorHAnsi"/>
          <w:sz w:val="22"/>
          <w:szCs w:val="22"/>
        </w:rPr>
      </w:pPr>
    </w:p>
    <w:p w14:paraId="15B228A3" w14:textId="7C1F1CDC" w:rsidR="0098316E" w:rsidRPr="003F1702" w:rsidRDefault="001C47B0" w:rsidP="00CF481B">
      <w:pPr>
        <w:rPr>
          <w:ins w:id="27" w:author="Dave Bridges" w:date="2019-07-31T11:09:00Z"/>
          <w:rFonts w:asciiTheme="minorHAnsi" w:hAnsiTheme="minorHAnsi" w:cstheme="minorHAnsi"/>
          <w:sz w:val="22"/>
          <w:szCs w:val="22"/>
        </w:rPr>
      </w:pPr>
      <w:r w:rsidRPr="003F1702">
        <w:rPr>
          <w:rFonts w:asciiTheme="minorHAnsi" w:hAnsiTheme="minorHAnsi" w:cstheme="minorHAnsi"/>
          <w:sz w:val="22"/>
          <w:szCs w:val="22"/>
        </w:rPr>
        <w:t xml:space="preserve">All groups will have </w:t>
      </w:r>
      <w:r w:rsidRPr="003F1702">
        <w:rPr>
          <w:rFonts w:asciiTheme="minorHAnsi" w:hAnsiTheme="minorHAnsi" w:cstheme="minorHAnsi"/>
          <w:i/>
          <w:sz w:val="22"/>
          <w:szCs w:val="22"/>
        </w:rPr>
        <w:t>ad libitum</w:t>
      </w:r>
      <w:r w:rsidRPr="003F1702">
        <w:rPr>
          <w:rFonts w:asciiTheme="minorHAnsi" w:hAnsiTheme="minorHAnsi" w:cstheme="minorHAnsi"/>
          <w:sz w:val="22"/>
          <w:szCs w:val="22"/>
        </w:rPr>
        <w:t xml:space="preserve"> access to normal chow diet and water or </w:t>
      </w:r>
      <w:r w:rsidR="004956F4" w:rsidRPr="003F1702">
        <w:rPr>
          <w:rFonts w:asciiTheme="minorHAnsi" w:hAnsiTheme="minorHAnsi" w:cstheme="minorHAnsi"/>
          <w:sz w:val="22"/>
          <w:szCs w:val="22"/>
        </w:rPr>
        <w:t>d</w:t>
      </w:r>
      <w:r w:rsidRPr="003F1702">
        <w:rPr>
          <w:rFonts w:asciiTheme="minorHAnsi" w:hAnsiTheme="minorHAnsi" w:cstheme="minorHAnsi"/>
          <w:sz w:val="22"/>
          <w:szCs w:val="22"/>
        </w:rPr>
        <w:t xml:space="preserve">examethasone depending on treatment arm. </w:t>
      </w:r>
      <w:r w:rsidR="002D6F94" w:rsidRPr="003F1702">
        <w:rPr>
          <w:rFonts w:asciiTheme="minorHAnsi" w:hAnsiTheme="minorHAnsi" w:cstheme="minorHAnsi"/>
          <w:sz w:val="22"/>
          <w:szCs w:val="22"/>
        </w:rPr>
        <w:t xml:space="preserve">Experimental groups will receive </w:t>
      </w:r>
      <w:r w:rsidR="00CF481B" w:rsidRPr="003F1702">
        <w:rPr>
          <w:rFonts w:asciiTheme="minorHAnsi" w:hAnsiTheme="minorHAnsi" w:cstheme="minorHAnsi"/>
          <w:sz w:val="22"/>
          <w:szCs w:val="22"/>
        </w:rPr>
        <w:t xml:space="preserve">1mg/kg/day dexamethasone in their drinking water </w:t>
      </w:r>
      <w:r w:rsidR="002D6F94" w:rsidRPr="003F1702">
        <w:rPr>
          <w:rFonts w:asciiTheme="minorHAnsi" w:hAnsiTheme="minorHAnsi" w:cstheme="minorHAnsi"/>
          <w:sz w:val="22"/>
          <w:szCs w:val="22"/>
        </w:rPr>
        <w:t xml:space="preserve">with </w:t>
      </w:r>
      <w:r w:rsidR="002D6F94" w:rsidRPr="003F1702">
        <w:rPr>
          <w:rFonts w:asciiTheme="minorHAnsi" w:hAnsiTheme="minorHAnsi" w:cstheme="minorHAnsi"/>
          <w:i/>
          <w:sz w:val="22"/>
          <w:szCs w:val="22"/>
        </w:rPr>
        <w:t xml:space="preserve">ad libitum </w:t>
      </w:r>
      <w:r w:rsidR="002D6F94" w:rsidRPr="003F1702">
        <w:rPr>
          <w:rFonts w:asciiTheme="minorHAnsi" w:hAnsiTheme="minorHAnsi" w:cstheme="minorHAnsi"/>
          <w:sz w:val="22"/>
          <w:szCs w:val="22"/>
        </w:rPr>
        <w:t>access.</w:t>
      </w:r>
      <w:r w:rsidR="00090A9D" w:rsidRPr="003F1702">
        <w:rPr>
          <w:rFonts w:asciiTheme="minorHAnsi" w:hAnsiTheme="minorHAnsi" w:cstheme="minorHAnsi"/>
          <w:sz w:val="22"/>
          <w:szCs w:val="22"/>
        </w:rPr>
        <w:t xml:space="preserve"> </w:t>
      </w:r>
      <w:r w:rsidR="000A7C24" w:rsidRPr="003F1702">
        <w:rPr>
          <w:rFonts w:asciiTheme="minorHAnsi" w:hAnsiTheme="minorHAnsi" w:cstheme="minorHAnsi"/>
          <w:sz w:val="22"/>
          <w:szCs w:val="22"/>
        </w:rPr>
        <w:t xml:space="preserve">For groups of Cohort A (receiving </w:t>
      </w:r>
      <w:proofErr w:type="spellStart"/>
      <w:r w:rsidR="004956F4" w:rsidRPr="003F1702">
        <w:rPr>
          <w:rFonts w:asciiTheme="minorHAnsi" w:hAnsiTheme="minorHAnsi" w:cstheme="minorHAnsi"/>
          <w:sz w:val="22"/>
          <w:szCs w:val="22"/>
        </w:rPr>
        <w:t>d</w:t>
      </w:r>
      <w:r w:rsidR="000A7C24" w:rsidRPr="003F1702">
        <w:rPr>
          <w:rFonts w:asciiTheme="minorHAnsi" w:hAnsiTheme="minorHAnsi" w:cstheme="minorHAnsi"/>
          <w:sz w:val="22"/>
          <w:szCs w:val="22"/>
        </w:rPr>
        <w:t>ex</w:t>
      </w:r>
      <w:proofErr w:type="spellEnd"/>
      <w:r w:rsidR="000A7C24" w:rsidRPr="003F1702">
        <w:rPr>
          <w:rFonts w:asciiTheme="minorHAnsi" w:hAnsiTheme="minorHAnsi" w:cstheme="minorHAnsi"/>
          <w:sz w:val="22"/>
          <w:szCs w:val="22"/>
        </w:rPr>
        <w:t xml:space="preserve"> or water a week prior to conception), </w:t>
      </w:r>
      <w:r w:rsidR="00B52D6D" w:rsidRPr="003F1702">
        <w:rPr>
          <w:rFonts w:asciiTheme="minorHAnsi" w:hAnsiTheme="minorHAnsi" w:cstheme="minorHAnsi"/>
          <w:sz w:val="22"/>
          <w:szCs w:val="22"/>
        </w:rPr>
        <w:t xml:space="preserve">female </w:t>
      </w:r>
      <w:r w:rsidRPr="003F1702">
        <w:rPr>
          <w:rFonts w:asciiTheme="minorHAnsi" w:hAnsiTheme="minorHAnsi" w:cstheme="minorHAnsi"/>
          <w:sz w:val="22"/>
          <w:szCs w:val="22"/>
        </w:rPr>
        <w:t xml:space="preserve">mice </w:t>
      </w:r>
      <w:r w:rsidR="00DD4A40" w:rsidRPr="003F1702">
        <w:rPr>
          <w:rFonts w:asciiTheme="minorHAnsi" w:hAnsiTheme="minorHAnsi" w:cstheme="minorHAnsi"/>
          <w:sz w:val="22"/>
          <w:szCs w:val="22"/>
        </w:rPr>
        <w:t>will be mated with age-matched male mice</w:t>
      </w:r>
      <w:r w:rsidR="00B52D6D" w:rsidRPr="003F1702">
        <w:rPr>
          <w:rFonts w:asciiTheme="minorHAnsi" w:hAnsiTheme="minorHAnsi" w:cstheme="minorHAnsi"/>
          <w:sz w:val="22"/>
          <w:szCs w:val="22"/>
        </w:rPr>
        <w:t xml:space="preserve"> after one week of treatment.</w:t>
      </w:r>
      <w:r w:rsidR="00EA6DC1" w:rsidRPr="003F1702">
        <w:rPr>
          <w:rFonts w:asciiTheme="minorHAnsi" w:hAnsiTheme="minorHAnsi" w:cstheme="minorHAnsi"/>
          <w:sz w:val="22"/>
          <w:szCs w:val="22"/>
        </w:rPr>
        <w:t xml:space="preserve"> A copulatory plug will be checked daily to identify E0.5 day.</w:t>
      </w:r>
      <w:r w:rsidR="0098316E" w:rsidRPr="003F1702">
        <w:rPr>
          <w:rFonts w:asciiTheme="minorHAnsi" w:hAnsiTheme="minorHAnsi" w:cstheme="minorHAnsi"/>
          <w:sz w:val="22"/>
          <w:szCs w:val="22"/>
        </w:rPr>
        <w:t xml:space="preserve"> </w:t>
      </w:r>
      <w:r w:rsidR="00B52D6D" w:rsidRPr="003F1702">
        <w:rPr>
          <w:rFonts w:asciiTheme="minorHAnsi" w:hAnsiTheme="minorHAnsi" w:cstheme="minorHAnsi"/>
          <w:sz w:val="22"/>
          <w:szCs w:val="22"/>
        </w:rPr>
        <w:t xml:space="preserve">For groups of Cohort B (receiving </w:t>
      </w:r>
      <w:proofErr w:type="spellStart"/>
      <w:r w:rsidR="004956F4" w:rsidRPr="003F1702">
        <w:rPr>
          <w:rFonts w:asciiTheme="minorHAnsi" w:hAnsiTheme="minorHAnsi" w:cstheme="minorHAnsi"/>
          <w:sz w:val="22"/>
          <w:szCs w:val="22"/>
        </w:rPr>
        <w:t>d</w:t>
      </w:r>
      <w:r w:rsidR="00B52D6D" w:rsidRPr="003F1702">
        <w:rPr>
          <w:rFonts w:asciiTheme="minorHAnsi" w:hAnsiTheme="minorHAnsi" w:cstheme="minorHAnsi"/>
          <w:sz w:val="22"/>
          <w:szCs w:val="22"/>
        </w:rPr>
        <w:t>ex</w:t>
      </w:r>
      <w:proofErr w:type="spellEnd"/>
      <w:r w:rsidR="00B52D6D" w:rsidRPr="003F1702">
        <w:rPr>
          <w:rFonts w:asciiTheme="minorHAnsi" w:hAnsiTheme="minorHAnsi" w:cstheme="minorHAnsi"/>
          <w:sz w:val="22"/>
          <w:szCs w:val="22"/>
        </w:rPr>
        <w:t xml:space="preserve"> or Water at conception), mice will be mated</w:t>
      </w:r>
      <w:r w:rsidR="003709ED" w:rsidRPr="003F1702">
        <w:rPr>
          <w:rFonts w:asciiTheme="minorHAnsi" w:hAnsiTheme="minorHAnsi" w:cstheme="minorHAnsi"/>
          <w:sz w:val="22"/>
          <w:szCs w:val="22"/>
        </w:rPr>
        <w:t xml:space="preserve"> </w:t>
      </w:r>
      <w:r w:rsidR="00EB4148" w:rsidRPr="003F1702">
        <w:rPr>
          <w:rFonts w:asciiTheme="minorHAnsi" w:hAnsiTheme="minorHAnsi" w:cstheme="minorHAnsi"/>
          <w:sz w:val="22"/>
          <w:szCs w:val="22"/>
        </w:rPr>
        <w:t xml:space="preserve">with age-matched males </w:t>
      </w:r>
      <w:r w:rsidR="003709ED" w:rsidRPr="003F1702">
        <w:rPr>
          <w:rFonts w:asciiTheme="minorHAnsi" w:hAnsiTheme="minorHAnsi" w:cstheme="minorHAnsi"/>
          <w:sz w:val="22"/>
          <w:szCs w:val="22"/>
        </w:rPr>
        <w:t>immediately after acclimatization</w:t>
      </w:r>
      <w:r w:rsidR="00B3692A" w:rsidRPr="003F1702">
        <w:rPr>
          <w:rFonts w:asciiTheme="minorHAnsi" w:hAnsiTheme="minorHAnsi" w:cstheme="minorHAnsi"/>
          <w:sz w:val="22"/>
          <w:szCs w:val="22"/>
        </w:rPr>
        <w:t xml:space="preserve"> while having </w:t>
      </w:r>
      <w:r w:rsidR="00B3692A" w:rsidRPr="003F1702">
        <w:rPr>
          <w:rFonts w:asciiTheme="minorHAnsi" w:hAnsiTheme="minorHAnsi" w:cstheme="minorHAnsi"/>
          <w:i/>
          <w:sz w:val="22"/>
          <w:szCs w:val="22"/>
        </w:rPr>
        <w:t xml:space="preserve">ad libitum </w:t>
      </w:r>
      <w:r w:rsidR="00B3692A" w:rsidRPr="003F1702">
        <w:rPr>
          <w:rFonts w:asciiTheme="minorHAnsi" w:hAnsiTheme="minorHAnsi" w:cstheme="minorHAnsi"/>
          <w:sz w:val="22"/>
          <w:szCs w:val="22"/>
        </w:rPr>
        <w:t>access to water.</w:t>
      </w:r>
      <w:r w:rsidR="00F00060" w:rsidRPr="003F1702">
        <w:rPr>
          <w:rFonts w:asciiTheme="minorHAnsi" w:hAnsiTheme="minorHAnsi" w:cstheme="minorHAnsi"/>
          <w:sz w:val="22"/>
          <w:szCs w:val="22"/>
        </w:rPr>
        <w:t xml:space="preserve"> We will check for the presence of copulatory plugs daily to determine treatment initiation. </w:t>
      </w:r>
      <w:r w:rsidR="00B3692A" w:rsidRPr="003F1702">
        <w:rPr>
          <w:rFonts w:asciiTheme="minorHAnsi" w:hAnsiTheme="minorHAnsi" w:cstheme="minorHAnsi"/>
          <w:sz w:val="22"/>
          <w:szCs w:val="22"/>
        </w:rPr>
        <w:t xml:space="preserve">Once a copulatory plug is identified, mice will be placed on </w:t>
      </w:r>
      <w:r w:rsidR="00923DA3" w:rsidRPr="003F1702">
        <w:rPr>
          <w:rFonts w:asciiTheme="minorHAnsi" w:hAnsiTheme="minorHAnsi" w:cstheme="minorHAnsi"/>
          <w:sz w:val="22"/>
          <w:szCs w:val="22"/>
        </w:rPr>
        <w:t>d</w:t>
      </w:r>
      <w:r w:rsidR="00B3692A" w:rsidRPr="003F1702">
        <w:rPr>
          <w:rFonts w:asciiTheme="minorHAnsi" w:hAnsiTheme="minorHAnsi" w:cstheme="minorHAnsi"/>
          <w:sz w:val="22"/>
          <w:szCs w:val="22"/>
        </w:rPr>
        <w:t xml:space="preserve">examethasone or </w:t>
      </w:r>
      <w:r w:rsidR="00923DA3" w:rsidRPr="003F1702">
        <w:rPr>
          <w:rFonts w:asciiTheme="minorHAnsi" w:hAnsiTheme="minorHAnsi" w:cstheme="minorHAnsi"/>
          <w:sz w:val="22"/>
          <w:szCs w:val="22"/>
        </w:rPr>
        <w:t>w</w:t>
      </w:r>
      <w:r w:rsidR="00B3692A" w:rsidRPr="003F1702">
        <w:rPr>
          <w:rFonts w:asciiTheme="minorHAnsi" w:hAnsiTheme="minorHAnsi" w:cstheme="minorHAnsi"/>
          <w:sz w:val="22"/>
          <w:szCs w:val="22"/>
        </w:rPr>
        <w:t>ater</w:t>
      </w:r>
      <w:r w:rsidR="00F85E09" w:rsidRPr="003F1702">
        <w:rPr>
          <w:rFonts w:asciiTheme="minorHAnsi" w:hAnsiTheme="minorHAnsi" w:cstheme="minorHAnsi"/>
          <w:sz w:val="22"/>
          <w:szCs w:val="22"/>
        </w:rPr>
        <w:t xml:space="preserve"> based on their assigned group.</w:t>
      </w:r>
    </w:p>
    <w:p w14:paraId="49FD3750" w14:textId="002F608B" w:rsidR="0098316E" w:rsidRPr="003F1702" w:rsidRDefault="009F62B1" w:rsidP="00CF481B">
      <w:pPr>
        <w:rPr>
          <w:rFonts w:asciiTheme="minorHAnsi" w:hAnsiTheme="minorHAnsi" w:cstheme="minorHAnsi"/>
          <w:sz w:val="22"/>
          <w:szCs w:val="22"/>
        </w:rPr>
      </w:pPr>
      <w:r w:rsidRPr="003F1702">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3F1702">
        <w:rPr>
          <w:rFonts w:asciiTheme="minorHAnsi" w:hAnsiTheme="minorHAnsi" w:cstheme="minorHAnsi"/>
          <w:sz w:val="22"/>
          <w:szCs w:val="22"/>
        </w:rPr>
        <w:t xml:space="preserve"> </w:t>
      </w:r>
      <w:r w:rsidR="00CF481B" w:rsidRPr="003F1702">
        <w:rPr>
          <w:rFonts w:asciiTheme="minorHAnsi" w:hAnsiTheme="minorHAnsi" w:cstheme="minorHAnsi"/>
          <w:sz w:val="22"/>
          <w:szCs w:val="22"/>
        </w:rPr>
        <w:t xml:space="preserve">Dams </w:t>
      </w:r>
      <w:r w:rsidR="00EA6DC1" w:rsidRPr="003F1702">
        <w:rPr>
          <w:rFonts w:asciiTheme="minorHAnsi" w:hAnsiTheme="minorHAnsi" w:cstheme="minorHAnsi"/>
          <w:sz w:val="22"/>
          <w:szCs w:val="22"/>
        </w:rPr>
        <w:t xml:space="preserve">from all groups </w:t>
      </w:r>
      <w:r w:rsidR="00CF481B" w:rsidRPr="003F1702">
        <w:rPr>
          <w:rFonts w:asciiTheme="minorHAnsi" w:hAnsiTheme="minorHAnsi" w:cstheme="minorHAnsi"/>
          <w:sz w:val="22"/>
          <w:szCs w:val="22"/>
        </w:rPr>
        <w:t xml:space="preserve">will undergo </w:t>
      </w:r>
      <w:r w:rsidRPr="003F1702">
        <w:rPr>
          <w:rFonts w:asciiTheme="minorHAnsi" w:hAnsiTheme="minorHAnsi" w:cstheme="minorHAnsi"/>
          <w:sz w:val="22"/>
          <w:szCs w:val="22"/>
        </w:rPr>
        <w:t>body mass assessment three times weekly</w:t>
      </w:r>
      <w:r w:rsidR="00CF481B" w:rsidRPr="003F1702">
        <w:rPr>
          <w:rFonts w:asciiTheme="minorHAnsi" w:hAnsiTheme="minorHAnsi" w:cstheme="minorHAnsi"/>
          <w:sz w:val="22"/>
          <w:szCs w:val="22"/>
        </w:rPr>
        <w:t xml:space="preserve"> </w:t>
      </w:r>
      <w:r w:rsidRPr="003F1702">
        <w:rPr>
          <w:rFonts w:asciiTheme="minorHAnsi" w:hAnsiTheme="minorHAnsi" w:cstheme="minorHAnsi"/>
          <w:sz w:val="22"/>
          <w:szCs w:val="22"/>
        </w:rPr>
        <w:t>using magnetic resonance to assess body composition</w:t>
      </w:r>
      <w:r w:rsidR="00CF481B" w:rsidRPr="003F1702">
        <w:rPr>
          <w:rFonts w:asciiTheme="minorHAnsi" w:hAnsiTheme="minorHAnsi" w:cstheme="minorHAnsi"/>
          <w:sz w:val="22"/>
          <w:szCs w:val="22"/>
        </w:rPr>
        <w:t xml:space="preserve">. Water and food intake will be recorded weekly. </w:t>
      </w:r>
      <w:r w:rsidR="00540511" w:rsidRPr="003F1702">
        <w:rPr>
          <w:rFonts w:asciiTheme="minorHAnsi" w:hAnsiTheme="minorHAnsi" w:cstheme="minorHAnsi"/>
          <w:sz w:val="22"/>
          <w:szCs w:val="22"/>
        </w:rPr>
        <w:t>For groups that will be sacrificed prior to delivery (E14.5),</w:t>
      </w:r>
      <w:r w:rsidR="00EA6DC1" w:rsidRPr="003F1702">
        <w:rPr>
          <w:rFonts w:asciiTheme="minorHAnsi" w:hAnsiTheme="minorHAnsi" w:cstheme="minorHAnsi"/>
          <w:sz w:val="22"/>
          <w:szCs w:val="22"/>
        </w:rPr>
        <w:t xml:space="preserve"> placental and fetal extractions will occur midgestation at E14.5</w:t>
      </w:r>
      <w:r w:rsidR="00C367C6" w:rsidRPr="003F1702">
        <w:rPr>
          <w:rFonts w:asciiTheme="minorHAnsi" w:hAnsiTheme="minorHAnsi" w:cstheme="minorHAnsi"/>
          <w:sz w:val="22"/>
          <w:szCs w:val="22"/>
        </w:rPr>
        <w:t>, since by midgestation, the placenta</w:t>
      </w:r>
      <w:r w:rsidR="00995460" w:rsidRPr="003F1702">
        <w:rPr>
          <w:rFonts w:asciiTheme="minorHAnsi" w:hAnsiTheme="minorHAnsi" w:cstheme="minorHAnsi"/>
          <w:sz w:val="22"/>
          <w:szCs w:val="22"/>
        </w:rPr>
        <w:t xml:space="preserve"> </w:t>
      </w:r>
      <w:r w:rsidR="00C367C6" w:rsidRPr="003F1702">
        <w:rPr>
          <w:rFonts w:asciiTheme="minorHAnsi" w:hAnsiTheme="minorHAnsi" w:cstheme="minorHAnsi"/>
          <w:sz w:val="22"/>
          <w:szCs w:val="22"/>
        </w:rPr>
        <w:t>is fully developed and mature.</w:t>
      </w:r>
      <w:r w:rsidR="00EA6DC1" w:rsidRPr="003F1702">
        <w:rPr>
          <w:rFonts w:asciiTheme="minorHAnsi" w:hAnsiTheme="minorHAnsi" w:cstheme="minorHAnsi"/>
          <w:sz w:val="22"/>
          <w:szCs w:val="22"/>
        </w:rPr>
        <w:t xml:space="preserve"> Briefly, t</w:t>
      </w:r>
      <w:r w:rsidR="00CF481B" w:rsidRPr="003F1702">
        <w:rPr>
          <w:rFonts w:asciiTheme="minorHAnsi" w:hAnsiTheme="minorHAnsi" w:cstheme="minorHAnsi"/>
          <w:sz w:val="22"/>
          <w:szCs w:val="22"/>
        </w:rPr>
        <w:t xml:space="preserve">he dams </w:t>
      </w:r>
      <w:r w:rsidR="00EA6DC1" w:rsidRPr="003F1702">
        <w:rPr>
          <w:rFonts w:asciiTheme="minorHAnsi" w:hAnsiTheme="minorHAnsi" w:cstheme="minorHAnsi"/>
          <w:sz w:val="22"/>
          <w:szCs w:val="22"/>
        </w:rPr>
        <w:t>will be anesthetized using a vaporizer during the placental and fetal extraction. L</w:t>
      </w:r>
      <w:r w:rsidR="00CF481B" w:rsidRPr="003F1702">
        <w:rPr>
          <w:rFonts w:asciiTheme="minorHAnsi" w:hAnsiTheme="minorHAnsi" w:cstheme="minorHAnsi"/>
          <w:sz w:val="22"/>
          <w:szCs w:val="22"/>
        </w:rPr>
        <w:t xml:space="preserve">itter size will be </w:t>
      </w:r>
      <w:r w:rsidR="00EA6DC1" w:rsidRPr="003F1702">
        <w:rPr>
          <w:rFonts w:asciiTheme="minorHAnsi" w:hAnsiTheme="minorHAnsi" w:cstheme="minorHAnsi"/>
          <w:sz w:val="22"/>
          <w:szCs w:val="22"/>
        </w:rPr>
        <w:t>determined per dam</w:t>
      </w:r>
      <w:r w:rsidR="00540511" w:rsidRPr="003F1702">
        <w:rPr>
          <w:rFonts w:asciiTheme="minorHAnsi" w:hAnsiTheme="minorHAnsi" w:cstheme="minorHAnsi"/>
          <w:sz w:val="22"/>
          <w:szCs w:val="22"/>
        </w:rPr>
        <w:t xml:space="preserve"> and will account for potential resorbed placentas</w:t>
      </w:r>
      <w:r w:rsidR="00EA6DC1" w:rsidRPr="003F1702">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3F1702">
        <w:rPr>
          <w:rFonts w:asciiTheme="minorHAnsi" w:hAnsiTheme="minorHAnsi" w:cstheme="minorHAnsi"/>
          <w:sz w:val="22"/>
          <w:szCs w:val="22"/>
        </w:rPr>
        <w:t xml:space="preserve"> </w:t>
      </w:r>
      <w:r w:rsidR="004D5552" w:rsidRPr="003F1702">
        <w:rPr>
          <w:rFonts w:asciiTheme="minorHAnsi" w:hAnsiTheme="minorHAnsi" w:cstheme="minorHAnsi"/>
          <w:sz w:val="22"/>
          <w:szCs w:val="22"/>
        </w:rPr>
        <w:t>Molecular studies on placental samples will be conducted to determine protein expression.</w:t>
      </w:r>
      <w:r w:rsidR="00540511" w:rsidRPr="003F1702">
        <w:rPr>
          <w:rFonts w:asciiTheme="minorHAnsi" w:hAnsiTheme="minorHAnsi" w:cstheme="minorHAnsi"/>
          <w:sz w:val="22"/>
          <w:szCs w:val="22"/>
        </w:rPr>
        <w:t xml:space="preserve"> </w:t>
      </w:r>
    </w:p>
    <w:p w14:paraId="4CEFCEE8" w14:textId="77777777" w:rsidR="00090A9D" w:rsidRPr="003F1702" w:rsidRDefault="00090A9D" w:rsidP="00CF481B">
      <w:pPr>
        <w:rPr>
          <w:rFonts w:asciiTheme="minorHAnsi" w:hAnsiTheme="minorHAnsi" w:cstheme="minorHAnsi"/>
          <w:sz w:val="22"/>
          <w:szCs w:val="22"/>
        </w:rPr>
      </w:pPr>
    </w:p>
    <w:p w14:paraId="4EADC05B" w14:textId="7A7C5AAB" w:rsidR="00CF481B" w:rsidRPr="003F1702" w:rsidRDefault="00540511" w:rsidP="00CF481B">
      <w:pPr>
        <w:rPr>
          <w:rFonts w:asciiTheme="minorHAnsi" w:hAnsiTheme="minorHAnsi" w:cstheme="minorHAnsi"/>
          <w:sz w:val="22"/>
          <w:szCs w:val="22"/>
        </w:rPr>
      </w:pPr>
      <w:r w:rsidRPr="003F1702">
        <w:rPr>
          <w:rFonts w:asciiTheme="minorHAnsi" w:hAnsiTheme="minorHAnsi" w:cstheme="minorHAnsi"/>
          <w:sz w:val="22"/>
          <w:szCs w:val="22"/>
        </w:rPr>
        <w:t xml:space="preserve">For the groups that will deliver their pups at E21.5, survival and birth rates will be noted. </w:t>
      </w:r>
      <w:r w:rsidR="004956F4" w:rsidRPr="003F1702">
        <w:rPr>
          <w:rFonts w:asciiTheme="minorHAnsi" w:hAnsiTheme="minorHAnsi" w:cstheme="minorHAnsi"/>
          <w:sz w:val="22"/>
          <w:szCs w:val="22"/>
        </w:rPr>
        <w:t xml:space="preserve">Water and </w:t>
      </w:r>
      <w:proofErr w:type="spellStart"/>
      <w:r w:rsidR="00923DA3" w:rsidRPr="003F1702">
        <w:rPr>
          <w:rFonts w:asciiTheme="minorHAnsi" w:hAnsiTheme="minorHAnsi" w:cstheme="minorHAnsi"/>
          <w:sz w:val="22"/>
          <w:szCs w:val="22"/>
        </w:rPr>
        <w:t>d</w:t>
      </w:r>
      <w:r w:rsidR="004956F4" w:rsidRPr="003F1702">
        <w:rPr>
          <w:rFonts w:asciiTheme="minorHAnsi" w:hAnsiTheme="minorHAnsi" w:cstheme="minorHAnsi"/>
          <w:sz w:val="22"/>
          <w:szCs w:val="22"/>
        </w:rPr>
        <w:t>ex</w:t>
      </w:r>
      <w:proofErr w:type="spellEnd"/>
      <w:r w:rsidR="004956F4" w:rsidRPr="003F1702">
        <w:rPr>
          <w:rFonts w:asciiTheme="minorHAnsi" w:hAnsiTheme="minorHAnsi" w:cstheme="minorHAnsi"/>
          <w:sz w:val="22"/>
          <w:szCs w:val="22"/>
        </w:rPr>
        <w:t xml:space="preserve"> groups that will complete their pregnancy and deliver their pups will have </w:t>
      </w:r>
      <w:r w:rsidR="004956F4" w:rsidRPr="003F1702">
        <w:rPr>
          <w:rFonts w:asciiTheme="minorHAnsi" w:hAnsiTheme="minorHAnsi" w:cstheme="minorHAnsi"/>
          <w:i/>
          <w:sz w:val="22"/>
          <w:szCs w:val="22"/>
        </w:rPr>
        <w:t xml:space="preserve">ad libitum </w:t>
      </w:r>
      <w:r w:rsidR="004956F4" w:rsidRPr="003F1702">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3F1702">
        <w:rPr>
          <w:rFonts w:asciiTheme="minorHAnsi" w:hAnsiTheme="minorHAnsi" w:cstheme="minorHAnsi"/>
          <w:sz w:val="22"/>
          <w:szCs w:val="22"/>
        </w:rPr>
        <w:t>dex</w:t>
      </w:r>
      <w:proofErr w:type="spellEnd"/>
      <w:r w:rsidR="004956F4" w:rsidRPr="003F1702">
        <w:rPr>
          <w:rFonts w:asciiTheme="minorHAnsi" w:hAnsiTheme="minorHAnsi" w:cstheme="minorHAnsi"/>
          <w:sz w:val="22"/>
          <w:szCs w:val="22"/>
        </w:rPr>
        <w:t xml:space="preserve"> exposure during lactation). </w:t>
      </w:r>
      <w:r w:rsidRPr="003F1702">
        <w:rPr>
          <w:rFonts w:asciiTheme="minorHAnsi" w:hAnsiTheme="minorHAnsi" w:cstheme="minorHAnsi"/>
          <w:sz w:val="22"/>
          <w:szCs w:val="22"/>
        </w:rPr>
        <w:t xml:space="preserve">Pups will be sexed and culled to 2 at PND2.5. </w:t>
      </w:r>
      <w:r w:rsidR="004139F1" w:rsidRPr="003F1702">
        <w:rPr>
          <w:rFonts w:asciiTheme="minorHAnsi" w:hAnsiTheme="minorHAnsi" w:cstheme="minorHAnsi"/>
          <w:sz w:val="22"/>
          <w:szCs w:val="22"/>
        </w:rPr>
        <w:t xml:space="preserve">The offspring will be weighed at PND0.5, PND7.5, 14.5, 16.5, and at 21.5. Pups will be weaned based on sex and treatment group. </w:t>
      </w:r>
      <w:r w:rsidRPr="003F1702">
        <w:rPr>
          <w:rFonts w:asciiTheme="minorHAnsi" w:hAnsiTheme="minorHAnsi" w:cstheme="minorHAnsi"/>
          <w:sz w:val="22"/>
          <w:szCs w:val="22"/>
        </w:rPr>
        <w:t xml:space="preserve">The weaned pups will have </w:t>
      </w:r>
      <w:r w:rsidRPr="003F1702">
        <w:rPr>
          <w:rFonts w:asciiTheme="minorHAnsi" w:hAnsiTheme="minorHAnsi" w:cstheme="minorHAnsi"/>
          <w:i/>
          <w:sz w:val="22"/>
          <w:szCs w:val="22"/>
        </w:rPr>
        <w:t xml:space="preserve">ad libitum </w:t>
      </w:r>
      <w:r w:rsidRPr="003F1702">
        <w:rPr>
          <w:rFonts w:asciiTheme="minorHAnsi" w:hAnsiTheme="minorHAnsi" w:cstheme="minorHAnsi"/>
          <w:sz w:val="22"/>
          <w:szCs w:val="22"/>
        </w:rPr>
        <w:t xml:space="preserve">access to normal chow diet and water. Their water and food intake </w:t>
      </w:r>
      <w:r w:rsidRPr="003F1702">
        <w:rPr>
          <w:rFonts w:asciiTheme="minorHAnsi" w:hAnsiTheme="minorHAnsi" w:cstheme="minorHAnsi"/>
          <w:sz w:val="22"/>
          <w:szCs w:val="22"/>
        </w:rPr>
        <w:lastRenderedPageBreak/>
        <w:t xml:space="preserve">will be assessed weekly. They will further undergo body composition analysis by </w:t>
      </w:r>
      <w:proofErr w:type="spellStart"/>
      <w:r w:rsidRPr="003F1702">
        <w:rPr>
          <w:rFonts w:asciiTheme="minorHAnsi" w:hAnsiTheme="minorHAnsi" w:cstheme="minorHAnsi"/>
          <w:sz w:val="22"/>
          <w:szCs w:val="22"/>
        </w:rPr>
        <w:t>echoMRI</w:t>
      </w:r>
      <w:proofErr w:type="spellEnd"/>
      <w:r w:rsidRPr="003F1702">
        <w:rPr>
          <w:rFonts w:asciiTheme="minorHAnsi" w:hAnsiTheme="minorHAnsi" w:cstheme="minorHAnsi"/>
          <w:sz w:val="22"/>
          <w:szCs w:val="22"/>
        </w:rPr>
        <w:t xml:space="preserve"> at weaning and weekly thereafter</w:t>
      </w:r>
      <w:r w:rsidR="004956F4" w:rsidRPr="003F1702">
        <w:rPr>
          <w:rFonts w:asciiTheme="minorHAnsi" w:hAnsiTheme="minorHAnsi" w:cstheme="minorHAnsi"/>
          <w:sz w:val="22"/>
          <w:szCs w:val="22"/>
        </w:rPr>
        <w:t xml:space="preserve"> till 6 weeks of age</w:t>
      </w:r>
      <w:r w:rsidRPr="003F1702">
        <w:rPr>
          <w:rFonts w:asciiTheme="minorHAnsi" w:hAnsiTheme="minorHAnsi" w:cstheme="minorHAnsi"/>
          <w:sz w:val="22"/>
          <w:szCs w:val="22"/>
        </w:rPr>
        <w:t xml:space="preserve">. </w:t>
      </w:r>
      <w:r w:rsidR="004956F4" w:rsidRPr="003F1702">
        <w:rPr>
          <w:rFonts w:asciiTheme="minorHAnsi" w:hAnsiTheme="minorHAnsi" w:cstheme="minorHAnsi"/>
          <w:sz w:val="22"/>
          <w:szCs w:val="22"/>
        </w:rPr>
        <w:t>At the age of 6 weeks,</w:t>
      </w:r>
      <w:r w:rsidRPr="003F1702">
        <w:rPr>
          <w:rFonts w:asciiTheme="minorHAnsi" w:hAnsiTheme="minorHAnsi" w:cstheme="minorHAnsi"/>
          <w:sz w:val="22"/>
          <w:szCs w:val="22"/>
        </w:rPr>
        <w:t xml:space="preserve"> assess </w:t>
      </w:r>
      <w:r w:rsidR="00E47C8D" w:rsidRPr="003F1702">
        <w:rPr>
          <w:rFonts w:asciiTheme="minorHAnsi" w:hAnsiTheme="minorHAnsi" w:cstheme="minorHAnsi"/>
          <w:sz w:val="22"/>
          <w:szCs w:val="22"/>
        </w:rPr>
        <w:t>offs</w:t>
      </w:r>
      <w:r w:rsidR="006E6060" w:rsidRPr="003F1702">
        <w:rPr>
          <w:rFonts w:asciiTheme="minorHAnsi" w:hAnsiTheme="minorHAnsi" w:cstheme="minorHAnsi"/>
          <w:sz w:val="22"/>
          <w:szCs w:val="22"/>
        </w:rPr>
        <w:t xml:space="preserve">pring </w:t>
      </w:r>
      <w:r w:rsidR="00E3549C" w:rsidRPr="003F1702">
        <w:rPr>
          <w:rFonts w:asciiTheme="minorHAnsi" w:hAnsiTheme="minorHAnsi" w:cstheme="minorHAnsi"/>
          <w:sz w:val="22"/>
          <w:szCs w:val="22"/>
        </w:rPr>
        <w:t>insulin sensitivity will be tested by an insulin tolerance test</w:t>
      </w:r>
      <w:r w:rsidR="006E6060" w:rsidRPr="003F1702">
        <w:rPr>
          <w:rFonts w:asciiTheme="minorHAnsi" w:hAnsiTheme="minorHAnsi" w:cstheme="minorHAnsi"/>
          <w:sz w:val="22"/>
          <w:szCs w:val="22"/>
        </w:rPr>
        <w:t xml:space="preserve"> </w:t>
      </w:r>
      <w:r w:rsidR="00E3549C" w:rsidRPr="003F1702">
        <w:rPr>
          <w:rFonts w:asciiTheme="minorHAnsi" w:hAnsiTheme="minorHAnsi" w:cstheme="minorHAnsi"/>
          <w:sz w:val="22"/>
          <w:szCs w:val="22"/>
        </w:rPr>
        <w:t xml:space="preserve">(ITT) </w:t>
      </w:r>
      <w:r w:rsidRPr="003F1702">
        <w:rPr>
          <w:rFonts w:asciiTheme="minorHAnsi" w:hAnsiTheme="minorHAnsi" w:cstheme="minorHAnsi"/>
          <w:sz w:val="22"/>
          <w:szCs w:val="22"/>
        </w:rPr>
        <w:t xml:space="preserve">followed by sacrifice and tissue collection of fat pads 3 days </w:t>
      </w:r>
      <w:r w:rsidR="00E3549C" w:rsidRPr="003F1702">
        <w:rPr>
          <w:rFonts w:asciiTheme="minorHAnsi" w:hAnsiTheme="minorHAnsi" w:cstheme="minorHAnsi"/>
          <w:sz w:val="22"/>
          <w:szCs w:val="22"/>
        </w:rPr>
        <w:t>after the ITT</w:t>
      </w:r>
      <w:r w:rsidRPr="003F1702">
        <w:rPr>
          <w:rFonts w:asciiTheme="minorHAnsi" w:hAnsiTheme="minorHAnsi" w:cstheme="minorHAnsi"/>
          <w:sz w:val="22"/>
          <w:szCs w:val="22"/>
        </w:rPr>
        <w:t>. Offspring fat pads (</w:t>
      </w:r>
      <w:proofErr w:type="spellStart"/>
      <w:r w:rsidRPr="003F1702">
        <w:rPr>
          <w:rFonts w:asciiTheme="minorHAnsi" w:hAnsiTheme="minorHAnsi" w:cstheme="minorHAnsi"/>
          <w:sz w:val="22"/>
          <w:szCs w:val="22"/>
        </w:rPr>
        <w:t>gWAT</w:t>
      </w:r>
      <w:proofErr w:type="spellEnd"/>
      <w:r w:rsidRPr="003F1702">
        <w:rPr>
          <w:rFonts w:asciiTheme="minorHAnsi" w:hAnsiTheme="minorHAnsi" w:cstheme="minorHAnsi"/>
          <w:sz w:val="22"/>
          <w:szCs w:val="22"/>
        </w:rPr>
        <w:t xml:space="preserve"> and </w:t>
      </w:r>
      <w:proofErr w:type="spellStart"/>
      <w:r w:rsidRPr="003F1702">
        <w:rPr>
          <w:rFonts w:asciiTheme="minorHAnsi" w:hAnsiTheme="minorHAnsi" w:cstheme="minorHAnsi"/>
          <w:sz w:val="22"/>
          <w:szCs w:val="22"/>
        </w:rPr>
        <w:t>iWAT</w:t>
      </w:r>
      <w:proofErr w:type="spellEnd"/>
      <w:r w:rsidRPr="003F1702">
        <w:rPr>
          <w:rFonts w:asciiTheme="minorHAnsi" w:hAnsiTheme="minorHAnsi" w:cstheme="minorHAnsi"/>
          <w:sz w:val="22"/>
          <w:szCs w:val="22"/>
        </w:rPr>
        <w:t>) will be collected and weighed to determine adiposity.</w:t>
      </w:r>
    </w:p>
    <w:p w14:paraId="0CADA9DE" w14:textId="77777777" w:rsidR="00C074CF" w:rsidRPr="003F1702" w:rsidRDefault="00C074CF" w:rsidP="00CF481B">
      <w:pPr>
        <w:rPr>
          <w:rFonts w:asciiTheme="minorHAnsi" w:hAnsiTheme="minorHAnsi" w:cstheme="minorHAnsi"/>
          <w:sz w:val="22"/>
          <w:szCs w:val="22"/>
        </w:rPr>
      </w:pPr>
    </w:p>
    <w:p w14:paraId="731909E4" w14:textId="0CD7E6C0" w:rsidR="004C0C53" w:rsidRPr="003F1702" w:rsidRDefault="00BE04F9" w:rsidP="00CF481B">
      <w:pPr>
        <w:rPr>
          <w:rFonts w:asciiTheme="minorHAnsi" w:hAnsiTheme="minorHAnsi" w:cstheme="minorHAnsi"/>
          <w:sz w:val="22"/>
          <w:szCs w:val="22"/>
        </w:rPr>
      </w:pPr>
      <w:r w:rsidRPr="003F1702">
        <w:rPr>
          <w:rFonts w:asciiTheme="minorHAnsi" w:hAnsiTheme="minorHAnsi" w:cstheme="minorHAnsi"/>
          <w:sz w:val="22"/>
          <w:szCs w:val="22"/>
        </w:rPr>
        <w:t xml:space="preserve">To determine if the effects of </w:t>
      </w:r>
      <w:r w:rsidR="00950D22" w:rsidRPr="003F1702">
        <w:rPr>
          <w:rFonts w:asciiTheme="minorHAnsi" w:hAnsiTheme="minorHAnsi" w:cstheme="minorHAnsi"/>
          <w:sz w:val="22"/>
          <w:szCs w:val="22"/>
        </w:rPr>
        <w:t>d</w:t>
      </w:r>
      <w:r w:rsidRPr="003F1702">
        <w:rPr>
          <w:rFonts w:asciiTheme="minorHAnsi" w:hAnsiTheme="minorHAnsi" w:cstheme="minorHAnsi"/>
          <w:sz w:val="22"/>
          <w:szCs w:val="22"/>
        </w:rPr>
        <w:t>examethasone exposure on the placenta and the fetus can be rescued</w:t>
      </w:r>
      <w:r w:rsidR="000E0EC2" w:rsidRPr="003F1702">
        <w:rPr>
          <w:rFonts w:asciiTheme="minorHAnsi" w:hAnsiTheme="minorHAnsi" w:cstheme="minorHAnsi"/>
          <w:sz w:val="22"/>
          <w:szCs w:val="22"/>
        </w:rPr>
        <w:t>, we will develop</w:t>
      </w:r>
      <w:r w:rsidRPr="003F1702">
        <w:rPr>
          <w:rFonts w:asciiTheme="minorHAnsi" w:hAnsiTheme="minorHAnsi" w:cstheme="minorHAnsi"/>
          <w:sz w:val="22"/>
          <w:szCs w:val="22"/>
        </w:rPr>
        <w:t xml:space="preserve"> a placenta-specific glucocorticoid receptor knockout </w:t>
      </w:r>
      <w:r w:rsidR="003E115F" w:rsidRPr="003F1702">
        <w:rPr>
          <w:rFonts w:asciiTheme="minorHAnsi" w:hAnsiTheme="minorHAnsi" w:cstheme="minorHAnsi"/>
          <w:sz w:val="22"/>
          <w:szCs w:val="22"/>
        </w:rPr>
        <w:t xml:space="preserve">(KO) </w:t>
      </w:r>
      <w:r w:rsidRPr="003F1702">
        <w:rPr>
          <w:rFonts w:asciiTheme="minorHAnsi" w:hAnsiTheme="minorHAnsi" w:cstheme="minorHAnsi"/>
          <w:sz w:val="22"/>
          <w:szCs w:val="22"/>
        </w:rPr>
        <w:t>model</w:t>
      </w:r>
      <w:r w:rsidR="003E115F" w:rsidRPr="003F1702">
        <w:rPr>
          <w:rFonts w:asciiTheme="minorHAnsi" w:hAnsiTheme="minorHAnsi" w:cstheme="minorHAnsi"/>
          <w:sz w:val="22"/>
          <w:szCs w:val="22"/>
        </w:rPr>
        <w:t>. To isolate placental from fetal and maternal glucocorticoid signaling, our knockout model will ablate GR conditionally in the placenta</w:t>
      </w:r>
      <w:r w:rsidR="000E0EC2" w:rsidRPr="003F1702">
        <w:rPr>
          <w:rFonts w:asciiTheme="minorHAnsi" w:hAnsiTheme="minorHAnsi" w:cstheme="minorHAnsi"/>
          <w:sz w:val="22"/>
          <w:szCs w:val="22"/>
        </w:rPr>
        <w:t>. To</w:t>
      </w:r>
      <w:r w:rsidR="00950D22" w:rsidRPr="003F1702">
        <w:rPr>
          <w:rFonts w:asciiTheme="minorHAnsi" w:hAnsiTheme="minorHAnsi" w:cstheme="minorHAnsi"/>
          <w:sz w:val="22"/>
          <w:szCs w:val="22"/>
        </w:rPr>
        <w:t xml:space="preserve"> my knowledge</w:t>
      </w:r>
      <w:r w:rsidR="000E0EC2" w:rsidRPr="003F1702">
        <w:rPr>
          <w:rFonts w:asciiTheme="minorHAnsi" w:hAnsiTheme="minorHAnsi" w:cstheme="minorHAnsi"/>
          <w:sz w:val="22"/>
          <w:szCs w:val="22"/>
        </w:rPr>
        <w:t>,</w:t>
      </w:r>
      <w:r w:rsidR="00950D22" w:rsidRPr="003F1702">
        <w:rPr>
          <w:rFonts w:asciiTheme="minorHAnsi" w:hAnsiTheme="minorHAnsi" w:cstheme="minorHAnsi"/>
          <w:sz w:val="22"/>
          <w:szCs w:val="22"/>
        </w:rPr>
        <w:t xml:space="preserve"> </w:t>
      </w:r>
      <w:r w:rsidR="000E0EC2" w:rsidRPr="003F1702">
        <w:rPr>
          <w:rFonts w:asciiTheme="minorHAnsi" w:hAnsiTheme="minorHAnsi" w:cstheme="minorHAnsi"/>
          <w:sz w:val="22"/>
          <w:szCs w:val="22"/>
        </w:rPr>
        <w:t xml:space="preserve">this is </w:t>
      </w:r>
      <w:r w:rsidR="00950D22" w:rsidRPr="003F1702">
        <w:rPr>
          <w:rFonts w:asciiTheme="minorHAnsi" w:hAnsiTheme="minorHAnsi" w:cstheme="minorHAnsi"/>
          <w:sz w:val="22"/>
          <w:szCs w:val="22"/>
        </w:rPr>
        <w:t>the first time such a model has been generated</w:t>
      </w:r>
      <w:r w:rsidR="003E115F" w:rsidRPr="003F1702">
        <w:rPr>
          <w:rFonts w:asciiTheme="minorHAnsi" w:hAnsiTheme="minorHAnsi" w:cstheme="minorHAnsi"/>
          <w:sz w:val="22"/>
          <w:szCs w:val="22"/>
        </w:rPr>
        <w:t xml:space="preserve">. To generate the GR-KO, we will use the </w:t>
      </w:r>
      <w:proofErr w:type="spellStart"/>
      <w:r w:rsidR="004C4FDC" w:rsidRPr="003F1702">
        <w:rPr>
          <w:rFonts w:asciiTheme="minorHAnsi" w:hAnsiTheme="minorHAnsi" w:cstheme="minorHAnsi"/>
          <w:sz w:val="22"/>
          <w:szCs w:val="22"/>
        </w:rPr>
        <w:t>Cre-loxP</w:t>
      </w:r>
      <w:proofErr w:type="spellEnd"/>
      <w:r w:rsidR="004C4FDC" w:rsidRPr="003F1702">
        <w:rPr>
          <w:rFonts w:asciiTheme="minorHAnsi" w:hAnsiTheme="minorHAnsi" w:cstheme="minorHAnsi"/>
          <w:sz w:val="22"/>
          <w:szCs w:val="22"/>
        </w:rPr>
        <w:t xml:space="preserve"> recombination technology. </w:t>
      </w:r>
      <w:r w:rsidR="00950D22" w:rsidRPr="003F1702">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3F1702">
        <w:rPr>
          <w:rFonts w:asciiTheme="minorHAnsi" w:hAnsiTheme="minorHAnsi" w:cstheme="minorHAnsi"/>
          <w:sz w:val="22"/>
          <w:szCs w:val="22"/>
        </w:rPr>
        <w:t xml:space="preserve">The breeding scheme is represented in Figure </w:t>
      </w:r>
      <w:r w:rsidR="00726F42" w:rsidRPr="003F1702">
        <w:rPr>
          <w:rFonts w:asciiTheme="minorHAnsi" w:hAnsiTheme="minorHAnsi" w:cstheme="minorHAnsi"/>
          <w:sz w:val="22"/>
          <w:szCs w:val="22"/>
        </w:rPr>
        <w:t>3</w:t>
      </w:r>
      <w:r w:rsidR="00206A20" w:rsidRPr="003F1702">
        <w:rPr>
          <w:rFonts w:asciiTheme="minorHAnsi" w:hAnsiTheme="minorHAnsi" w:cstheme="minorHAnsi"/>
          <w:sz w:val="22"/>
          <w:szCs w:val="22"/>
        </w:rPr>
        <w:t xml:space="preserve">. </w:t>
      </w:r>
      <w:r w:rsidR="00950D22" w:rsidRPr="003F1702">
        <w:rPr>
          <w:rFonts w:asciiTheme="minorHAnsi" w:hAnsiTheme="minorHAnsi" w:cstheme="minorHAnsi"/>
          <w:sz w:val="22"/>
          <w:szCs w:val="22"/>
        </w:rPr>
        <w:t>First, f</w:t>
      </w:r>
      <w:r w:rsidR="004C4FDC" w:rsidRPr="003F1702">
        <w:rPr>
          <w:rFonts w:asciiTheme="minorHAnsi" w:hAnsiTheme="minorHAnsi" w:cstheme="minorHAnsi"/>
          <w:sz w:val="22"/>
          <w:szCs w:val="22"/>
        </w:rPr>
        <w:t>emale mice with</w:t>
      </w:r>
      <w:r w:rsidR="00950D22" w:rsidRPr="003F1702">
        <w:rPr>
          <w:rFonts w:asciiTheme="minorHAnsi" w:hAnsiTheme="minorHAnsi" w:cstheme="minorHAnsi"/>
          <w:sz w:val="22"/>
          <w:szCs w:val="22"/>
        </w:rPr>
        <w:t xml:space="preserve"> homozygously</w:t>
      </w:r>
      <w:r w:rsidR="004C4FDC" w:rsidRPr="003F1702">
        <w:rPr>
          <w:rFonts w:asciiTheme="minorHAnsi" w:hAnsiTheme="minorHAnsi" w:cstheme="minorHAnsi"/>
          <w:sz w:val="22"/>
          <w:szCs w:val="22"/>
        </w:rPr>
        <w:t xml:space="preserve"> flanked exon 2 of </w:t>
      </w:r>
      <w:r w:rsidR="004C4FDC" w:rsidRPr="003F1702">
        <w:rPr>
          <w:rFonts w:asciiTheme="minorHAnsi" w:hAnsiTheme="minorHAnsi" w:cstheme="minorHAnsi"/>
          <w:i/>
          <w:sz w:val="22"/>
          <w:szCs w:val="22"/>
        </w:rPr>
        <w:t>Nr3c1</w:t>
      </w:r>
      <w:r w:rsidR="004C4FDC" w:rsidRPr="003F1702">
        <w:rPr>
          <w:rFonts w:asciiTheme="minorHAnsi" w:hAnsiTheme="minorHAnsi" w:cstheme="minorHAnsi"/>
          <w:sz w:val="22"/>
          <w:szCs w:val="22"/>
        </w:rPr>
        <w:t xml:space="preserve"> will be crossed with a male having placental driver </w:t>
      </w:r>
      <w:r w:rsidR="004C4FDC" w:rsidRPr="003F1702">
        <w:rPr>
          <w:rFonts w:asciiTheme="minorHAnsi" w:hAnsiTheme="minorHAnsi" w:cstheme="minorHAnsi"/>
          <w:i/>
          <w:sz w:val="22"/>
          <w:szCs w:val="22"/>
        </w:rPr>
        <w:t>Cyp19a1-Cre</w:t>
      </w:r>
      <w:r w:rsidR="004C4FDC" w:rsidRPr="003F1702">
        <w:rPr>
          <w:rFonts w:asciiTheme="minorHAnsi" w:hAnsiTheme="minorHAnsi" w:cstheme="minorHAnsi"/>
          <w:i/>
          <w:sz w:val="22"/>
          <w:szCs w:val="22"/>
          <w:vertAlign w:val="superscript"/>
        </w:rPr>
        <w:t>Tg/+</w:t>
      </w:r>
      <w:r w:rsidR="00897E6C" w:rsidRPr="003F1702">
        <w:rPr>
          <w:rFonts w:asciiTheme="minorHAnsi" w:hAnsiTheme="minorHAnsi" w:cstheme="minorHAnsi"/>
          <w:sz w:val="22"/>
          <w:szCs w:val="22"/>
        </w:rPr>
        <w:t xml:space="preserve"> </w:t>
      </w:r>
      <w:r w:rsidR="00DE7291" w:rsidRPr="003F1702">
        <w:rPr>
          <w:rFonts w:asciiTheme="minorHAnsi" w:hAnsiTheme="minorHAnsi" w:cstheme="minorHAnsi"/>
          <w:sz w:val="22"/>
          <w:szCs w:val="22"/>
        </w:rPr>
        <w:fldChar w:fldCharType="begin" w:fldLock="1"/>
      </w:r>
      <w:r w:rsidR="008F014C" w:rsidRPr="003F1702">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3F1702">
        <w:rPr>
          <w:rFonts w:asciiTheme="minorHAnsi" w:hAnsiTheme="minorHAnsi" w:cstheme="minorHAnsi"/>
          <w:sz w:val="22"/>
          <w:szCs w:val="22"/>
        </w:rPr>
        <w:fldChar w:fldCharType="separate"/>
      </w:r>
      <w:r w:rsidR="00DE7291" w:rsidRPr="003F1702">
        <w:rPr>
          <w:rFonts w:asciiTheme="minorHAnsi" w:hAnsiTheme="minorHAnsi" w:cstheme="minorHAnsi"/>
          <w:noProof/>
          <w:sz w:val="22"/>
          <w:szCs w:val="22"/>
        </w:rPr>
        <w:t>(Wenzel &amp; Leone, 2007)</w:t>
      </w:r>
      <w:r w:rsidR="00DE7291" w:rsidRPr="003F1702">
        <w:rPr>
          <w:rFonts w:asciiTheme="minorHAnsi" w:hAnsiTheme="minorHAnsi" w:cstheme="minorHAnsi"/>
          <w:sz w:val="22"/>
          <w:szCs w:val="22"/>
        </w:rPr>
        <w:fldChar w:fldCharType="end"/>
      </w:r>
      <w:r w:rsidR="00DE7291" w:rsidRPr="003F1702">
        <w:rPr>
          <w:rFonts w:asciiTheme="minorHAnsi" w:hAnsiTheme="minorHAnsi" w:cstheme="minorHAnsi"/>
          <w:sz w:val="22"/>
          <w:szCs w:val="22"/>
        </w:rPr>
        <w:t xml:space="preserve">.This </w:t>
      </w:r>
      <w:r w:rsidR="00C10BD2" w:rsidRPr="003F1702">
        <w:rPr>
          <w:rFonts w:asciiTheme="minorHAnsi" w:hAnsiTheme="minorHAnsi" w:cstheme="minorHAnsi"/>
          <w:i/>
          <w:sz w:val="22"/>
          <w:szCs w:val="22"/>
        </w:rPr>
        <w:t>Cyp19a1-Cre</w:t>
      </w:r>
      <w:r w:rsidR="00C10BD2" w:rsidRPr="003F1702">
        <w:rPr>
          <w:rFonts w:asciiTheme="minorHAnsi" w:hAnsiTheme="minorHAnsi" w:cstheme="minorHAnsi"/>
          <w:sz w:val="22"/>
          <w:szCs w:val="22"/>
        </w:rPr>
        <w:t xml:space="preserve"> has been also used elsewhere</w:t>
      </w:r>
      <w:r w:rsidR="00DE7291" w:rsidRPr="003F1702">
        <w:rPr>
          <w:rFonts w:asciiTheme="minorHAnsi" w:hAnsiTheme="minorHAnsi" w:cstheme="minorHAnsi"/>
          <w:sz w:val="22"/>
          <w:szCs w:val="22"/>
        </w:rPr>
        <w:t xml:space="preserve"> </w:t>
      </w:r>
      <w:r w:rsidR="00C10BD2" w:rsidRPr="003F1702">
        <w:rPr>
          <w:rFonts w:asciiTheme="minorHAnsi" w:hAnsiTheme="minorHAnsi" w:cstheme="minorHAnsi"/>
          <w:sz w:val="22"/>
          <w:szCs w:val="22"/>
        </w:rPr>
        <w:t xml:space="preserve">to generate a placental knockout model </w:t>
      </w:r>
      <w:r w:rsidR="00897E6C" w:rsidRPr="003F1702">
        <w:rPr>
          <w:rFonts w:asciiTheme="minorHAnsi" w:hAnsiTheme="minorHAnsi" w:cstheme="minorHAnsi"/>
          <w:sz w:val="22"/>
          <w:szCs w:val="22"/>
        </w:rPr>
        <w:fldChar w:fldCharType="begin" w:fldLock="1"/>
      </w:r>
      <w:r w:rsidR="00E379B1" w:rsidRPr="003F1702">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3F1702">
        <w:rPr>
          <w:rFonts w:asciiTheme="minorHAnsi" w:hAnsiTheme="minorHAnsi" w:cstheme="minorHAnsi"/>
          <w:sz w:val="22"/>
          <w:szCs w:val="22"/>
        </w:rPr>
        <w:fldChar w:fldCharType="separate"/>
      </w:r>
      <w:r w:rsidR="00897E6C" w:rsidRPr="003F1702">
        <w:rPr>
          <w:rFonts w:asciiTheme="minorHAnsi" w:hAnsiTheme="minorHAnsi" w:cstheme="minorHAnsi"/>
          <w:noProof/>
          <w:sz w:val="22"/>
          <w:szCs w:val="22"/>
        </w:rPr>
        <w:t xml:space="preserve">(Wieczorek </w:t>
      </w:r>
      <w:r w:rsidR="00897E6C" w:rsidRPr="003F1702">
        <w:rPr>
          <w:rFonts w:asciiTheme="minorHAnsi" w:hAnsiTheme="minorHAnsi" w:cstheme="minorHAnsi"/>
          <w:i/>
          <w:noProof/>
          <w:sz w:val="22"/>
          <w:szCs w:val="22"/>
        </w:rPr>
        <w:t>et al.</w:t>
      </w:r>
      <w:r w:rsidR="00897E6C" w:rsidRPr="003F1702">
        <w:rPr>
          <w:rFonts w:asciiTheme="minorHAnsi" w:hAnsiTheme="minorHAnsi" w:cstheme="minorHAnsi"/>
          <w:noProof/>
          <w:sz w:val="22"/>
          <w:szCs w:val="22"/>
        </w:rPr>
        <w:t>, 2019)</w:t>
      </w:r>
      <w:r w:rsidR="00897E6C" w:rsidRPr="003F1702">
        <w:rPr>
          <w:rFonts w:asciiTheme="minorHAnsi" w:hAnsiTheme="minorHAnsi" w:cstheme="minorHAnsi"/>
          <w:sz w:val="22"/>
          <w:szCs w:val="22"/>
        </w:rPr>
        <w:fldChar w:fldCharType="end"/>
      </w:r>
      <w:r w:rsidR="00957E86" w:rsidRPr="003F1702">
        <w:rPr>
          <w:rFonts w:asciiTheme="minorHAnsi" w:hAnsiTheme="minorHAnsi" w:cstheme="minorHAnsi"/>
          <w:sz w:val="22"/>
          <w:szCs w:val="22"/>
        </w:rPr>
        <w:t>.</w:t>
      </w:r>
      <w:r w:rsidR="004C4FDC" w:rsidRPr="003F1702">
        <w:rPr>
          <w:rFonts w:asciiTheme="minorHAnsi" w:hAnsiTheme="minorHAnsi" w:cstheme="minorHAnsi"/>
          <w:sz w:val="22"/>
          <w:szCs w:val="22"/>
        </w:rPr>
        <w:t xml:space="preserve"> </w:t>
      </w:r>
      <w:r w:rsidR="00957E86" w:rsidRPr="003F1702">
        <w:rPr>
          <w:rFonts w:asciiTheme="minorHAnsi" w:hAnsiTheme="minorHAnsi" w:cstheme="minorHAnsi"/>
          <w:sz w:val="22"/>
          <w:szCs w:val="22"/>
        </w:rPr>
        <w:t xml:space="preserve">This cross will </w:t>
      </w:r>
      <w:r w:rsidR="00CE7D06" w:rsidRPr="003F1702">
        <w:rPr>
          <w:rFonts w:asciiTheme="minorHAnsi" w:hAnsiTheme="minorHAnsi" w:cstheme="minorHAnsi"/>
          <w:sz w:val="22"/>
          <w:szCs w:val="22"/>
        </w:rPr>
        <w:t>generate wild-type (WT) and heterozygous (Het) offspring at a 1:1 ratio</w:t>
      </w:r>
      <w:r w:rsidR="00957E86" w:rsidRPr="003F1702">
        <w:rPr>
          <w:rFonts w:asciiTheme="minorHAnsi" w:hAnsiTheme="minorHAnsi" w:cstheme="minorHAnsi"/>
          <w:sz w:val="22"/>
          <w:szCs w:val="22"/>
        </w:rPr>
        <w:t xml:space="preserve">. </w:t>
      </w:r>
      <w:r w:rsidR="00206A20" w:rsidRPr="003F1702">
        <w:rPr>
          <w:rFonts w:asciiTheme="minorHAnsi" w:hAnsiTheme="minorHAnsi" w:cstheme="minorHAnsi"/>
          <w:sz w:val="22"/>
          <w:szCs w:val="22"/>
        </w:rPr>
        <w:t xml:space="preserve">The expected timeline between this first breed and the second one is 9-12 weeks. </w:t>
      </w:r>
      <w:r w:rsidR="00CE7D06" w:rsidRPr="003F1702">
        <w:rPr>
          <w:rFonts w:asciiTheme="minorHAnsi" w:hAnsiTheme="minorHAnsi" w:cstheme="minorHAnsi"/>
          <w:sz w:val="22"/>
          <w:szCs w:val="22"/>
        </w:rPr>
        <w:t xml:space="preserve">The offspring of this first cross will be bred (WT x Het) to generate </w:t>
      </w:r>
      <w:r w:rsidR="00957E86" w:rsidRPr="003F1702">
        <w:rPr>
          <w:rFonts w:asciiTheme="minorHAnsi" w:hAnsiTheme="minorHAnsi" w:cstheme="minorHAnsi"/>
          <w:sz w:val="22"/>
          <w:szCs w:val="22"/>
        </w:rPr>
        <w:t>t</w:t>
      </w:r>
      <w:r w:rsidR="004C4FDC" w:rsidRPr="003F1702">
        <w:rPr>
          <w:rFonts w:asciiTheme="minorHAnsi" w:hAnsiTheme="minorHAnsi" w:cstheme="minorHAnsi"/>
          <w:sz w:val="22"/>
          <w:szCs w:val="22"/>
        </w:rPr>
        <w:t>he parental strains for this experiment</w:t>
      </w:r>
      <w:r w:rsidR="00CE7D06" w:rsidRPr="003F1702">
        <w:rPr>
          <w:rFonts w:asciiTheme="minorHAnsi" w:hAnsiTheme="minorHAnsi" w:cstheme="minorHAnsi"/>
          <w:sz w:val="22"/>
          <w:szCs w:val="22"/>
        </w:rPr>
        <w:t xml:space="preserve">. Briefly, this cross </w:t>
      </w:r>
      <w:r w:rsidR="00D50CF0" w:rsidRPr="003F1702">
        <w:rPr>
          <w:rFonts w:asciiTheme="minorHAnsi" w:hAnsiTheme="minorHAnsi" w:cstheme="minorHAnsi"/>
          <w:sz w:val="22"/>
          <w:szCs w:val="22"/>
        </w:rPr>
        <w:t>will yield a combination of knockout</w:t>
      </w:r>
      <w:r w:rsidR="00D50CF0" w:rsidRPr="003F1702">
        <w:rPr>
          <w:rFonts w:asciiTheme="minorHAnsi" w:hAnsiTheme="minorHAnsi" w:cstheme="minorHAnsi"/>
          <w:i/>
          <w:sz w:val="22"/>
          <w:szCs w:val="22"/>
        </w:rPr>
        <w:t xml:space="preserve"> </w:t>
      </w:r>
      <w:r w:rsidR="00CE7D06" w:rsidRPr="003F1702">
        <w:rPr>
          <w:rFonts w:asciiTheme="minorHAnsi" w:hAnsiTheme="minorHAnsi" w:cstheme="minorHAnsi"/>
          <w:i/>
          <w:sz w:val="22"/>
          <w:szCs w:val="22"/>
        </w:rPr>
        <w:t>Nr3c1</w:t>
      </w:r>
      <w:r w:rsidR="00D50CF0" w:rsidRPr="003F1702">
        <w:rPr>
          <w:rFonts w:asciiTheme="minorHAnsi" w:hAnsiTheme="minorHAnsi" w:cstheme="minorHAnsi"/>
          <w:i/>
          <w:sz w:val="22"/>
          <w:szCs w:val="22"/>
        </w:rPr>
        <w:t xml:space="preserve"> </w:t>
      </w:r>
      <w:proofErr w:type="spellStart"/>
      <w:r w:rsidR="00D50CF0" w:rsidRPr="003F1702">
        <w:rPr>
          <w:rFonts w:asciiTheme="minorHAnsi" w:hAnsiTheme="minorHAnsi" w:cstheme="minorHAnsi"/>
          <w:sz w:val="22"/>
          <w:szCs w:val="22"/>
          <w:vertAlign w:val="superscript"/>
        </w:rPr>
        <w:t>fl</w:t>
      </w:r>
      <w:proofErr w:type="spellEnd"/>
      <w:r w:rsidR="00D50CF0" w:rsidRPr="003F1702">
        <w:rPr>
          <w:rFonts w:asciiTheme="minorHAnsi" w:hAnsiTheme="minorHAnsi" w:cstheme="minorHAnsi"/>
          <w:sz w:val="22"/>
          <w:szCs w:val="22"/>
          <w:vertAlign w:val="superscript"/>
        </w:rPr>
        <w:t>/</w:t>
      </w:r>
      <w:proofErr w:type="spellStart"/>
      <w:r w:rsidR="00D50CF0" w:rsidRPr="003F1702">
        <w:rPr>
          <w:rFonts w:asciiTheme="minorHAnsi" w:hAnsiTheme="minorHAnsi" w:cstheme="minorHAnsi"/>
          <w:sz w:val="22"/>
          <w:szCs w:val="22"/>
          <w:vertAlign w:val="superscript"/>
        </w:rPr>
        <w:t>fl</w:t>
      </w:r>
      <w:proofErr w:type="spellEnd"/>
      <w:r w:rsidR="00D50CF0" w:rsidRPr="003F1702">
        <w:rPr>
          <w:rFonts w:asciiTheme="minorHAnsi" w:hAnsiTheme="minorHAnsi" w:cstheme="minorHAnsi"/>
          <w:sz w:val="22"/>
          <w:szCs w:val="22"/>
        </w:rPr>
        <w:t>;</w:t>
      </w:r>
      <w:r w:rsidR="00D50CF0" w:rsidRPr="003F1702">
        <w:rPr>
          <w:rFonts w:asciiTheme="minorHAnsi" w:hAnsiTheme="minorHAnsi" w:cstheme="minorHAnsi"/>
          <w:sz w:val="22"/>
          <w:szCs w:val="22"/>
          <w:vertAlign w:val="superscript"/>
        </w:rPr>
        <w:t xml:space="preserve"> </w:t>
      </w:r>
      <w:r w:rsidR="00D50CF0" w:rsidRPr="003F1702">
        <w:rPr>
          <w:rFonts w:asciiTheme="minorHAnsi" w:hAnsiTheme="minorHAnsi" w:cstheme="minorHAnsi"/>
          <w:i/>
          <w:sz w:val="22"/>
          <w:szCs w:val="22"/>
        </w:rPr>
        <w:t>Cyp19a1-Cre</w:t>
      </w:r>
      <w:r w:rsidR="00D50CF0" w:rsidRPr="003F1702">
        <w:rPr>
          <w:rFonts w:asciiTheme="minorHAnsi" w:hAnsiTheme="minorHAnsi" w:cstheme="minorHAnsi"/>
          <w:i/>
          <w:sz w:val="22"/>
          <w:szCs w:val="22"/>
          <w:vertAlign w:val="superscript"/>
        </w:rPr>
        <w:t>Tg/</w:t>
      </w:r>
      <w:r w:rsidR="00326079" w:rsidRPr="003F1702">
        <w:rPr>
          <w:rFonts w:asciiTheme="minorHAnsi" w:hAnsiTheme="minorHAnsi" w:cstheme="minorHAnsi"/>
          <w:i/>
          <w:sz w:val="22"/>
          <w:szCs w:val="22"/>
          <w:vertAlign w:val="superscript"/>
        </w:rPr>
        <w:t xml:space="preserve"> </w:t>
      </w:r>
      <w:r w:rsidR="00D50CF0" w:rsidRPr="003F1702">
        <w:rPr>
          <w:rFonts w:asciiTheme="minorHAnsi" w:hAnsiTheme="minorHAnsi" w:cstheme="minorHAnsi"/>
          <w:i/>
          <w:sz w:val="22"/>
          <w:szCs w:val="22"/>
          <w:vertAlign w:val="superscript"/>
        </w:rPr>
        <w:t>+</w:t>
      </w:r>
      <w:r w:rsidR="00D50CF0" w:rsidRPr="003F1702">
        <w:rPr>
          <w:rFonts w:asciiTheme="minorHAnsi" w:hAnsiTheme="minorHAnsi" w:cstheme="minorHAnsi"/>
          <w:sz w:val="22"/>
          <w:szCs w:val="22"/>
        </w:rPr>
        <w:t>, conditionally heterozygous</w:t>
      </w:r>
      <w:r w:rsidR="00D50CF0" w:rsidRPr="003F1702">
        <w:rPr>
          <w:rFonts w:asciiTheme="minorHAnsi" w:hAnsiTheme="minorHAnsi" w:cstheme="minorHAnsi"/>
          <w:i/>
          <w:sz w:val="22"/>
          <w:szCs w:val="22"/>
        </w:rPr>
        <w:t xml:space="preserve"> </w:t>
      </w:r>
      <w:r w:rsidR="00950D22" w:rsidRPr="003F1702">
        <w:rPr>
          <w:rFonts w:asciiTheme="minorHAnsi" w:hAnsiTheme="minorHAnsi" w:cstheme="minorHAnsi"/>
          <w:i/>
          <w:sz w:val="22"/>
          <w:szCs w:val="22"/>
        </w:rPr>
        <w:t xml:space="preserve">Nr3c1 </w:t>
      </w:r>
      <w:proofErr w:type="spellStart"/>
      <w:r w:rsidR="00D50CF0" w:rsidRPr="003F1702">
        <w:rPr>
          <w:rFonts w:asciiTheme="minorHAnsi" w:hAnsiTheme="minorHAnsi" w:cstheme="minorHAnsi"/>
          <w:sz w:val="22"/>
          <w:szCs w:val="22"/>
          <w:vertAlign w:val="superscript"/>
        </w:rPr>
        <w:t>fl</w:t>
      </w:r>
      <w:proofErr w:type="spellEnd"/>
      <w:r w:rsidR="00D50CF0" w:rsidRPr="003F1702">
        <w:rPr>
          <w:rFonts w:asciiTheme="minorHAnsi" w:hAnsiTheme="minorHAnsi" w:cstheme="minorHAnsi"/>
          <w:sz w:val="22"/>
          <w:szCs w:val="22"/>
          <w:vertAlign w:val="superscript"/>
        </w:rPr>
        <w:t>/+</w:t>
      </w:r>
      <w:r w:rsidR="00D50CF0" w:rsidRPr="003F1702">
        <w:rPr>
          <w:rFonts w:asciiTheme="minorHAnsi" w:hAnsiTheme="minorHAnsi" w:cstheme="minorHAnsi"/>
          <w:sz w:val="22"/>
          <w:szCs w:val="22"/>
        </w:rPr>
        <w:t>;</w:t>
      </w:r>
      <w:r w:rsidR="00D50CF0" w:rsidRPr="003F1702">
        <w:rPr>
          <w:rFonts w:asciiTheme="minorHAnsi" w:hAnsiTheme="minorHAnsi" w:cstheme="minorHAnsi"/>
          <w:sz w:val="22"/>
          <w:szCs w:val="22"/>
          <w:vertAlign w:val="superscript"/>
        </w:rPr>
        <w:t xml:space="preserve"> </w:t>
      </w:r>
      <w:r w:rsidR="00D50CF0" w:rsidRPr="003F1702">
        <w:rPr>
          <w:rFonts w:asciiTheme="minorHAnsi" w:hAnsiTheme="minorHAnsi" w:cstheme="minorHAnsi"/>
          <w:i/>
          <w:sz w:val="22"/>
          <w:szCs w:val="22"/>
        </w:rPr>
        <w:t>Cyp19a1-Cre</w:t>
      </w:r>
      <w:r w:rsidR="00D50CF0" w:rsidRPr="003F1702">
        <w:rPr>
          <w:rFonts w:asciiTheme="minorHAnsi" w:hAnsiTheme="minorHAnsi" w:cstheme="minorHAnsi"/>
          <w:i/>
          <w:sz w:val="22"/>
          <w:szCs w:val="22"/>
          <w:vertAlign w:val="superscript"/>
        </w:rPr>
        <w:t>Tg/+</w:t>
      </w:r>
      <w:r w:rsidR="00326079" w:rsidRPr="003F1702">
        <w:rPr>
          <w:rFonts w:asciiTheme="minorHAnsi" w:hAnsiTheme="minorHAnsi" w:cstheme="minorHAnsi"/>
          <w:i/>
          <w:sz w:val="22"/>
          <w:szCs w:val="22"/>
        </w:rPr>
        <w:t xml:space="preserve"> </w:t>
      </w:r>
      <w:r w:rsidR="00D50CF0" w:rsidRPr="003F1702">
        <w:rPr>
          <w:rFonts w:asciiTheme="minorHAnsi" w:hAnsiTheme="minorHAnsi" w:cstheme="minorHAnsi"/>
          <w:sz w:val="22"/>
          <w:szCs w:val="22"/>
        </w:rPr>
        <w:t xml:space="preserve">, </w:t>
      </w:r>
      <w:r w:rsidR="00950D22" w:rsidRPr="003F1702">
        <w:rPr>
          <w:rFonts w:asciiTheme="minorHAnsi" w:hAnsiTheme="minorHAnsi" w:cstheme="minorHAnsi"/>
          <w:sz w:val="22"/>
          <w:szCs w:val="22"/>
        </w:rPr>
        <w:t xml:space="preserve">and </w:t>
      </w:r>
      <w:r w:rsidR="00D50CF0" w:rsidRPr="003F1702">
        <w:rPr>
          <w:rFonts w:asciiTheme="minorHAnsi" w:hAnsiTheme="minorHAnsi" w:cstheme="minorHAnsi"/>
          <w:sz w:val="22"/>
          <w:szCs w:val="22"/>
        </w:rPr>
        <w:t xml:space="preserve">wild-type </w:t>
      </w:r>
      <w:r w:rsidR="00950D22" w:rsidRPr="003F1702">
        <w:rPr>
          <w:rFonts w:asciiTheme="minorHAnsi" w:hAnsiTheme="minorHAnsi" w:cstheme="minorHAnsi"/>
          <w:i/>
          <w:sz w:val="22"/>
          <w:szCs w:val="22"/>
        </w:rPr>
        <w:t xml:space="preserve">Nr3c1 </w:t>
      </w:r>
      <w:proofErr w:type="spellStart"/>
      <w:r w:rsidR="00D50CF0" w:rsidRPr="003F1702">
        <w:rPr>
          <w:rFonts w:asciiTheme="minorHAnsi" w:hAnsiTheme="minorHAnsi" w:cstheme="minorHAnsi"/>
          <w:sz w:val="22"/>
          <w:szCs w:val="22"/>
          <w:vertAlign w:val="superscript"/>
        </w:rPr>
        <w:t>fl</w:t>
      </w:r>
      <w:proofErr w:type="spellEnd"/>
      <w:r w:rsidR="00D50CF0" w:rsidRPr="003F1702">
        <w:rPr>
          <w:rFonts w:asciiTheme="minorHAnsi" w:hAnsiTheme="minorHAnsi" w:cstheme="minorHAnsi"/>
          <w:sz w:val="22"/>
          <w:szCs w:val="22"/>
          <w:vertAlign w:val="superscript"/>
        </w:rPr>
        <w:t>/</w:t>
      </w:r>
      <w:proofErr w:type="spellStart"/>
      <w:r w:rsidR="00D50CF0" w:rsidRPr="003F1702">
        <w:rPr>
          <w:rFonts w:asciiTheme="minorHAnsi" w:hAnsiTheme="minorHAnsi" w:cstheme="minorHAnsi"/>
          <w:sz w:val="22"/>
          <w:szCs w:val="22"/>
          <w:vertAlign w:val="superscript"/>
        </w:rPr>
        <w:t>fl</w:t>
      </w:r>
      <w:proofErr w:type="spellEnd"/>
      <w:r w:rsidR="00D50CF0" w:rsidRPr="003F1702">
        <w:rPr>
          <w:rFonts w:asciiTheme="minorHAnsi" w:hAnsiTheme="minorHAnsi" w:cstheme="minorHAnsi"/>
          <w:sz w:val="22"/>
          <w:szCs w:val="22"/>
          <w:vertAlign w:val="superscript"/>
        </w:rPr>
        <w:t xml:space="preserve"> </w:t>
      </w:r>
      <w:r w:rsidR="00D50CF0" w:rsidRPr="003F1702">
        <w:rPr>
          <w:rFonts w:asciiTheme="minorHAnsi" w:hAnsiTheme="minorHAnsi" w:cstheme="minorHAnsi"/>
          <w:sz w:val="22"/>
          <w:szCs w:val="22"/>
        </w:rPr>
        <w:t>;</w:t>
      </w:r>
      <w:r w:rsidR="0060605F" w:rsidRPr="003F1702">
        <w:rPr>
          <w:rFonts w:asciiTheme="minorHAnsi" w:hAnsiTheme="minorHAnsi" w:cstheme="minorHAnsi"/>
          <w:i/>
          <w:sz w:val="22"/>
          <w:szCs w:val="22"/>
        </w:rPr>
        <w:t xml:space="preserve"> Cyp19a1-Cre </w:t>
      </w:r>
      <w:r w:rsidR="0060605F" w:rsidRPr="003F1702">
        <w:rPr>
          <w:rFonts w:asciiTheme="minorHAnsi" w:hAnsiTheme="minorHAnsi" w:cstheme="minorHAnsi"/>
          <w:sz w:val="22"/>
          <w:szCs w:val="22"/>
          <w:vertAlign w:val="superscript"/>
        </w:rPr>
        <w:t>+/+</w:t>
      </w:r>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 xml:space="preserve">, </w:t>
      </w:r>
      <w:r w:rsidR="00326079" w:rsidRPr="003F1702">
        <w:rPr>
          <w:rFonts w:asciiTheme="minorHAnsi" w:hAnsiTheme="minorHAnsi" w:cstheme="minorHAnsi"/>
          <w:i/>
          <w:sz w:val="22"/>
          <w:szCs w:val="22"/>
        </w:rPr>
        <w:t xml:space="preserve">Nr3c1 </w:t>
      </w:r>
      <w:proofErr w:type="spellStart"/>
      <w:r w:rsidR="00326079" w:rsidRPr="003F1702">
        <w:rPr>
          <w:rFonts w:asciiTheme="minorHAnsi" w:hAnsiTheme="minorHAnsi" w:cstheme="minorHAnsi"/>
          <w:sz w:val="22"/>
          <w:szCs w:val="22"/>
          <w:vertAlign w:val="superscript"/>
        </w:rPr>
        <w:t>fl</w:t>
      </w:r>
      <w:proofErr w:type="spellEnd"/>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w:t>
      </w:r>
      <w:r w:rsidR="00326079" w:rsidRPr="003F1702">
        <w:rPr>
          <w:rFonts w:asciiTheme="minorHAnsi" w:hAnsiTheme="minorHAnsi" w:cstheme="minorHAnsi"/>
          <w:i/>
          <w:sz w:val="22"/>
          <w:szCs w:val="22"/>
        </w:rPr>
        <w:t xml:space="preserve"> Cyp19a1-Cre </w:t>
      </w:r>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 xml:space="preserve">, </w:t>
      </w:r>
      <w:r w:rsidR="00326079" w:rsidRPr="003F1702">
        <w:rPr>
          <w:rFonts w:asciiTheme="minorHAnsi" w:hAnsiTheme="minorHAnsi" w:cstheme="minorHAnsi"/>
          <w:i/>
          <w:sz w:val="22"/>
          <w:szCs w:val="22"/>
        </w:rPr>
        <w:t xml:space="preserve">Nr3c1 </w:t>
      </w:r>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w:t>
      </w:r>
      <w:r w:rsidR="00326079" w:rsidRPr="003F1702">
        <w:rPr>
          <w:rFonts w:asciiTheme="minorHAnsi" w:hAnsiTheme="minorHAnsi" w:cstheme="minorHAnsi"/>
          <w:i/>
          <w:sz w:val="22"/>
          <w:szCs w:val="22"/>
        </w:rPr>
        <w:t xml:space="preserve"> Cyp19a1-Cre </w:t>
      </w:r>
      <w:r w:rsidR="00326079" w:rsidRPr="003F1702">
        <w:rPr>
          <w:rFonts w:asciiTheme="minorHAnsi" w:hAnsiTheme="minorHAnsi" w:cstheme="minorHAnsi"/>
          <w:sz w:val="22"/>
          <w:szCs w:val="22"/>
          <w:vertAlign w:val="superscript"/>
        </w:rPr>
        <w:t>+/+</w:t>
      </w:r>
      <w:r w:rsidR="00326079" w:rsidRPr="003F1702">
        <w:rPr>
          <w:rFonts w:asciiTheme="minorHAnsi" w:hAnsiTheme="minorHAnsi" w:cstheme="minorHAnsi"/>
          <w:sz w:val="22"/>
          <w:szCs w:val="22"/>
        </w:rPr>
        <w:t xml:space="preserve"> , or </w:t>
      </w:r>
      <w:r w:rsidR="00326079" w:rsidRPr="003F1702">
        <w:rPr>
          <w:rFonts w:asciiTheme="minorHAnsi" w:hAnsiTheme="minorHAnsi" w:cstheme="minorHAnsi"/>
          <w:i/>
          <w:sz w:val="22"/>
          <w:szCs w:val="22"/>
        </w:rPr>
        <w:t xml:space="preserve">Nr3c1 </w:t>
      </w:r>
      <w:proofErr w:type="spellStart"/>
      <w:r w:rsidR="00326079" w:rsidRPr="003F1702">
        <w:rPr>
          <w:rFonts w:asciiTheme="minorHAnsi" w:hAnsiTheme="minorHAnsi" w:cstheme="minorHAnsi"/>
          <w:sz w:val="22"/>
          <w:szCs w:val="22"/>
          <w:vertAlign w:val="superscript"/>
        </w:rPr>
        <w:t>fl</w:t>
      </w:r>
      <w:proofErr w:type="spellEnd"/>
      <w:r w:rsidR="00326079" w:rsidRPr="003F1702">
        <w:rPr>
          <w:rFonts w:asciiTheme="minorHAnsi" w:hAnsiTheme="minorHAnsi" w:cstheme="minorHAnsi"/>
          <w:sz w:val="22"/>
          <w:szCs w:val="22"/>
          <w:vertAlign w:val="superscript"/>
        </w:rPr>
        <w:t>/</w:t>
      </w:r>
      <w:proofErr w:type="spellStart"/>
      <w:r w:rsidR="00326079" w:rsidRPr="003F1702">
        <w:rPr>
          <w:rFonts w:asciiTheme="minorHAnsi" w:hAnsiTheme="minorHAnsi" w:cstheme="minorHAnsi"/>
          <w:sz w:val="22"/>
          <w:szCs w:val="22"/>
          <w:vertAlign w:val="superscript"/>
        </w:rPr>
        <w:t>fl</w:t>
      </w:r>
      <w:proofErr w:type="spellEnd"/>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w:t>
      </w:r>
      <w:r w:rsidR="00326079" w:rsidRPr="003F1702">
        <w:rPr>
          <w:rFonts w:asciiTheme="minorHAnsi" w:hAnsiTheme="minorHAnsi" w:cstheme="minorHAnsi"/>
          <w:i/>
          <w:sz w:val="22"/>
          <w:szCs w:val="22"/>
        </w:rPr>
        <w:t xml:space="preserve"> Cyp19a1-Cre </w:t>
      </w:r>
      <w:proofErr w:type="spellStart"/>
      <w:r w:rsidR="00326079" w:rsidRPr="003F1702">
        <w:rPr>
          <w:rFonts w:asciiTheme="minorHAnsi" w:hAnsiTheme="minorHAnsi" w:cstheme="minorHAnsi"/>
          <w:sz w:val="22"/>
          <w:szCs w:val="22"/>
          <w:vertAlign w:val="superscript"/>
        </w:rPr>
        <w:t>Tg</w:t>
      </w:r>
      <w:proofErr w:type="spellEnd"/>
      <w:r w:rsidR="00326079" w:rsidRPr="003F1702">
        <w:rPr>
          <w:rFonts w:asciiTheme="minorHAnsi" w:hAnsiTheme="minorHAnsi" w:cstheme="minorHAnsi"/>
          <w:sz w:val="22"/>
          <w:szCs w:val="22"/>
          <w:vertAlign w:val="superscript"/>
        </w:rPr>
        <w:t>/+</w:t>
      </w:r>
      <w:r w:rsidR="00326079" w:rsidRPr="003F1702">
        <w:rPr>
          <w:rFonts w:asciiTheme="minorHAnsi" w:hAnsiTheme="minorHAnsi" w:cstheme="minorHAnsi"/>
          <w:sz w:val="22"/>
          <w:szCs w:val="22"/>
        </w:rPr>
        <w:t xml:space="preserve"> </w:t>
      </w:r>
      <w:r w:rsidR="00D50CF0" w:rsidRPr="003F1702">
        <w:rPr>
          <w:rFonts w:asciiTheme="minorHAnsi" w:hAnsiTheme="minorHAnsi" w:cstheme="minorHAnsi"/>
          <w:sz w:val="22"/>
          <w:szCs w:val="22"/>
        </w:rPr>
        <w:t xml:space="preserve">(no </w:t>
      </w:r>
      <w:proofErr w:type="spellStart"/>
      <w:r w:rsidR="00D50CF0" w:rsidRPr="003F1702">
        <w:rPr>
          <w:rFonts w:asciiTheme="minorHAnsi" w:hAnsiTheme="minorHAnsi" w:cstheme="minorHAnsi"/>
          <w:sz w:val="22"/>
          <w:szCs w:val="22"/>
        </w:rPr>
        <w:t>Cre</w:t>
      </w:r>
      <w:proofErr w:type="spellEnd"/>
      <w:r w:rsidR="00D50CF0" w:rsidRPr="003F1702">
        <w:rPr>
          <w:rFonts w:asciiTheme="minorHAnsi" w:hAnsiTheme="minorHAnsi" w:cstheme="minorHAnsi"/>
          <w:sz w:val="22"/>
          <w:szCs w:val="22"/>
        </w:rPr>
        <w:t xml:space="preserve"> transgene) at an expected ratio of 1:2:5 with the knockout and wild-type </w:t>
      </w:r>
      <w:r w:rsidR="00326079" w:rsidRPr="003F1702">
        <w:rPr>
          <w:rFonts w:asciiTheme="minorHAnsi" w:hAnsiTheme="minorHAnsi" w:cstheme="minorHAnsi"/>
          <w:sz w:val="22"/>
          <w:szCs w:val="22"/>
        </w:rPr>
        <w:t>(</w:t>
      </w:r>
      <w:r w:rsidR="00326079" w:rsidRPr="003F1702">
        <w:rPr>
          <w:rFonts w:asciiTheme="minorHAnsi" w:hAnsiTheme="minorHAnsi" w:cstheme="minorHAnsi"/>
          <w:i/>
          <w:sz w:val="22"/>
          <w:szCs w:val="22"/>
        </w:rPr>
        <w:t xml:space="preserve">Nr3c1 </w:t>
      </w:r>
      <w:proofErr w:type="spellStart"/>
      <w:r w:rsidR="00326079" w:rsidRPr="003F1702">
        <w:rPr>
          <w:rFonts w:asciiTheme="minorHAnsi" w:hAnsiTheme="minorHAnsi" w:cstheme="minorHAnsi"/>
          <w:sz w:val="22"/>
          <w:szCs w:val="22"/>
          <w:vertAlign w:val="superscript"/>
        </w:rPr>
        <w:t>fl</w:t>
      </w:r>
      <w:proofErr w:type="spellEnd"/>
      <w:r w:rsidR="00326079" w:rsidRPr="003F1702">
        <w:rPr>
          <w:rFonts w:asciiTheme="minorHAnsi" w:hAnsiTheme="minorHAnsi" w:cstheme="minorHAnsi"/>
          <w:sz w:val="22"/>
          <w:szCs w:val="22"/>
          <w:vertAlign w:val="superscript"/>
        </w:rPr>
        <w:t>/</w:t>
      </w:r>
      <w:proofErr w:type="spellStart"/>
      <w:r w:rsidR="00326079" w:rsidRPr="003F1702">
        <w:rPr>
          <w:rFonts w:asciiTheme="minorHAnsi" w:hAnsiTheme="minorHAnsi" w:cstheme="minorHAnsi"/>
          <w:sz w:val="22"/>
          <w:szCs w:val="22"/>
          <w:vertAlign w:val="superscript"/>
        </w:rPr>
        <w:t>fl</w:t>
      </w:r>
      <w:proofErr w:type="spellEnd"/>
      <w:r w:rsidR="00326079" w:rsidRPr="003F1702">
        <w:rPr>
          <w:rFonts w:asciiTheme="minorHAnsi" w:hAnsiTheme="minorHAnsi" w:cstheme="minorHAnsi"/>
          <w:sz w:val="22"/>
          <w:szCs w:val="22"/>
          <w:vertAlign w:val="superscript"/>
        </w:rPr>
        <w:t xml:space="preserve"> </w:t>
      </w:r>
      <w:r w:rsidR="00326079" w:rsidRPr="003F1702">
        <w:rPr>
          <w:rFonts w:asciiTheme="minorHAnsi" w:hAnsiTheme="minorHAnsi" w:cstheme="minorHAnsi"/>
          <w:sz w:val="22"/>
          <w:szCs w:val="22"/>
        </w:rPr>
        <w:t>;</w:t>
      </w:r>
      <w:r w:rsidR="00326079" w:rsidRPr="003F1702">
        <w:rPr>
          <w:rFonts w:asciiTheme="minorHAnsi" w:hAnsiTheme="minorHAnsi" w:cstheme="minorHAnsi"/>
          <w:i/>
          <w:sz w:val="22"/>
          <w:szCs w:val="22"/>
        </w:rPr>
        <w:t xml:space="preserve"> Cyp19a1-Cre </w:t>
      </w:r>
      <w:r w:rsidR="00326079" w:rsidRPr="003F1702">
        <w:rPr>
          <w:rFonts w:asciiTheme="minorHAnsi" w:hAnsiTheme="minorHAnsi" w:cstheme="minorHAnsi"/>
          <w:sz w:val="22"/>
          <w:szCs w:val="22"/>
          <w:vertAlign w:val="superscript"/>
        </w:rPr>
        <w:t>+/+</w:t>
      </w:r>
      <w:r w:rsidR="00326079" w:rsidRPr="003F1702">
        <w:rPr>
          <w:rFonts w:asciiTheme="minorHAnsi" w:hAnsiTheme="minorHAnsi" w:cstheme="minorHAnsi"/>
          <w:sz w:val="22"/>
          <w:szCs w:val="22"/>
        </w:rPr>
        <w:t xml:space="preserve"> only) </w:t>
      </w:r>
      <w:r w:rsidR="00D50CF0" w:rsidRPr="003F1702">
        <w:rPr>
          <w:rFonts w:asciiTheme="minorHAnsi" w:hAnsiTheme="minorHAnsi" w:cstheme="minorHAnsi"/>
          <w:sz w:val="22"/>
          <w:szCs w:val="22"/>
        </w:rPr>
        <w:t>animals only being used for further breeding.</w:t>
      </w:r>
      <w:r w:rsidR="00E40833" w:rsidRPr="003F1702">
        <w:rPr>
          <w:rFonts w:asciiTheme="minorHAnsi" w:hAnsiTheme="minorHAnsi" w:cstheme="minorHAnsi"/>
          <w:sz w:val="22"/>
          <w:szCs w:val="22"/>
        </w:rPr>
        <w:t xml:space="preserve"> </w:t>
      </w:r>
      <w:r w:rsidR="00206A20" w:rsidRPr="003F1702">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3F1702">
        <w:rPr>
          <w:rFonts w:asciiTheme="minorHAnsi" w:hAnsiTheme="minorHAnsi" w:cstheme="minorHAnsi"/>
          <w:sz w:val="22"/>
          <w:szCs w:val="22"/>
        </w:rPr>
        <w:t xml:space="preserve"> </w:t>
      </w:r>
      <w:r w:rsidR="00206A20" w:rsidRPr="003F1702">
        <w:rPr>
          <w:rFonts w:asciiTheme="minorHAnsi" w:hAnsiTheme="minorHAnsi" w:cstheme="minorHAnsi"/>
          <w:sz w:val="22"/>
          <w:szCs w:val="22"/>
        </w:rPr>
        <w:t>x</w:t>
      </w:r>
      <w:r w:rsidR="00AF68E9" w:rsidRPr="003F1702">
        <w:rPr>
          <w:rFonts w:asciiTheme="minorHAnsi" w:hAnsiTheme="minorHAnsi" w:cstheme="minorHAnsi"/>
          <w:sz w:val="22"/>
          <w:szCs w:val="22"/>
        </w:rPr>
        <w:t xml:space="preserve"> </w:t>
      </w:r>
      <w:r w:rsidR="00206A20" w:rsidRPr="003F1702">
        <w:rPr>
          <w:rFonts w:asciiTheme="minorHAnsi" w:hAnsiTheme="minorHAnsi" w:cstheme="minorHAnsi"/>
          <w:sz w:val="22"/>
          <w:szCs w:val="22"/>
        </w:rPr>
        <w:t>KO will generate our placental KO mo</w:t>
      </w:r>
      <w:r w:rsidR="00AF68E9" w:rsidRPr="003F1702">
        <w:rPr>
          <w:rFonts w:asciiTheme="minorHAnsi" w:hAnsiTheme="minorHAnsi" w:cstheme="minorHAnsi"/>
          <w:sz w:val="22"/>
          <w:szCs w:val="22"/>
        </w:rPr>
        <w:t>d</w:t>
      </w:r>
      <w:r w:rsidR="00206A20" w:rsidRPr="003F1702">
        <w:rPr>
          <w:rFonts w:asciiTheme="minorHAnsi" w:hAnsiTheme="minorHAnsi" w:cstheme="minorHAnsi"/>
          <w:sz w:val="22"/>
          <w:szCs w:val="22"/>
        </w:rPr>
        <w:t xml:space="preserve">el. </w:t>
      </w:r>
      <w:r w:rsidR="00E40833" w:rsidRPr="003F1702">
        <w:rPr>
          <w:rFonts w:asciiTheme="minorHAnsi" w:hAnsiTheme="minorHAnsi" w:cstheme="minorHAnsi"/>
          <w:sz w:val="22"/>
          <w:szCs w:val="22"/>
        </w:rPr>
        <w:t xml:space="preserve">The </w:t>
      </w:r>
      <w:r w:rsidR="00206A20" w:rsidRPr="003F1702">
        <w:rPr>
          <w:rFonts w:asciiTheme="minorHAnsi" w:hAnsiTheme="minorHAnsi" w:cstheme="minorHAnsi"/>
          <w:sz w:val="22"/>
          <w:szCs w:val="22"/>
        </w:rPr>
        <w:t xml:space="preserve">final </w:t>
      </w:r>
      <w:r w:rsidR="00E40833" w:rsidRPr="003F1702">
        <w:rPr>
          <w:rFonts w:asciiTheme="minorHAnsi" w:hAnsiTheme="minorHAnsi" w:cstheme="minorHAnsi"/>
          <w:sz w:val="22"/>
          <w:szCs w:val="22"/>
        </w:rPr>
        <w:t xml:space="preserve">offspring generated from the next generation will all have the </w:t>
      </w:r>
      <w:proofErr w:type="spellStart"/>
      <w:r w:rsidR="00E40833" w:rsidRPr="003F1702">
        <w:rPr>
          <w:rFonts w:asciiTheme="minorHAnsi" w:hAnsiTheme="minorHAnsi" w:cstheme="minorHAnsi"/>
          <w:sz w:val="22"/>
          <w:szCs w:val="22"/>
        </w:rPr>
        <w:t>floxed</w:t>
      </w:r>
      <w:proofErr w:type="spellEnd"/>
      <w:r w:rsidR="00E40833" w:rsidRPr="003F1702">
        <w:rPr>
          <w:rFonts w:asciiTheme="minorHAnsi" w:hAnsiTheme="minorHAnsi" w:cstheme="minorHAnsi"/>
          <w:sz w:val="22"/>
          <w:szCs w:val="22"/>
        </w:rPr>
        <w:t xml:space="preserve"> allele with the </w:t>
      </w:r>
      <w:proofErr w:type="spellStart"/>
      <w:r w:rsidR="00E40833" w:rsidRPr="003F1702">
        <w:rPr>
          <w:rFonts w:asciiTheme="minorHAnsi" w:hAnsiTheme="minorHAnsi" w:cstheme="minorHAnsi"/>
          <w:sz w:val="22"/>
          <w:szCs w:val="22"/>
        </w:rPr>
        <w:t>Cre</w:t>
      </w:r>
      <w:proofErr w:type="spellEnd"/>
      <w:r w:rsidR="00E40833" w:rsidRPr="003F1702">
        <w:rPr>
          <w:rFonts w:asciiTheme="minorHAnsi" w:hAnsiTheme="minorHAnsi" w:cstheme="minorHAnsi"/>
          <w:sz w:val="22"/>
          <w:szCs w:val="22"/>
        </w:rPr>
        <w:t xml:space="preserve"> (KO) or without (WT). </w:t>
      </w:r>
      <w:r w:rsidR="00E30462" w:rsidRPr="003F1702">
        <w:rPr>
          <w:rFonts w:asciiTheme="minorHAnsi" w:hAnsiTheme="minorHAnsi" w:cstheme="minorHAnsi"/>
          <w:sz w:val="22"/>
          <w:szCs w:val="22"/>
        </w:rPr>
        <w:t xml:space="preserve">The offspring generated from the last </w:t>
      </w:r>
      <w:r w:rsidR="00326079" w:rsidRPr="003F1702">
        <w:rPr>
          <w:rFonts w:asciiTheme="minorHAnsi" w:hAnsiTheme="minorHAnsi" w:cstheme="minorHAnsi"/>
          <w:sz w:val="22"/>
          <w:szCs w:val="22"/>
        </w:rPr>
        <w:t xml:space="preserve">main parental </w:t>
      </w:r>
      <w:r w:rsidR="00E30462" w:rsidRPr="003F1702">
        <w:rPr>
          <w:rFonts w:asciiTheme="minorHAnsi" w:hAnsiTheme="minorHAnsi" w:cstheme="minorHAnsi"/>
          <w:sz w:val="22"/>
          <w:szCs w:val="22"/>
        </w:rPr>
        <w:t>breed will either be WT with intact placentas or knockout with placental KO</w:t>
      </w:r>
      <w:r w:rsidR="004C0C53" w:rsidRPr="003F1702">
        <w:rPr>
          <w:rFonts w:asciiTheme="minorHAnsi" w:hAnsiTheme="minorHAnsi" w:cstheme="minorHAnsi"/>
          <w:sz w:val="22"/>
          <w:szCs w:val="22"/>
        </w:rPr>
        <w:t xml:space="preserve"> and a phenotypically WT embryo.</w:t>
      </w:r>
      <w:r w:rsidR="00206A20" w:rsidRPr="003F1702">
        <w:rPr>
          <w:rFonts w:asciiTheme="minorHAnsi" w:hAnsiTheme="minorHAnsi" w:cstheme="minorHAnsi"/>
          <w:sz w:val="22"/>
          <w:szCs w:val="22"/>
        </w:rPr>
        <w:t xml:space="preserve"> </w:t>
      </w:r>
    </w:p>
    <w:p w14:paraId="3C991CBD" w14:textId="0F6B5E06" w:rsidR="003142A3" w:rsidRPr="003F1702" w:rsidRDefault="003142A3" w:rsidP="00CF481B">
      <w:pPr>
        <w:rPr>
          <w:rFonts w:asciiTheme="minorHAnsi" w:hAnsiTheme="minorHAnsi" w:cstheme="minorHAnsi"/>
          <w:sz w:val="22"/>
          <w:szCs w:val="22"/>
        </w:rPr>
      </w:pPr>
      <w:r w:rsidRPr="003F1702">
        <w:rPr>
          <w:rFonts w:asciiTheme="minorHAnsi" w:hAnsiTheme="minorHAnsi" w:cstheme="minorHAnsi"/>
          <w:sz w:val="22"/>
          <w:szCs w:val="22"/>
        </w:rPr>
        <w:t xml:space="preserve">The dams with GR-KO will be treated with </w:t>
      </w:r>
      <w:r w:rsidR="00C074CF" w:rsidRPr="003F1702">
        <w:rPr>
          <w:rFonts w:asciiTheme="minorHAnsi" w:hAnsiTheme="minorHAnsi" w:cstheme="minorHAnsi"/>
          <w:sz w:val="22"/>
          <w:szCs w:val="22"/>
        </w:rPr>
        <w:t>d</w:t>
      </w:r>
      <w:r w:rsidRPr="003F1702">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3F1702" w:rsidRDefault="004C0C53" w:rsidP="00CF481B">
      <w:pPr>
        <w:rPr>
          <w:rFonts w:asciiTheme="minorHAnsi" w:hAnsiTheme="minorHAnsi" w:cstheme="minorHAnsi"/>
          <w:sz w:val="22"/>
          <w:szCs w:val="22"/>
        </w:rPr>
      </w:pPr>
      <w:r w:rsidRPr="003F1702">
        <w:rPr>
          <w:rFonts w:asciiTheme="minorHAnsi" w:hAnsiTheme="minorHAnsi" w:cstheme="minorHAnsi"/>
          <w:sz w:val="22"/>
          <w:szCs w:val="22"/>
        </w:rPr>
        <w:t xml:space="preserve"> </w:t>
      </w:r>
    </w:p>
    <w:p w14:paraId="24F4AD1B" w14:textId="5DCB0809" w:rsidR="00C06470" w:rsidRPr="003F1702" w:rsidRDefault="00C06470" w:rsidP="00C06470">
      <w:pPr>
        <w:pStyle w:val="Heading3"/>
        <w:rPr>
          <w:rFonts w:asciiTheme="minorHAnsi" w:hAnsiTheme="minorHAnsi" w:cstheme="minorHAnsi"/>
        </w:rPr>
      </w:pPr>
      <w:bookmarkStart w:id="28" w:name="_Toc16507567"/>
      <w:r w:rsidRPr="003F1702">
        <w:rPr>
          <w:rFonts w:asciiTheme="minorHAnsi" w:hAnsiTheme="minorHAnsi" w:cstheme="minorHAnsi"/>
        </w:rPr>
        <w:lastRenderedPageBreak/>
        <w:t xml:space="preserve">Figure </w:t>
      </w:r>
      <w:r w:rsidR="00726F42" w:rsidRPr="003F1702">
        <w:rPr>
          <w:rFonts w:asciiTheme="minorHAnsi" w:hAnsiTheme="minorHAnsi" w:cstheme="minorHAnsi"/>
        </w:rPr>
        <w:t>2</w:t>
      </w:r>
      <w:r w:rsidRPr="003F1702">
        <w:rPr>
          <w:rFonts w:asciiTheme="minorHAnsi" w:hAnsiTheme="minorHAnsi" w:cstheme="minorHAnsi"/>
        </w:rPr>
        <w:t>: Diagram representing the experimental design and respective timeline</w:t>
      </w:r>
      <w:bookmarkEnd w:id="28"/>
    </w:p>
    <w:p w14:paraId="524165E7" w14:textId="40CA3754" w:rsidR="00C06470" w:rsidRPr="003F1702" w:rsidRDefault="00C06470" w:rsidP="00C06470">
      <w:pPr>
        <w:ind w:left="-1152" w:right="720"/>
        <w:rPr>
          <w:rFonts w:asciiTheme="minorHAnsi" w:hAnsiTheme="minorHAnsi" w:cstheme="minorHAnsi"/>
        </w:rPr>
      </w:pPr>
      <w:r w:rsidRPr="003F1702">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3F1702" w:rsidRDefault="00C06470" w:rsidP="00CF481B">
      <w:pPr>
        <w:rPr>
          <w:rFonts w:asciiTheme="minorHAnsi" w:hAnsiTheme="minorHAnsi" w:cstheme="minorHAnsi"/>
          <w:i/>
          <w:sz w:val="22"/>
          <w:szCs w:val="22"/>
        </w:rPr>
      </w:pPr>
    </w:p>
    <w:p w14:paraId="6332902D" w14:textId="0D47C566" w:rsidR="00574659" w:rsidRPr="003F1702" w:rsidRDefault="00574659" w:rsidP="00D60144">
      <w:pPr>
        <w:pStyle w:val="Heading3"/>
        <w:rPr>
          <w:rFonts w:asciiTheme="minorHAnsi" w:hAnsiTheme="minorHAnsi" w:cstheme="minorHAnsi"/>
        </w:rPr>
      </w:pPr>
      <w:bookmarkStart w:id="29" w:name="_Toc14983226"/>
      <w:bookmarkStart w:id="30" w:name="_Toc15461869"/>
      <w:bookmarkStart w:id="31" w:name="_Toc16507568"/>
      <w:r w:rsidRPr="003F1702">
        <w:rPr>
          <w:rFonts w:asciiTheme="minorHAnsi" w:hAnsiTheme="minorHAnsi" w:cstheme="minorHAnsi"/>
        </w:rPr>
        <w:lastRenderedPageBreak/>
        <w:t xml:space="preserve">Figure </w:t>
      </w:r>
      <w:r w:rsidR="00726F42" w:rsidRPr="003F1702">
        <w:rPr>
          <w:rFonts w:asciiTheme="minorHAnsi" w:hAnsiTheme="minorHAnsi" w:cstheme="minorHAnsi"/>
        </w:rPr>
        <w:t>3</w:t>
      </w:r>
      <w:r w:rsidRPr="003F1702">
        <w:rPr>
          <w:rFonts w:asciiTheme="minorHAnsi" w:hAnsiTheme="minorHAnsi" w:cstheme="minorHAnsi"/>
        </w:rPr>
        <w:t xml:space="preserve">: Diagram representing the </w:t>
      </w:r>
      <w:bookmarkEnd w:id="29"/>
      <w:bookmarkEnd w:id="30"/>
      <w:r w:rsidR="00C06470" w:rsidRPr="003F1702">
        <w:rPr>
          <w:rFonts w:asciiTheme="minorHAnsi" w:hAnsiTheme="minorHAnsi" w:cstheme="minorHAnsi"/>
        </w:rPr>
        <w:t>breeding method to generate the knockout placenta</w:t>
      </w:r>
      <w:bookmarkEnd w:id="31"/>
    </w:p>
    <w:p w14:paraId="5A3F6FB8" w14:textId="57875483" w:rsidR="00CF481B" w:rsidRPr="003F1702" w:rsidRDefault="00313C37" w:rsidP="00CF481B">
      <w:pPr>
        <w:rPr>
          <w:rFonts w:asciiTheme="minorHAnsi" w:hAnsiTheme="minorHAnsi" w:cstheme="minorHAnsi"/>
        </w:rPr>
      </w:pPr>
      <w:r w:rsidRPr="003F1702">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3F1702" w:rsidRDefault="00E102B4" w:rsidP="00E102B4">
      <w:pPr>
        <w:pStyle w:val="Heading1"/>
        <w:rPr>
          <w:rFonts w:asciiTheme="minorHAnsi" w:hAnsiTheme="minorHAnsi" w:cstheme="minorHAnsi"/>
        </w:rPr>
      </w:pPr>
      <w:bookmarkStart w:id="32" w:name="_Toc15461870"/>
      <w:bookmarkStart w:id="33" w:name="_Toc16507569"/>
      <w:r w:rsidRPr="003F1702">
        <w:rPr>
          <w:rFonts w:asciiTheme="minorHAnsi" w:hAnsiTheme="minorHAnsi" w:cstheme="minorHAnsi"/>
        </w:rPr>
        <w:lastRenderedPageBreak/>
        <w:t>Methods</w:t>
      </w:r>
      <w:bookmarkEnd w:id="32"/>
      <w:bookmarkEnd w:id="33"/>
    </w:p>
    <w:p w14:paraId="242E18B6" w14:textId="77777777" w:rsidR="00E102B4" w:rsidRPr="003F1702" w:rsidRDefault="00E102B4" w:rsidP="00E102B4">
      <w:pPr>
        <w:pStyle w:val="Heading2"/>
        <w:rPr>
          <w:rFonts w:asciiTheme="minorHAnsi" w:hAnsiTheme="minorHAnsi" w:cstheme="minorHAnsi"/>
        </w:rPr>
      </w:pPr>
      <w:bookmarkStart w:id="34" w:name="_Toc14032693"/>
      <w:bookmarkStart w:id="35" w:name="_Toc15461871"/>
      <w:bookmarkStart w:id="36" w:name="_Toc16507570"/>
      <w:r w:rsidRPr="003F1702">
        <w:rPr>
          <w:rFonts w:asciiTheme="minorHAnsi" w:hAnsiTheme="minorHAnsi" w:cstheme="minorHAnsi"/>
        </w:rPr>
        <w:t>Dexamethasone Exposure</w:t>
      </w:r>
      <w:bookmarkEnd w:id="34"/>
      <w:bookmarkEnd w:id="35"/>
      <w:bookmarkEnd w:id="36"/>
    </w:p>
    <w:p w14:paraId="1776B68A" w14:textId="602F11E9"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3F1702">
        <w:rPr>
          <w:rFonts w:asciiTheme="minorHAnsi" w:hAnsiTheme="minorHAnsi" w:cstheme="minorHAnsi"/>
          <w:sz w:val="22"/>
          <w:szCs w:val="22"/>
        </w:rPr>
        <w:t xml:space="preserve">pregnant </w:t>
      </w:r>
      <w:r w:rsidRPr="003F1702">
        <w:rPr>
          <w:rFonts w:asciiTheme="minorHAnsi" w:hAnsiTheme="minorHAnsi" w:cstheme="minorHAnsi"/>
          <w:sz w:val="22"/>
          <w:szCs w:val="22"/>
        </w:rPr>
        <w:t>mice.</w:t>
      </w:r>
    </w:p>
    <w:p w14:paraId="40459D5B" w14:textId="11F9C3A2"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If the dam is single housed or  nursing pups:</w:t>
      </w:r>
    </w:p>
    <w:p w14:paraId="49B28200" w14:textId="77777777" w:rsidR="00E102B4" w:rsidRPr="003F1702" w:rsidRDefault="00E102B4" w:rsidP="00E102B4">
      <w:pPr>
        <w:ind w:left="720"/>
        <w:rPr>
          <w:rFonts w:asciiTheme="minorHAnsi" w:hAnsiTheme="minorHAnsi" w:cstheme="minorHAnsi"/>
          <w:sz w:val="22"/>
          <w:szCs w:val="22"/>
        </w:rPr>
      </w:pPr>
      <w:r w:rsidRPr="003F1702">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3F1702" w:rsidRDefault="00E102B4" w:rsidP="00E102B4">
      <w:pPr>
        <w:ind w:left="720"/>
        <w:rPr>
          <w:rFonts w:asciiTheme="minorHAnsi" w:hAnsiTheme="minorHAnsi" w:cstheme="minorHAnsi"/>
          <w:sz w:val="22"/>
          <w:szCs w:val="22"/>
        </w:rPr>
      </w:pPr>
      <w:r w:rsidRPr="003F1702">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3F1702" w:rsidRDefault="00E102B4" w:rsidP="00E102B4">
      <w:pPr>
        <w:pStyle w:val="Heading2"/>
        <w:rPr>
          <w:rFonts w:asciiTheme="minorHAnsi" w:hAnsiTheme="minorHAnsi" w:cstheme="minorHAnsi"/>
        </w:rPr>
      </w:pPr>
      <w:bookmarkStart w:id="37" w:name="_Toc14032694"/>
      <w:bookmarkStart w:id="38" w:name="_Toc15461872"/>
      <w:bookmarkStart w:id="39" w:name="_Toc16507571"/>
      <w:r w:rsidRPr="003F1702">
        <w:rPr>
          <w:rFonts w:asciiTheme="minorHAnsi" w:hAnsiTheme="minorHAnsi" w:cstheme="minorHAnsi"/>
        </w:rPr>
        <w:t>Food Intake</w:t>
      </w:r>
      <w:bookmarkEnd w:id="37"/>
      <w:bookmarkEnd w:id="38"/>
      <w:bookmarkEnd w:id="39"/>
    </w:p>
    <w:p w14:paraId="06076A4A" w14:textId="0FD13E12"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 xml:space="preserve">Food will be weighed when the </w:t>
      </w:r>
      <w:r w:rsidR="003B3EB5" w:rsidRPr="003F1702">
        <w:rPr>
          <w:rFonts w:asciiTheme="minorHAnsi" w:hAnsiTheme="minorHAnsi" w:cstheme="minorHAnsi"/>
          <w:sz w:val="22"/>
          <w:szCs w:val="22"/>
        </w:rPr>
        <w:t>treatment starts and throughout the experiment.</w:t>
      </w:r>
      <w:r w:rsidRPr="003F1702">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If the dam is single housed or with nursing pups:</w:t>
      </w:r>
    </w:p>
    <w:p w14:paraId="4353F3AD" w14:textId="77777777" w:rsidR="00E102B4" w:rsidRPr="003F1702" w:rsidRDefault="00E102B4" w:rsidP="00E102B4">
      <w:pPr>
        <w:ind w:left="720"/>
        <w:rPr>
          <w:rFonts w:asciiTheme="minorHAnsi" w:hAnsiTheme="minorHAnsi" w:cstheme="minorHAnsi"/>
          <w:sz w:val="22"/>
          <w:szCs w:val="22"/>
        </w:rPr>
      </w:pPr>
      <w:r w:rsidRPr="003F1702">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3F1702" w:rsidRDefault="00E102B4" w:rsidP="00E102B4">
      <w:pPr>
        <w:ind w:left="720"/>
        <w:rPr>
          <w:rFonts w:asciiTheme="minorHAnsi" w:hAnsiTheme="minorHAnsi" w:cstheme="minorHAnsi"/>
          <w:sz w:val="22"/>
          <w:szCs w:val="22"/>
        </w:rPr>
      </w:pPr>
      <w:r w:rsidRPr="003F1702">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3F1702" w:rsidRDefault="00E102B4" w:rsidP="00E102B4">
      <w:pPr>
        <w:pStyle w:val="Heading2"/>
        <w:rPr>
          <w:rFonts w:asciiTheme="minorHAnsi" w:hAnsiTheme="minorHAnsi" w:cstheme="minorHAnsi"/>
        </w:rPr>
      </w:pPr>
      <w:bookmarkStart w:id="40" w:name="_Toc14032695"/>
      <w:bookmarkStart w:id="41" w:name="_Toc15461873"/>
      <w:bookmarkStart w:id="42" w:name="_Toc16507572"/>
      <w:r w:rsidRPr="003F1702">
        <w:rPr>
          <w:rFonts w:asciiTheme="minorHAnsi" w:hAnsiTheme="minorHAnsi" w:cstheme="minorHAnsi"/>
        </w:rPr>
        <w:t>Body Composition</w:t>
      </w:r>
      <w:bookmarkEnd w:id="40"/>
      <w:bookmarkEnd w:id="41"/>
      <w:bookmarkEnd w:id="42"/>
    </w:p>
    <w:p w14:paraId="643C2257" w14:textId="2D1637D0" w:rsidR="000B7DEC" w:rsidRPr="003F1702" w:rsidRDefault="00E102B4" w:rsidP="005F18E1">
      <w:pPr>
        <w:rPr>
          <w:rFonts w:asciiTheme="minorHAnsi" w:hAnsiTheme="minorHAnsi" w:cstheme="minorHAnsi"/>
          <w:sz w:val="22"/>
          <w:szCs w:val="22"/>
        </w:rPr>
      </w:pPr>
      <w:r w:rsidRPr="003F1702">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3" w:name="_Toc14032696"/>
      <w:bookmarkStart w:id="44" w:name="_Toc15461874"/>
    </w:p>
    <w:p w14:paraId="1EC45B19" w14:textId="67B12D8B" w:rsidR="00E102B4" w:rsidRPr="003F1702" w:rsidRDefault="00E102B4" w:rsidP="00E102B4">
      <w:pPr>
        <w:pStyle w:val="Heading2"/>
        <w:rPr>
          <w:rFonts w:asciiTheme="minorHAnsi" w:hAnsiTheme="minorHAnsi" w:cstheme="minorHAnsi"/>
        </w:rPr>
      </w:pPr>
      <w:bookmarkStart w:id="45" w:name="_Toc16507573"/>
      <w:r w:rsidRPr="003F1702">
        <w:rPr>
          <w:rFonts w:asciiTheme="minorHAnsi" w:hAnsiTheme="minorHAnsi" w:cstheme="minorHAnsi"/>
        </w:rPr>
        <w:t>Sacrifice and Tissue</w:t>
      </w:r>
      <w:r w:rsidR="004F6DD3" w:rsidRPr="003F1702">
        <w:rPr>
          <w:rFonts w:asciiTheme="minorHAnsi" w:hAnsiTheme="minorHAnsi" w:cstheme="minorHAnsi"/>
        </w:rPr>
        <w:t xml:space="preserve"> </w:t>
      </w:r>
      <w:r w:rsidRPr="003F1702">
        <w:rPr>
          <w:rFonts w:asciiTheme="minorHAnsi" w:hAnsiTheme="minorHAnsi" w:cstheme="minorHAnsi"/>
        </w:rPr>
        <w:t>Collection</w:t>
      </w:r>
      <w:bookmarkEnd w:id="43"/>
      <w:bookmarkEnd w:id="44"/>
      <w:bookmarkEnd w:id="45"/>
    </w:p>
    <w:p w14:paraId="3C7CD94A" w14:textId="03D5DF25" w:rsidR="004F6DD3" w:rsidRPr="003F1702" w:rsidRDefault="006E6060" w:rsidP="00E102B4">
      <w:pPr>
        <w:rPr>
          <w:rFonts w:asciiTheme="minorHAnsi" w:hAnsiTheme="minorHAnsi" w:cstheme="minorHAnsi"/>
          <w:sz w:val="22"/>
          <w:szCs w:val="22"/>
        </w:rPr>
      </w:pPr>
      <w:r w:rsidRPr="003F1702">
        <w:rPr>
          <w:rFonts w:asciiTheme="minorHAnsi" w:hAnsiTheme="minorHAnsi" w:cstheme="minorHAnsi"/>
          <w:sz w:val="22"/>
          <w:szCs w:val="22"/>
        </w:rPr>
        <w:t xml:space="preserve">Dams of groups E14.5 will be sacrificed on the respective dates based on their treatment group. </w:t>
      </w:r>
      <w:r w:rsidR="000D09D4" w:rsidRPr="003F1702">
        <w:rPr>
          <w:rFonts w:asciiTheme="minorHAnsi" w:hAnsiTheme="minorHAnsi" w:cstheme="minorHAnsi"/>
          <w:sz w:val="22"/>
          <w:szCs w:val="22"/>
        </w:rPr>
        <w:t>Dams will be anesthetized using an isoflurane vaporizer</w:t>
      </w:r>
      <w:r w:rsidRPr="003F1702">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3F1702">
        <w:rPr>
          <w:rFonts w:asciiTheme="minorHAnsi" w:hAnsiTheme="minorHAnsi" w:cstheme="minorHAnsi"/>
          <w:sz w:val="22"/>
          <w:szCs w:val="22"/>
        </w:rPr>
        <w:t xml:space="preserve"> or cryopreserved and in paraffin for future molecular and histological studies. Fetuses</w:t>
      </w:r>
      <w:r w:rsidRPr="003F1702">
        <w:rPr>
          <w:rFonts w:asciiTheme="minorHAnsi" w:hAnsiTheme="minorHAnsi" w:cstheme="minorHAnsi"/>
          <w:sz w:val="22"/>
          <w:szCs w:val="22"/>
        </w:rPr>
        <w:t xml:space="preserve"> will be weighed after removal from the amniotic sac then they will be </w:t>
      </w:r>
      <w:r w:rsidR="007973F7" w:rsidRPr="003F1702">
        <w:rPr>
          <w:rFonts w:asciiTheme="minorHAnsi" w:hAnsiTheme="minorHAnsi" w:cstheme="minorHAnsi"/>
          <w:sz w:val="22"/>
          <w:szCs w:val="22"/>
        </w:rPr>
        <w:t xml:space="preserve">immediately </w:t>
      </w:r>
      <w:r w:rsidRPr="003F1702">
        <w:rPr>
          <w:rFonts w:asciiTheme="minorHAnsi" w:hAnsiTheme="minorHAnsi" w:cstheme="minorHAnsi"/>
          <w:sz w:val="22"/>
          <w:szCs w:val="22"/>
        </w:rPr>
        <w:t xml:space="preserve">sacrificed by </w:t>
      </w:r>
      <w:r w:rsidR="007973F7" w:rsidRPr="003F1702">
        <w:rPr>
          <w:rFonts w:asciiTheme="minorHAnsi" w:hAnsiTheme="minorHAnsi" w:cstheme="minorHAnsi"/>
          <w:sz w:val="22"/>
          <w:szCs w:val="22"/>
        </w:rPr>
        <w:t>decapitation using surgical scissors.</w:t>
      </w:r>
      <w:r w:rsidR="00592033" w:rsidRPr="003F1702">
        <w:rPr>
          <w:rFonts w:asciiTheme="minorHAnsi" w:hAnsiTheme="minorHAnsi" w:cstheme="minorHAnsi"/>
          <w:sz w:val="22"/>
          <w:szCs w:val="22"/>
        </w:rPr>
        <w:t xml:space="preserve"> After the complete extraction of tissue, dams will be euthanized while under anesthesia by cardiac exsanguination. </w:t>
      </w:r>
      <w:r w:rsidRPr="003F1702">
        <w:rPr>
          <w:rFonts w:asciiTheme="minorHAnsi" w:hAnsiTheme="minorHAnsi" w:cstheme="minorHAnsi"/>
          <w:sz w:val="22"/>
          <w:szCs w:val="22"/>
        </w:rPr>
        <w:t xml:space="preserve"> </w:t>
      </w:r>
    </w:p>
    <w:p w14:paraId="474D5D0D" w14:textId="16F76CD0" w:rsidR="00220B36" w:rsidRPr="003F1702" w:rsidRDefault="004F6DD3" w:rsidP="00E102B4">
      <w:pPr>
        <w:rPr>
          <w:rFonts w:asciiTheme="minorHAnsi" w:hAnsiTheme="minorHAnsi" w:cstheme="minorHAnsi"/>
          <w:sz w:val="22"/>
          <w:szCs w:val="22"/>
        </w:rPr>
      </w:pPr>
      <w:r w:rsidRPr="003F1702">
        <w:rPr>
          <w:rFonts w:asciiTheme="minorHAnsi" w:hAnsiTheme="minorHAnsi" w:cstheme="minorHAnsi"/>
          <w:sz w:val="22"/>
          <w:szCs w:val="22"/>
        </w:rPr>
        <w:t>Offspring of dams that will be allowed to deliver and nurse</w:t>
      </w:r>
      <w:r w:rsidR="00856034" w:rsidRPr="003F1702">
        <w:rPr>
          <w:rFonts w:asciiTheme="minorHAnsi" w:hAnsiTheme="minorHAnsi" w:cstheme="minorHAnsi"/>
          <w:sz w:val="22"/>
          <w:szCs w:val="22"/>
        </w:rPr>
        <w:t xml:space="preserve"> (groups of E21.5)</w:t>
      </w:r>
      <w:r w:rsidRPr="003F1702">
        <w:rPr>
          <w:rFonts w:asciiTheme="minorHAnsi" w:hAnsiTheme="minorHAnsi" w:cstheme="minorHAnsi"/>
          <w:sz w:val="22"/>
          <w:szCs w:val="22"/>
        </w:rPr>
        <w:t xml:space="preserve"> will be dissected at 6 weeks of age. Offspring will be first anesthetized using isoflurane drop jar. </w:t>
      </w:r>
      <w:r w:rsidR="00220B36" w:rsidRPr="003F1702">
        <w:rPr>
          <w:rFonts w:asciiTheme="minorHAnsi" w:hAnsiTheme="minorHAnsi" w:cstheme="minorHAnsi"/>
          <w:sz w:val="22"/>
          <w:szCs w:val="22"/>
        </w:rPr>
        <w:t>O</w:t>
      </w:r>
      <w:r w:rsidR="00D6572C" w:rsidRPr="003F1702">
        <w:rPr>
          <w:rFonts w:asciiTheme="minorHAnsi" w:hAnsiTheme="minorHAnsi" w:cstheme="minorHAnsi"/>
          <w:sz w:val="22"/>
          <w:szCs w:val="22"/>
        </w:rPr>
        <w:t xml:space="preserve">ffspring will be sacrificed using isoflurane drop jar. </w:t>
      </w:r>
      <w:r w:rsidRPr="003F1702">
        <w:rPr>
          <w:rFonts w:asciiTheme="minorHAnsi" w:hAnsiTheme="minorHAnsi" w:cstheme="minorHAnsi"/>
          <w:sz w:val="22"/>
          <w:szCs w:val="22"/>
        </w:rPr>
        <w:t xml:space="preserve">Cervical dislocation </w:t>
      </w:r>
      <w:r w:rsidR="00D6572C" w:rsidRPr="003F1702">
        <w:rPr>
          <w:rFonts w:asciiTheme="minorHAnsi" w:hAnsiTheme="minorHAnsi" w:cstheme="minorHAnsi"/>
          <w:sz w:val="22"/>
          <w:szCs w:val="22"/>
        </w:rPr>
        <w:t>will be performed as a secondary measure to confirm euthanasia. W</w:t>
      </w:r>
      <w:r w:rsidR="00E102B4" w:rsidRPr="003F1702">
        <w:rPr>
          <w:rFonts w:asciiTheme="minorHAnsi" w:hAnsiTheme="minorHAnsi" w:cstheme="minorHAnsi"/>
          <w:sz w:val="22"/>
          <w:szCs w:val="22"/>
        </w:rPr>
        <w:t xml:space="preserve">e will dissect the </w:t>
      </w:r>
      <w:r w:rsidR="00D6572C" w:rsidRPr="003F1702">
        <w:rPr>
          <w:rFonts w:asciiTheme="minorHAnsi" w:hAnsiTheme="minorHAnsi" w:cstheme="minorHAnsi"/>
          <w:sz w:val="22"/>
          <w:szCs w:val="22"/>
        </w:rPr>
        <w:t>offspring fat pads</w:t>
      </w:r>
      <w:r w:rsidR="00E102B4" w:rsidRPr="003F1702">
        <w:rPr>
          <w:rFonts w:asciiTheme="minorHAnsi" w:hAnsiTheme="minorHAnsi" w:cstheme="minorHAnsi"/>
          <w:sz w:val="22"/>
          <w:szCs w:val="22"/>
        </w:rPr>
        <w:t xml:space="preserve"> by a midline incision of the skin from the rectum to the diaphragm, extract inguinal </w:t>
      </w:r>
      <w:r w:rsidR="00D6572C" w:rsidRPr="003F1702">
        <w:rPr>
          <w:rFonts w:asciiTheme="minorHAnsi" w:hAnsiTheme="minorHAnsi" w:cstheme="minorHAnsi"/>
          <w:sz w:val="22"/>
          <w:szCs w:val="22"/>
        </w:rPr>
        <w:t xml:space="preserve">and gonadal white adipose tissue. </w:t>
      </w:r>
      <w:r w:rsidR="00E102B4" w:rsidRPr="003F1702">
        <w:rPr>
          <w:rFonts w:asciiTheme="minorHAnsi" w:hAnsiTheme="minorHAnsi" w:cstheme="minorHAnsi"/>
          <w:sz w:val="22"/>
          <w:szCs w:val="22"/>
        </w:rPr>
        <w:t>Inguinal white adipose tissue (</w:t>
      </w:r>
      <w:proofErr w:type="spellStart"/>
      <w:r w:rsidR="00E102B4" w:rsidRPr="003F1702">
        <w:rPr>
          <w:rFonts w:asciiTheme="minorHAnsi" w:hAnsiTheme="minorHAnsi" w:cstheme="minorHAnsi"/>
          <w:sz w:val="22"/>
          <w:szCs w:val="22"/>
        </w:rPr>
        <w:t>iWAT</w:t>
      </w:r>
      <w:proofErr w:type="spellEnd"/>
      <w:r w:rsidR="00E102B4" w:rsidRPr="003F1702">
        <w:rPr>
          <w:rFonts w:asciiTheme="minorHAnsi" w:hAnsiTheme="minorHAnsi" w:cstheme="minorHAnsi"/>
          <w:sz w:val="22"/>
          <w:szCs w:val="22"/>
        </w:rPr>
        <w:t xml:space="preserve">) will </w:t>
      </w:r>
      <w:r w:rsidR="00E102B4" w:rsidRPr="003F1702">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3F1702">
        <w:rPr>
          <w:rFonts w:asciiTheme="minorHAnsi" w:hAnsiTheme="minorHAnsi" w:cstheme="minorHAnsi"/>
          <w:sz w:val="22"/>
          <w:szCs w:val="22"/>
        </w:rPr>
        <w:t>gWAT</w:t>
      </w:r>
      <w:proofErr w:type="spellEnd"/>
      <w:r w:rsidR="00E102B4" w:rsidRPr="003F1702">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3F1702" w:rsidRDefault="00220B36" w:rsidP="00220B36">
      <w:pPr>
        <w:pStyle w:val="Heading2"/>
        <w:rPr>
          <w:rFonts w:asciiTheme="minorHAnsi" w:hAnsiTheme="minorHAnsi" w:cstheme="minorHAnsi"/>
        </w:rPr>
      </w:pPr>
      <w:bookmarkStart w:id="46" w:name="_Toc16507574"/>
      <w:r w:rsidRPr="003F1702">
        <w:rPr>
          <w:rFonts w:asciiTheme="minorHAnsi" w:hAnsiTheme="minorHAnsi" w:cstheme="minorHAnsi"/>
        </w:rPr>
        <w:t>Insulin Tolerance Test</w:t>
      </w:r>
      <w:bookmarkEnd w:id="46"/>
    </w:p>
    <w:p w14:paraId="7637B171" w14:textId="6203AF81" w:rsidR="000B7DEC" w:rsidRPr="003F1702" w:rsidRDefault="00220B36" w:rsidP="005F18E1">
      <w:pPr>
        <w:rPr>
          <w:rFonts w:asciiTheme="minorHAnsi" w:hAnsiTheme="minorHAnsi" w:cstheme="minorHAnsi"/>
          <w:sz w:val="22"/>
          <w:szCs w:val="22"/>
        </w:rPr>
      </w:pPr>
      <w:r w:rsidRPr="003F1702">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3F1702">
        <w:rPr>
          <w:rFonts w:asciiTheme="minorHAnsi" w:hAnsiTheme="minorHAnsi" w:cstheme="minorHAnsi"/>
          <w:sz w:val="22"/>
          <w:szCs w:val="22"/>
        </w:rPr>
        <w:t xml:space="preserve">1 </w:t>
      </w:r>
      <w:r w:rsidR="00592C80" w:rsidRPr="003F1702">
        <w:rPr>
          <w:rFonts w:asciiTheme="minorHAnsi" w:hAnsiTheme="minorHAnsi" w:cstheme="minorHAnsi"/>
          <w:sz w:val="22"/>
          <w:szCs w:val="22"/>
        </w:rPr>
        <w:t>U</w:t>
      </w:r>
      <w:r w:rsidRPr="003F1702">
        <w:rPr>
          <w:rFonts w:asciiTheme="minorHAnsi" w:hAnsiTheme="minorHAnsi" w:cstheme="minorHAnsi"/>
          <w:sz w:val="22"/>
          <w:szCs w:val="22"/>
        </w:rPr>
        <w:t xml:space="preserve">/kg </w:t>
      </w:r>
      <w:r w:rsidR="007A21E1" w:rsidRPr="003F1702">
        <w:rPr>
          <w:rFonts w:asciiTheme="minorHAnsi" w:hAnsiTheme="minorHAnsi" w:cstheme="minorHAnsi"/>
          <w:sz w:val="22"/>
          <w:szCs w:val="22"/>
        </w:rPr>
        <w:t xml:space="preserve">body weight </w:t>
      </w:r>
      <w:r w:rsidRPr="003F1702">
        <w:rPr>
          <w:rFonts w:asciiTheme="minorHAnsi" w:hAnsiTheme="minorHAnsi" w:cstheme="minorHAnsi"/>
          <w:sz w:val="22"/>
          <w:szCs w:val="22"/>
        </w:rPr>
        <w:t xml:space="preserve">after a 6-hour fast with </w:t>
      </w:r>
      <w:r w:rsidRPr="003F1702">
        <w:rPr>
          <w:rFonts w:asciiTheme="minorHAnsi" w:hAnsiTheme="minorHAnsi" w:cstheme="minorHAnsi"/>
          <w:i/>
          <w:sz w:val="22"/>
          <w:szCs w:val="22"/>
        </w:rPr>
        <w:t xml:space="preserve">ad libitum </w:t>
      </w:r>
      <w:r w:rsidRPr="003F1702">
        <w:rPr>
          <w:rFonts w:asciiTheme="minorHAnsi" w:hAnsiTheme="minorHAnsi" w:cstheme="minorHAnsi"/>
          <w:sz w:val="22"/>
          <w:szCs w:val="22"/>
        </w:rPr>
        <w:t xml:space="preserve">access to water. The effects of </w:t>
      </w:r>
      <w:r w:rsidR="00592C80" w:rsidRPr="003F1702">
        <w:rPr>
          <w:rFonts w:asciiTheme="minorHAnsi" w:hAnsiTheme="minorHAnsi" w:cstheme="minorHAnsi"/>
          <w:sz w:val="22"/>
          <w:szCs w:val="22"/>
        </w:rPr>
        <w:t>antenata</w:t>
      </w:r>
      <w:r w:rsidRPr="003F1702">
        <w:rPr>
          <w:rFonts w:asciiTheme="minorHAnsi" w:hAnsiTheme="minorHAnsi" w:cstheme="minorHAnsi"/>
          <w:sz w:val="22"/>
          <w:szCs w:val="22"/>
        </w:rPr>
        <w:t xml:space="preserve">l glucocorticoid exposure on offspring adolescent </w:t>
      </w:r>
      <w:r w:rsidR="00592C80" w:rsidRPr="003F1702">
        <w:rPr>
          <w:rFonts w:asciiTheme="minorHAnsi" w:hAnsiTheme="minorHAnsi" w:cstheme="minorHAnsi"/>
          <w:sz w:val="22"/>
          <w:szCs w:val="22"/>
        </w:rPr>
        <w:t>insulin</w:t>
      </w:r>
      <w:r w:rsidRPr="003F1702">
        <w:rPr>
          <w:rFonts w:asciiTheme="minorHAnsi" w:hAnsiTheme="minorHAnsi" w:cstheme="minorHAnsi"/>
          <w:sz w:val="22"/>
          <w:szCs w:val="22"/>
        </w:rPr>
        <w:t xml:space="preserve"> sensitivity will be determined. Briefly, after the fast, the tail will be cut to allow for blood sampling via </w:t>
      </w:r>
      <w:proofErr w:type="spellStart"/>
      <w:r w:rsidRPr="003F1702">
        <w:rPr>
          <w:rFonts w:asciiTheme="minorHAnsi" w:hAnsiTheme="minorHAnsi" w:cstheme="minorHAnsi"/>
          <w:sz w:val="22"/>
          <w:szCs w:val="22"/>
        </w:rPr>
        <w:t>AccuCheck</w:t>
      </w:r>
      <w:proofErr w:type="spellEnd"/>
      <w:r w:rsidRPr="003F1702">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3F1702">
        <w:rPr>
          <w:rFonts w:asciiTheme="minorHAnsi" w:hAnsiTheme="minorHAnsi" w:cstheme="minorHAnsi"/>
          <w:sz w:val="22"/>
          <w:szCs w:val="22"/>
        </w:rPr>
        <w:t>interperitoneal</w:t>
      </w:r>
      <w:proofErr w:type="spellEnd"/>
      <w:r w:rsidRPr="003F1702">
        <w:rPr>
          <w:rFonts w:asciiTheme="minorHAnsi" w:hAnsiTheme="minorHAnsi" w:cstheme="minorHAnsi"/>
          <w:sz w:val="22"/>
          <w:szCs w:val="22"/>
        </w:rPr>
        <w:t xml:space="preserve"> cavity with the appropriate </w:t>
      </w:r>
      <w:r w:rsidR="00A242EB" w:rsidRPr="003F1702">
        <w:rPr>
          <w:rFonts w:asciiTheme="minorHAnsi" w:hAnsiTheme="minorHAnsi" w:cstheme="minorHAnsi"/>
          <w:sz w:val="22"/>
          <w:szCs w:val="22"/>
        </w:rPr>
        <w:t>insulin</w:t>
      </w:r>
      <w:r w:rsidRPr="003F1702">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3F1702">
        <w:rPr>
          <w:rFonts w:asciiTheme="minorHAnsi" w:hAnsiTheme="minorHAnsi" w:cstheme="minorHAnsi"/>
          <w:sz w:val="22"/>
          <w:szCs w:val="22"/>
        </w:rPr>
        <w:t>I</w:t>
      </w:r>
      <w:r w:rsidRPr="003F1702">
        <w:rPr>
          <w:rFonts w:asciiTheme="minorHAnsi" w:hAnsiTheme="minorHAnsi" w:cstheme="minorHAnsi"/>
          <w:sz w:val="22"/>
          <w:szCs w:val="22"/>
        </w:rPr>
        <w:t xml:space="preserve">TT is done, mice will have </w:t>
      </w:r>
      <w:r w:rsidRPr="003F1702">
        <w:rPr>
          <w:rFonts w:asciiTheme="minorHAnsi" w:hAnsiTheme="minorHAnsi" w:cstheme="minorHAnsi"/>
          <w:i/>
          <w:sz w:val="22"/>
          <w:szCs w:val="22"/>
        </w:rPr>
        <w:t xml:space="preserve">ad libitum </w:t>
      </w:r>
      <w:r w:rsidRPr="003F1702">
        <w:rPr>
          <w:rFonts w:asciiTheme="minorHAnsi" w:hAnsiTheme="minorHAnsi" w:cstheme="minorHAnsi"/>
          <w:sz w:val="22"/>
          <w:szCs w:val="22"/>
        </w:rPr>
        <w:t>access to normal chow diet and water again. These data will be analyzed by mixed linear models of glucose at each time point.</w:t>
      </w:r>
      <w:bookmarkStart w:id="47" w:name="_Toc14983237"/>
      <w:bookmarkStart w:id="48" w:name="_Toc15461875"/>
      <w:bookmarkStart w:id="49" w:name="_Toc14032702"/>
    </w:p>
    <w:p w14:paraId="4AC83EF4" w14:textId="0A5EE9B0" w:rsidR="00874FFF" w:rsidRPr="003F1702" w:rsidRDefault="00874FFF" w:rsidP="00874FFF">
      <w:pPr>
        <w:pStyle w:val="Heading2"/>
        <w:rPr>
          <w:rFonts w:asciiTheme="minorHAnsi" w:hAnsiTheme="minorHAnsi" w:cstheme="minorHAnsi"/>
        </w:rPr>
      </w:pPr>
      <w:bookmarkStart w:id="50" w:name="_Toc16507575"/>
      <w:r w:rsidRPr="003F1702">
        <w:rPr>
          <w:rFonts w:asciiTheme="minorHAnsi" w:hAnsiTheme="minorHAnsi" w:cstheme="minorHAnsi"/>
        </w:rPr>
        <w:t>Real time qPCR</w:t>
      </w:r>
      <w:bookmarkEnd w:id="47"/>
      <w:bookmarkEnd w:id="48"/>
      <w:bookmarkEnd w:id="50"/>
    </w:p>
    <w:p w14:paraId="7463AC79" w14:textId="7C05799C" w:rsidR="009011AC" w:rsidRPr="0048740A" w:rsidRDefault="00874FFF" w:rsidP="00874782">
      <w:pPr>
        <w:rPr>
          <w:rFonts w:asciiTheme="minorHAnsi" w:hAnsiTheme="minorHAnsi" w:cstheme="minorHAnsi"/>
          <w:sz w:val="22"/>
          <w:szCs w:val="22"/>
        </w:rPr>
      </w:pPr>
      <w:r w:rsidRPr="003F1702">
        <w:rPr>
          <w:rFonts w:asciiTheme="minorHAnsi" w:hAnsiTheme="minorHAnsi" w:cstheme="minorHAnsi"/>
          <w:sz w:val="22"/>
          <w:szCs w:val="22"/>
        </w:rPr>
        <w:t xml:space="preserve">Using the </w:t>
      </w:r>
      <w:r w:rsidR="001906A8" w:rsidRPr="003F1702">
        <w:rPr>
          <w:rFonts w:asciiTheme="minorHAnsi" w:hAnsiTheme="minorHAnsi" w:cstheme="minorHAnsi"/>
          <w:sz w:val="22"/>
          <w:szCs w:val="22"/>
        </w:rPr>
        <w:t>placental</w:t>
      </w:r>
      <w:r w:rsidRPr="003F1702">
        <w:rPr>
          <w:rFonts w:asciiTheme="minorHAnsi" w:hAnsiTheme="minorHAnsi" w:cstheme="minorHAnsi"/>
          <w:sz w:val="22"/>
          <w:szCs w:val="22"/>
        </w:rPr>
        <w:t xml:space="preserve"> tissues collected from the dams,</w:t>
      </w:r>
      <w:r w:rsidR="00C76CD5">
        <w:rPr>
          <w:rFonts w:asciiTheme="minorHAnsi" w:hAnsiTheme="minorHAnsi" w:cstheme="minorHAnsi"/>
          <w:sz w:val="22"/>
          <w:szCs w:val="22"/>
        </w:rPr>
        <w:t xml:space="preserve"> </w:t>
      </w:r>
      <w:r w:rsidR="00C76CD5" w:rsidRPr="003F1702">
        <w:rPr>
          <w:rFonts w:asciiTheme="minorHAnsi" w:hAnsiTheme="minorHAnsi" w:cstheme="minorHAnsi"/>
          <w:sz w:val="22"/>
          <w:szCs w:val="22"/>
        </w:rPr>
        <w:t>PCR will be performed for </w:t>
      </w:r>
      <w:proofErr w:type="spellStart"/>
      <w:r w:rsidR="00C76CD5" w:rsidRPr="003F1702">
        <w:rPr>
          <w:rFonts w:asciiTheme="minorHAnsi" w:hAnsiTheme="minorHAnsi" w:cstheme="minorHAnsi"/>
          <w:i/>
          <w:iCs/>
          <w:sz w:val="22"/>
          <w:szCs w:val="22"/>
        </w:rPr>
        <w:t>Sry</w:t>
      </w:r>
      <w:proofErr w:type="spellEnd"/>
      <w:r w:rsidR="00C76CD5" w:rsidRPr="003F1702">
        <w:rPr>
          <w:rFonts w:asciiTheme="minorHAnsi" w:hAnsiTheme="minorHAnsi" w:cstheme="minorHAnsi"/>
          <w:sz w:val="22"/>
          <w:szCs w:val="22"/>
        </w:rPr>
        <w:t> to determine the sex of the placentas/fetuses using fetal tails</w:t>
      </w:r>
      <w:r w:rsidR="00AA4811">
        <w:rPr>
          <w:rFonts w:asciiTheme="minorHAnsi" w:hAnsiTheme="minorHAnsi" w:cstheme="minorHAnsi"/>
          <w:sz w:val="22"/>
          <w:szCs w:val="22"/>
        </w:rPr>
        <w:t>.</w:t>
      </w:r>
      <w:r w:rsidR="002D53E2" w:rsidRPr="002D53E2">
        <w:rPr>
          <w:rFonts w:asciiTheme="minorHAnsi" w:hAnsiTheme="minorHAnsi"/>
          <w:sz w:val="22"/>
          <w:szCs w:val="22"/>
        </w:rPr>
        <w:t xml:space="preserve"> </w:t>
      </w:r>
      <w:r w:rsidR="002D53E2">
        <w:rPr>
          <w:rFonts w:asciiTheme="minorHAnsi" w:hAnsiTheme="minorHAnsi"/>
          <w:sz w:val="22"/>
          <w:szCs w:val="22"/>
        </w:rPr>
        <w:t>We</w:t>
      </w:r>
      <w:r w:rsidR="002D53E2" w:rsidRPr="00FE1684">
        <w:rPr>
          <w:rFonts w:asciiTheme="minorHAnsi" w:hAnsiTheme="minorHAnsi"/>
          <w:sz w:val="22"/>
          <w:szCs w:val="22"/>
        </w:rPr>
        <w:t xml:space="preserve"> will use sequence-specific primers to amplify </w:t>
      </w:r>
      <w:proofErr w:type="spellStart"/>
      <w:r w:rsidR="002D53E2">
        <w:rPr>
          <w:rFonts w:asciiTheme="minorHAnsi" w:hAnsiTheme="minorHAnsi"/>
          <w:i/>
          <w:sz w:val="22"/>
          <w:szCs w:val="22"/>
        </w:rPr>
        <w:t>Sry</w:t>
      </w:r>
      <w:proofErr w:type="spellEnd"/>
      <w:r w:rsidR="002D53E2">
        <w:rPr>
          <w:rFonts w:asciiTheme="minorHAnsi" w:hAnsiTheme="minorHAnsi"/>
          <w:i/>
          <w:sz w:val="22"/>
          <w:szCs w:val="22"/>
        </w:rPr>
        <w:t xml:space="preserve"> </w:t>
      </w:r>
      <w:r w:rsidR="002D53E2">
        <w:rPr>
          <w:rFonts w:asciiTheme="minorHAnsi" w:hAnsiTheme="minorHAnsi"/>
          <w:sz w:val="22"/>
          <w:szCs w:val="22"/>
        </w:rPr>
        <w:t>gene.</w:t>
      </w:r>
      <w:r w:rsidR="002D53E2">
        <w:rPr>
          <w:rFonts w:asciiTheme="minorHAnsi" w:hAnsiTheme="minorHAnsi" w:cstheme="minorHAnsi"/>
          <w:sz w:val="22"/>
          <w:szCs w:val="22"/>
        </w:rPr>
        <w:t xml:space="preserve"> </w:t>
      </w:r>
      <w:r w:rsidR="009011AC" w:rsidRPr="00FE1684">
        <w:rPr>
          <w:rFonts w:asciiTheme="minorHAnsi" w:hAnsiTheme="minorHAnsi"/>
          <w:sz w:val="22"/>
          <w:szCs w:val="22"/>
        </w:rPr>
        <w:t xml:space="preserve">Briefly, </w:t>
      </w:r>
      <w:r w:rsidR="009011AC">
        <w:rPr>
          <w:rFonts w:asciiTheme="minorHAnsi" w:hAnsiTheme="minorHAnsi"/>
          <w:sz w:val="22"/>
          <w:szCs w:val="22"/>
        </w:rPr>
        <w:t xml:space="preserve">the tail </w:t>
      </w:r>
      <w:r w:rsidR="009011AC" w:rsidRPr="00FE1684">
        <w:rPr>
          <w:rFonts w:asciiTheme="minorHAnsi" w:hAnsiTheme="minorHAnsi"/>
          <w:sz w:val="22"/>
          <w:szCs w:val="22"/>
        </w:rPr>
        <w:t xml:space="preserve">will be homogenized and treated to collect the </w:t>
      </w:r>
      <w:r w:rsidR="009011AC">
        <w:rPr>
          <w:rFonts w:asciiTheme="minorHAnsi" w:hAnsiTheme="minorHAnsi"/>
          <w:sz w:val="22"/>
          <w:szCs w:val="22"/>
        </w:rPr>
        <w:t>D</w:t>
      </w:r>
      <w:r w:rsidR="009011AC" w:rsidRPr="00FE1684">
        <w:rPr>
          <w:rFonts w:asciiTheme="minorHAnsi" w:hAnsiTheme="minorHAnsi"/>
          <w:sz w:val="22"/>
          <w:szCs w:val="22"/>
        </w:rPr>
        <w:t xml:space="preserve">NA. </w:t>
      </w:r>
      <w:r w:rsidR="001670BD">
        <w:rPr>
          <w:rFonts w:asciiTheme="minorHAnsi" w:hAnsiTheme="minorHAnsi"/>
          <w:sz w:val="22"/>
          <w:szCs w:val="22"/>
        </w:rPr>
        <w:t xml:space="preserve">Sample, </w:t>
      </w:r>
      <w:r w:rsidR="005C2CC5">
        <w:rPr>
          <w:rFonts w:asciiTheme="minorHAnsi" w:hAnsiTheme="minorHAnsi"/>
          <w:sz w:val="22"/>
          <w:szCs w:val="22"/>
        </w:rPr>
        <w:t xml:space="preserve">forward and reverse </w:t>
      </w:r>
      <w:proofErr w:type="spellStart"/>
      <w:r w:rsidR="005C2CC5">
        <w:rPr>
          <w:rFonts w:asciiTheme="minorHAnsi" w:hAnsiTheme="minorHAnsi"/>
          <w:i/>
          <w:sz w:val="22"/>
          <w:szCs w:val="22"/>
        </w:rPr>
        <w:t>Sry</w:t>
      </w:r>
      <w:proofErr w:type="spellEnd"/>
      <w:r w:rsidR="005C2CC5">
        <w:rPr>
          <w:rFonts w:asciiTheme="minorHAnsi" w:hAnsiTheme="minorHAnsi"/>
          <w:i/>
          <w:sz w:val="22"/>
          <w:szCs w:val="22"/>
        </w:rPr>
        <w:t xml:space="preserve"> </w:t>
      </w:r>
      <w:r w:rsidR="001670BD">
        <w:rPr>
          <w:rFonts w:asciiTheme="minorHAnsi" w:hAnsiTheme="minorHAnsi"/>
          <w:sz w:val="22"/>
          <w:szCs w:val="22"/>
        </w:rPr>
        <w:t>primers, dNTP, polymerase,</w:t>
      </w:r>
      <w:r w:rsidR="005C2CC5">
        <w:rPr>
          <w:rFonts w:asciiTheme="minorHAnsi" w:hAnsiTheme="minorHAnsi"/>
          <w:sz w:val="22"/>
          <w:szCs w:val="22"/>
        </w:rPr>
        <w:t xml:space="preserve"> sterile water,</w:t>
      </w:r>
      <w:r w:rsidR="001670BD">
        <w:rPr>
          <w:rFonts w:asciiTheme="minorHAnsi" w:hAnsiTheme="minorHAnsi"/>
          <w:sz w:val="22"/>
          <w:szCs w:val="22"/>
        </w:rPr>
        <w:t xml:space="preserve"> and manufacturer buffer will be mixed. Thermal cycler will be </w:t>
      </w:r>
      <w:r w:rsidR="002D53E2">
        <w:rPr>
          <w:rFonts w:asciiTheme="minorHAnsi" w:hAnsiTheme="minorHAnsi"/>
          <w:sz w:val="22"/>
          <w:szCs w:val="22"/>
        </w:rPr>
        <w:t>run at various temperatures for ~4 hours.</w:t>
      </w:r>
    </w:p>
    <w:p w14:paraId="3281DCEE" w14:textId="6423EE77" w:rsidR="00C76CD5" w:rsidRPr="00C76CD5" w:rsidRDefault="00C76CD5" w:rsidP="00C76CD5">
      <w:pPr>
        <w:pStyle w:val="Heading2"/>
        <w:rPr>
          <w:rFonts w:asciiTheme="minorHAnsi" w:hAnsiTheme="minorHAnsi" w:cstheme="minorHAnsi"/>
        </w:rPr>
      </w:pPr>
      <w:bookmarkStart w:id="51" w:name="_Toc16507576"/>
      <w:proofErr w:type="spellStart"/>
      <w:r w:rsidRPr="00C76CD5">
        <w:rPr>
          <w:rFonts w:asciiTheme="minorHAnsi" w:hAnsiTheme="minorHAnsi" w:cstheme="minorHAnsi"/>
        </w:rPr>
        <w:t>RNAseq</w:t>
      </w:r>
      <w:bookmarkEnd w:id="51"/>
      <w:proofErr w:type="spellEnd"/>
    </w:p>
    <w:p w14:paraId="78280564" w14:textId="7C095AAF" w:rsidR="00C37C76" w:rsidRPr="00274133" w:rsidRDefault="00C76CD5" w:rsidP="00874782">
      <w:pPr>
        <w:rPr>
          <w:rFonts w:asciiTheme="minorHAnsi" w:hAnsiTheme="minorHAnsi" w:cstheme="minorHAnsi"/>
          <w:sz w:val="22"/>
          <w:szCs w:val="22"/>
        </w:rPr>
      </w:pPr>
      <w:r w:rsidRPr="00274133">
        <w:rPr>
          <w:rFonts w:asciiTheme="minorHAnsi" w:hAnsiTheme="minorHAnsi" w:cstheme="minorHAnsi"/>
          <w:sz w:val="22"/>
          <w:szCs w:val="22"/>
        </w:rPr>
        <w:t xml:space="preserve">To determine gene expression of placentas exposed to antenatal GC, we will </w:t>
      </w:r>
      <w:r w:rsidR="00EE52EE" w:rsidRPr="00274133">
        <w:rPr>
          <w:rFonts w:asciiTheme="minorHAnsi" w:hAnsiTheme="minorHAnsi" w:cstheme="minorHAnsi"/>
          <w:sz w:val="22"/>
          <w:szCs w:val="22"/>
        </w:rPr>
        <w:t xml:space="preserve">perform </w:t>
      </w:r>
      <w:proofErr w:type="spellStart"/>
      <w:r w:rsidR="00EE52EE" w:rsidRPr="00274133">
        <w:rPr>
          <w:rFonts w:asciiTheme="minorHAnsi" w:hAnsiTheme="minorHAnsi" w:cstheme="minorHAnsi"/>
          <w:sz w:val="22"/>
          <w:szCs w:val="22"/>
        </w:rPr>
        <w:t>RNAseq</w:t>
      </w:r>
      <w:proofErr w:type="spellEnd"/>
      <w:r w:rsidR="00EE52EE" w:rsidRPr="00274133">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274133">
        <w:rPr>
          <w:rFonts w:asciiTheme="minorHAnsi" w:hAnsiTheme="minorHAnsi" w:cstheme="minorHAnsi"/>
          <w:sz w:val="22"/>
          <w:szCs w:val="22"/>
        </w:rPr>
        <w:t>RNAseq</w:t>
      </w:r>
      <w:proofErr w:type="spellEnd"/>
      <w:r w:rsidR="00EE52EE" w:rsidRPr="00274133">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274133">
        <w:rPr>
          <w:rFonts w:asciiTheme="minorHAnsi" w:hAnsiTheme="minorHAnsi" w:cstheme="minorHAnsi"/>
          <w:sz w:val="22"/>
          <w:szCs w:val="22"/>
        </w:rPr>
        <w:t>TopHat</w:t>
      </w:r>
      <w:proofErr w:type="spellEnd"/>
      <w:r w:rsidR="00EE52EE" w:rsidRPr="00274133">
        <w:rPr>
          <w:rFonts w:asciiTheme="minorHAnsi" w:hAnsiTheme="minorHAnsi" w:cstheme="minorHAnsi"/>
          <w:sz w:val="22"/>
          <w:szCs w:val="22"/>
        </w:rPr>
        <w:t>/</w:t>
      </w:r>
      <w:proofErr w:type="spellStart"/>
      <w:r w:rsidR="00EE52EE" w:rsidRPr="00274133">
        <w:rPr>
          <w:rFonts w:asciiTheme="minorHAnsi" w:hAnsiTheme="minorHAnsi" w:cstheme="minorHAnsi"/>
          <w:sz w:val="22"/>
          <w:szCs w:val="22"/>
        </w:rPr>
        <w:t>DESeq</w:t>
      </w:r>
      <w:proofErr w:type="spellEnd"/>
      <w:r w:rsidR="00EE52EE" w:rsidRPr="00274133">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274133">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274133">
        <w:rPr>
          <w:rFonts w:asciiTheme="minorHAnsi" w:hAnsiTheme="minorHAnsi" w:cstheme="minorHAnsi"/>
          <w:sz w:val="22"/>
          <w:szCs w:val="22"/>
        </w:rPr>
        <w:t xml:space="preserve">Our lab has extensive experience in performing </w:t>
      </w:r>
      <w:proofErr w:type="spellStart"/>
      <w:r w:rsidR="00C37C76" w:rsidRPr="00274133">
        <w:rPr>
          <w:rFonts w:asciiTheme="minorHAnsi" w:hAnsiTheme="minorHAnsi" w:cstheme="minorHAnsi"/>
          <w:sz w:val="22"/>
          <w:szCs w:val="22"/>
        </w:rPr>
        <w:t>RNAseq</w:t>
      </w:r>
      <w:proofErr w:type="spellEnd"/>
      <w:r w:rsidR="00C37C76" w:rsidRPr="00274133">
        <w:rPr>
          <w:rFonts w:asciiTheme="minorHAnsi" w:hAnsiTheme="minorHAnsi" w:cstheme="minorHAnsi"/>
          <w:sz w:val="22"/>
          <w:szCs w:val="22"/>
        </w:rPr>
        <w:t xml:space="preserve"> studies </w:t>
      </w:r>
      <w:r w:rsidR="0081568E" w:rsidRPr="00274133">
        <w:rPr>
          <w:rFonts w:asciiTheme="minorHAnsi" w:hAnsiTheme="minorHAnsi" w:cstheme="minorHAnsi"/>
          <w:sz w:val="22"/>
          <w:szCs w:val="22"/>
        </w:rPr>
        <w:fldChar w:fldCharType="begin" w:fldLock="1"/>
      </w:r>
      <w:r w:rsidR="004D3E33">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274133">
        <w:rPr>
          <w:rFonts w:asciiTheme="minorHAnsi" w:hAnsiTheme="minorHAnsi" w:cstheme="minorHAnsi"/>
          <w:sz w:val="22"/>
          <w:szCs w:val="22"/>
        </w:rPr>
        <w:fldChar w:fldCharType="separate"/>
      </w:r>
      <w:r w:rsidR="00586E35" w:rsidRPr="00274133">
        <w:rPr>
          <w:rFonts w:asciiTheme="minorHAnsi" w:hAnsiTheme="minorHAnsi" w:cstheme="minorHAnsi"/>
          <w:noProof/>
          <w:sz w:val="22"/>
          <w:szCs w:val="22"/>
        </w:rPr>
        <w:t xml:space="preserve">(Lu </w:t>
      </w:r>
      <w:r w:rsidR="00586E35" w:rsidRPr="00274133">
        <w:rPr>
          <w:rFonts w:asciiTheme="minorHAnsi" w:hAnsiTheme="minorHAnsi" w:cstheme="minorHAnsi"/>
          <w:i/>
          <w:noProof/>
          <w:sz w:val="22"/>
          <w:szCs w:val="22"/>
        </w:rPr>
        <w:t>et al.</w:t>
      </w:r>
      <w:r w:rsidR="00586E35" w:rsidRPr="00274133">
        <w:rPr>
          <w:rFonts w:asciiTheme="minorHAnsi" w:hAnsiTheme="minorHAnsi" w:cstheme="minorHAnsi"/>
          <w:noProof/>
          <w:sz w:val="22"/>
          <w:szCs w:val="22"/>
        </w:rPr>
        <w:t xml:space="preserve">, 2014; Hochberg </w:t>
      </w:r>
      <w:r w:rsidR="00586E35" w:rsidRPr="00274133">
        <w:rPr>
          <w:rFonts w:asciiTheme="minorHAnsi" w:hAnsiTheme="minorHAnsi" w:cstheme="minorHAnsi"/>
          <w:i/>
          <w:noProof/>
          <w:sz w:val="22"/>
          <w:szCs w:val="22"/>
        </w:rPr>
        <w:t>et al.</w:t>
      </w:r>
      <w:r w:rsidR="00586E35" w:rsidRPr="00274133">
        <w:rPr>
          <w:rFonts w:asciiTheme="minorHAnsi" w:hAnsiTheme="minorHAnsi" w:cstheme="minorHAnsi"/>
          <w:noProof/>
          <w:sz w:val="22"/>
          <w:szCs w:val="22"/>
        </w:rPr>
        <w:t xml:space="preserve">, 2015; Urraca </w:t>
      </w:r>
      <w:r w:rsidR="00586E35" w:rsidRPr="00274133">
        <w:rPr>
          <w:rFonts w:asciiTheme="minorHAnsi" w:hAnsiTheme="minorHAnsi" w:cstheme="minorHAnsi"/>
          <w:i/>
          <w:noProof/>
          <w:sz w:val="22"/>
          <w:szCs w:val="22"/>
        </w:rPr>
        <w:t>et al.</w:t>
      </w:r>
      <w:r w:rsidR="00586E35" w:rsidRPr="00274133">
        <w:rPr>
          <w:rFonts w:asciiTheme="minorHAnsi" w:hAnsiTheme="minorHAnsi" w:cstheme="minorHAnsi"/>
          <w:noProof/>
          <w:sz w:val="22"/>
          <w:szCs w:val="22"/>
        </w:rPr>
        <w:t xml:space="preserve">, 2015; Ponnusamy </w:t>
      </w:r>
      <w:r w:rsidR="00586E35" w:rsidRPr="00274133">
        <w:rPr>
          <w:rFonts w:asciiTheme="minorHAnsi" w:hAnsiTheme="minorHAnsi" w:cstheme="minorHAnsi"/>
          <w:i/>
          <w:noProof/>
          <w:sz w:val="22"/>
          <w:szCs w:val="22"/>
        </w:rPr>
        <w:t>et al.</w:t>
      </w:r>
      <w:r w:rsidR="00586E35" w:rsidRPr="00274133">
        <w:rPr>
          <w:rFonts w:asciiTheme="minorHAnsi" w:hAnsiTheme="minorHAnsi" w:cstheme="minorHAnsi"/>
          <w:noProof/>
          <w:sz w:val="22"/>
          <w:szCs w:val="22"/>
        </w:rPr>
        <w:t xml:space="preserve">, 2017; Ochsner </w:t>
      </w:r>
      <w:r w:rsidR="00586E35" w:rsidRPr="00274133">
        <w:rPr>
          <w:rFonts w:asciiTheme="minorHAnsi" w:hAnsiTheme="minorHAnsi" w:cstheme="minorHAnsi"/>
          <w:i/>
          <w:noProof/>
          <w:sz w:val="22"/>
          <w:szCs w:val="22"/>
        </w:rPr>
        <w:t>et al.</w:t>
      </w:r>
      <w:r w:rsidR="00586E35" w:rsidRPr="00274133">
        <w:rPr>
          <w:rFonts w:asciiTheme="minorHAnsi" w:hAnsiTheme="minorHAnsi" w:cstheme="minorHAnsi"/>
          <w:noProof/>
          <w:sz w:val="22"/>
          <w:szCs w:val="22"/>
        </w:rPr>
        <w:t>, 2019)</w:t>
      </w:r>
      <w:r w:rsidR="0081568E" w:rsidRPr="00274133">
        <w:rPr>
          <w:rFonts w:asciiTheme="minorHAnsi" w:hAnsiTheme="minorHAnsi" w:cstheme="minorHAnsi"/>
          <w:sz w:val="22"/>
          <w:szCs w:val="22"/>
        </w:rPr>
        <w:fldChar w:fldCharType="end"/>
      </w:r>
      <w:r w:rsidR="00586E35" w:rsidRPr="00274133">
        <w:rPr>
          <w:rFonts w:asciiTheme="minorHAnsi" w:hAnsiTheme="minorHAnsi" w:cstheme="minorHAnsi"/>
          <w:sz w:val="22"/>
          <w:szCs w:val="22"/>
        </w:rPr>
        <w:t>.</w:t>
      </w:r>
    </w:p>
    <w:p w14:paraId="38A5C689" w14:textId="3DAC4B7A" w:rsidR="00874782" w:rsidRPr="003F1702" w:rsidRDefault="00CB0AF7" w:rsidP="00CB0AF7">
      <w:pPr>
        <w:pStyle w:val="Heading2"/>
        <w:rPr>
          <w:rFonts w:asciiTheme="minorHAnsi" w:hAnsiTheme="minorHAnsi" w:cstheme="minorHAnsi"/>
        </w:rPr>
      </w:pPr>
      <w:bookmarkStart w:id="52" w:name="_Toc16507577"/>
      <w:r w:rsidRPr="003F1702">
        <w:rPr>
          <w:rFonts w:asciiTheme="minorHAnsi" w:hAnsiTheme="minorHAnsi" w:cstheme="minorHAnsi"/>
        </w:rPr>
        <w:t>Genotyping</w:t>
      </w:r>
      <w:bookmarkEnd w:id="52"/>
    </w:p>
    <w:p w14:paraId="24B39628" w14:textId="6BE56F03" w:rsidR="007E3ED8" w:rsidRPr="003F1702" w:rsidRDefault="00942EA1" w:rsidP="008F466E">
      <w:pPr>
        <w:rPr>
          <w:rFonts w:asciiTheme="minorHAnsi" w:hAnsiTheme="minorHAnsi" w:cstheme="minorHAnsi"/>
          <w:sz w:val="22"/>
          <w:szCs w:val="22"/>
        </w:rPr>
      </w:pPr>
      <w:r w:rsidRPr="003F1702">
        <w:rPr>
          <w:rFonts w:asciiTheme="minorHAnsi" w:hAnsiTheme="minorHAnsi" w:cstheme="minorHAnsi"/>
          <w:sz w:val="22"/>
          <w:szCs w:val="22"/>
        </w:rPr>
        <w:t>Maternal</w:t>
      </w:r>
      <w:r w:rsidR="006A0D15" w:rsidRPr="003F1702">
        <w:rPr>
          <w:rFonts w:asciiTheme="minorHAnsi" w:hAnsiTheme="minorHAnsi" w:cstheme="minorHAnsi"/>
          <w:sz w:val="22"/>
          <w:szCs w:val="22"/>
        </w:rPr>
        <w:t xml:space="preserve"> and fetal</w:t>
      </w:r>
      <w:r w:rsidRPr="003F1702">
        <w:rPr>
          <w:rFonts w:asciiTheme="minorHAnsi" w:hAnsiTheme="minorHAnsi" w:cstheme="minorHAnsi"/>
          <w:sz w:val="22"/>
          <w:szCs w:val="22"/>
        </w:rPr>
        <w:t xml:space="preserve"> genotyping </w:t>
      </w:r>
      <w:r w:rsidR="006A0D15" w:rsidRPr="003F1702">
        <w:rPr>
          <w:rFonts w:asciiTheme="minorHAnsi" w:hAnsiTheme="minorHAnsi" w:cstheme="minorHAnsi"/>
          <w:sz w:val="22"/>
          <w:szCs w:val="22"/>
        </w:rPr>
        <w:t xml:space="preserve">will be conducted to confirm the </w:t>
      </w:r>
      <w:r w:rsidR="008F466E" w:rsidRPr="003F1702">
        <w:rPr>
          <w:rFonts w:asciiTheme="minorHAnsi" w:hAnsiTheme="minorHAnsi" w:cstheme="minorHAnsi"/>
          <w:sz w:val="22"/>
          <w:szCs w:val="22"/>
        </w:rPr>
        <w:t xml:space="preserve">GR KO or WT </w:t>
      </w:r>
      <w:r w:rsidR="006A0D15" w:rsidRPr="003F1702">
        <w:rPr>
          <w:rFonts w:asciiTheme="minorHAnsi" w:hAnsiTheme="minorHAnsi" w:cstheme="minorHAnsi"/>
          <w:sz w:val="22"/>
          <w:szCs w:val="22"/>
        </w:rPr>
        <w:t xml:space="preserve">genotype </w:t>
      </w:r>
      <w:r w:rsidR="008F466E" w:rsidRPr="003F1702">
        <w:rPr>
          <w:rFonts w:asciiTheme="minorHAnsi" w:hAnsiTheme="minorHAnsi" w:cstheme="minorHAnsi"/>
          <w:sz w:val="22"/>
          <w:szCs w:val="22"/>
        </w:rPr>
        <w:t xml:space="preserve">of the dams and fetuses/placentas. To genotype the dams, DNA extraction from tail clips will be done. qPCR analysis of the </w:t>
      </w:r>
      <w:r w:rsidR="008F466E" w:rsidRPr="003F1702">
        <w:rPr>
          <w:rFonts w:asciiTheme="minorHAnsi" w:hAnsiTheme="minorHAnsi" w:cstheme="minorHAnsi"/>
          <w:i/>
          <w:sz w:val="22"/>
          <w:szCs w:val="22"/>
        </w:rPr>
        <w:t xml:space="preserve">Nr3c1 </w:t>
      </w:r>
      <w:r w:rsidR="008F466E" w:rsidRPr="003F1702">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3F1702">
        <w:rPr>
          <w:rFonts w:asciiTheme="minorHAnsi" w:hAnsiTheme="minorHAnsi" w:cstheme="minorHAnsi"/>
          <w:i/>
          <w:sz w:val="22"/>
          <w:szCs w:val="22"/>
        </w:rPr>
        <w:t>Nr3c1.</w:t>
      </w:r>
    </w:p>
    <w:p w14:paraId="67171699" w14:textId="77777777" w:rsidR="00E102B4" w:rsidRPr="003F1702" w:rsidRDefault="00E102B4" w:rsidP="00E102B4">
      <w:pPr>
        <w:pStyle w:val="Heading2"/>
        <w:rPr>
          <w:rFonts w:asciiTheme="minorHAnsi" w:hAnsiTheme="minorHAnsi" w:cstheme="minorHAnsi"/>
        </w:rPr>
      </w:pPr>
      <w:bookmarkStart w:id="53" w:name="_Toc15461876"/>
      <w:bookmarkStart w:id="54" w:name="_Toc16507578"/>
      <w:r w:rsidRPr="003F1702">
        <w:rPr>
          <w:rFonts w:asciiTheme="minorHAnsi" w:hAnsiTheme="minorHAnsi" w:cstheme="minorHAnsi"/>
        </w:rPr>
        <w:t>Western Blotting</w:t>
      </w:r>
      <w:bookmarkEnd w:id="49"/>
      <w:bookmarkEnd w:id="53"/>
      <w:bookmarkEnd w:id="54"/>
    </w:p>
    <w:p w14:paraId="7BCAE0FE" w14:textId="40931B4D" w:rsidR="00E102B4" w:rsidRPr="003F1702" w:rsidRDefault="00E102B4" w:rsidP="00E102B4">
      <w:pPr>
        <w:rPr>
          <w:rFonts w:asciiTheme="minorHAnsi" w:hAnsiTheme="minorHAnsi" w:cstheme="minorHAnsi"/>
          <w:sz w:val="22"/>
          <w:szCs w:val="22"/>
        </w:rPr>
      </w:pPr>
      <w:r w:rsidRPr="003F1702">
        <w:rPr>
          <w:rFonts w:asciiTheme="minorHAnsi" w:hAnsiTheme="minorHAnsi" w:cstheme="minorHAnsi"/>
          <w:sz w:val="22"/>
          <w:szCs w:val="22"/>
        </w:rPr>
        <w:t xml:space="preserve">Using the </w:t>
      </w:r>
      <w:r w:rsidR="00977176" w:rsidRPr="003F1702">
        <w:rPr>
          <w:rFonts w:asciiTheme="minorHAnsi" w:hAnsiTheme="minorHAnsi" w:cstheme="minorHAnsi"/>
          <w:sz w:val="22"/>
          <w:szCs w:val="22"/>
        </w:rPr>
        <w:t>placentas collected at E14.5,</w:t>
      </w:r>
      <w:r w:rsidRPr="003F1702">
        <w:rPr>
          <w:rFonts w:asciiTheme="minorHAnsi" w:hAnsiTheme="minorHAnsi" w:cstheme="minorHAnsi"/>
          <w:sz w:val="22"/>
          <w:szCs w:val="22"/>
        </w:rPr>
        <w:t xml:space="preserve"> mTORC1 activity</w:t>
      </w:r>
      <w:r w:rsidR="00977176" w:rsidRPr="003F1702">
        <w:rPr>
          <w:rFonts w:asciiTheme="minorHAnsi" w:hAnsiTheme="minorHAnsi" w:cstheme="minorHAnsi"/>
          <w:sz w:val="22"/>
          <w:szCs w:val="22"/>
        </w:rPr>
        <w:t xml:space="preserve"> will be assessed</w:t>
      </w:r>
      <w:r w:rsidRPr="003F1702">
        <w:rPr>
          <w:rFonts w:asciiTheme="minorHAnsi" w:hAnsiTheme="minorHAnsi" w:cstheme="minorHAnsi"/>
          <w:sz w:val="22"/>
          <w:szCs w:val="22"/>
        </w:rPr>
        <w:t>.</w:t>
      </w:r>
      <w:r w:rsidR="00FB32F6" w:rsidRPr="003F1702">
        <w:rPr>
          <w:rFonts w:asciiTheme="minorHAnsi" w:hAnsiTheme="minorHAnsi" w:cstheme="minorHAnsi"/>
          <w:sz w:val="22"/>
          <w:szCs w:val="22"/>
        </w:rPr>
        <w:t xml:space="preserve"> Validation of glucocorticoid receptor ablation will be validated from collected pl</w:t>
      </w:r>
      <w:r w:rsidR="00951BB4" w:rsidRPr="003F1702">
        <w:rPr>
          <w:rFonts w:asciiTheme="minorHAnsi" w:hAnsiTheme="minorHAnsi" w:cstheme="minorHAnsi"/>
          <w:sz w:val="22"/>
          <w:szCs w:val="22"/>
        </w:rPr>
        <w:t>a</w:t>
      </w:r>
      <w:r w:rsidR="00FB32F6" w:rsidRPr="003F1702">
        <w:rPr>
          <w:rFonts w:asciiTheme="minorHAnsi" w:hAnsiTheme="minorHAnsi" w:cstheme="minorHAnsi"/>
          <w:sz w:val="22"/>
          <w:szCs w:val="22"/>
        </w:rPr>
        <w:t>centas.</w:t>
      </w:r>
      <w:r w:rsidRPr="003F1702">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3F1702">
        <w:rPr>
          <w:rFonts w:asciiTheme="minorHAnsi" w:hAnsiTheme="minorHAnsi" w:cstheme="minorHAnsi"/>
          <w:sz w:val="22"/>
          <w:szCs w:val="22"/>
        </w:rPr>
        <w:t>LiC</w:t>
      </w:r>
      <w:r w:rsidR="00977176" w:rsidRPr="003F1702">
        <w:rPr>
          <w:rFonts w:asciiTheme="minorHAnsi" w:hAnsiTheme="minorHAnsi" w:cstheme="minorHAnsi"/>
          <w:sz w:val="22"/>
          <w:szCs w:val="22"/>
        </w:rPr>
        <w:t>OR</w:t>
      </w:r>
      <w:proofErr w:type="spellEnd"/>
      <w:r w:rsidRPr="003F1702">
        <w:rPr>
          <w:rFonts w:asciiTheme="minorHAnsi" w:hAnsiTheme="minorHAnsi" w:cstheme="minorHAnsi"/>
          <w:sz w:val="22"/>
          <w:szCs w:val="22"/>
        </w:rPr>
        <w:t xml:space="preserve"> to normalize against total protein. Samples will be incubated with the primary then the secondary </w:t>
      </w:r>
      <w:r w:rsidRPr="003F1702">
        <w:rPr>
          <w:rFonts w:asciiTheme="minorHAnsi" w:hAnsiTheme="minorHAnsi" w:cstheme="minorHAnsi"/>
          <w:sz w:val="22"/>
          <w:szCs w:val="22"/>
        </w:rPr>
        <w:lastRenderedPageBreak/>
        <w:t>antibodies. Briefly,</w:t>
      </w:r>
      <w:r w:rsidRPr="003F1702">
        <w:rPr>
          <w:rFonts w:asciiTheme="minorHAnsi" w:hAnsiTheme="minorHAnsi" w:cstheme="minorHAnsi"/>
          <w:color w:val="000000"/>
          <w:sz w:val="22"/>
          <w:szCs w:val="22"/>
          <w:shd w:val="clear" w:color="auto" w:fill="FFFFFF"/>
        </w:rPr>
        <w:t xml:space="preserve"> antibodies against </w:t>
      </w:r>
      <w:r w:rsidRPr="003F1702">
        <w:rPr>
          <w:rFonts w:asciiTheme="minorHAnsi" w:hAnsiTheme="minorHAnsi" w:cstheme="minorHAnsi"/>
          <w:sz w:val="22"/>
          <w:szCs w:val="22"/>
        </w:rPr>
        <w:t>total and phosphorylated mTORC1 targets (S6K, 4EBP1, S6) and regulators (</w:t>
      </w:r>
      <w:proofErr w:type="spellStart"/>
      <w:r w:rsidRPr="003F1702">
        <w:rPr>
          <w:rFonts w:asciiTheme="minorHAnsi" w:hAnsiTheme="minorHAnsi" w:cstheme="minorHAnsi"/>
          <w:sz w:val="22"/>
          <w:szCs w:val="22"/>
        </w:rPr>
        <w:t>Akt</w:t>
      </w:r>
      <w:proofErr w:type="spellEnd"/>
      <w:r w:rsidRPr="003F1702">
        <w:rPr>
          <w:rFonts w:asciiTheme="minorHAnsi" w:hAnsiTheme="minorHAnsi" w:cstheme="minorHAnsi"/>
          <w:sz w:val="22"/>
          <w:szCs w:val="22"/>
        </w:rPr>
        <w:t xml:space="preserve">, IRS and TSC2) </w:t>
      </w:r>
      <w:r w:rsidR="00FB32F6" w:rsidRPr="003F1702">
        <w:rPr>
          <w:rFonts w:asciiTheme="minorHAnsi" w:hAnsiTheme="minorHAnsi" w:cstheme="minorHAnsi"/>
          <w:sz w:val="22"/>
          <w:szCs w:val="22"/>
        </w:rPr>
        <w:t xml:space="preserve">and antibodies against GR </w:t>
      </w:r>
      <w:r w:rsidRPr="003F1702">
        <w:rPr>
          <w:rFonts w:asciiTheme="minorHAnsi" w:hAnsiTheme="minorHAnsi" w:cstheme="minorHAnsi"/>
          <w:sz w:val="22"/>
          <w:szCs w:val="22"/>
        </w:rPr>
        <w:t>will be used.</w:t>
      </w:r>
    </w:p>
    <w:p w14:paraId="31266251" w14:textId="77777777" w:rsidR="00E102B4" w:rsidRPr="003F1702" w:rsidRDefault="00E102B4" w:rsidP="00E102B4">
      <w:pPr>
        <w:pStyle w:val="Heading2"/>
        <w:rPr>
          <w:rFonts w:asciiTheme="minorHAnsi" w:hAnsiTheme="minorHAnsi" w:cstheme="minorHAnsi"/>
        </w:rPr>
      </w:pPr>
      <w:bookmarkStart w:id="55" w:name="_Toc14032703"/>
      <w:bookmarkStart w:id="56" w:name="_Toc15461877"/>
      <w:bookmarkStart w:id="57" w:name="_Toc16507579"/>
      <w:r w:rsidRPr="003F1702">
        <w:rPr>
          <w:rFonts w:asciiTheme="minorHAnsi" w:hAnsiTheme="minorHAnsi" w:cstheme="minorHAnsi"/>
        </w:rPr>
        <w:t>Histology</w:t>
      </w:r>
      <w:bookmarkEnd w:id="55"/>
      <w:bookmarkEnd w:id="56"/>
      <w:bookmarkEnd w:id="57"/>
    </w:p>
    <w:p w14:paraId="28968296" w14:textId="3CC1F57F" w:rsidR="00E102B4" w:rsidRPr="003F1702" w:rsidRDefault="00663EB6" w:rsidP="00E102B4">
      <w:pPr>
        <w:rPr>
          <w:rFonts w:asciiTheme="minorHAnsi" w:hAnsiTheme="minorHAnsi" w:cstheme="minorHAnsi"/>
          <w:sz w:val="22"/>
          <w:szCs w:val="22"/>
        </w:rPr>
      </w:pPr>
      <w:r w:rsidRPr="003F1702">
        <w:rPr>
          <w:rFonts w:asciiTheme="minorHAnsi" w:hAnsiTheme="minorHAnsi" w:cstheme="minorHAnsi"/>
          <w:sz w:val="22"/>
          <w:szCs w:val="22"/>
        </w:rPr>
        <w:t xml:space="preserve">Placentas </w:t>
      </w:r>
      <w:r w:rsidR="00E102B4" w:rsidRPr="003F1702">
        <w:rPr>
          <w:rFonts w:asciiTheme="minorHAnsi" w:hAnsiTheme="minorHAnsi" w:cstheme="minorHAnsi"/>
          <w:sz w:val="22"/>
          <w:szCs w:val="22"/>
        </w:rPr>
        <w:t xml:space="preserve">collected from control and experimental </w:t>
      </w:r>
      <w:r w:rsidRPr="003F1702">
        <w:rPr>
          <w:rFonts w:asciiTheme="minorHAnsi" w:hAnsiTheme="minorHAnsi" w:cstheme="minorHAnsi"/>
          <w:sz w:val="22"/>
          <w:szCs w:val="22"/>
        </w:rPr>
        <w:t xml:space="preserve">at E14.5 </w:t>
      </w:r>
      <w:r w:rsidR="00E102B4" w:rsidRPr="003F1702">
        <w:rPr>
          <w:rFonts w:asciiTheme="minorHAnsi" w:hAnsiTheme="minorHAnsi" w:cstheme="minorHAnsi"/>
          <w:sz w:val="22"/>
          <w:szCs w:val="22"/>
        </w:rPr>
        <w:t xml:space="preserve">will be embedded in paraffin and stained at the </w:t>
      </w:r>
      <w:proofErr w:type="spellStart"/>
      <w:r w:rsidR="00E102B4" w:rsidRPr="003F1702">
        <w:rPr>
          <w:rFonts w:asciiTheme="minorHAnsi" w:hAnsiTheme="minorHAnsi" w:cstheme="minorHAnsi"/>
          <w:sz w:val="22"/>
          <w:szCs w:val="22"/>
        </w:rPr>
        <w:t>Rogel</w:t>
      </w:r>
      <w:proofErr w:type="spellEnd"/>
      <w:r w:rsidR="00E102B4" w:rsidRPr="003F1702">
        <w:rPr>
          <w:rFonts w:asciiTheme="minorHAnsi" w:hAnsiTheme="minorHAnsi" w:cstheme="minorHAnsi"/>
          <w:sz w:val="22"/>
          <w:szCs w:val="22"/>
        </w:rPr>
        <w:t xml:space="preserve"> Cancer Center’s Tissue and Molecular Pathology. Slides will be blindly assessed for </w:t>
      </w:r>
      <w:r w:rsidR="00415929" w:rsidRPr="003F1702">
        <w:rPr>
          <w:rFonts w:asciiTheme="minorHAnsi" w:hAnsiTheme="minorHAnsi" w:cstheme="minorHAnsi"/>
          <w:sz w:val="22"/>
          <w:szCs w:val="22"/>
        </w:rPr>
        <w:t>labyrinth thickness and area.</w:t>
      </w:r>
    </w:p>
    <w:p w14:paraId="2D905B71" w14:textId="77777777" w:rsidR="00A31148" w:rsidRPr="003F1702" w:rsidRDefault="00A31148" w:rsidP="00A31148">
      <w:pPr>
        <w:pStyle w:val="Heading1"/>
        <w:rPr>
          <w:rFonts w:asciiTheme="minorHAnsi" w:hAnsiTheme="minorHAnsi" w:cstheme="minorHAnsi"/>
        </w:rPr>
      </w:pPr>
      <w:bookmarkStart w:id="58" w:name="_Toc15461878"/>
      <w:bookmarkStart w:id="59" w:name="_Toc16507580"/>
      <w:r w:rsidRPr="003F1702">
        <w:rPr>
          <w:rFonts w:asciiTheme="minorHAnsi" w:hAnsiTheme="minorHAnsi" w:cstheme="minorHAnsi"/>
        </w:rPr>
        <w:t>Expected Results</w:t>
      </w:r>
      <w:bookmarkEnd w:id="58"/>
      <w:bookmarkEnd w:id="59"/>
    </w:p>
    <w:p w14:paraId="1610D7F8" w14:textId="692F69A2" w:rsidR="00512B6C" w:rsidRPr="003F1702" w:rsidRDefault="00512B6C" w:rsidP="00A31148">
      <w:pPr>
        <w:pStyle w:val="Heading2"/>
        <w:rPr>
          <w:rFonts w:asciiTheme="minorHAnsi" w:hAnsiTheme="minorHAnsi" w:cstheme="minorHAnsi"/>
        </w:rPr>
      </w:pPr>
      <w:bookmarkStart w:id="60" w:name="_Toc15461879"/>
      <w:bookmarkStart w:id="61" w:name="_Toc16507581"/>
      <w:r w:rsidRPr="003F1702">
        <w:rPr>
          <w:rFonts w:asciiTheme="minorHAnsi" w:hAnsiTheme="minorHAnsi" w:cstheme="minorHAnsi"/>
          <w:b/>
          <w:bCs/>
        </w:rPr>
        <w:t>Aim 1.1: </w:t>
      </w:r>
      <w:r w:rsidRPr="003F1702">
        <w:rPr>
          <w:rFonts w:asciiTheme="minorHAnsi" w:hAnsiTheme="minorHAnsi" w:cstheme="minorHAnsi"/>
        </w:rPr>
        <w:t>How does maternal GC exposure affect placental</w:t>
      </w:r>
      <w:r w:rsidR="006D50EE" w:rsidRPr="003F1702">
        <w:rPr>
          <w:rFonts w:asciiTheme="minorHAnsi" w:hAnsiTheme="minorHAnsi" w:cstheme="minorHAnsi"/>
        </w:rPr>
        <w:t xml:space="preserve"> development</w:t>
      </w:r>
      <w:r w:rsidRPr="003F1702">
        <w:rPr>
          <w:rFonts w:asciiTheme="minorHAnsi" w:hAnsiTheme="minorHAnsi" w:cstheme="minorHAnsi"/>
        </w:rPr>
        <w:t xml:space="preserve">, fetal </w:t>
      </w:r>
      <w:r w:rsidR="006D50EE" w:rsidRPr="003F1702">
        <w:rPr>
          <w:rFonts w:asciiTheme="minorHAnsi" w:hAnsiTheme="minorHAnsi" w:cstheme="minorHAnsi"/>
        </w:rPr>
        <w:t>growth</w:t>
      </w:r>
      <w:r w:rsidRPr="003F1702">
        <w:rPr>
          <w:rFonts w:asciiTheme="minorHAnsi" w:hAnsiTheme="minorHAnsi" w:cstheme="minorHAnsi"/>
        </w:rPr>
        <w:t xml:space="preserve">, and </w:t>
      </w:r>
      <w:r w:rsidR="004F32E7" w:rsidRPr="003F1702">
        <w:rPr>
          <w:rFonts w:asciiTheme="minorHAnsi" w:hAnsiTheme="minorHAnsi" w:cstheme="minorHAnsi"/>
        </w:rPr>
        <w:t>fetal</w:t>
      </w:r>
      <w:r w:rsidRPr="003F1702">
        <w:rPr>
          <w:rFonts w:asciiTheme="minorHAnsi" w:hAnsiTheme="minorHAnsi" w:cstheme="minorHAnsi"/>
        </w:rPr>
        <w:t xml:space="preserve"> survival?</w:t>
      </w:r>
      <w:bookmarkEnd w:id="60"/>
      <w:bookmarkEnd w:id="61"/>
    </w:p>
    <w:p w14:paraId="5D0CE54A" w14:textId="28F9BF31" w:rsidR="00FD680E" w:rsidRPr="003F1702" w:rsidRDefault="00FD680E" w:rsidP="00FD680E">
      <w:pPr>
        <w:rPr>
          <w:rFonts w:asciiTheme="minorHAnsi" w:hAnsiTheme="minorHAnsi" w:cstheme="minorHAnsi"/>
          <w:sz w:val="22"/>
          <w:szCs w:val="22"/>
        </w:rPr>
      </w:pPr>
      <w:r w:rsidRPr="003F1702">
        <w:rPr>
          <w:rFonts w:asciiTheme="minorHAnsi" w:hAnsiTheme="minorHAnsi" w:cstheme="minorHAnsi"/>
          <w:sz w:val="22"/>
          <w:szCs w:val="22"/>
        </w:rPr>
        <w:t xml:space="preserve">I hypothesize that our prolonged dexamethasone exposure will reduce placental and fetal </w:t>
      </w:r>
      <w:r w:rsidR="00942EA1" w:rsidRPr="003F1702">
        <w:rPr>
          <w:rFonts w:asciiTheme="minorHAnsi" w:hAnsiTheme="minorHAnsi" w:cstheme="minorHAnsi"/>
          <w:sz w:val="22"/>
          <w:szCs w:val="22"/>
        </w:rPr>
        <w:t xml:space="preserve">weights along with </w:t>
      </w:r>
      <w:r w:rsidR="008761F1" w:rsidRPr="003F1702">
        <w:rPr>
          <w:rFonts w:asciiTheme="minorHAnsi" w:hAnsiTheme="minorHAnsi" w:cstheme="minorHAnsi"/>
          <w:sz w:val="22"/>
          <w:szCs w:val="22"/>
        </w:rPr>
        <w:t xml:space="preserve">reduced </w:t>
      </w:r>
      <w:r w:rsidR="00942EA1" w:rsidRPr="003F1702">
        <w:rPr>
          <w:rFonts w:asciiTheme="minorHAnsi" w:hAnsiTheme="minorHAnsi" w:cstheme="minorHAnsi"/>
          <w:sz w:val="22"/>
          <w:szCs w:val="22"/>
        </w:rPr>
        <w:t>placental labyrinth zone area</w:t>
      </w:r>
      <w:r w:rsidRPr="003F1702">
        <w:rPr>
          <w:rFonts w:asciiTheme="minorHAnsi" w:hAnsiTheme="minorHAnsi" w:cstheme="minorHAnsi"/>
          <w:sz w:val="22"/>
          <w:szCs w:val="22"/>
        </w:rPr>
        <w:t xml:space="preserve"> causing intrauterine growth restriction (IUGR)</w:t>
      </w:r>
      <w:r w:rsidR="00452CDA" w:rsidRPr="003F1702">
        <w:rPr>
          <w:rFonts w:asciiTheme="minorHAnsi" w:hAnsiTheme="minorHAnsi" w:cstheme="minorHAnsi"/>
          <w:sz w:val="22"/>
          <w:szCs w:val="22"/>
        </w:rPr>
        <w:t xml:space="preserve"> </w:t>
      </w:r>
      <w:r w:rsidR="00AF53A2" w:rsidRPr="003F1702">
        <w:rPr>
          <w:rFonts w:asciiTheme="minorHAnsi" w:hAnsiTheme="minorHAnsi" w:cstheme="minorHAnsi"/>
          <w:sz w:val="22"/>
          <w:szCs w:val="22"/>
        </w:rPr>
        <w:t xml:space="preserve">in </w:t>
      </w:r>
      <w:r w:rsidR="0046472F" w:rsidRPr="003F1702">
        <w:rPr>
          <w:rFonts w:asciiTheme="minorHAnsi" w:hAnsiTheme="minorHAnsi" w:cstheme="minorHAnsi"/>
          <w:sz w:val="22"/>
          <w:szCs w:val="22"/>
        </w:rPr>
        <w:t xml:space="preserve">group of dexamethasone pre-gestation till E14.5 and in the group of dexamethasone conception till E14.5 </w:t>
      </w:r>
      <w:r w:rsidR="00452CDA" w:rsidRPr="003F1702">
        <w:rPr>
          <w:rFonts w:asciiTheme="minorHAnsi" w:hAnsiTheme="minorHAnsi" w:cstheme="minorHAnsi"/>
          <w:sz w:val="22"/>
          <w:szCs w:val="22"/>
        </w:rPr>
        <w:t xml:space="preserve">with more </w:t>
      </w:r>
      <w:r w:rsidR="00AF53A2" w:rsidRPr="003F1702">
        <w:rPr>
          <w:rFonts w:asciiTheme="minorHAnsi" w:hAnsiTheme="minorHAnsi" w:cstheme="minorHAnsi"/>
          <w:sz w:val="22"/>
          <w:szCs w:val="22"/>
        </w:rPr>
        <w:t xml:space="preserve">pronounced effect in the groups treated </w:t>
      </w:r>
      <w:r w:rsidR="004F32E7" w:rsidRPr="003F1702">
        <w:rPr>
          <w:rFonts w:asciiTheme="minorHAnsi" w:hAnsiTheme="minorHAnsi" w:cstheme="minorHAnsi"/>
          <w:sz w:val="22"/>
          <w:szCs w:val="22"/>
        </w:rPr>
        <w:t xml:space="preserve">with dexamethasone </w:t>
      </w:r>
      <w:r w:rsidR="00AF53A2" w:rsidRPr="003F1702">
        <w:rPr>
          <w:rFonts w:asciiTheme="minorHAnsi" w:hAnsiTheme="minorHAnsi" w:cstheme="minorHAnsi"/>
          <w:sz w:val="22"/>
          <w:szCs w:val="22"/>
        </w:rPr>
        <w:t>pre</w:t>
      </w:r>
      <w:r w:rsidR="004F32E7" w:rsidRPr="003F1702">
        <w:rPr>
          <w:rFonts w:asciiTheme="minorHAnsi" w:hAnsiTheme="minorHAnsi" w:cstheme="minorHAnsi"/>
          <w:sz w:val="22"/>
          <w:szCs w:val="22"/>
        </w:rPr>
        <w:t>-</w:t>
      </w:r>
      <w:r w:rsidR="00AF53A2" w:rsidRPr="003F1702">
        <w:rPr>
          <w:rFonts w:asciiTheme="minorHAnsi" w:hAnsiTheme="minorHAnsi" w:cstheme="minorHAnsi"/>
          <w:sz w:val="22"/>
          <w:szCs w:val="22"/>
        </w:rPr>
        <w:t>gestation</w:t>
      </w:r>
      <w:r w:rsidR="003E3624" w:rsidRPr="003F1702">
        <w:rPr>
          <w:rFonts w:asciiTheme="minorHAnsi" w:hAnsiTheme="minorHAnsi" w:cstheme="minorHAnsi"/>
          <w:sz w:val="22"/>
          <w:szCs w:val="22"/>
        </w:rPr>
        <w:t xml:space="preserve"> over groups treated at conception</w:t>
      </w:r>
      <w:r w:rsidRPr="003F1702">
        <w:rPr>
          <w:rFonts w:asciiTheme="minorHAnsi" w:hAnsiTheme="minorHAnsi" w:cstheme="minorHAnsi"/>
          <w:sz w:val="22"/>
          <w:szCs w:val="22"/>
        </w:rPr>
        <w:t xml:space="preserve">. </w:t>
      </w:r>
      <w:r w:rsidR="00565EA6" w:rsidRPr="003F1702">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3F1702">
        <w:rPr>
          <w:rFonts w:asciiTheme="minorHAnsi" w:hAnsiTheme="minorHAnsi" w:cstheme="minorHAnsi"/>
          <w:sz w:val="22"/>
          <w:szCs w:val="22"/>
        </w:rPr>
        <w:fldChar w:fldCharType="begin" w:fldLock="1"/>
      </w:r>
      <w:r w:rsidR="00565EA6" w:rsidRPr="003F1702">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3F1702">
        <w:rPr>
          <w:rFonts w:asciiTheme="minorHAnsi" w:hAnsiTheme="minorHAnsi" w:cstheme="minorHAnsi"/>
          <w:sz w:val="22"/>
          <w:szCs w:val="22"/>
        </w:rPr>
        <w:fldChar w:fldCharType="separate"/>
      </w:r>
      <w:r w:rsidR="00565EA6" w:rsidRPr="003F1702">
        <w:rPr>
          <w:rFonts w:asciiTheme="minorHAnsi" w:hAnsiTheme="minorHAnsi" w:cstheme="minorHAnsi"/>
          <w:noProof/>
          <w:sz w:val="22"/>
          <w:szCs w:val="22"/>
        </w:rPr>
        <w:t xml:space="preserve">(Baisden </w:t>
      </w:r>
      <w:r w:rsidR="00565EA6" w:rsidRPr="003F1702">
        <w:rPr>
          <w:rFonts w:asciiTheme="minorHAnsi" w:hAnsiTheme="minorHAnsi" w:cstheme="minorHAnsi"/>
          <w:i/>
          <w:noProof/>
          <w:sz w:val="22"/>
          <w:szCs w:val="22"/>
        </w:rPr>
        <w:t>et al.</w:t>
      </w:r>
      <w:r w:rsidR="00565EA6" w:rsidRPr="003F1702">
        <w:rPr>
          <w:rFonts w:asciiTheme="minorHAnsi" w:hAnsiTheme="minorHAnsi" w:cstheme="minorHAnsi"/>
          <w:noProof/>
          <w:sz w:val="22"/>
          <w:szCs w:val="22"/>
        </w:rPr>
        <w:t>, 2007)</w:t>
      </w:r>
      <w:r w:rsidR="00565EA6" w:rsidRPr="003F1702">
        <w:rPr>
          <w:rFonts w:asciiTheme="minorHAnsi" w:hAnsiTheme="minorHAnsi" w:cstheme="minorHAnsi"/>
          <w:sz w:val="22"/>
          <w:szCs w:val="22"/>
        </w:rPr>
        <w:fldChar w:fldCharType="end"/>
      </w:r>
      <w:r w:rsidR="00565EA6" w:rsidRPr="003F1702">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3F1702">
        <w:rPr>
          <w:rFonts w:asciiTheme="minorHAnsi" w:hAnsiTheme="minorHAnsi" w:cstheme="minorHAnsi"/>
          <w:sz w:val="22"/>
          <w:szCs w:val="22"/>
        </w:rPr>
        <w:fldChar w:fldCharType="begin" w:fldLock="1"/>
      </w:r>
      <w:r w:rsidR="00565EA6"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3F1702">
        <w:rPr>
          <w:rFonts w:asciiTheme="minorHAnsi" w:hAnsiTheme="minorHAnsi" w:cstheme="minorHAnsi"/>
          <w:sz w:val="22"/>
          <w:szCs w:val="22"/>
        </w:rPr>
        <w:fldChar w:fldCharType="separate"/>
      </w:r>
      <w:r w:rsidR="00565EA6" w:rsidRPr="003F1702">
        <w:rPr>
          <w:rFonts w:asciiTheme="minorHAnsi" w:hAnsiTheme="minorHAnsi" w:cstheme="minorHAnsi"/>
          <w:noProof/>
          <w:sz w:val="22"/>
          <w:szCs w:val="22"/>
        </w:rPr>
        <w:t xml:space="preserve">(Vaughan </w:t>
      </w:r>
      <w:r w:rsidR="00565EA6" w:rsidRPr="003F1702">
        <w:rPr>
          <w:rFonts w:asciiTheme="minorHAnsi" w:hAnsiTheme="minorHAnsi" w:cstheme="minorHAnsi"/>
          <w:i/>
          <w:noProof/>
          <w:sz w:val="22"/>
          <w:szCs w:val="22"/>
        </w:rPr>
        <w:t>et al.</w:t>
      </w:r>
      <w:r w:rsidR="00565EA6" w:rsidRPr="003F1702">
        <w:rPr>
          <w:rFonts w:asciiTheme="minorHAnsi" w:hAnsiTheme="minorHAnsi" w:cstheme="minorHAnsi"/>
          <w:noProof/>
          <w:sz w:val="22"/>
          <w:szCs w:val="22"/>
        </w:rPr>
        <w:t>, 2012)</w:t>
      </w:r>
      <w:r w:rsidR="00565EA6" w:rsidRPr="003F1702">
        <w:rPr>
          <w:rFonts w:asciiTheme="minorHAnsi" w:hAnsiTheme="minorHAnsi" w:cstheme="minorHAnsi"/>
          <w:sz w:val="22"/>
          <w:szCs w:val="22"/>
        </w:rPr>
        <w:fldChar w:fldCharType="end"/>
      </w:r>
      <w:r w:rsidR="00565EA6" w:rsidRPr="003F1702">
        <w:rPr>
          <w:rFonts w:asciiTheme="minorHAnsi" w:hAnsiTheme="minorHAnsi" w:cstheme="minorHAnsi"/>
          <w:sz w:val="22"/>
          <w:szCs w:val="22"/>
        </w:rPr>
        <w:t xml:space="preserve">, which suggests that our prolonged exposure will have more drastic effects on placental labyrinth area. </w:t>
      </w:r>
      <w:r w:rsidR="004F32E7" w:rsidRPr="003F1702">
        <w:rPr>
          <w:rFonts w:asciiTheme="minorHAnsi" w:hAnsiTheme="minorHAnsi" w:cstheme="minorHAnsi"/>
          <w:sz w:val="22"/>
          <w:szCs w:val="22"/>
        </w:rPr>
        <w:t>To my knowledge, studies assessing effects of glucocorticoid treatment pre-gestation or very early in gestation are lacking</w:t>
      </w:r>
      <w:r w:rsidR="00ED1E6A" w:rsidRPr="003F1702">
        <w:rPr>
          <w:rFonts w:asciiTheme="minorHAnsi" w:hAnsiTheme="minorHAnsi" w:cstheme="minorHAnsi"/>
          <w:sz w:val="22"/>
          <w:szCs w:val="22"/>
        </w:rPr>
        <w:t>. My</w:t>
      </w:r>
      <w:r w:rsidR="00565EA6" w:rsidRPr="003F1702">
        <w:rPr>
          <w:rFonts w:asciiTheme="minorHAnsi" w:hAnsiTheme="minorHAnsi" w:cstheme="minorHAnsi"/>
          <w:sz w:val="22"/>
          <w:szCs w:val="22"/>
        </w:rPr>
        <w:t xml:space="preserve"> preliminary data show</w:t>
      </w:r>
      <w:r w:rsidR="00ED1E6A" w:rsidRPr="003F1702">
        <w:rPr>
          <w:rFonts w:asciiTheme="minorHAnsi" w:hAnsiTheme="minorHAnsi" w:cstheme="minorHAnsi"/>
          <w:sz w:val="22"/>
          <w:szCs w:val="22"/>
        </w:rPr>
        <w:t>s</w:t>
      </w:r>
      <w:r w:rsidR="00565EA6" w:rsidRPr="003F1702">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3F1702">
        <w:rPr>
          <w:rFonts w:asciiTheme="minorHAnsi" w:hAnsiTheme="minorHAnsi" w:cstheme="minorHAnsi"/>
          <w:sz w:val="22"/>
          <w:szCs w:val="22"/>
        </w:rPr>
        <w:t xml:space="preserve">had 1) </w:t>
      </w:r>
      <w:r w:rsidR="00565EA6" w:rsidRPr="003F1702">
        <w:rPr>
          <w:rFonts w:asciiTheme="minorHAnsi" w:hAnsiTheme="minorHAnsi" w:cstheme="minorHAnsi"/>
          <w:sz w:val="22"/>
          <w:szCs w:val="22"/>
        </w:rPr>
        <w:t>dramatically reduced fertility</w:t>
      </w:r>
      <w:r w:rsidR="00ED1E6A" w:rsidRPr="003F1702">
        <w:rPr>
          <w:rFonts w:asciiTheme="minorHAnsi" w:hAnsiTheme="minorHAnsi" w:cstheme="minorHAnsi"/>
          <w:sz w:val="22"/>
          <w:szCs w:val="22"/>
        </w:rPr>
        <w:t xml:space="preserve"> whereby litter size from treated dams was 34% lower and had 2)</w:t>
      </w:r>
      <w:r w:rsidR="00565EA6" w:rsidRPr="003F1702">
        <w:rPr>
          <w:rFonts w:asciiTheme="minorHAnsi" w:hAnsiTheme="minorHAnsi" w:cstheme="minorHAnsi"/>
          <w:sz w:val="22"/>
          <w:szCs w:val="22"/>
        </w:rPr>
        <w:t xml:space="preserve"> </w:t>
      </w:r>
      <w:r w:rsidR="00ED1E6A" w:rsidRPr="003F1702">
        <w:rPr>
          <w:rFonts w:asciiTheme="minorHAnsi" w:hAnsiTheme="minorHAnsi" w:cstheme="minorHAnsi"/>
          <w:sz w:val="22"/>
          <w:szCs w:val="22"/>
        </w:rPr>
        <w:t xml:space="preserve">37% reduction in </w:t>
      </w:r>
      <w:r w:rsidR="00565EA6" w:rsidRPr="003F1702">
        <w:rPr>
          <w:rFonts w:asciiTheme="minorHAnsi" w:hAnsiTheme="minorHAnsi" w:cstheme="minorHAnsi"/>
          <w:sz w:val="22"/>
          <w:szCs w:val="22"/>
        </w:rPr>
        <w:t>offspring birth weight</w:t>
      </w:r>
      <w:r w:rsidR="00ED1E6A" w:rsidRPr="003F1702">
        <w:rPr>
          <w:rFonts w:asciiTheme="minorHAnsi" w:hAnsiTheme="minorHAnsi" w:cstheme="minorHAnsi"/>
          <w:sz w:val="22"/>
          <w:szCs w:val="22"/>
        </w:rPr>
        <w:t xml:space="preserve">. </w:t>
      </w:r>
      <w:r w:rsidR="004F32E7" w:rsidRPr="003F1702">
        <w:rPr>
          <w:rFonts w:asciiTheme="minorHAnsi" w:hAnsiTheme="minorHAnsi" w:cstheme="minorHAnsi"/>
          <w:sz w:val="22"/>
          <w:szCs w:val="22"/>
        </w:rPr>
        <w:t xml:space="preserve">I </w:t>
      </w:r>
      <w:r w:rsidR="00ED1E6A" w:rsidRPr="003F1702">
        <w:rPr>
          <w:rFonts w:asciiTheme="minorHAnsi" w:hAnsiTheme="minorHAnsi" w:cstheme="minorHAnsi"/>
          <w:sz w:val="22"/>
          <w:szCs w:val="22"/>
        </w:rPr>
        <w:t xml:space="preserve">thus </w:t>
      </w:r>
      <w:r w:rsidR="004F32E7" w:rsidRPr="003F1702">
        <w:rPr>
          <w:rFonts w:asciiTheme="minorHAnsi" w:hAnsiTheme="minorHAnsi" w:cstheme="minorHAnsi"/>
          <w:sz w:val="22"/>
          <w:szCs w:val="22"/>
        </w:rPr>
        <w:t>expect f</w:t>
      </w:r>
      <w:r w:rsidRPr="003F1702">
        <w:rPr>
          <w:rFonts w:asciiTheme="minorHAnsi" w:hAnsiTheme="minorHAnsi" w:cstheme="minorHAnsi"/>
          <w:sz w:val="22"/>
          <w:szCs w:val="22"/>
        </w:rPr>
        <w:t xml:space="preserve">etal survival to be reduced </w:t>
      </w:r>
      <w:r w:rsidR="004F32E7" w:rsidRPr="003F1702">
        <w:rPr>
          <w:rFonts w:asciiTheme="minorHAnsi" w:hAnsiTheme="minorHAnsi" w:cstheme="minorHAnsi"/>
          <w:sz w:val="22"/>
          <w:szCs w:val="22"/>
        </w:rPr>
        <w:t xml:space="preserve">as evident by resorption more so in the dexamethasone pre-gestation group than </w:t>
      </w:r>
      <w:r w:rsidR="00ED1E6A" w:rsidRPr="003F1702">
        <w:rPr>
          <w:rFonts w:asciiTheme="minorHAnsi" w:hAnsiTheme="minorHAnsi" w:cstheme="minorHAnsi"/>
          <w:sz w:val="22"/>
          <w:szCs w:val="22"/>
        </w:rPr>
        <w:t xml:space="preserve">in </w:t>
      </w:r>
      <w:r w:rsidR="004F32E7" w:rsidRPr="003F1702">
        <w:rPr>
          <w:rFonts w:asciiTheme="minorHAnsi" w:hAnsiTheme="minorHAnsi" w:cstheme="minorHAnsi"/>
          <w:sz w:val="22"/>
          <w:szCs w:val="22"/>
        </w:rPr>
        <w:t>the conception group.</w:t>
      </w:r>
    </w:p>
    <w:p w14:paraId="41DBFCF4" w14:textId="77777777" w:rsidR="007946B3" w:rsidRPr="003F1702" w:rsidRDefault="007946B3" w:rsidP="00FD680E">
      <w:pPr>
        <w:rPr>
          <w:rFonts w:asciiTheme="minorHAnsi" w:hAnsiTheme="minorHAnsi" w:cstheme="minorHAnsi"/>
          <w:sz w:val="22"/>
          <w:szCs w:val="22"/>
        </w:rPr>
      </w:pPr>
    </w:p>
    <w:p w14:paraId="58FB7A2E" w14:textId="25E2C2F7" w:rsidR="004F32E7" w:rsidRPr="003F1702" w:rsidRDefault="004F32E7" w:rsidP="004F32E7">
      <w:pPr>
        <w:pStyle w:val="Heading2"/>
        <w:rPr>
          <w:rFonts w:asciiTheme="minorHAnsi" w:hAnsiTheme="minorHAnsi" w:cstheme="minorHAnsi"/>
        </w:rPr>
      </w:pPr>
      <w:bookmarkStart w:id="62" w:name="_Toc16507582"/>
      <w:bookmarkStart w:id="63" w:name="_Toc15461882"/>
      <w:r w:rsidRPr="003F1702">
        <w:rPr>
          <w:rFonts w:asciiTheme="minorHAnsi" w:hAnsiTheme="minorHAnsi" w:cstheme="minorHAnsi"/>
          <w:b/>
          <w:bCs/>
        </w:rPr>
        <w:t>Aim 1.2:</w:t>
      </w:r>
      <w:r w:rsidRPr="003F1702">
        <w:rPr>
          <w:rFonts w:asciiTheme="minorHAnsi" w:hAnsiTheme="minorHAnsi" w:cstheme="minorHAnsi"/>
        </w:rPr>
        <w:t> How does maternal GC exposure affect the expression of placental nutrient transporters?</w:t>
      </w:r>
      <w:bookmarkEnd w:id="62"/>
      <w:r w:rsidRPr="003F1702">
        <w:rPr>
          <w:rFonts w:asciiTheme="minorHAnsi" w:hAnsiTheme="minorHAnsi" w:cstheme="minorHAnsi"/>
        </w:rPr>
        <w:t> </w:t>
      </w:r>
      <w:bookmarkEnd w:id="63"/>
    </w:p>
    <w:p w14:paraId="4C453A72" w14:textId="75D7633D" w:rsidR="0015050F" w:rsidRPr="003F1702" w:rsidRDefault="004F32E7" w:rsidP="00F0111A">
      <w:pPr>
        <w:rPr>
          <w:rFonts w:asciiTheme="minorHAnsi" w:hAnsiTheme="minorHAnsi" w:cstheme="minorHAnsi"/>
          <w:sz w:val="22"/>
          <w:szCs w:val="22"/>
        </w:rPr>
      </w:pPr>
      <w:r w:rsidRPr="003F1702">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3F1702">
        <w:rPr>
          <w:rFonts w:asciiTheme="minorHAnsi" w:hAnsiTheme="minorHAnsi" w:cstheme="minorHAnsi"/>
          <w:sz w:val="22"/>
          <w:szCs w:val="22"/>
        </w:rPr>
        <w:t>I</w:t>
      </w:r>
      <w:r w:rsidRPr="003F1702">
        <w:rPr>
          <w:rFonts w:asciiTheme="minorHAnsi" w:hAnsiTheme="minorHAnsi" w:cstheme="minorHAnsi"/>
          <w:sz w:val="22"/>
          <w:szCs w:val="22"/>
        </w:rPr>
        <w:t xml:space="preserve"> predict that placental glucose transporters</w:t>
      </w:r>
      <w:r w:rsidR="00F0111A" w:rsidRPr="003F1702">
        <w:rPr>
          <w:rFonts w:asciiTheme="minorHAnsi" w:hAnsiTheme="minorHAnsi" w:cstheme="minorHAnsi"/>
          <w:sz w:val="22"/>
          <w:szCs w:val="22"/>
        </w:rPr>
        <w:t>, GLUT1 and GLUT3,</w:t>
      </w:r>
      <w:r w:rsidRPr="003F1702">
        <w:rPr>
          <w:rFonts w:asciiTheme="minorHAnsi" w:hAnsiTheme="minorHAnsi" w:cstheme="minorHAnsi"/>
          <w:sz w:val="22"/>
          <w:szCs w:val="22"/>
        </w:rPr>
        <w:t xml:space="preserve"> will </w:t>
      </w:r>
      <w:r w:rsidR="005C397F" w:rsidRPr="003F1702">
        <w:rPr>
          <w:rFonts w:asciiTheme="minorHAnsi" w:hAnsiTheme="minorHAnsi" w:cstheme="minorHAnsi"/>
          <w:sz w:val="22"/>
          <w:szCs w:val="22"/>
        </w:rPr>
        <w:t>have increased gene</w:t>
      </w:r>
      <w:r w:rsidRPr="003F1702">
        <w:rPr>
          <w:rFonts w:asciiTheme="minorHAnsi" w:hAnsiTheme="minorHAnsi" w:cstheme="minorHAnsi"/>
          <w:sz w:val="22"/>
          <w:szCs w:val="22"/>
        </w:rPr>
        <w:t xml:space="preserve"> expression</w:t>
      </w:r>
      <w:r w:rsidR="000A5534" w:rsidRPr="003F1702">
        <w:rPr>
          <w:rFonts w:asciiTheme="minorHAnsi" w:hAnsiTheme="minorHAnsi" w:cstheme="minorHAnsi"/>
          <w:sz w:val="22"/>
          <w:szCs w:val="22"/>
        </w:rPr>
        <w:t>.</w:t>
      </w:r>
      <w:r w:rsidRPr="003F1702">
        <w:rPr>
          <w:rFonts w:asciiTheme="minorHAnsi" w:hAnsiTheme="minorHAnsi" w:cstheme="minorHAnsi"/>
          <w:sz w:val="22"/>
          <w:szCs w:val="22"/>
        </w:rPr>
        <w:t xml:space="preserve"> </w:t>
      </w:r>
      <w:r w:rsidR="00F0111A" w:rsidRPr="003F1702">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3F1702">
        <w:rPr>
          <w:rFonts w:asciiTheme="minorHAnsi" w:hAnsiTheme="minorHAnsi" w:cstheme="minorHAnsi"/>
          <w:sz w:val="22"/>
          <w:szCs w:val="22"/>
        </w:rPr>
        <w:t>ug</w:t>
      </w:r>
      <w:proofErr w:type="spellEnd"/>
      <w:r w:rsidR="00F0111A" w:rsidRPr="003F1702">
        <w:rPr>
          <w:rFonts w:asciiTheme="minorHAnsi" w:hAnsiTheme="minorHAnsi" w:cstheme="minorHAnsi"/>
          <w:sz w:val="22"/>
          <w:szCs w:val="22"/>
        </w:rPr>
        <w:t xml:space="preserve">/kg body weight/ day of dexamethasone starting at E15 </w:t>
      </w:r>
      <w:r w:rsidR="00F0111A" w:rsidRPr="003F1702">
        <w:rPr>
          <w:rFonts w:asciiTheme="minorHAnsi" w:hAnsiTheme="minorHAnsi" w:cstheme="minorHAnsi"/>
          <w:sz w:val="22"/>
          <w:szCs w:val="22"/>
        </w:rPr>
        <w:fldChar w:fldCharType="begin" w:fldLock="1"/>
      </w:r>
      <w:r w:rsidR="00F0111A" w:rsidRPr="003F1702">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3F1702">
        <w:rPr>
          <w:rFonts w:asciiTheme="minorHAnsi" w:hAnsiTheme="minorHAnsi" w:cstheme="minorHAnsi"/>
          <w:sz w:val="22"/>
          <w:szCs w:val="22"/>
        </w:rPr>
        <w:fldChar w:fldCharType="separate"/>
      </w:r>
      <w:r w:rsidR="00F0111A" w:rsidRPr="003F1702">
        <w:rPr>
          <w:rFonts w:asciiTheme="minorHAnsi" w:hAnsiTheme="minorHAnsi" w:cstheme="minorHAnsi"/>
          <w:noProof/>
          <w:sz w:val="22"/>
          <w:szCs w:val="22"/>
        </w:rPr>
        <w:t>(Langdown &amp; Sugden, 2001)</w:t>
      </w:r>
      <w:r w:rsidR="00F0111A" w:rsidRPr="003F1702">
        <w:rPr>
          <w:rFonts w:asciiTheme="minorHAnsi" w:hAnsiTheme="minorHAnsi" w:cstheme="minorHAnsi"/>
          <w:sz w:val="22"/>
          <w:szCs w:val="22"/>
        </w:rPr>
        <w:fldChar w:fldCharType="end"/>
      </w:r>
      <w:r w:rsidR="00F0111A" w:rsidRPr="003F1702">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3F1702">
        <w:rPr>
          <w:rFonts w:asciiTheme="minorHAnsi" w:hAnsiTheme="minorHAnsi" w:cstheme="minorHAnsi"/>
          <w:sz w:val="22"/>
          <w:szCs w:val="22"/>
        </w:rPr>
        <w:fldChar w:fldCharType="begin" w:fldLock="1"/>
      </w:r>
      <w:r w:rsidR="00F0111A"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3F1702">
        <w:rPr>
          <w:rFonts w:asciiTheme="minorHAnsi" w:hAnsiTheme="minorHAnsi" w:cstheme="minorHAnsi"/>
          <w:sz w:val="22"/>
          <w:szCs w:val="22"/>
        </w:rPr>
        <w:fldChar w:fldCharType="separate"/>
      </w:r>
      <w:r w:rsidR="00F0111A" w:rsidRPr="003F1702">
        <w:rPr>
          <w:rFonts w:asciiTheme="minorHAnsi" w:hAnsiTheme="minorHAnsi" w:cstheme="minorHAnsi"/>
          <w:noProof/>
          <w:sz w:val="22"/>
          <w:szCs w:val="22"/>
        </w:rPr>
        <w:t xml:space="preserve">(Vaughan </w:t>
      </w:r>
      <w:r w:rsidR="00F0111A" w:rsidRPr="003F1702">
        <w:rPr>
          <w:rFonts w:asciiTheme="minorHAnsi" w:hAnsiTheme="minorHAnsi" w:cstheme="minorHAnsi"/>
          <w:i/>
          <w:noProof/>
          <w:sz w:val="22"/>
          <w:szCs w:val="22"/>
        </w:rPr>
        <w:t>et al.</w:t>
      </w:r>
      <w:r w:rsidR="00F0111A" w:rsidRPr="003F1702">
        <w:rPr>
          <w:rFonts w:asciiTheme="minorHAnsi" w:hAnsiTheme="minorHAnsi" w:cstheme="minorHAnsi"/>
          <w:noProof/>
          <w:sz w:val="22"/>
          <w:szCs w:val="22"/>
        </w:rPr>
        <w:t>, 2015)</w:t>
      </w:r>
      <w:r w:rsidR="00F0111A" w:rsidRPr="003F1702">
        <w:rPr>
          <w:rFonts w:asciiTheme="minorHAnsi" w:hAnsiTheme="minorHAnsi" w:cstheme="minorHAnsi"/>
          <w:sz w:val="22"/>
          <w:szCs w:val="22"/>
        </w:rPr>
        <w:fldChar w:fldCharType="end"/>
      </w:r>
      <w:r w:rsidR="00F0111A" w:rsidRPr="003F1702">
        <w:rPr>
          <w:rFonts w:asciiTheme="minorHAnsi" w:hAnsiTheme="minorHAnsi" w:cstheme="minorHAnsi"/>
          <w:sz w:val="22"/>
          <w:szCs w:val="22"/>
        </w:rPr>
        <w:t>.</w:t>
      </w:r>
      <w:r w:rsidR="003F2E66">
        <w:rPr>
          <w:rFonts w:asciiTheme="minorHAnsi" w:hAnsiTheme="minorHAnsi" w:cstheme="minorHAnsi"/>
          <w:sz w:val="22"/>
          <w:szCs w:val="22"/>
        </w:rPr>
        <w:t xml:space="preserve"> This exposure timing (E11-E16) covers our window of interest at E14</w:t>
      </w:r>
      <w:r w:rsidR="00BA1306">
        <w:rPr>
          <w:rFonts w:asciiTheme="minorHAnsi" w:hAnsiTheme="minorHAnsi" w:cstheme="minorHAnsi"/>
          <w:sz w:val="22"/>
          <w:szCs w:val="22"/>
        </w:rPr>
        <w:t>.5</w:t>
      </w:r>
      <w:r w:rsidR="003F2E66">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Pr>
          <w:rFonts w:asciiTheme="minorHAnsi" w:hAnsiTheme="minorHAnsi" w:cstheme="minorHAnsi"/>
          <w:sz w:val="22"/>
          <w:szCs w:val="22"/>
        </w:rPr>
        <w:fldChar w:fldCharType="begin" w:fldLock="1"/>
      </w:r>
      <w:r w:rsidR="00EF16F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Pr>
          <w:rFonts w:asciiTheme="minorHAnsi" w:hAnsiTheme="minorHAnsi" w:cstheme="minorHAnsi"/>
          <w:sz w:val="22"/>
          <w:szCs w:val="22"/>
        </w:rPr>
        <w:fldChar w:fldCharType="separate"/>
      </w:r>
      <w:r w:rsidR="00D46E29" w:rsidRPr="00D46E29">
        <w:rPr>
          <w:rFonts w:asciiTheme="minorHAnsi" w:hAnsiTheme="minorHAnsi" w:cstheme="minorHAnsi"/>
          <w:noProof/>
          <w:sz w:val="22"/>
          <w:szCs w:val="22"/>
        </w:rPr>
        <w:t xml:space="preserve">(Cuffe </w:t>
      </w:r>
      <w:r w:rsidR="00D46E29" w:rsidRPr="00D46E29">
        <w:rPr>
          <w:rFonts w:asciiTheme="minorHAnsi" w:hAnsiTheme="minorHAnsi" w:cstheme="minorHAnsi"/>
          <w:i/>
          <w:noProof/>
          <w:sz w:val="22"/>
          <w:szCs w:val="22"/>
        </w:rPr>
        <w:t>et al.</w:t>
      </w:r>
      <w:r w:rsidR="00D46E29" w:rsidRPr="00D46E29">
        <w:rPr>
          <w:rFonts w:asciiTheme="minorHAnsi" w:hAnsiTheme="minorHAnsi" w:cstheme="minorHAnsi"/>
          <w:noProof/>
          <w:sz w:val="22"/>
          <w:szCs w:val="22"/>
        </w:rPr>
        <w:t xml:space="preserve">, 2011; Vaughan </w:t>
      </w:r>
      <w:r w:rsidR="00D46E29" w:rsidRPr="00D46E29">
        <w:rPr>
          <w:rFonts w:asciiTheme="minorHAnsi" w:hAnsiTheme="minorHAnsi" w:cstheme="minorHAnsi"/>
          <w:i/>
          <w:noProof/>
          <w:sz w:val="22"/>
          <w:szCs w:val="22"/>
        </w:rPr>
        <w:t>et al.</w:t>
      </w:r>
      <w:r w:rsidR="00D46E29" w:rsidRPr="00D46E29">
        <w:rPr>
          <w:rFonts w:asciiTheme="minorHAnsi" w:hAnsiTheme="minorHAnsi" w:cstheme="minorHAnsi"/>
          <w:noProof/>
          <w:sz w:val="22"/>
          <w:szCs w:val="22"/>
        </w:rPr>
        <w:t xml:space="preserve">, 2015; Mateos </w:t>
      </w:r>
      <w:r w:rsidR="00D46E29" w:rsidRPr="00D46E29">
        <w:rPr>
          <w:rFonts w:asciiTheme="minorHAnsi" w:hAnsiTheme="minorHAnsi" w:cstheme="minorHAnsi"/>
          <w:i/>
          <w:noProof/>
          <w:sz w:val="22"/>
          <w:szCs w:val="22"/>
        </w:rPr>
        <w:t>et al.</w:t>
      </w:r>
      <w:r w:rsidR="00D46E29" w:rsidRPr="00D46E29">
        <w:rPr>
          <w:rFonts w:asciiTheme="minorHAnsi" w:hAnsiTheme="minorHAnsi" w:cstheme="minorHAnsi"/>
          <w:noProof/>
          <w:sz w:val="22"/>
          <w:szCs w:val="22"/>
        </w:rPr>
        <w:t>, 2018)</w:t>
      </w:r>
      <w:r w:rsidR="00D46E29">
        <w:rPr>
          <w:rFonts w:asciiTheme="minorHAnsi" w:hAnsiTheme="minorHAnsi" w:cstheme="minorHAnsi"/>
          <w:sz w:val="22"/>
          <w:szCs w:val="22"/>
        </w:rPr>
        <w:fldChar w:fldCharType="end"/>
      </w:r>
      <w:r w:rsidR="00D46E29">
        <w:rPr>
          <w:rFonts w:asciiTheme="minorHAnsi" w:hAnsiTheme="minorHAnsi" w:cstheme="minorHAnsi"/>
          <w:sz w:val="22"/>
          <w:szCs w:val="22"/>
        </w:rPr>
        <w:t>.</w:t>
      </w:r>
      <w:r w:rsidR="003F2E66">
        <w:rPr>
          <w:rFonts w:asciiTheme="minorHAnsi" w:hAnsiTheme="minorHAnsi" w:cstheme="minorHAnsi"/>
          <w:sz w:val="22"/>
          <w:szCs w:val="22"/>
        </w:rPr>
        <w:t xml:space="preserve"> </w:t>
      </w:r>
    </w:p>
    <w:p w14:paraId="2BE49D8B" w14:textId="77777777" w:rsidR="0015050F" w:rsidRPr="003F1702" w:rsidRDefault="0015050F" w:rsidP="00F0111A">
      <w:pPr>
        <w:rPr>
          <w:rFonts w:asciiTheme="minorHAnsi" w:hAnsiTheme="minorHAnsi" w:cstheme="minorHAnsi"/>
          <w:sz w:val="22"/>
          <w:szCs w:val="22"/>
        </w:rPr>
      </w:pPr>
    </w:p>
    <w:p w14:paraId="0521D322" w14:textId="06240631" w:rsidR="00391F57" w:rsidRPr="003F1702" w:rsidRDefault="00487EC4" w:rsidP="00391F57">
      <w:pPr>
        <w:rPr>
          <w:rFonts w:asciiTheme="minorHAnsi" w:hAnsiTheme="minorHAnsi" w:cstheme="minorHAnsi"/>
          <w:sz w:val="22"/>
          <w:szCs w:val="22"/>
        </w:rPr>
      </w:pPr>
      <w:r>
        <w:rPr>
          <w:rFonts w:asciiTheme="minorHAnsi" w:hAnsiTheme="minorHAnsi" w:cstheme="minorHAnsi"/>
          <w:sz w:val="22"/>
          <w:szCs w:val="22"/>
        </w:rPr>
        <w:t xml:space="preserve">Since system </w:t>
      </w:r>
      <w:proofErr w:type="spellStart"/>
      <w:r>
        <w:rPr>
          <w:rFonts w:asciiTheme="minorHAnsi" w:hAnsiTheme="minorHAnsi" w:cstheme="minorHAnsi"/>
          <w:sz w:val="22"/>
          <w:szCs w:val="22"/>
        </w:rPr>
        <w:t>A</w:t>
      </w:r>
      <w:proofErr w:type="spellEnd"/>
      <w:r>
        <w:rPr>
          <w:rFonts w:asciiTheme="minorHAnsi" w:hAnsiTheme="minorHAnsi" w:cstheme="minorHAnsi"/>
          <w:sz w:val="22"/>
          <w:szCs w:val="22"/>
        </w:rPr>
        <w:t xml:space="preserve"> amino acid transport is the most associated with growth restriction </w:t>
      </w:r>
      <w:r>
        <w:rPr>
          <w:rFonts w:asciiTheme="minorHAnsi" w:hAnsiTheme="minorHAnsi" w:cstheme="minorHAnsi"/>
          <w:sz w:val="22"/>
          <w:szCs w:val="22"/>
        </w:rPr>
        <w:fldChar w:fldCharType="begin" w:fldLock="1"/>
      </w:r>
      <w:r>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Pr>
          <w:rFonts w:asciiTheme="minorHAnsi" w:hAnsiTheme="minorHAnsi" w:cstheme="minorHAnsi"/>
          <w:sz w:val="22"/>
          <w:szCs w:val="22"/>
        </w:rPr>
        <w:fldChar w:fldCharType="separate"/>
      </w:r>
      <w:r w:rsidRPr="00487EC4">
        <w:rPr>
          <w:rFonts w:asciiTheme="minorHAnsi" w:hAnsiTheme="minorHAnsi" w:cstheme="minorHAnsi"/>
          <w:noProof/>
          <w:sz w:val="22"/>
          <w:szCs w:val="22"/>
        </w:rPr>
        <w:t xml:space="preserve">(Glazier </w:t>
      </w:r>
      <w:r w:rsidRPr="00487EC4">
        <w:rPr>
          <w:rFonts w:asciiTheme="minorHAnsi" w:hAnsiTheme="minorHAnsi" w:cstheme="minorHAnsi"/>
          <w:i/>
          <w:noProof/>
          <w:sz w:val="22"/>
          <w:szCs w:val="22"/>
        </w:rPr>
        <w:t>et al.</w:t>
      </w:r>
      <w:r w:rsidRPr="00487EC4">
        <w:rPr>
          <w:rFonts w:asciiTheme="minorHAnsi" w:hAnsiTheme="minorHAnsi" w:cstheme="minorHAnsi"/>
          <w:noProof/>
          <w:sz w:val="22"/>
          <w:szCs w:val="22"/>
        </w:rPr>
        <w:t>, 1997)</w:t>
      </w:r>
      <w:r>
        <w:rPr>
          <w:rFonts w:asciiTheme="minorHAnsi" w:hAnsiTheme="minorHAnsi" w:cstheme="minorHAnsi"/>
          <w:sz w:val="22"/>
          <w:szCs w:val="22"/>
        </w:rPr>
        <w:fldChar w:fldCharType="end"/>
      </w:r>
      <w:r>
        <w:rPr>
          <w:rFonts w:asciiTheme="minorHAnsi" w:hAnsiTheme="minorHAnsi" w:cstheme="minorHAnsi"/>
          <w:sz w:val="22"/>
          <w:szCs w:val="22"/>
        </w:rPr>
        <w:t xml:space="preserve">, which is expected to occur after our exposure (from </w:t>
      </w:r>
      <w:r>
        <w:rPr>
          <w:rFonts w:asciiTheme="minorHAnsi" w:hAnsiTheme="minorHAnsi" w:cstheme="minorHAnsi"/>
          <w:i/>
          <w:sz w:val="22"/>
          <w:szCs w:val="22"/>
        </w:rPr>
        <w:t xml:space="preserve">Aim </w:t>
      </w:r>
      <w:r w:rsidRPr="00487EC4">
        <w:rPr>
          <w:rFonts w:asciiTheme="minorHAnsi" w:hAnsiTheme="minorHAnsi" w:cstheme="minorHAnsi"/>
          <w:sz w:val="22"/>
          <w:szCs w:val="22"/>
        </w:rPr>
        <w:t>1</w:t>
      </w:r>
      <w:r>
        <w:rPr>
          <w:rFonts w:asciiTheme="minorHAnsi" w:hAnsiTheme="minorHAnsi" w:cstheme="minorHAnsi"/>
          <w:sz w:val="22"/>
          <w:szCs w:val="22"/>
        </w:rPr>
        <w:t xml:space="preserve">), </w:t>
      </w:r>
      <w:r w:rsidRPr="00487EC4">
        <w:rPr>
          <w:rFonts w:asciiTheme="minorHAnsi" w:hAnsiTheme="minorHAnsi" w:cstheme="minorHAnsi"/>
          <w:sz w:val="22"/>
          <w:szCs w:val="22"/>
        </w:rPr>
        <w:t>my</w:t>
      </w:r>
      <w:r>
        <w:rPr>
          <w:rFonts w:asciiTheme="minorHAnsi" w:hAnsiTheme="minorHAnsi" w:cstheme="minorHAnsi"/>
          <w:sz w:val="22"/>
          <w:szCs w:val="22"/>
        </w:rPr>
        <w:t xml:space="preserve"> hypothesis will focus on SNAT1, SNAT2, and SNAT4 expression. </w:t>
      </w:r>
      <w:r w:rsidR="008018BA" w:rsidRPr="003F1702">
        <w:rPr>
          <w:rFonts w:asciiTheme="minorHAnsi" w:hAnsiTheme="minorHAnsi" w:cstheme="minorHAnsi"/>
          <w:sz w:val="22"/>
          <w:szCs w:val="22"/>
        </w:rPr>
        <w:t xml:space="preserve">I </w:t>
      </w:r>
      <w:r>
        <w:rPr>
          <w:rFonts w:asciiTheme="minorHAnsi" w:hAnsiTheme="minorHAnsi" w:cstheme="minorHAnsi"/>
          <w:sz w:val="22"/>
          <w:szCs w:val="22"/>
        </w:rPr>
        <w:t>p</w:t>
      </w:r>
      <w:r w:rsidR="008018BA" w:rsidRPr="003F1702">
        <w:rPr>
          <w:rFonts w:asciiTheme="minorHAnsi" w:hAnsiTheme="minorHAnsi" w:cstheme="minorHAnsi"/>
          <w:sz w:val="22"/>
          <w:szCs w:val="22"/>
        </w:rPr>
        <w:t>redict</w:t>
      </w:r>
      <w:r w:rsidR="007C1BB5" w:rsidRPr="003F1702">
        <w:rPr>
          <w:rFonts w:asciiTheme="minorHAnsi" w:hAnsiTheme="minorHAnsi" w:cstheme="minorHAnsi"/>
          <w:sz w:val="22"/>
          <w:szCs w:val="22"/>
        </w:rPr>
        <w:t xml:space="preserve"> increas</w:t>
      </w:r>
      <w:r w:rsidR="008018BA" w:rsidRPr="003F1702">
        <w:rPr>
          <w:rFonts w:asciiTheme="minorHAnsi" w:hAnsiTheme="minorHAnsi" w:cstheme="minorHAnsi"/>
          <w:sz w:val="22"/>
          <w:szCs w:val="22"/>
        </w:rPr>
        <w:t xml:space="preserve">ed placental </w:t>
      </w:r>
      <w:r w:rsidR="007C1BB5" w:rsidRPr="003F1702">
        <w:rPr>
          <w:rFonts w:asciiTheme="minorHAnsi" w:hAnsiTheme="minorHAnsi" w:cstheme="minorHAnsi"/>
          <w:sz w:val="22"/>
          <w:szCs w:val="22"/>
        </w:rPr>
        <w:t xml:space="preserve">system </w:t>
      </w:r>
      <w:proofErr w:type="spellStart"/>
      <w:r w:rsidR="007C1BB5" w:rsidRPr="003F1702">
        <w:rPr>
          <w:rFonts w:asciiTheme="minorHAnsi" w:hAnsiTheme="minorHAnsi" w:cstheme="minorHAnsi"/>
          <w:sz w:val="22"/>
          <w:szCs w:val="22"/>
        </w:rPr>
        <w:t>A</w:t>
      </w:r>
      <w:proofErr w:type="spellEnd"/>
      <w:r w:rsidR="007C1BB5" w:rsidRPr="003F1702">
        <w:rPr>
          <w:rFonts w:asciiTheme="minorHAnsi" w:hAnsiTheme="minorHAnsi" w:cstheme="minorHAnsi"/>
          <w:sz w:val="22"/>
          <w:szCs w:val="22"/>
        </w:rPr>
        <w:t xml:space="preserve"> </w:t>
      </w:r>
      <w:r w:rsidR="008018BA" w:rsidRPr="003F1702">
        <w:rPr>
          <w:rFonts w:asciiTheme="minorHAnsi" w:hAnsiTheme="minorHAnsi" w:cstheme="minorHAnsi"/>
          <w:sz w:val="22"/>
          <w:szCs w:val="22"/>
        </w:rPr>
        <w:t xml:space="preserve">amino acid </w:t>
      </w:r>
      <w:r w:rsidR="007946B3" w:rsidRPr="003F1702">
        <w:rPr>
          <w:rFonts w:asciiTheme="minorHAnsi" w:hAnsiTheme="minorHAnsi" w:cstheme="minorHAnsi"/>
          <w:sz w:val="22"/>
          <w:szCs w:val="22"/>
        </w:rPr>
        <w:t xml:space="preserve">transporter </w:t>
      </w:r>
      <w:r w:rsidR="008018BA" w:rsidRPr="003F1702">
        <w:rPr>
          <w:rFonts w:asciiTheme="minorHAnsi" w:hAnsiTheme="minorHAnsi" w:cstheme="minorHAnsi"/>
          <w:sz w:val="22"/>
          <w:szCs w:val="22"/>
        </w:rPr>
        <w:t>expression</w:t>
      </w:r>
      <w:r w:rsidR="007C1BB5" w:rsidRPr="003F1702">
        <w:rPr>
          <w:rFonts w:asciiTheme="minorHAnsi" w:hAnsiTheme="minorHAnsi" w:cstheme="minorHAnsi"/>
          <w:sz w:val="22"/>
          <w:szCs w:val="22"/>
        </w:rPr>
        <w:t xml:space="preserve"> of SNAT1, SNAT2 </w:t>
      </w:r>
      <w:r w:rsidR="00391F57" w:rsidRPr="003F1702">
        <w:rPr>
          <w:rFonts w:asciiTheme="minorHAnsi" w:hAnsiTheme="minorHAnsi" w:cstheme="minorHAnsi"/>
          <w:sz w:val="22"/>
          <w:szCs w:val="22"/>
        </w:rPr>
        <w:t xml:space="preserve">but unchanged </w:t>
      </w:r>
      <w:r w:rsidR="007C1BB5" w:rsidRPr="003F1702">
        <w:rPr>
          <w:rFonts w:asciiTheme="minorHAnsi" w:hAnsiTheme="minorHAnsi" w:cstheme="minorHAnsi"/>
          <w:sz w:val="22"/>
          <w:szCs w:val="22"/>
        </w:rPr>
        <w:t>SNAT4</w:t>
      </w:r>
      <w:r w:rsidR="008018BA" w:rsidRPr="003F1702">
        <w:rPr>
          <w:rFonts w:asciiTheme="minorHAnsi" w:hAnsiTheme="minorHAnsi" w:cstheme="minorHAnsi"/>
          <w:sz w:val="22"/>
          <w:szCs w:val="22"/>
        </w:rPr>
        <w:t xml:space="preserve"> </w:t>
      </w:r>
      <w:r w:rsidR="000A5534" w:rsidRPr="003F1702">
        <w:rPr>
          <w:rFonts w:asciiTheme="minorHAnsi" w:hAnsiTheme="minorHAnsi" w:cstheme="minorHAnsi"/>
          <w:sz w:val="22"/>
          <w:szCs w:val="22"/>
        </w:rPr>
        <w:t xml:space="preserve">with our </w:t>
      </w:r>
      <w:r w:rsidR="007C1BB5" w:rsidRPr="003F1702">
        <w:rPr>
          <w:rFonts w:asciiTheme="minorHAnsi" w:hAnsiTheme="minorHAnsi" w:cstheme="minorHAnsi"/>
          <w:sz w:val="22"/>
          <w:szCs w:val="22"/>
        </w:rPr>
        <w:t>GC</w:t>
      </w:r>
      <w:r w:rsidR="000A5534" w:rsidRPr="003F1702">
        <w:rPr>
          <w:rFonts w:asciiTheme="minorHAnsi" w:hAnsiTheme="minorHAnsi" w:cstheme="minorHAnsi"/>
          <w:sz w:val="22"/>
          <w:szCs w:val="22"/>
        </w:rPr>
        <w:t xml:space="preserve"> exposure</w:t>
      </w:r>
      <w:r w:rsidR="007C1BB5" w:rsidRPr="003F1702">
        <w:rPr>
          <w:rFonts w:asciiTheme="minorHAnsi" w:hAnsiTheme="minorHAnsi" w:cstheme="minorHAnsi"/>
          <w:sz w:val="22"/>
          <w:szCs w:val="22"/>
        </w:rPr>
        <w:t xml:space="preserve">s. </w:t>
      </w:r>
      <w:r w:rsidR="00391F57" w:rsidRPr="003F1702">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Pr>
          <w:rFonts w:asciiTheme="minorHAnsi" w:hAnsiTheme="minorHAnsi" w:cstheme="minorHAnsi"/>
          <w:sz w:val="22"/>
          <w:szCs w:val="22"/>
        </w:rPr>
        <w:t>, which covers our window of interest at E14.5</w:t>
      </w:r>
      <w:r w:rsidR="00391F57" w:rsidRPr="003F1702">
        <w:rPr>
          <w:rFonts w:asciiTheme="minorHAnsi" w:hAnsiTheme="minorHAnsi" w:cstheme="minorHAnsi"/>
          <w:sz w:val="22"/>
          <w:szCs w:val="22"/>
        </w:rPr>
        <w:t xml:space="preserve"> </w:t>
      </w:r>
      <w:r w:rsidR="00391F57" w:rsidRPr="003F1702">
        <w:rPr>
          <w:rFonts w:asciiTheme="minorHAnsi" w:hAnsiTheme="minorHAnsi" w:cstheme="minorHAnsi"/>
          <w:sz w:val="22"/>
          <w:szCs w:val="22"/>
        </w:rPr>
        <w:fldChar w:fldCharType="begin" w:fldLock="1"/>
      </w:r>
      <w:r w:rsidR="00391F57"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3F1702">
        <w:rPr>
          <w:rFonts w:asciiTheme="minorHAnsi" w:hAnsiTheme="minorHAnsi" w:cstheme="minorHAnsi"/>
          <w:sz w:val="22"/>
          <w:szCs w:val="22"/>
        </w:rPr>
        <w:fldChar w:fldCharType="separate"/>
      </w:r>
      <w:r w:rsidR="00391F57" w:rsidRPr="003F1702">
        <w:rPr>
          <w:rFonts w:asciiTheme="minorHAnsi" w:hAnsiTheme="minorHAnsi" w:cstheme="minorHAnsi"/>
          <w:noProof/>
          <w:sz w:val="22"/>
          <w:szCs w:val="22"/>
        </w:rPr>
        <w:t xml:space="preserve">(Vaughan </w:t>
      </w:r>
      <w:r w:rsidR="00391F57" w:rsidRPr="003F1702">
        <w:rPr>
          <w:rFonts w:asciiTheme="minorHAnsi" w:hAnsiTheme="minorHAnsi" w:cstheme="minorHAnsi"/>
          <w:i/>
          <w:noProof/>
          <w:sz w:val="22"/>
          <w:szCs w:val="22"/>
        </w:rPr>
        <w:t>et al.</w:t>
      </w:r>
      <w:r w:rsidR="00391F57" w:rsidRPr="003F1702">
        <w:rPr>
          <w:rFonts w:asciiTheme="minorHAnsi" w:hAnsiTheme="minorHAnsi" w:cstheme="minorHAnsi"/>
          <w:noProof/>
          <w:sz w:val="22"/>
          <w:szCs w:val="22"/>
        </w:rPr>
        <w:t>, 2012)</w:t>
      </w:r>
      <w:r w:rsidR="00391F57" w:rsidRPr="003F1702">
        <w:rPr>
          <w:rFonts w:asciiTheme="minorHAnsi" w:hAnsiTheme="minorHAnsi" w:cstheme="minorHAnsi"/>
          <w:sz w:val="22"/>
          <w:szCs w:val="22"/>
        </w:rPr>
        <w:fldChar w:fldCharType="end"/>
      </w:r>
      <w:r w:rsidR="00391F57" w:rsidRPr="003F1702">
        <w:rPr>
          <w:rFonts w:asciiTheme="minorHAnsi" w:hAnsiTheme="minorHAnsi" w:cstheme="minorHAnsi"/>
          <w:sz w:val="22"/>
          <w:szCs w:val="22"/>
        </w:rPr>
        <w:t xml:space="preserve">. At E19, mice given dexamethasone at E14-E19 also showed increased SNAT1 </w:t>
      </w:r>
      <w:r w:rsidR="00391F57" w:rsidRPr="003F1702">
        <w:rPr>
          <w:rFonts w:asciiTheme="minorHAnsi" w:hAnsiTheme="minorHAnsi" w:cstheme="minorHAnsi"/>
          <w:sz w:val="22"/>
          <w:szCs w:val="22"/>
        </w:rPr>
        <w:lastRenderedPageBreak/>
        <w:t xml:space="preserve">expression but unchanged SNAT2 and SNAT4 expression </w:t>
      </w:r>
      <w:r w:rsidR="00391F57" w:rsidRPr="003F1702">
        <w:rPr>
          <w:rFonts w:asciiTheme="minorHAnsi" w:hAnsiTheme="minorHAnsi" w:cstheme="minorHAnsi"/>
          <w:sz w:val="22"/>
          <w:szCs w:val="22"/>
        </w:rPr>
        <w:fldChar w:fldCharType="begin" w:fldLock="1"/>
      </w:r>
      <w:r w:rsidR="00391F57" w:rsidRPr="003F1702">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3F1702">
        <w:rPr>
          <w:rFonts w:asciiTheme="minorHAnsi" w:hAnsiTheme="minorHAnsi" w:cstheme="minorHAnsi"/>
          <w:sz w:val="22"/>
          <w:szCs w:val="22"/>
        </w:rPr>
        <w:fldChar w:fldCharType="separate"/>
      </w:r>
      <w:r w:rsidR="00391F57" w:rsidRPr="003F1702">
        <w:rPr>
          <w:rFonts w:asciiTheme="minorHAnsi" w:hAnsiTheme="minorHAnsi" w:cstheme="minorHAnsi"/>
          <w:noProof/>
          <w:sz w:val="22"/>
          <w:szCs w:val="22"/>
        </w:rPr>
        <w:t xml:space="preserve">(Vaughan </w:t>
      </w:r>
      <w:r w:rsidR="00391F57" w:rsidRPr="003F1702">
        <w:rPr>
          <w:rFonts w:asciiTheme="minorHAnsi" w:hAnsiTheme="minorHAnsi" w:cstheme="minorHAnsi"/>
          <w:i/>
          <w:noProof/>
          <w:sz w:val="22"/>
          <w:szCs w:val="22"/>
        </w:rPr>
        <w:t>et al.</w:t>
      </w:r>
      <w:r w:rsidR="00391F57" w:rsidRPr="003F1702">
        <w:rPr>
          <w:rFonts w:asciiTheme="minorHAnsi" w:hAnsiTheme="minorHAnsi" w:cstheme="minorHAnsi"/>
          <w:noProof/>
          <w:sz w:val="22"/>
          <w:szCs w:val="22"/>
        </w:rPr>
        <w:t>, 2012)</w:t>
      </w:r>
      <w:r w:rsidR="00391F57" w:rsidRPr="003F1702">
        <w:rPr>
          <w:rFonts w:asciiTheme="minorHAnsi" w:hAnsiTheme="minorHAnsi" w:cstheme="minorHAnsi"/>
          <w:sz w:val="22"/>
          <w:szCs w:val="22"/>
        </w:rPr>
        <w:fldChar w:fldCharType="end"/>
      </w:r>
      <w:r w:rsidR="00391F57" w:rsidRPr="003F1702">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Pr>
          <w:rFonts w:asciiTheme="minorHAnsi" w:hAnsiTheme="minorHAnsi" w:cstheme="minorHAnsi"/>
          <w:sz w:val="22"/>
          <w:szCs w:val="22"/>
        </w:rPr>
        <w:t xml:space="preserve"> It is worth noting that different exposure periods and pregnancy timepoints did not show a change in expression of </w:t>
      </w:r>
      <w:r w:rsidR="00702DD4">
        <w:rPr>
          <w:rFonts w:asciiTheme="minorHAnsi" w:hAnsiTheme="minorHAnsi" w:cstheme="minorHAnsi"/>
          <w:sz w:val="22"/>
          <w:szCs w:val="22"/>
        </w:rPr>
        <w:t>all the</w:t>
      </w:r>
      <w:r w:rsidR="00EF16FA">
        <w:rPr>
          <w:rFonts w:asciiTheme="minorHAnsi" w:hAnsiTheme="minorHAnsi" w:cstheme="minorHAnsi"/>
          <w:sz w:val="22"/>
          <w:szCs w:val="22"/>
        </w:rPr>
        <w:t xml:space="preserve"> </w:t>
      </w:r>
      <w:r w:rsidR="00702DD4">
        <w:rPr>
          <w:rFonts w:asciiTheme="minorHAnsi" w:hAnsiTheme="minorHAnsi" w:cstheme="minorHAnsi"/>
          <w:sz w:val="22"/>
          <w:szCs w:val="22"/>
        </w:rPr>
        <w:t xml:space="preserve">SNAT </w:t>
      </w:r>
      <w:r w:rsidR="00EF16FA">
        <w:rPr>
          <w:rFonts w:asciiTheme="minorHAnsi" w:hAnsiTheme="minorHAnsi" w:cstheme="minorHAnsi"/>
          <w:sz w:val="22"/>
          <w:szCs w:val="22"/>
        </w:rPr>
        <w:t>genes</w:t>
      </w:r>
      <w:r w:rsidR="00115499">
        <w:rPr>
          <w:rFonts w:asciiTheme="minorHAnsi" w:hAnsiTheme="minorHAnsi" w:cstheme="minorHAnsi"/>
          <w:sz w:val="22"/>
          <w:szCs w:val="22"/>
        </w:rPr>
        <w:t xml:space="preserve"> </w:t>
      </w:r>
      <w:r w:rsidR="00EF16FA">
        <w:rPr>
          <w:rFonts w:asciiTheme="minorHAnsi" w:hAnsiTheme="minorHAnsi" w:cstheme="minorHAnsi"/>
          <w:sz w:val="22"/>
          <w:szCs w:val="22"/>
        </w:rPr>
        <w:fldChar w:fldCharType="begin" w:fldLock="1"/>
      </w:r>
      <w:r w:rsidR="00391E59">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Pr>
          <w:rFonts w:asciiTheme="minorHAnsi" w:hAnsiTheme="minorHAnsi" w:cstheme="minorHAnsi"/>
          <w:sz w:val="22"/>
          <w:szCs w:val="22"/>
        </w:rPr>
        <w:fldChar w:fldCharType="separate"/>
      </w:r>
      <w:r w:rsidR="00EF16FA" w:rsidRPr="00EF16FA">
        <w:rPr>
          <w:rFonts w:asciiTheme="minorHAnsi" w:hAnsiTheme="minorHAnsi" w:cstheme="minorHAnsi"/>
          <w:noProof/>
          <w:sz w:val="22"/>
          <w:szCs w:val="22"/>
        </w:rPr>
        <w:t xml:space="preserve">(Jones </w:t>
      </w:r>
      <w:r w:rsidR="00EF16FA" w:rsidRPr="00EF16FA">
        <w:rPr>
          <w:rFonts w:asciiTheme="minorHAnsi" w:hAnsiTheme="minorHAnsi" w:cstheme="minorHAnsi"/>
          <w:i/>
          <w:noProof/>
          <w:sz w:val="22"/>
          <w:szCs w:val="22"/>
        </w:rPr>
        <w:t>et al.</w:t>
      </w:r>
      <w:r w:rsidR="00EF16FA" w:rsidRPr="00EF16FA">
        <w:rPr>
          <w:rFonts w:asciiTheme="minorHAnsi" w:hAnsiTheme="minorHAnsi" w:cstheme="minorHAnsi"/>
          <w:noProof/>
          <w:sz w:val="22"/>
          <w:szCs w:val="22"/>
        </w:rPr>
        <w:t xml:space="preserve">, 2006; Audette </w:t>
      </w:r>
      <w:r w:rsidR="00EF16FA" w:rsidRPr="00EF16FA">
        <w:rPr>
          <w:rFonts w:asciiTheme="minorHAnsi" w:hAnsiTheme="minorHAnsi" w:cstheme="minorHAnsi"/>
          <w:i/>
          <w:noProof/>
          <w:sz w:val="22"/>
          <w:szCs w:val="22"/>
        </w:rPr>
        <w:t>et al.</w:t>
      </w:r>
      <w:r w:rsidR="00EF16FA" w:rsidRPr="00EF16FA">
        <w:rPr>
          <w:rFonts w:asciiTheme="minorHAnsi" w:hAnsiTheme="minorHAnsi" w:cstheme="minorHAnsi"/>
          <w:noProof/>
          <w:sz w:val="22"/>
          <w:szCs w:val="22"/>
        </w:rPr>
        <w:t xml:space="preserve">, 2010, 2011, 2014; Cuffe </w:t>
      </w:r>
      <w:r w:rsidR="00EF16FA" w:rsidRPr="00EF16FA">
        <w:rPr>
          <w:rFonts w:asciiTheme="minorHAnsi" w:hAnsiTheme="minorHAnsi" w:cstheme="minorHAnsi"/>
          <w:i/>
          <w:noProof/>
          <w:sz w:val="22"/>
          <w:szCs w:val="22"/>
        </w:rPr>
        <w:t>et al.</w:t>
      </w:r>
      <w:r w:rsidR="00EF16FA" w:rsidRPr="00EF16FA">
        <w:rPr>
          <w:rFonts w:asciiTheme="minorHAnsi" w:hAnsiTheme="minorHAnsi" w:cstheme="minorHAnsi"/>
          <w:noProof/>
          <w:sz w:val="22"/>
          <w:szCs w:val="22"/>
        </w:rPr>
        <w:t>, 2011)</w:t>
      </w:r>
      <w:r w:rsidR="00EF16FA">
        <w:rPr>
          <w:rFonts w:asciiTheme="minorHAnsi" w:hAnsiTheme="minorHAnsi" w:cstheme="minorHAnsi"/>
          <w:sz w:val="22"/>
          <w:szCs w:val="22"/>
        </w:rPr>
        <w:fldChar w:fldCharType="end"/>
      </w:r>
      <w:r w:rsidR="00702DD4">
        <w:rPr>
          <w:rFonts w:asciiTheme="minorHAnsi" w:hAnsiTheme="minorHAnsi" w:cstheme="minorHAnsi"/>
          <w:sz w:val="22"/>
          <w:szCs w:val="22"/>
        </w:rPr>
        <w:t>.</w:t>
      </w:r>
    </w:p>
    <w:p w14:paraId="24666542" w14:textId="77777777" w:rsidR="0015050F" w:rsidRPr="003F1702" w:rsidRDefault="0015050F" w:rsidP="00391F57">
      <w:pPr>
        <w:rPr>
          <w:rFonts w:asciiTheme="minorHAnsi" w:hAnsiTheme="minorHAnsi" w:cstheme="minorHAnsi"/>
          <w:sz w:val="22"/>
          <w:szCs w:val="22"/>
        </w:rPr>
      </w:pPr>
    </w:p>
    <w:p w14:paraId="1E288959" w14:textId="6D31916D" w:rsidR="00FD680E" w:rsidRPr="003F1702" w:rsidRDefault="00B4594A" w:rsidP="00FD680E">
      <w:pPr>
        <w:rPr>
          <w:rFonts w:asciiTheme="minorHAnsi" w:hAnsiTheme="minorHAnsi" w:cstheme="minorHAnsi"/>
          <w:sz w:val="22"/>
          <w:szCs w:val="22"/>
        </w:rPr>
      </w:pPr>
      <w:r w:rsidRPr="003F1702">
        <w:rPr>
          <w:rFonts w:asciiTheme="minorHAnsi" w:hAnsiTheme="minorHAnsi" w:cstheme="minorHAnsi"/>
          <w:sz w:val="22"/>
          <w:szCs w:val="22"/>
        </w:rPr>
        <w:t xml:space="preserve">I </w:t>
      </w:r>
      <w:r w:rsidR="00CA0080" w:rsidRPr="003F1702">
        <w:rPr>
          <w:rFonts w:asciiTheme="minorHAnsi" w:hAnsiTheme="minorHAnsi" w:cstheme="minorHAnsi"/>
          <w:sz w:val="22"/>
          <w:szCs w:val="22"/>
        </w:rPr>
        <w:t xml:space="preserve">hypothesize that </w:t>
      </w:r>
      <w:r w:rsidR="00391F57" w:rsidRPr="003F1702">
        <w:rPr>
          <w:rFonts w:asciiTheme="minorHAnsi" w:hAnsiTheme="minorHAnsi" w:cstheme="minorHAnsi"/>
          <w:sz w:val="22"/>
          <w:szCs w:val="22"/>
        </w:rPr>
        <w:t>LPL</w:t>
      </w:r>
      <w:r w:rsidR="00CA0080" w:rsidRPr="003F1702">
        <w:rPr>
          <w:rFonts w:asciiTheme="minorHAnsi" w:hAnsiTheme="minorHAnsi" w:cstheme="minorHAnsi"/>
          <w:sz w:val="22"/>
          <w:szCs w:val="22"/>
        </w:rPr>
        <w:t xml:space="preserve"> </w:t>
      </w:r>
      <w:r w:rsidR="00E846E6">
        <w:rPr>
          <w:rFonts w:asciiTheme="minorHAnsi" w:hAnsiTheme="minorHAnsi" w:cstheme="minorHAnsi"/>
          <w:sz w:val="22"/>
          <w:szCs w:val="22"/>
        </w:rPr>
        <w:t xml:space="preserve">and LDL receptor </w:t>
      </w:r>
      <w:r w:rsidR="00CA0080" w:rsidRPr="003F1702">
        <w:rPr>
          <w:rFonts w:asciiTheme="minorHAnsi" w:hAnsiTheme="minorHAnsi" w:cstheme="minorHAnsi"/>
          <w:sz w:val="22"/>
          <w:szCs w:val="22"/>
        </w:rPr>
        <w:t>will</w:t>
      </w:r>
      <w:r w:rsidRPr="003F1702">
        <w:rPr>
          <w:rFonts w:asciiTheme="minorHAnsi" w:hAnsiTheme="minorHAnsi" w:cstheme="minorHAnsi"/>
          <w:sz w:val="22"/>
          <w:szCs w:val="22"/>
        </w:rPr>
        <w:t xml:space="preserve"> be downregulated in mouse placentas. This</w:t>
      </w:r>
      <w:r w:rsidR="00A15093" w:rsidRPr="003F1702">
        <w:rPr>
          <w:rFonts w:asciiTheme="minorHAnsi" w:hAnsiTheme="minorHAnsi" w:cstheme="minorHAnsi"/>
          <w:sz w:val="22"/>
          <w:szCs w:val="22"/>
        </w:rPr>
        <w:t xml:space="preserve"> hypothesis is based on findings of reduced placental LPL activity in hydrocortisone treated term placental explants </w:t>
      </w:r>
      <w:r w:rsidR="006E0AE2" w:rsidRPr="003F1702">
        <w:rPr>
          <w:rFonts w:asciiTheme="minorHAnsi" w:hAnsiTheme="minorHAnsi" w:cstheme="minorHAnsi"/>
          <w:sz w:val="22"/>
          <w:szCs w:val="22"/>
        </w:rPr>
        <w:fldChar w:fldCharType="begin" w:fldLock="1"/>
      </w:r>
      <w:r w:rsidR="006E0AE2" w:rsidRPr="003F1702">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3F1702">
        <w:rPr>
          <w:rFonts w:asciiTheme="minorHAnsi" w:hAnsiTheme="minorHAnsi" w:cstheme="minorHAnsi"/>
          <w:sz w:val="22"/>
          <w:szCs w:val="22"/>
        </w:rPr>
        <w:fldChar w:fldCharType="separate"/>
      </w:r>
      <w:r w:rsidR="006E0AE2" w:rsidRPr="003F1702">
        <w:rPr>
          <w:rFonts w:asciiTheme="minorHAnsi" w:hAnsiTheme="minorHAnsi" w:cstheme="minorHAnsi"/>
          <w:noProof/>
          <w:sz w:val="22"/>
          <w:szCs w:val="22"/>
        </w:rPr>
        <w:t xml:space="preserve">(Mateos </w:t>
      </w:r>
      <w:r w:rsidR="006E0AE2" w:rsidRPr="003F1702">
        <w:rPr>
          <w:rFonts w:asciiTheme="minorHAnsi" w:hAnsiTheme="minorHAnsi" w:cstheme="minorHAnsi"/>
          <w:i/>
          <w:noProof/>
          <w:sz w:val="22"/>
          <w:szCs w:val="22"/>
        </w:rPr>
        <w:t>et al.</w:t>
      </w:r>
      <w:r w:rsidR="006E0AE2" w:rsidRPr="003F1702">
        <w:rPr>
          <w:rFonts w:asciiTheme="minorHAnsi" w:hAnsiTheme="minorHAnsi" w:cstheme="minorHAnsi"/>
          <w:noProof/>
          <w:sz w:val="22"/>
          <w:szCs w:val="22"/>
        </w:rPr>
        <w:t>, 2018)</w:t>
      </w:r>
      <w:r w:rsidR="006E0AE2" w:rsidRPr="003F1702">
        <w:rPr>
          <w:rFonts w:asciiTheme="minorHAnsi" w:hAnsiTheme="minorHAnsi" w:cstheme="minorHAnsi"/>
          <w:sz w:val="22"/>
          <w:szCs w:val="22"/>
        </w:rPr>
        <w:fldChar w:fldCharType="end"/>
      </w:r>
      <w:r w:rsidR="00E846E6">
        <w:rPr>
          <w:rFonts w:asciiTheme="minorHAnsi" w:hAnsiTheme="minorHAnsi" w:cstheme="minorHAnsi"/>
          <w:sz w:val="22"/>
          <w:szCs w:val="22"/>
        </w:rPr>
        <w:t xml:space="preserve"> and reduced LDL receptor expression in placentas from IUGR pregnancies </w:t>
      </w:r>
      <w:r w:rsidR="00391E59">
        <w:rPr>
          <w:rFonts w:asciiTheme="minorHAnsi" w:hAnsiTheme="minorHAnsi" w:cstheme="minorHAnsi"/>
          <w:sz w:val="22"/>
          <w:szCs w:val="22"/>
        </w:rPr>
        <w:fldChar w:fldCharType="begin" w:fldLock="1"/>
      </w:r>
      <w:r w:rsidR="00487EC4">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Pr>
          <w:rFonts w:asciiTheme="minorHAnsi" w:hAnsiTheme="minorHAnsi" w:cstheme="minorHAnsi"/>
          <w:sz w:val="22"/>
          <w:szCs w:val="22"/>
        </w:rPr>
        <w:fldChar w:fldCharType="separate"/>
      </w:r>
      <w:r w:rsidR="00391E59" w:rsidRPr="00391E59">
        <w:rPr>
          <w:rFonts w:asciiTheme="minorHAnsi" w:hAnsiTheme="minorHAnsi" w:cstheme="minorHAnsi"/>
          <w:noProof/>
          <w:sz w:val="22"/>
          <w:szCs w:val="22"/>
        </w:rPr>
        <w:t xml:space="preserve">(Wadsack </w:t>
      </w:r>
      <w:r w:rsidR="00391E59" w:rsidRPr="00391E59">
        <w:rPr>
          <w:rFonts w:asciiTheme="minorHAnsi" w:hAnsiTheme="minorHAnsi" w:cstheme="minorHAnsi"/>
          <w:i/>
          <w:noProof/>
          <w:sz w:val="22"/>
          <w:szCs w:val="22"/>
        </w:rPr>
        <w:t>et al.</w:t>
      </w:r>
      <w:r w:rsidR="00391E59" w:rsidRPr="00391E59">
        <w:rPr>
          <w:rFonts w:asciiTheme="minorHAnsi" w:hAnsiTheme="minorHAnsi" w:cstheme="minorHAnsi"/>
          <w:noProof/>
          <w:sz w:val="22"/>
          <w:szCs w:val="22"/>
        </w:rPr>
        <w:t>, 2007)</w:t>
      </w:r>
      <w:r w:rsidR="00391E59">
        <w:rPr>
          <w:rFonts w:asciiTheme="minorHAnsi" w:hAnsiTheme="minorHAnsi" w:cstheme="minorHAnsi"/>
          <w:sz w:val="22"/>
          <w:szCs w:val="22"/>
        </w:rPr>
        <w:fldChar w:fldCharType="end"/>
      </w:r>
      <w:r w:rsidR="00391E59">
        <w:rPr>
          <w:rFonts w:asciiTheme="minorHAnsi" w:hAnsiTheme="minorHAnsi" w:cstheme="minorHAnsi"/>
          <w:sz w:val="22"/>
          <w:szCs w:val="22"/>
        </w:rPr>
        <w:t>.</w:t>
      </w:r>
    </w:p>
    <w:p w14:paraId="2488FA90" w14:textId="77777777" w:rsidR="00FD680E" w:rsidRPr="003F1702" w:rsidRDefault="00FD680E" w:rsidP="00FD680E">
      <w:pPr>
        <w:rPr>
          <w:rFonts w:asciiTheme="minorHAnsi" w:hAnsiTheme="minorHAnsi" w:cstheme="minorHAnsi"/>
          <w:sz w:val="22"/>
          <w:szCs w:val="22"/>
        </w:rPr>
      </w:pPr>
    </w:p>
    <w:p w14:paraId="6BDB064C" w14:textId="4C8D9063" w:rsidR="005F50E9" w:rsidRPr="003F1702" w:rsidRDefault="005F50E9" w:rsidP="005F50E9">
      <w:pPr>
        <w:pStyle w:val="Heading2"/>
        <w:rPr>
          <w:rFonts w:asciiTheme="minorHAnsi" w:hAnsiTheme="minorHAnsi" w:cstheme="minorHAnsi"/>
          <w:sz w:val="18"/>
          <w:szCs w:val="18"/>
        </w:rPr>
      </w:pPr>
      <w:bookmarkStart w:id="64" w:name="_Toc16507583"/>
      <w:bookmarkStart w:id="65" w:name="_Toc15461881"/>
      <w:r w:rsidRPr="003F1702">
        <w:rPr>
          <w:rFonts w:asciiTheme="minorHAnsi" w:hAnsiTheme="minorHAnsi" w:cstheme="minorHAnsi"/>
          <w:b/>
          <w:bCs/>
        </w:rPr>
        <w:t>Aim 1.3:</w:t>
      </w:r>
      <w:r w:rsidRPr="003F1702">
        <w:rPr>
          <w:rFonts w:asciiTheme="minorHAnsi" w:hAnsiTheme="minorHAnsi" w:cstheme="minorHAnsi"/>
        </w:rPr>
        <w:t> Is placental mTORC1 signaling altered after maternal GC exposure?</w:t>
      </w:r>
      <w:bookmarkEnd w:id="64"/>
      <w:r w:rsidRPr="003F1702">
        <w:rPr>
          <w:rFonts w:asciiTheme="minorHAnsi" w:hAnsiTheme="minorHAnsi" w:cstheme="minorHAnsi"/>
        </w:rPr>
        <w:t xml:space="preserve"> </w:t>
      </w:r>
      <w:bookmarkEnd w:id="65"/>
    </w:p>
    <w:p w14:paraId="4F95F438" w14:textId="37744083" w:rsidR="00FD680E" w:rsidRPr="003F1702" w:rsidRDefault="00B849BE" w:rsidP="00FD680E">
      <w:pPr>
        <w:rPr>
          <w:rFonts w:asciiTheme="minorHAnsi" w:hAnsiTheme="minorHAnsi" w:cstheme="minorHAnsi"/>
          <w:sz w:val="22"/>
          <w:szCs w:val="22"/>
        </w:rPr>
      </w:pPr>
      <w:r w:rsidRPr="003F1702">
        <w:rPr>
          <w:rFonts w:asciiTheme="minorHAnsi" w:hAnsiTheme="minorHAnsi" w:cstheme="minorHAnsi"/>
          <w:sz w:val="22"/>
          <w:szCs w:val="22"/>
        </w:rPr>
        <w:t>I hypothesize that placental mTORC1 activity will be reduced in placentas exposed to dexamethasone</w:t>
      </w:r>
      <w:r w:rsidR="00FE7F7E" w:rsidRPr="003F1702">
        <w:rPr>
          <w:rFonts w:asciiTheme="minorHAnsi" w:hAnsiTheme="minorHAnsi" w:cstheme="minorHAnsi"/>
          <w:sz w:val="22"/>
          <w:szCs w:val="22"/>
        </w:rPr>
        <w:t>.  This is because</w:t>
      </w:r>
      <w:r w:rsidRPr="003F1702">
        <w:rPr>
          <w:rFonts w:asciiTheme="minorHAnsi" w:hAnsiTheme="minorHAnsi" w:cstheme="minorHAnsi"/>
          <w:sz w:val="22"/>
          <w:szCs w:val="22"/>
        </w:rPr>
        <w:t xml:space="preserve"> m</w:t>
      </w:r>
      <w:r w:rsidR="00FD680E" w:rsidRPr="003F1702">
        <w:rPr>
          <w:rFonts w:asciiTheme="minorHAnsi" w:hAnsiTheme="minorHAnsi" w:cstheme="minorHAnsi"/>
          <w:sz w:val="22"/>
          <w:szCs w:val="22"/>
        </w:rPr>
        <w:t>ice exposed to corticosterone at E14-E19 had reduced</w:t>
      </w:r>
      <w:r w:rsidRPr="003F1702">
        <w:rPr>
          <w:rFonts w:asciiTheme="minorHAnsi" w:hAnsiTheme="minorHAnsi" w:cstheme="minorHAnsi"/>
          <w:sz w:val="22"/>
          <w:szCs w:val="22"/>
        </w:rPr>
        <w:t xml:space="preserve"> </w:t>
      </w:r>
      <w:r w:rsidR="00FD680E" w:rsidRPr="003F1702">
        <w:rPr>
          <w:rFonts w:asciiTheme="minorHAnsi" w:hAnsiTheme="minorHAnsi" w:cstheme="minorHAnsi"/>
          <w:sz w:val="22"/>
          <w:szCs w:val="22"/>
        </w:rPr>
        <w:t>expression</w:t>
      </w:r>
      <w:r w:rsidRPr="003F1702">
        <w:rPr>
          <w:rFonts w:asciiTheme="minorHAnsi" w:hAnsiTheme="minorHAnsi" w:cstheme="minorHAnsi"/>
          <w:sz w:val="22"/>
          <w:szCs w:val="22"/>
        </w:rPr>
        <w:t xml:space="preserve"> of</w:t>
      </w:r>
      <w:r w:rsidR="00FD680E" w:rsidRPr="003F1702">
        <w:rPr>
          <w:rFonts w:asciiTheme="minorHAnsi" w:hAnsiTheme="minorHAnsi" w:cstheme="minorHAnsi"/>
          <w:sz w:val="22"/>
          <w:szCs w:val="22"/>
        </w:rPr>
        <w:t xml:space="preserve"> downstream targets of mTORC1 and increased </w:t>
      </w:r>
      <w:r w:rsidR="008953C8" w:rsidRPr="003F1702">
        <w:rPr>
          <w:rFonts w:asciiTheme="minorHAnsi" w:hAnsiTheme="minorHAnsi" w:cstheme="minorHAnsi"/>
          <w:sz w:val="22"/>
          <w:szCs w:val="22"/>
        </w:rPr>
        <w:t xml:space="preserve">expression of </w:t>
      </w:r>
      <w:r w:rsidR="00FD680E" w:rsidRPr="003F1702">
        <w:rPr>
          <w:rFonts w:asciiTheme="minorHAnsi" w:hAnsiTheme="minorHAnsi" w:cstheme="minorHAnsi"/>
          <w:sz w:val="22"/>
          <w:szCs w:val="22"/>
        </w:rPr>
        <w:t>REDD1</w:t>
      </w:r>
      <w:r w:rsidR="008953C8" w:rsidRPr="003F1702">
        <w:rPr>
          <w:rFonts w:asciiTheme="minorHAnsi" w:hAnsiTheme="minorHAnsi" w:cstheme="minorHAnsi"/>
          <w:sz w:val="22"/>
          <w:szCs w:val="22"/>
        </w:rPr>
        <w:t xml:space="preserve">, </w:t>
      </w:r>
      <w:r w:rsidR="00FD680E" w:rsidRPr="003F1702">
        <w:rPr>
          <w:rFonts w:asciiTheme="minorHAnsi" w:hAnsiTheme="minorHAnsi" w:cstheme="minorHAnsi"/>
          <w:sz w:val="22"/>
          <w:szCs w:val="22"/>
        </w:rPr>
        <w:t xml:space="preserve">an inhibitor of mTORC1 signaling </w:t>
      </w:r>
      <w:r w:rsidR="00FD680E" w:rsidRPr="003F1702">
        <w:rPr>
          <w:rFonts w:asciiTheme="minorHAnsi" w:hAnsiTheme="minorHAnsi" w:cstheme="minorHAnsi"/>
          <w:sz w:val="22"/>
          <w:szCs w:val="22"/>
        </w:rPr>
        <w:fldChar w:fldCharType="begin" w:fldLock="1"/>
      </w:r>
      <w:r w:rsidR="00FD680E" w:rsidRPr="003F1702">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3F1702">
        <w:rPr>
          <w:rFonts w:asciiTheme="minorHAnsi" w:hAnsiTheme="minorHAnsi" w:cstheme="minorHAnsi"/>
          <w:sz w:val="22"/>
          <w:szCs w:val="22"/>
        </w:rPr>
        <w:fldChar w:fldCharType="separate"/>
      </w:r>
      <w:r w:rsidR="00FD680E" w:rsidRPr="003F1702">
        <w:rPr>
          <w:rFonts w:asciiTheme="minorHAnsi" w:hAnsiTheme="minorHAnsi" w:cstheme="minorHAnsi"/>
          <w:noProof/>
          <w:sz w:val="22"/>
          <w:szCs w:val="22"/>
        </w:rPr>
        <w:t xml:space="preserve">(Vaughan </w:t>
      </w:r>
      <w:r w:rsidR="00FD680E" w:rsidRPr="003F1702">
        <w:rPr>
          <w:rFonts w:asciiTheme="minorHAnsi" w:hAnsiTheme="minorHAnsi" w:cstheme="minorHAnsi"/>
          <w:i/>
          <w:noProof/>
          <w:sz w:val="22"/>
          <w:szCs w:val="22"/>
        </w:rPr>
        <w:t>et al.</w:t>
      </w:r>
      <w:r w:rsidR="00FD680E" w:rsidRPr="003F1702">
        <w:rPr>
          <w:rFonts w:asciiTheme="minorHAnsi" w:hAnsiTheme="minorHAnsi" w:cstheme="minorHAnsi"/>
          <w:noProof/>
          <w:sz w:val="22"/>
          <w:szCs w:val="22"/>
        </w:rPr>
        <w:t>, 2015)</w:t>
      </w:r>
      <w:r w:rsidR="00FD680E" w:rsidRPr="003F1702">
        <w:rPr>
          <w:rFonts w:asciiTheme="minorHAnsi" w:hAnsiTheme="minorHAnsi" w:cstheme="minorHAnsi"/>
          <w:sz w:val="22"/>
          <w:szCs w:val="22"/>
        </w:rPr>
        <w:fldChar w:fldCharType="end"/>
      </w:r>
      <w:r w:rsidR="00FD680E" w:rsidRPr="003F1702">
        <w:rPr>
          <w:rFonts w:asciiTheme="minorHAnsi" w:hAnsiTheme="minorHAnsi" w:cstheme="minorHAnsi"/>
          <w:sz w:val="22"/>
          <w:szCs w:val="22"/>
        </w:rPr>
        <w:t>.</w:t>
      </w:r>
      <w:r w:rsidR="00A229FD" w:rsidRPr="003F1702">
        <w:rPr>
          <w:rFonts w:asciiTheme="minorHAnsi" w:hAnsiTheme="minorHAnsi" w:cstheme="minorHAnsi"/>
          <w:sz w:val="22"/>
          <w:szCs w:val="22"/>
        </w:rPr>
        <w:t xml:space="preserve"> Furthermore, the expected IUGR (from </w:t>
      </w:r>
      <w:r w:rsidR="00A229FD" w:rsidRPr="003F1702">
        <w:rPr>
          <w:rFonts w:asciiTheme="minorHAnsi" w:hAnsiTheme="minorHAnsi" w:cstheme="minorHAnsi"/>
          <w:i/>
          <w:sz w:val="22"/>
          <w:szCs w:val="22"/>
        </w:rPr>
        <w:t>Aim 1</w:t>
      </w:r>
      <w:r w:rsidR="00A229FD" w:rsidRPr="003F1702">
        <w:rPr>
          <w:rFonts w:asciiTheme="minorHAnsi" w:hAnsiTheme="minorHAnsi" w:cstheme="minorHAnsi"/>
          <w:sz w:val="22"/>
          <w:szCs w:val="22"/>
        </w:rPr>
        <w:t>) may be supportive of reduced mTORC1 signaling</w:t>
      </w:r>
      <w:r w:rsidR="008953C8" w:rsidRPr="003F1702">
        <w:rPr>
          <w:rFonts w:asciiTheme="minorHAnsi" w:hAnsiTheme="minorHAnsi" w:cstheme="minorHAnsi"/>
          <w:sz w:val="22"/>
          <w:szCs w:val="22"/>
        </w:rPr>
        <w:t>.</w:t>
      </w:r>
    </w:p>
    <w:p w14:paraId="46C6F85D" w14:textId="77777777" w:rsidR="00FD680E" w:rsidRPr="003F1702" w:rsidRDefault="00FD680E" w:rsidP="00FD680E">
      <w:pPr>
        <w:rPr>
          <w:rFonts w:asciiTheme="minorHAnsi" w:hAnsiTheme="minorHAnsi" w:cstheme="minorHAnsi"/>
          <w:sz w:val="22"/>
          <w:szCs w:val="22"/>
        </w:rPr>
      </w:pPr>
    </w:p>
    <w:p w14:paraId="5A32D077" w14:textId="51F60ACC" w:rsidR="00FD680E" w:rsidRPr="003F1702" w:rsidRDefault="00684B7D" w:rsidP="00684B7D">
      <w:pPr>
        <w:pStyle w:val="Heading2"/>
        <w:rPr>
          <w:rFonts w:asciiTheme="minorHAnsi" w:hAnsiTheme="minorHAnsi" w:cstheme="minorHAnsi"/>
        </w:rPr>
      </w:pPr>
      <w:bookmarkStart w:id="66" w:name="_Toc15461880"/>
      <w:bookmarkStart w:id="67" w:name="_Toc16507584"/>
      <w:r w:rsidRPr="003F1702">
        <w:rPr>
          <w:rFonts w:asciiTheme="minorHAnsi" w:hAnsiTheme="minorHAnsi" w:cstheme="minorHAnsi"/>
          <w:b/>
          <w:bCs/>
        </w:rPr>
        <w:t>Aim 1.4:</w:t>
      </w:r>
      <w:r w:rsidRPr="003F1702">
        <w:rPr>
          <w:rFonts w:asciiTheme="minorHAnsi" w:hAnsiTheme="minorHAnsi" w:cstheme="minorHAnsi"/>
        </w:rPr>
        <w:t xml:space="preserve"> How does maternal GC exposure affect placental </w:t>
      </w:r>
      <w:bookmarkEnd w:id="66"/>
      <w:r w:rsidRPr="003F1702">
        <w:rPr>
          <w:rFonts w:asciiTheme="minorHAnsi" w:hAnsiTheme="minorHAnsi" w:cstheme="minorHAnsi"/>
        </w:rPr>
        <w:t>endocrine function?</w:t>
      </w:r>
      <w:bookmarkEnd w:id="67"/>
    </w:p>
    <w:p w14:paraId="53ADD64C" w14:textId="5A34D801" w:rsidR="006F6692" w:rsidRPr="003F1702" w:rsidRDefault="00684B7D" w:rsidP="006F6692">
      <w:pPr>
        <w:rPr>
          <w:rFonts w:asciiTheme="minorHAnsi" w:hAnsiTheme="minorHAnsi" w:cstheme="minorHAnsi"/>
          <w:sz w:val="22"/>
          <w:szCs w:val="22"/>
        </w:rPr>
      </w:pPr>
      <w:r w:rsidRPr="003F1702">
        <w:rPr>
          <w:rFonts w:asciiTheme="minorHAnsi" w:hAnsiTheme="minorHAnsi" w:cstheme="minorHAnsi"/>
          <w:sz w:val="22"/>
          <w:szCs w:val="22"/>
        </w:rPr>
        <w:t xml:space="preserve">I hypothesize GDF15, an anorexic hormone, to be </w:t>
      </w:r>
      <w:r w:rsidR="0072076C" w:rsidRPr="003F1702">
        <w:rPr>
          <w:rFonts w:asciiTheme="minorHAnsi" w:hAnsiTheme="minorHAnsi" w:cstheme="minorHAnsi"/>
          <w:sz w:val="22"/>
          <w:szCs w:val="22"/>
        </w:rPr>
        <w:t>downregulated</w:t>
      </w:r>
      <w:r w:rsidRPr="003F1702">
        <w:rPr>
          <w:rFonts w:asciiTheme="minorHAnsi" w:hAnsiTheme="minorHAnsi" w:cstheme="minorHAnsi"/>
          <w:sz w:val="22"/>
          <w:szCs w:val="22"/>
        </w:rPr>
        <w:t xml:space="preserve"> in the placentas of dexamethasone-treated animals. </w:t>
      </w:r>
      <w:r w:rsidR="0072076C" w:rsidRPr="003F1702">
        <w:rPr>
          <w:rFonts w:asciiTheme="minorHAnsi" w:hAnsiTheme="minorHAnsi" w:cstheme="minorHAnsi"/>
          <w:sz w:val="22"/>
          <w:szCs w:val="22"/>
        </w:rPr>
        <w:t>G</w:t>
      </w:r>
      <w:r w:rsidR="00944F2E" w:rsidRPr="003F1702">
        <w:rPr>
          <w:rFonts w:asciiTheme="minorHAnsi" w:hAnsiTheme="minorHAnsi" w:cstheme="minorHAnsi"/>
          <w:sz w:val="22"/>
          <w:szCs w:val="22"/>
        </w:rPr>
        <w:t xml:space="preserve">iven that GDF15 </w:t>
      </w:r>
      <w:r w:rsidR="0072076C" w:rsidRPr="003F1702">
        <w:rPr>
          <w:rFonts w:asciiTheme="minorHAnsi" w:hAnsiTheme="minorHAnsi" w:cstheme="minorHAnsi"/>
          <w:sz w:val="22"/>
          <w:szCs w:val="22"/>
        </w:rPr>
        <w:t xml:space="preserve">levels are </w:t>
      </w:r>
      <w:r w:rsidR="00013D15" w:rsidRPr="003F1702">
        <w:rPr>
          <w:rFonts w:asciiTheme="minorHAnsi" w:hAnsiTheme="minorHAnsi" w:cstheme="minorHAnsi"/>
          <w:sz w:val="22"/>
          <w:szCs w:val="22"/>
        </w:rPr>
        <w:t>increased</w:t>
      </w:r>
      <w:r w:rsidR="0072076C" w:rsidRPr="003F1702">
        <w:rPr>
          <w:rFonts w:asciiTheme="minorHAnsi" w:hAnsiTheme="minorHAnsi" w:cstheme="minorHAnsi"/>
          <w:sz w:val="22"/>
          <w:szCs w:val="22"/>
        </w:rPr>
        <w:t xml:space="preserve"> in muscle with </w:t>
      </w:r>
      <w:r w:rsidR="00013D15" w:rsidRPr="003F1702">
        <w:rPr>
          <w:rFonts w:asciiTheme="minorHAnsi" w:hAnsiTheme="minorHAnsi" w:cstheme="minorHAnsi"/>
          <w:sz w:val="22"/>
          <w:szCs w:val="22"/>
        </w:rPr>
        <w:t>activated</w:t>
      </w:r>
      <w:r w:rsidR="0072076C" w:rsidRPr="003F1702">
        <w:rPr>
          <w:rFonts w:asciiTheme="minorHAnsi" w:hAnsiTheme="minorHAnsi" w:cstheme="minorHAnsi"/>
          <w:sz w:val="22"/>
          <w:szCs w:val="22"/>
        </w:rPr>
        <w:t xml:space="preserve"> mTORC1 activity </w:t>
      </w:r>
      <w:r w:rsidR="006A7FB6" w:rsidRPr="003F1702">
        <w:rPr>
          <w:rFonts w:asciiTheme="minorHAnsi" w:hAnsiTheme="minorHAnsi" w:cstheme="minorHAnsi"/>
          <w:sz w:val="22"/>
          <w:szCs w:val="22"/>
        </w:rPr>
        <w:fldChar w:fldCharType="begin" w:fldLock="1"/>
      </w:r>
      <w:r w:rsidR="006D34E1">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3F1702">
        <w:rPr>
          <w:rFonts w:asciiTheme="minorHAnsi" w:hAnsiTheme="minorHAnsi" w:cstheme="minorHAnsi"/>
          <w:sz w:val="22"/>
          <w:szCs w:val="22"/>
        </w:rPr>
        <w:fldChar w:fldCharType="separate"/>
      </w:r>
      <w:r w:rsidR="004D3E33" w:rsidRPr="004D3E33">
        <w:rPr>
          <w:rFonts w:asciiTheme="minorHAnsi" w:hAnsiTheme="minorHAnsi" w:cstheme="minorHAnsi"/>
          <w:noProof/>
          <w:sz w:val="22"/>
          <w:szCs w:val="22"/>
        </w:rPr>
        <w:t xml:space="preserve">(Tang </w:t>
      </w:r>
      <w:r w:rsidR="004D3E33" w:rsidRPr="004D3E33">
        <w:rPr>
          <w:rFonts w:asciiTheme="minorHAnsi" w:hAnsiTheme="minorHAnsi" w:cstheme="minorHAnsi"/>
          <w:i/>
          <w:noProof/>
          <w:sz w:val="22"/>
          <w:szCs w:val="22"/>
        </w:rPr>
        <w:t>et al.</w:t>
      </w:r>
      <w:r w:rsidR="004D3E33" w:rsidRPr="004D3E33">
        <w:rPr>
          <w:rFonts w:asciiTheme="minorHAnsi" w:hAnsiTheme="minorHAnsi" w:cstheme="minorHAnsi"/>
          <w:noProof/>
          <w:sz w:val="22"/>
          <w:szCs w:val="22"/>
        </w:rPr>
        <w:t xml:space="preserve">, 2019; Stephenson </w:t>
      </w:r>
      <w:r w:rsidR="004D3E33" w:rsidRPr="004D3E33">
        <w:rPr>
          <w:rFonts w:asciiTheme="minorHAnsi" w:hAnsiTheme="minorHAnsi" w:cstheme="minorHAnsi"/>
          <w:i/>
          <w:noProof/>
          <w:sz w:val="22"/>
          <w:szCs w:val="22"/>
        </w:rPr>
        <w:t>et al.</w:t>
      </w:r>
      <w:r w:rsidR="004D3E33" w:rsidRPr="004D3E33">
        <w:rPr>
          <w:rFonts w:asciiTheme="minorHAnsi" w:hAnsiTheme="minorHAnsi" w:cstheme="minorHAnsi"/>
          <w:noProof/>
          <w:sz w:val="22"/>
          <w:szCs w:val="22"/>
        </w:rPr>
        <w:t>, 2019)</w:t>
      </w:r>
      <w:r w:rsidR="006A7FB6" w:rsidRPr="003F1702">
        <w:rPr>
          <w:rFonts w:asciiTheme="minorHAnsi" w:hAnsiTheme="minorHAnsi" w:cstheme="minorHAnsi"/>
          <w:sz w:val="22"/>
          <w:szCs w:val="22"/>
        </w:rPr>
        <w:fldChar w:fldCharType="end"/>
      </w:r>
      <w:r w:rsidR="00A642E0" w:rsidRPr="003F1702">
        <w:rPr>
          <w:rFonts w:asciiTheme="minorHAnsi" w:hAnsiTheme="minorHAnsi" w:cstheme="minorHAnsi"/>
          <w:sz w:val="22"/>
          <w:szCs w:val="22"/>
        </w:rPr>
        <w:t xml:space="preserve"> and reduced </w:t>
      </w:r>
      <w:r w:rsidR="009231E9" w:rsidRPr="003F1702">
        <w:rPr>
          <w:rFonts w:asciiTheme="minorHAnsi" w:hAnsiTheme="minorHAnsi" w:cstheme="minorHAnsi"/>
          <w:sz w:val="22"/>
          <w:szCs w:val="22"/>
        </w:rPr>
        <w:t xml:space="preserve">in plasma after rapamycin treatment </w:t>
      </w:r>
      <w:r w:rsidR="006D34E1">
        <w:rPr>
          <w:rFonts w:asciiTheme="minorHAnsi" w:hAnsiTheme="minorHAnsi" w:cstheme="minorHAnsi"/>
          <w:sz w:val="22"/>
          <w:szCs w:val="22"/>
        </w:rPr>
        <w:fldChar w:fldCharType="begin" w:fldLock="1"/>
      </w:r>
      <w:r w:rsidR="007A5832">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Pr>
          <w:rFonts w:asciiTheme="minorHAnsi" w:hAnsiTheme="minorHAnsi" w:cstheme="minorHAnsi"/>
          <w:sz w:val="22"/>
          <w:szCs w:val="22"/>
        </w:rPr>
        <w:fldChar w:fldCharType="separate"/>
      </w:r>
      <w:r w:rsidR="006D34E1" w:rsidRPr="006D34E1">
        <w:rPr>
          <w:rFonts w:asciiTheme="minorHAnsi" w:hAnsiTheme="minorHAnsi" w:cstheme="minorHAnsi"/>
          <w:noProof/>
          <w:sz w:val="22"/>
          <w:szCs w:val="22"/>
        </w:rPr>
        <w:t xml:space="preserve">(Khan </w:t>
      </w:r>
      <w:r w:rsidR="006D34E1" w:rsidRPr="006D34E1">
        <w:rPr>
          <w:rFonts w:asciiTheme="minorHAnsi" w:hAnsiTheme="minorHAnsi" w:cstheme="minorHAnsi"/>
          <w:i/>
          <w:noProof/>
          <w:sz w:val="22"/>
          <w:szCs w:val="22"/>
        </w:rPr>
        <w:t>et al.</w:t>
      </w:r>
      <w:r w:rsidR="006D34E1" w:rsidRPr="006D34E1">
        <w:rPr>
          <w:rFonts w:asciiTheme="minorHAnsi" w:hAnsiTheme="minorHAnsi" w:cstheme="minorHAnsi"/>
          <w:noProof/>
          <w:sz w:val="22"/>
          <w:szCs w:val="22"/>
        </w:rPr>
        <w:t>, 2017)</w:t>
      </w:r>
      <w:r w:rsidR="006D34E1">
        <w:rPr>
          <w:rFonts w:asciiTheme="minorHAnsi" w:hAnsiTheme="minorHAnsi" w:cstheme="minorHAnsi"/>
          <w:sz w:val="22"/>
          <w:szCs w:val="22"/>
        </w:rPr>
        <w:fldChar w:fldCharType="end"/>
      </w:r>
      <w:r w:rsidR="0072076C" w:rsidRPr="003F1702">
        <w:rPr>
          <w:rFonts w:asciiTheme="minorHAnsi" w:hAnsiTheme="minorHAnsi" w:cstheme="minorHAnsi"/>
          <w:sz w:val="22"/>
          <w:szCs w:val="22"/>
        </w:rPr>
        <w:t xml:space="preserve">, and since placental mTORC1 activity is predicted to be reduced (from </w:t>
      </w:r>
      <w:r w:rsidR="0072076C" w:rsidRPr="003F1702">
        <w:rPr>
          <w:rFonts w:asciiTheme="minorHAnsi" w:hAnsiTheme="minorHAnsi" w:cstheme="minorHAnsi"/>
          <w:i/>
          <w:sz w:val="22"/>
          <w:szCs w:val="22"/>
        </w:rPr>
        <w:t>Aim 3</w:t>
      </w:r>
      <w:r w:rsidR="0072076C" w:rsidRPr="003F1702">
        <w:rPr>
          <w:rFonts w:asciiTheme="minorHAnsi" w:hAnsiTheme="minorHAnsi" w:cstheme="minorHAnsi"/>
          <w:sz w:val="22"/>
          <w:szCs w:val="22"/>
        </w:rPr>
        <w:t>), then GDF15 levels should decrease accordingly.</w:t>
      </w:r>
      <w:r w:rsidR="00013D15" w:rsidRPr="003F1702">
        <w:rPr>
          <w:rFonts w:asciiTheme="minorHAnsi" w:hAnsiTheme="minorHAnsi" w:cstheme="minorHAnsi"/>
          <w:sz w:val="22"/>
          <w:szCs w:val="22"/>
        </w:rPr>
        <w:t xml:space="preserve">  </w:t>
      </w:r>
    </w:p>
    <w:p w14:paraId="6A744669" w14:textId="285B1D3D" w:rsidR="00FD680E" w:rsidRPr="003F1702" w:rsidRDefault="006F6692" w:rsidP="00FD680E">
      <w:pPr>
        <w:rPr>
          <w:rFonts w:asciiTheme="minorHAnsi" w:hAnsiTheme="minorHAnsi" w:cstheme="minorHAnsi"/>
          <w:sz w:val="22"/>
          <w:szCs w:val="22"/>
        </w:rPr>
      </w:pPr>
      <w:r w:rsidRPr="003F1702">
        <w:rPr>
          <w:rFonts w:asciiTheme="minorHAnsi" w:hAnsiTheme="minorHAnsi" w:cstheme="minorHAnsi"/>
          <w:sz w:val="22"/>
          <w:szCs w:val="22"/>
        </w:rPr>
        <w:t xml:space="preserve">I expect IGF2 expression to be reduced since pregnant rats treated with dexamethasone at E13 had reduced </w:t>
      </w:r>
      <w:r w:rsidRPr="003F1702">
        <w:rPr>
          <w:rFonts w:asciiTheme="minorHAnsi" w:hAnsiTheme="minorHAnsi" w:cstheme="minorHAnsi"/>
          <w:i/>
          <w:sz w:val="22"/>
          <w:szCs w:val="22"/>
        </w:rPr>
        <w:t xml:space="preserve">Igf2 </w:t>
      </w:r>
      <w:r w:rsidRPr="003F1702">
        <w:rPr>
          <w:rFonts w:asciiTheme="minorHAnsi" w:hAnsiTheme="minorHAnsi" w:cstheme="minorHAnsi"/>
          <w:sz w:val="22"/>
          <w:szCs w:val="22"/>
        </w:rPr>
        <w:t xml:space="preserve">mRNA expression in the junctional zone despite unaltered expression in the labyrinth zone </w:t>
      </w:r>
      <w:r w:rsidRPr="003F1702">
        <w:rPr>
          <w:rFonts w:asciiTheme="minorHAnsi" w:hAnsiTheme="minorHAnsi" w:cstheme="minorHAnsi"/>
          <w:sz w:val="22"/>
          <w:szCs w:val="22"/>
        </w:rPr>
        <w:fldChar w:fldCharType="begin" w:fldLock="1"/>
      </w:r>
      <w:r w:rsidRPr="003F1702">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3F1702">
        <w:rPr>
          <w:rFonts w:asciiTheme="minorHAnsi" w:hAnsiTheme="minorHAnsi" w:cstheme="minorHAnsi"/>
          <w:sz w:val="22"/>
          <w:szCs w:val="22"/>
        </w:rPr>
        <w:fldChar w:fldCharType="separate"/>
      </w:r>
      <w:r w:rsidRPr="003F1702">
        <w:rPr>
          <w:rFonts w:asciiTheme="minorHAnsi" w:hAnsiTheme="minorHAnsi" w:cstheme="minorHAnsi"/>
          <w:noProof/>
          <w:sz w:val="22"/>
          <w:szCs w:val="22"/>
        </w:rPr>
        <w:t xml:space="preserve">(Ain </w:t>
      </w:r>
      <w:r w:rsidRPr="003F1702">
        <w:rPr>
          <w:rFonts w:asciiTheme="minorHAnsi" w:hAnsiTheme="minorHAnsi" w:cstheme="minorHAnsi"/>
          <w:i/>
          <w:noProof/>
          <w:sz w:val="22"/>
          <w:szCs w:val="22"/>
        </w:rPr>
        <w:t>et al.</w:t>
      </w:r>
      <w:r w:rsidRPr="003F1702">
        <w:rPr>
          <w:rFonts w:asciiTheme="minorHAnsi" w:hAnsiTheme="minorHAnsi" w:cstheme="minorHAnsi"/>
          <w:noProof/>
          <w:sz w:val="22"/>
          <w:szCs w:val="22"/>
        </w:rPr>
        <w:t>, 2005)</w:t>
      </w:r>
      <w:r w:rsidRPr="003F1702">
        <w:rPr>
          <w:rFonts w:asciiTheme="minorHAnsi" w:hAnsiTheme="minorHAnsi" w:cstheme="minorHAnsi"/>
          <w:sz w:val="22"/>
          <w:szCs w:val="22"/>
        </w:rPr>
        <w:fldChar w:fldCharType="end"/>
      </w:r>
      <w:r w:rsidRPr="003F1702">
        <w:rPr>
          <w:rFonts w:asciiTheme="minorHAnsi" w:hAnsiTheme="minorHAnsi" w:cstheme="minorHAnsi"/>
          <w:sz w:val="22"/>
          <w:szCs w:val="22"/>
        </w:rPr>
        <w:t xml:space="preserve">. Since our exposure is more chronic and placental weight and development is expected to be reduced (from </w:t>
      </w:r>
      <w:r w:rsidRPr="003F1702">
        <w:rPr>
          <w:rFonts w:asciiTheme="minorHAnsi" w:hAnsiTheme="minorHAnsi" w:cstheme="minorHAnsi"/>
          <w:i/>
          <w:sz w:val="22"/>
          <w:szCs w:val="22"/>
        </w:rPr>
        <w:t>Aim 1</w:t>
      </w:r>
      <w:r w:rsidRPr="003F1702">
        <w:rPr>
          <w:rFonts w:asciiTheme="minorHAnsi" w:hAnsiTheme="minorHAnsi" w:cstheme="minorHAnsi"/>
          <w:sz w:val="22"/>
          <w:szCs w:val="22"/>
        </w:rPr>
        <w:t xml:space="preserve">), then </w:t>
      </w:r>
      <w:r w:rsidR="0046472F" w:rsidRPr="003F1702">
        <w:rPr>
          <w:rFonts w:asciiTheme="minorHAnsi" w:hAnsiTheme="minorHAnsi" w:cstheme="minorHAnsi"/>
          <w:sz w:val="22"/>
          <w:szCs w:val="22"/>
        </w:rPr>
        <w:t xml:space="preserve">placental </w:t>
      </w:r>
      <w:r w:rsidRPr="003F1702">
        <w:rPr>
          <w:rFonts w:asciiTheme="minorHAnsi" w:hAnsiTheme="minorHAnsi" w:cstheme="minorHAnsi"/>
          <w:i/>
          <w:sz w:val="22"/>
          <w:szCs w:val="22"/>
        </w:rPr>
        <w:t xml:space="preserve">Igf2 </w:t>
      </w:r>
      <w:r w:rsidRPr="003F1702">
        <w:rPr>
          <w:rFonts w:asciiTheme="minorHAnsi" w:hAnsiTheme="minorHAnsi" w:cstheme="minorHAnsi"/>
          <w:sz w:val="22"/>
          <w:szCs w:val="22"/>
        </w:rPr>
        <w:t>should be reduced.</w:t>
      </w:r>
    </w:p>
    <w:p w14:paraId="4EFC2297" w14:textId="77777777" w:rsidR="005734B8" w:rsidRPr="003F1702" w:rsidRDefault="005734B8" w:rsidP="005734B8">
      <w:pPr>
        <w:rPr>
          <w:rFonts w:asciiTheme="minorHAnsi" w:hAnsiTheme="minorHAnsi" w:cstheme="minorHAnsi"/>
        </w:rPr>
      </w:pPr>
    </w:p>
    <w:p w14:paraId="40122335" w14:textId="3A258A52" w:rsidR="00512B6C" w:rsidRPr="003F1702" w:rsidRDefault="00512B6C" w:rsidP="00A31148">
      <w:pPr>
        <w:pStyle w:val="Heading2"/>
        <w:rPr>
          <w:rFonts w:asciiTheme="minorHAnsi" w:hAnsiTheme="minorHAnsi" w:cstheme="minorHAnsi"/>
        </w:rPr>
      </w:pPr>
      <w:bookmarkStart w:id="68" w:name="_Toc16507585"/>
      <w:bookmarkStart w:id="69" w:name="_Toc15461883"/>
      <w:r w:rsidRPr="003F1702">
        <w:rPr>
          <w:rFonts w:asciiTheme="minorHAnsi" w:hAnsiTheme="minorHAnsi" w:cstheme="minorHAnsi"/>
          <w:b/>
          <w:bCs/>
        </w:rPr>
        <w:t>Aim 1.5:</w:t>
      </w:r>
      <w:r w:rsidRPr="003F1702">
        <w:rPr>
          <w:rFonts w:asciiTheme="minorHAnsi" w:hAnsiTheme="minorHAnsi" w:cstheme="minorHAnsi"/>
        </w:rPr>
        <w:t xml:space="preserve"> Is offspring </w:t>
      </w:r>
      <w:r w:rsidR="006A7FB6" w:rsidRPr="003F1702">
        <w:rPr>
          <w:rFonts w:asciiTheme="minorHAnsi" w:hAnsiTheme="minorHAnsi" w:cstheme="minorHAnsi"/>
        </w:rPr>
        <w:t xml:space="preserve">survival, weight, body composition and </w:t>
      </w:r>
      <w:r w:rsidR="00B145A6" w:rsidRPr="003F1702">
        <w:rPr>
          <w:rFonts w:asciiTheme="minorHAnsi" w:hAnsiTheme="minorHAnsi" w:cstheme="minorHAnsi"/>
        </w:rPr>
        <w:t>insulin sensitivity</w:t>
      </w:r>
      <w:r w:rsidR="006A7FB6" w:rsidRPr="003F1702">
        <w:rPr>
          <w:rFonts w:asciiTheme="minorHAnsi" w:hAnsiTheme="minorHAnsi" w:cstheme="minorHAnsi"/>
        </w:rPr>
        <w:t xml:space="preserve"> altered with maternal GC exposure?</w:t>
      </w:r>
      <w:bookmarkEnd w:id="68"/>
      <w:r w:rsidR="006A7FB6" w:rsidRPr="003F1702">
        <w:rPr>
          <w:rFonts w:asciiTheme="minorHAnsi" w:hAnsiTheme="minorHAnsi" w:cstheme="minorHAnsi"/>
        </w:rPr>
        <w:t xml:space="preserve"> </w:t>
      </w:r>
      <w:bookmarkEnd w:id="69"/>
    </w:p>
    <w:p w14:paraId="5D02C975" w14:textId="7FDC4A75" w:rsidR="006A7FB6" w:rsidRPr="003F1702" w:rsidRDefault="006A7FB6" w:rsidP="006A7FB6">
      <w:pPr>
        <w:rPr>
          <w:rFonts w:asciiTheme="minorHAnsi" w:hAnsiTheme="minorHAnsi" w:cstheme="minorHAnsi"/>
          <w:sz w:val="22"/>
          <w:szCs w:val="22"/>
        </w:rPr>
      </w:pPr>
      <w:r w:rsidRPr="003F1702">
        <w:rPr>
          <w:rFonts w:asciiTheme="minorHAnsi" w:hAnsiTheme="minorHAnsi" w:cstheme="minorHAnsi"/>
          <w:sz w:val="22"/>
          <w:szCs w:val="22"/>
        </w:rPr>
        <w:t xml:space="preserve">Given the </w:t>
      </w:r>
      <w:r w:rsidR="00753645" w:rsidRPr="003F1702">
        <w:rPr>
          <w:rFonts w:asciiTheme="minorHAnsi" w:hAnsiTheme="minorHAnsi" w:cstheme="minorHAnsi"/>
          <w:sz w:val="22"/>
          <w:szCs w:val="22"/>
        </w:rPr>
        <w:t xml:space="preserve">severe expected IUGR, reduced fetal weights, and increased resorption (from </w:t>
      </w:r>
      <w:r w:rsidR="00753645" w:rsidRPr="003F1702">
        <w:rPr>
          <w:rFonts w:asciiTheme="minorHAnsi" w:hAnsiTheme="minorHAnsi" w:cstheme="minorHAnsi"/>
          <w:i/>
          <w:sz w:val="22"/>
          <w:szCs w:val="22"/>
        </w:rPr>
        <w:t>Aim 1</w:t>
      </w:r>
      <w:r w:rsidR="00753645" w:rsidRPr="003F1702">
        <w:rPr>
          <w:rFonts w:asciiTheme="minorHAnsi" w:hAnsiTheme="minorHAnsi" w:cstheme="minorHAnsi"/>
          <w:sz w:val="22"/>
          <w:szCs w:val="22"/>
        </w:rPr>
        <w:t xml:space="preserve">), I predict that offspring survival will be reduced. </w:t>
      </w:r>
      <w:r w:rsidR="00201FD6" w:rsidRPr="003F1702">
        <w:rPr>
          <w:rFonts w:asciiTheme="minorHAnsi" w:hAnsiTheme="minorHAnsi" w:cstheme="minorHAnsi"/>
          <w:sz w:val="22"/>
          <w:szCs w:val="22"/>
        </w:rPr>
        <w:t>Our preliminary data shows that pre-gestational</w:t>
      </w:r>
      <w:r w:rsidR="00FA3B3F" w:rsidRPr="003F1702">
        <w:rPr>
          <w:rFonts w:asciiTheme="minorHAnsi" w:hAnsiTheme="minorHAnsi" w:cstheme="minorHAnsi"/>
          <w:sz w:val="22"/>
          <w:szCs w:val="22"/>
        </w:rPr>
        <w:t xml:space="preserve"> exposure will dramatically</w:t>
      </w:r>
      <w:r w:rsidR="007E2B74" w:rsidRPr="003F1702">
        <w:rPr>
          <w:rFonts w:asciiTheme="minorHAnsi" w:hAnsiTheme="minorHAnsi" w:cstheme="minorHAnsi"/>
          <w:sz w:val="22"/>
          <w:szCs w:val="22"/>
        </w:rPr>
        <w:t xml:space="preserve"> reduce</w:t>
      </w:r>
      <w:r w:rsidR="00FA3B3F" w:rsidRPr="003F1702">
        <w:rPr>
          <w:rFonts w:asciiTheme="minorHAnsi" w:hAnsiTheme="minorHAnsi" w:cstheme="minorHAnsi"/>
          <w:sz w:val="22"/>
          <w:szCs w:val="22"/>
        </w:rPr>
        <w:t xml:space="preserve"> offspring survival</w:t>
      </w:r>
      <w:r w:rsidR="007E2B74" w:rsidRPr="003F1702">
        <w:rPr>
          <w:rFonts w:asciiTheme="minorHAnsi" w:hAnsiTheme="minorHAnsi" w:cstheme="minorHAnsi"/>
          <w:sz w:val="22"/>
          <w:szCs w:val="22"/>
        </w:rPr>
        <w:t xml:space="preserve"> </w:t>
      </w:r>
      <w:r w:rsidR="00FA3B3F" w:rsidRPr="003F1702">
        <w:rPr>
          <w:rFonts w:asciiTheme="minorHAnsi" w:hAnsiTheme="minorHAnsi" w:cstheme="minorHAnsi"/>
          <w:sz w:val="22"/>
          <w:szCs w:val="22"/>
        </w:rPr>
        <w:t>at PND</w:t>
      </w:r>
      <w:r w:rsidR="00B145A6" w:rsidRPr="003F1702">
        <w:rPr>
          <w:rFonts w:asciiTheme="minorHAnsi" w:hAnsiTheme="minorHAnsi" w:cstheme="minorHAnsi"/>
          <w:sz w:val="22"/>
          <w:szCs w:val="22"/>
        </w:rPr>
        <w:t>0.5</w:t>
      </w:r>
      <w:r w:rsidR="00FA3B3F" w:rsidRPr="003F1702">
        <w:rPr>
          <w:rFonts w:asciiTheme="minorHAnsi" w:hAnsiTheme="minorHAnsi" w:cstheme="minorHAnsi"/>
          <w:sz w:val="22"/>
          <w:szCs w:val="22"/>
        </w:rPr>
        <w:t>-</w:t>
      </w:r>
      <w:r w:rsidR="00B145A6" w:rsidRPr="003F1702">
        <w:rPr>
          <w:rFonts w:asciiTheme="minorHAnsi" w:hAnsiTheme="minorHAnsi" w:cstheme="minorHAnsi"/>
          <w:sz w:val="22"/>
          <w:szCs w:val="22"/>
        </w:rPr>
        <w:t>1</w:t>
      </w:r>
      <w:r w:rsidR="00FA3B3F" w:rsidRPr="003F1702">
        <w:rPr>
          <w:rFonts w:asciiTheme="minorHAnsi" w:hAnsiTheme="minorHAnsi" w:cstheme="minorHAnsi"/>
          <w:sz w:val="22"/>
          <w:szCs w:val="22"/>
        </w:rPr>
        <w:t xml:space="preserve"> </w:t>
      </w:r>
      <w:r w:rsidR="00B145A6" w:rsidRPr="003F1702">
        <w:rPr>
          <w:rFonts w:asciiTheme="minorHAnsi" w:hAnsiTheme="minorHAnsi" w:cstheme="minorHAnsi"/>
          <w:sz w:val="22"/>
          <w:szCs w:val="22"/>
        </w:rPr>
        <w:t xml:space="preserve">with 100% lethality of all pups from dexamethasone-treated dams. </w:t>
      </w:r>
      <w:r w:rsidR="0046472F" w:rsidRPr="003F1702">
        <w:rPr>
          <w:rFonts w:asciiTheme="minorHAnsi" w:hAnsiTheme="minorHAnsi" w:cstheme="minorHAnsi"/>
          <w:sz w:val="22"/>
          <w:szCs w:val="22"/>
        </w:rPr>
        <w:t>Dexamethasone exposure at conception</w:t>
      </w:r>
      <w:r w:rsidR="00FA3B3F" w:rsidRPr="003F1702">
        <w:rPr>
          <w:rFonts w:asciiTheme="minorHAnsi" w:hAnsiTheme="minorHAnsi" w:cstheme="minorHAnsi"/>
          <w:sz w:val="22"/>
          <w:szCs w:val="22"/>
        </w:rPr>
        <w:t xml:space="preserve"> is similarly predicted to reduce offspring survival within PND</w:t>
      </w:r>
      <w:r w:rsidR="00B145A6" w:rsidRPr="003F1702">
        <w:rPr>
          <w:rFonts w:asciiTheme="minorHAnsi" w:hAnsiTheme="minorHAnsi" w:cstheme="minorHAnsi"/>
          <w:sz w:val="22"/>
          <w:szCs w:val="22"/>
        </w:rPr>
        <w:t>0.5</w:t>
      </w:r>
      <w:r w:rsidR="00FA3B3F" w:rsidRPr="003F1702">
        <w:rPr>
          <w:rFonts w:asciiTheme="minorHAnsi" w:hAnsiTheme="minorHAnsi" w:cstheme="minorHAnsi"/>
          <w:sz w:val="22"/>
          <w:szCs w:val="22"/>
        </w:rPr>
        <w:t>-</w:t>
      </w:r>
      <w:r w:rsidR="00B145A6" w:rsidRPr="003F1702">
        <w:rPr>
          <w:rFonts w:asciiTheme="minorHAnsi" w:hAnsiTheme="minorHAnsi" w:cstheme="minorHAnsi"/>
          <w:sz w:val="22"/>
          <w:szCs w:val="22"/>
        </w:rPr>
        <w:t>1</w:t>
      </w:r>
      <w:r w:rsidR="00FA3B3F" w:rsidRPr="003F1702">
        <w:rPr>
          <w:rFonts w:asciiTheme="minorHAnsi" w:hAnsiTheme="minorHAnsi" w:cstheme="minorHAnsi"/>
          <w:sz w:val="22"/>
          <w:szCs w:val="22"/>
        </w:rPr>
        <w:t xml:space="preserve"> but to a lesser degree than the pre-gestational exposure.</w:t>
      </w:r>
      <w:r w:rsidR="0037754B" w:rsidRPr="003F1702">
        <w:rPr>
          <w:rFonts w:asciiTheme="minorHAnsi" w:hAnsiTheme="minorHAnsi" w:cstheme="minorHAnsi"/>
          <w:sz w:val="22"/>
          <w:szCs w:val="22"/>
        </w:rPr>
        <w:t xml:space="preserve"> I predict offspring body weight to be relatively similar at 6 weeks</w:t>
      </w:r>
      <w:r w:rsidR="00BA5060" w:rsidRPr="003F1702">
        <w:rPr>
          <w:rFonts w:asciiTheme="minorHAnsi" w:hAnsiTheme="minorHAnsi" w:cstheme="minorHAnsi"/>
          <w:sz w:val="22"/>
          <w:szCs w:val="22"/>
        </w:rPr>
        <w:t xml:space="preserve"> as seen in </w:t>
      </w:r>
      <w:r w:rsidR="00B145A6" w:rsidRPr="003F1702">
        <w:rPr>
          <w:rFonts w:asciiTheme="minorHAnsi" w:hAnsiTheme="minorHAnsi" w:cstheme="minorHAnsi"/>
          <w:sz w:val="22"/>
          <w:szCs w:val="22"/>
        </w:rPr>
        <w:t xml:space="preserve">adult </w:t>
      </w:r>
      <w:r w:rsidR="00BA5060" w:rsidRPr="003F1702">
        <w:rPr>
          <w:rFonts w:asciiTheme="minorHAnsi" w:hAnsiTheme="minorHAnsi" w:cstheme="minorHAnsi"/>
          <w:sz w:val="22"/>
          <w:szCs w:val="22"/>
        </w:rPr>
        <w:t xml:space="preserve">rats </w:t>
      </w:r>
      <w:r w:rsidR="00BA5060" w:rsidRPr="003F1702">
        <w:rPr>
          <w:rFonts w:asciiTheme="minorHAnsi" w:hAnsiTheme="minorHAnsi" w:cstheme="minorHAnsi"/>
          <w:sz w:val="22"/>
          <w:szCs w:val="22"/>
        </w:rPr>
        <w:fldChar w:fldCharType="begin" w:fldLock="1"/>
      </w:r>
      <w:r w:rsidR="001F503D" w:rsidRPr="003F1702">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3F1702">
        <w:rPr>
          <w:rFonts w:asciiTheme="minorHAnsi" w:hAnsiTheme="minorHAnsi" w:cstheme="minorHAnsi"/>
          <w:sz w:val="22"/>
          <w:szCs w:val="22"/>
        </w:rPr>
        <w:fldChar w:fldCharType="separate"/>
      </w:r>
      <w:r w:rsidR="00B145A6" w:rsidRPr="003F1702">
        <w:rPr>
          <w:rFonts w:asciiTheme="minorHAnsi" w:hAnsiTheme="minorHAnsi" w:cstheme="minorHAnsi"/>
          <w:noProof/>
          <w:sz w:val="22"/>
          <w:szCs w:val="22"/>
        </w:rPr>
        <w:t xml:space="preserve">(Lesage </w:t>
      </w:r>
      <w:r w:rsidR="00B145A6" w:rsidRPr="003F1702">
        <w:rPr>
          <w:rFonts w:asciiTheme="minorHAnsi" w:hAnsiTheme="minorHAnsi" w:cstheme="minorHAnsi"/>
          <w:i/>
          <w:noProof/>
          <w:sz w:val="22"/>
          <w:szCs w:val="22"/>
        </w:rPr>
        <w:t>et al.</w:t>
      </w:r>
      <w:r w:rsidR="00B145A6" w:rsidRPr="003F1702">
        <w:rPr>
          <w:rFonts w:asciiTheme="minorHAnsi" w:hAnsiTheme="minorHAnsi" w:cstheme="minorHAnsi"/>
          <w:noProof/>
          <w:sz w:val="22"/>
          <w:szCs w:val="22"/>
        </w:rPr>
        <w:t xml:space="preserve">, 2004; O’Sullivan </w:t>
      </w:r>
      <w:r w:rsidR="00B145A6" w:rsidRPr="003F1702">
        <w:rPr>
          <w:rFonts w:asciiTheme="minorHAnsi" w:hAnsiTheme="minorHAnsi" w:cstheme="minorHAnsi"/>
          <w:i/>
          <w:noProof/>
          <w:sz w:val="22"/>
          <w:szCs w:val="22"/>
        </w:rPr>
        <w:t>et al.</w:t>
      </w:r>
      <w:r w:rsidR="00B145A6" w:rsidRPr="003F1702">
        <w:rPr>
          <w:rFonts w:asciiTheme="minorHAnsi" w:hAnsiTheme="minorHAnsi" w:cstheme="minorHAnsi"/>
          <w:noProof/>
          <w:sz w:val="22"/>
          <w:szCs w:val="22"/>
        </w:rPr>
        <w:t>, 2013)</w:t>
      </w:r>
      <w:r w:rsidR="00BA5060" w:rsidRPr="003F1702">
        <w:rPr>
          <w:rFonts w:asciiTheme="minorHAnsi" w:hAnsiTheme="minorHAnsi" w:cstheme="minorHAnsi"/>
          <w:sz w:val="22"/>
          <w:szCs w:val="22"/>
        </w:rPr>
        <w:fldChar w:fldCharType="end"/>
      </w:r>
      <w:r w:rsidR="0037754B" w:rsidRPr="003F1702">
        <w:rPr>
          <w:rFonts w:asciiTheme="minorHAnsi" w:hAnsiTheme="minorHAnsi" w:cstheme="minorHAnsi"/>
          <w:sz w:val="22"/>
          <w:szCs w:val="22"/>
        </w:rPr>
        <w:t xml:space="preserve">, but the offspring will have higher </w:t>
      </w:r>
      <w:r w:rsidR="00BA5060" w:rsidRPr="003F1702">
        <w:rPr>
          <w:rFonts w:asciiTheme="minorHAnsi" w:hAnsiTheme="minorHAnsi" w:cstheme="minorHAnsi"/>
          <w:sz w:val="22"/>
          <w:szCs w:val="22"/>
        </w:rPr>
        <w:t>fat mass</w:t>
      </w:r>
      <w:r w:rsidR="0037754B" w:rsidRPr="003F1702">
        <w:rPr>
          <w:rFonts w:asciiTheme="minorHAnsi" w:hAnsiTheme="minorHAnsi" w:cstheme="minorHAnsi"/>
          <w:sz w:val="22"/>
          <w:szCs w:val="22"/>
        </w:rPr>
        <w:t xml:space="preserve"> as seen in human studies </w:t>
      </w:r>
      <w:r w:rsidR="00274D8F" w:rsidRPr="003F1702">
        <w:rPr>
          <w:rFonts w:asciiTheme="minorHAnsi" w:hAnsiTheme="minorHAnsi" w:cstheme="minorHAnsi"/>
          <w:sz w:val="22"/>
          <w:szCs w:val="22"/>
        </w:rPr>
        <w:fldChar w:fldCharType="begin" w:fldLock="1"/>
      </w:r>
      <w:r w:rsidR="00BA5060" w:rsidRPr="003F1702">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3F1702">
        <w:rPr>
          <w:rFonts w:asciiTheme="minorHAnsi" w:hAnsiTheme="minorHAnsi" w:cstheme="minorHAnsi"/>
          <w:sz w:val="22"/>
          <w:szCs w:val="22"/>
        </w:rPr>
        <w:fldChar w:fldCharType="separate"/>
      </w:r>
      <w:r w:rsidR="00274D8F" w:rsidRPr="003F1702">
        <w:rPr>
          <w:rFonts w:asciiTheme="minorHAnsi" w:hAnsiTheme="minorHAnsi" w:cstheme="minorHAnsi"/>
          <w:noProof/>
          <w:sz w:val="22"/>
          <w:szCs w:val="22"/>
        </w:rPr>
        <w:t xml:space="preserve">(Van Dijk </w:t>
      </w:r>
      <w:r w:rsidR="00274D8F" w:rsidRPr="003F1702">
        <w:rPr>
          <w:rFonts w:asciiTheme="minorHAnsi" w:hAnsiTheme="minorHAnsi" w:cstheme="minorHAnsi"/>
          <w:i/>
          <w:noProof/>
          <w:sz w:val="22"/>
          <w:szCs w:val="22"/>
        </w:rPr>
        <w:t>et al.</w:t>
      </w:r>
      <w:r w:rsidR="00274D8F" w:rsidRPr="003F1702">
        <w:rPr>
          <w:rFonts w:asciiTheme="minorHAnsi" w:hAnsiTheme="minorHAnsi" w:cstheme="minorHAnsi"/>
          <w:noProof/>
          <w:sz w:val="22"/>
          <w:szCs w:val="22"/>
        </w:rPr>
        <w:t>, 2012)</w:t>
      </w:r>
      <w:r w:rsidR="00274D8F" w:rsidRPr="003F1702">
        <w:rPr>
          <w:rFonts w:asciiTheme="minorHAnsi" w:hAnsiTheme="minorHAnsi" w:cstheme="minorHAnsi"/>
          <w:sz w:val="22"/>
          <w:szCs w:val="22"/>
        </w:rPr>
        <w:fldChar w:fldCharType="end"/>
      </w:r>
      <w:r w:rsidR="00BA5060" w:rsidRPr="003F1702">
        <w:rPr>
          <w:rFonts w:asciiTheme="minorHAnsi" w:hAnsiTheme="minorHAnsi" w:cstheme="minorHAnsi"/>
          <w:sz w:val="22"/>
          <w:szCs w:val="22"/>
        </w:rPr>
        <w:t xml:space="preserve">. Furthermore, since our exposure is longer than that of most studies, offspring may show increased </w:t>
      </w:r>
      <w:r w:rsidR="00BB699D" w:rsidRPr="003F1702">
        <w:rPr>
          <w:rFonts w:asciiTheme="minorHAnsi" w:hAnsiTheme="minorHAnsi" w:cstheme="minorHAnsi"/>
          <w:sz w:val="22"/>
          <w:szCs w:val="22"/>
        </w:rPr>
        <w:t>insulin</w:t>
      </w:r>
      <w:r w:rsidR="00BA5060" w:rsidRPr="003F1702">
        <w:rPr>
          <w:rFonts w:asciiTheme="minorHAnsi" w:hAnsiTheme="minorHAnsi" w:cstheme="minorHAnsi"/>
          <w:sz w:val="22"/>
          <w:szCs w:val="22"/>
        </w:rPr>
        <w:t xml:space="preserve"> levels </w:t>
      </w:r>
      <w:r w:rsidR="00BB699D" w:rsidRPr="003F1702">
        <w:rPr>
          <w:rFonts w:asciiTheme="minorHAnsi" w:hAnsiTheme="minorHAnsi" w:cstheme="minorHAnsi"/>
          <w:sz w:val="22"/>
          <w:szCs w:val="22"/>
        </w:rPr>
        <w:t xml:space="preserve">during the ITT </w:t>
      </w:r>
      <w:r w:rsidR="00BA5060" w:rsidRPr="003F1702">
        <w:rPr>
          <w:rFonts w:asciiTheme="minorHAnsi" w:hAnsiTheme="minorHAnsi" w:cstheme="minorHAnsi"/>
          <w:sz w:val="22"/>
          <w:szCs w:val="22"/>
        </w:rPr>
        <w:t>at 6 weeks of age</w:t>
      </w:r>
      <w:r w:rsidR="00BB699D" w:rsidRPr="003F1702">
        <w:rPr>
          <w:rFonts w:asciiTheme="minorHAnsi" w:hAnsiTheme="minorHAnsi" w:cstheme="minorHAnsi"/>
          <w:sz w:val="22"/>
          <w:szCs w:val="22"/>
        </w:rPr>
        <w:t xml:space="preserve">. </w:t>
      </w:r>
      <w:r w:rsidR="001F503D" w:rsidRPr="003F1702">
        <w:rPr>
          <w:rFonts w:asciiTheme="minorHAnsi" w:hAnsiTheme="minorHAnsi" w:cstheme="minorHAnsi"/>
          <w:sz w:val="22"/>
          <w:szCs w:val="22"/>
        </w:rPr>
        <w:t>In support of this hypothesis, 30-year-old human offspring of mothers who</w:t>
      </w:r>
      <w:r w:rsidR="00EE77A3" w:rsidRPr="003F1702">
        <w:rPr>
          <w:rFonts w:asciiTheme="minorHAnsi" w:hAnsiTheme="minorHAnsi" w:cstheme="minorHAnsi"/>
          <w:sz w:val="22"/>
          <w:szCs w:val="22"/>
        </w:rPr>
        <w:t xml:space="preserve"> had</w:t>
      </w:r>
      <w:r w:rsidR="001F503D" w:rsidRPr="003F1702">
        <w:rPr>
          <w:rFonts w:asciiTheme="minorHAnsi" w:hAnsiTheme="minorHAnsi" w:cstheme="minorHAnsi"/>
          <w:sz w:val="22"/>
          <w:szCs w:val="22"/>
        </w:rPr>
        <w:t xml:space="preserve"> received antenatal betamethasone had higher insulin levels 30 minutes after a glucose tolerance test </w:t>
      </w:r>
      <w:r w:rsidR="001F503D" w:rsidRPr="003F1702">
        <w:rPr>
          <w:rFonts w:asciiTheme="minorHAnsi" w:hAnsiTheme="minorHAnsi" w:cstheme="minorHAnsi"/>
          <w:sz w:val="22"/>
          <w:szCs w:val="22"/>
        </w:rPr>
        <w:fldChar w:fldCharType="begin" w:fldLock="1"/>
      </w:r>
      <w:r w:rsidR="001F503D" w:rsidRPr="003F1702">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3F1702">
        <w:rPr>
          <w:rFonts w:asciiTheme="minorHAnsi" w:hAnsiTheme="minorHAnsi" w:cstheme="minorHAnsi"/>
          <w:sz w:val="22"/>
          <w:szCs w:val="22"/>
        </w:rPr>
        <w:fldChar w:fldCharType="separate"/>
      </w:r>
      <w:r w:rsidR="001F503D" w:rsidRPr="003F1702">
        <w:rPr>
          <w:rFonts w:asciiTheme="minorHAnsi" w:hAnsiTheme="minorHAnsi" w:cstheme="minorHAnsi"/>
          <w:noProof/>
          <w:sz w:val="22"/>
          <w:szCs w:val="22"/>
        </w:rPr>
        <w:t xml:space="preserve">(Dalziel </w:t>
      </w:r>
      <w:r w:rsidR="001F503D" w:rsidRPr="003F1702">
        <w:rPr>
          <w:rFonts w:asciiTheme="minorHAnsi" w:hAnsiTheme="minorHAnsi" w:cstheme="minorHAnsi"/>
          <w:i/>
          <w:noProof/>
          <w:sz w:val="22"/>
          <w:szCs w:val="22"/>
        </w:rPr>
        <w:t>et al.</w:t>
      </w:r>
      <w:r w:rsidR="001F503D" w:rsidRPr="003F1702">
        <w:rPr>
          <w:rFonts w:asciiTheme="minorHAnsi" w:hAnsiTheme="minorHAnsi" w:cstheme="minorHAnsi"/>
          <w:noProof/>
          <w:sz w:val="22"/>
          <w:szCs w:val="22"/>
        </w:rPr>
        <w:t>, 2005)</w:t>
      </w:r>
      <w:r w:rsidR="001F503D" w:rsidRPr="003F1702">
        <w:rPr>
          <w:rFonts w:asciiTheme="minorHAnsi" w:hAnsiTheme="minorHAnsi" w:cstheme="minorHAnsi"/>
          <w:sz w:val="22"/>
          <w:szCs w:val="22"/>
        </w:rPr>
        <w:fldChar w:fldCharType="end"/>
      </w:r>
      <w:r w:rsidR="001F503D" w:rsidRPr="003F1702">
        <w:rPr>
          <w:rFonts w:asciiTheme="minorHAnsi" w:hAnsiTheme="minorHAnsi" w:cstheme="minorHAnsi"/>
          <w:sz w:val="22"/>
          <w:szCs w:val="22"/>
        </w:rPr>
        <w:t xml:space="preserve">. </w:t>
      </w:r>
      <w:r w:rsidR="00EE77A3" w:rsidRPr="003F1702">
        <w:rPr>
          <w:rFonts w:asciiTheme="minorHAnsi" w:hAnsiTheme="minorHAnsi" w:cstheme="minorHAnsi"/>
          <w:sz w:val="22"/>
          <w:szCs w:val="22"/>
        </w:rPr>
        <w:t>On the other hand, a</w:t>
      </w:r>
      <w:r w:rsidR="001F503D" w:rsidRPr="003F1702">
        <w:rPr>
          <w:rFonts w:asciiTheme="minorHAnsi" w:hAnsiTheme="minorHAnsi" w:cstheme="minorHAnsi"/>
          <w:sz w:val="22"/>
          <w:szCs w:val="22"/>
        </w:rPr>
        <w:t>dult rat offspring of antenatally stressed dams had unaffected i</w:t>
      </w:r>
      <w:r w:rsidR="00BB699D" w:rsidRPr="003F1702">
        <w:rPr>
          <w:rFonts w:asciiTheme="minorHAnsi" w:hAnsiTheme="minorHAnsi" w:cstheme="minorHAnsi"/>
          <w:sz w:val="22"/>
          <w:szCs w:val="22"/>
        </w:rPr>
        <w:t xml:space="preserve">nsulin secretion </w:t>
      </w:r>
      <w:r w:rsidR="001F503D" w:rsidRPr="003F1702">
        <w:rPr>
          <w:rFonts w:asciiTheme="minorHAnsi" w:hAnsiTheme="minorHAnsi" w:cstheme="minorHAnsi"/>
          <w:sz w:val="22"/>
          <w:szCs w:val="22"/>
        </w:rPr>
        <w:t>in response to</w:t>
      </w:r>
      <w:r w:rsidR="00BB699D" w:rsidRPr="003F1702">
        <w:rPr>
          <w:rFonts w:asciiTheme="minorHAnsi" w:hAnsiTheme="minorHAnsi" w:cstheme="minorHAnsi"/>
          <w:sz w:val="22"/>
          <w:szCs w:val="22"/>
        </w:rPr>
        <w:t xml:space="preserve"> an OGTT</w:t>
      </w:r>
      <w:r w:rsidR="001F503D" w:rsidRPr="003F1702">
        <w:rPr>
          <w:rFonts w:asciiTheme="minorHAnsi" w:hAnsiTheme="minorHAnsi" w:cstheme="minorHAnsi"/>
          <w:sz w:val="22"/>
          <w:szCs w:val="22"/>
        </w:rPr>
        <w:t xml:space="preserve"> </w:t>
      </w:r>
      <w:r w:rsidR="001F503D" w:rsidRPr="003F1702">
        <w:rPr>
          <w:rFonts w:asciiTheme="minorHAnsi" w:hAnsiTheme="minorHAnsi" w:cstheme="minorHAnsi"/>
          <w:sz w:val="22"/>
          <w:szCs w:val="22"/>
        </w:rPr>
        <w:fldChar w:fldCharType="begin" w:fldLock="1"/>
      </w:r>
      <w:r w:rsidR="00726F42" w:rsidRPr="003F1702">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3F1702">
        <w:rPr>
          <w:rFonts w:asciiTheme="minorHAnsi" w:hAnsiTheme="minorHAnsi" w:cstheme="minorHAnsi"/>
          <w:sz w:val="22"/>
          <w:szCs w:val="22"/>
        </w:rPr>
        <w:fldChar w:fldCharType="separate"/>
      </w:r>
      <w:r w:rsidR="001F503D" w:rsidRPr="003F1702">
        <w:rPr>
          <w:rFonts w:asciiTheme="minorHAnsi" w:hAnsiTheme="minorHAnsi" w:cstheme="minorHAnsi"/>
          <w:noProof/>
          <w:sz w:val="22"/>
          <w:szCs w:val="22"/>
        </w:rPr>
        <w:t xml:space="preserve">(Lesage </w:t>
      </w:r>
      <w:r w:rsidR="001F503D" w:rsidRPr="003F1702">
        <w:rPr>
          <w:rFonts w:asciiTheme="minorHAnsi" w:hAnsiTheme="minorHAnsi" w:cstheme="minorHAnsi"/>
          <w:i/>
          <w:noProof/>
          <w:sz w:val="22"/>
          <w:szCs w:val="22"/>
        </w:rPr>
        <w:t>et al.</w:t>
      </w:r>
      <w:r w:rsidR="001F503D" w:rsidRPr="003F1702">
        <w:rPr>
          <w:rFonts w:asciiTheme="minorHAnsi" w:hAnsiTheme="minorHAnsi" w:cstheme="minorHAnsi"/>
          <w:noProof/>
          <w:sz w:val="22"/>
          <w:szCs w:val="22"/>
        </w:rPr>
        <w:t>, 2004)</w:t>
      </w:r>
      <w:r w:rsidR="001F503D" w:rsidRPr="003F1702">
        <w:rPr>
          <w:rFonts w:asciiTheme="minorHAnsi" w:hAnsiTheme="minorHAnsi" w:cstheme="minorHAnsi"/>
          <w:sz w:val="22"/>
          <w:szCs w:val="22"/>
        </w:rPr>
        <w:fldChar w:fldCharType="end"/>
      </w:r>
      <w:r w:rsidR="00BB699D" w:rsidRPr="003F1702">
        <w:rPr>
          <w:rFonts w:asciiTheme="minorHAnsi" w:hAnsiTheme="minorHAnsi" w:cstheme="minorHAnsi"/>
          <w:sz w:val="22"/>
          <w:szCs w:val="22"/>
        </w:rPr>
        <w:t xml:space="preserve">, but since our exposure is more chronic prior to or at gestation, then </w:t>
      </w:r>
      <w:r w:rsidR="00EE77A3" w:rsidRPr="003F1702">
        <w:rPr>
          <w:rFonts w:asciiTheme="minorHAnsi" w:hAnsiTheme="minorHAnsi" w:cstheme="minorHAnsi"/>
          <w:sz w:val="22"/>
          <w:szCs w:val="22"/>
        </w:rPr>
        <w:t xml:space="preserve">I expect </w:t>
      </w:r>
      <w:r w:rsidR="00BB699D" w:rsidRPr="003F1702">
        <w:rPr>
          <w:rFonts w:asciiTheme="minorHAnsi" w:hAnsiTheme="minorHAnsi" w:cstheme="minorHAnsi"/>
          <w:sz w:val="22"/>
          <w:szCs w:val="22"/>
        </w:rPr>
        <w:t>insulin levels to</w:t>
      </w:r>
      <w:r w:rsidR="001F503D" w:rsidRPr="003F1702">
        <w:rPr>
          <w:rFonts w:asciiTheme="minorHAnsi" w:hAnsiTheme="minorHAnsi" w:cstheme="minorHAnsi"/>
          <w:sz w:val="22"/>
          <w:szCs w:val="22"/>
        </w:rPr>
        <w:t xml:space="preserve"> be higher indicating less insulin sensitivity.</w:t>
      </w:r>
    </w:p>
    <w:p w14:paraId="66884CA5" w14:textId="77777777" w:rsidR="00F852CD" w:rsidRPr="003F1702" w:rsidRDefault="00F852CD" w:rsidP="006A7FB6">
      <w:pPr>
        <w:rPr>
          <w:rFonts w:asciiTheme="minorHAnsi" w:hAnsiTheme="minorHAnsi" w:cstheme="minorHAnsi"/>
          <w:sz w:val="22"/>
          <w:szCs w:val="22"/>
        </w:rPr>
      </w:pPr>
    </w:p>
    <w:p w14:paraId="12DD85FE" w14:textId="77777777" w:rsidR="00512B6C" w:rsidRPr="003F1702" w:rsidRDefault="00512B6C" w:rsidP="00A31148">
      <w:pPr>
        <w:pStyle w:val="Heading2"/>
        <w:rPr>
          <w:rFonts w:asciiTheme="minorHAnsi" w:hAnsiTheme="minorHAnsi" w:cstheme="minorHAnsi"/>
          <w:sz w:val="18"/>
          <w:szCs w:val="18"/>
        </w:rPr>
      </w:pPr>
      <w:bookmarkStart w:id="70" w:name="_Toc15461884"/>
      <w:bookmarkStart w:id="71" w:name="_Toc16507586"/>
      <w:r w:rsidRPr="003F1702">
        <w:rPr>
          <w:rFonts w:asciiTheme="minorHAnsi" w:hAnsiTheme="minorHAnsi" w:cstheme="minorHAnsi"/>
          <w:b/>
          <w:bCs/>
        </w:rPr>
        <w:lastRenderedPageBreak/>
        <w:t>Aim 1.6: </w:t>
      </w:r>
      <w:r w:rsidRPr="003F1702">
        <w:rPr>
          <w:rFonts w:asciiTheme="minorHAnsi" w:hAnsiTheme="minorHAnsi" w:cstheme="minorHAnsi"/>
        </w:rPr>
        <w:t>Does a placental GR-KO model rescue the placental and fetal effects of GC exposure?</w:t>
      </w:r>
      <w:bookmarkEnd w:id="70"/>
      <w:bookmarkEnd w:id="71"/>
    </w:p>
    <w:p w14:paraId="1D00EC09" w14:textId="07CD6A1B" w:rsidR="006D6946" w:rsidRPr="003F1702" w:rsidRDefault="0095325E" w:rsidP="00962BE4">
      <w:pPr>
        <w:rPr>
          <w:rFonts w:asciiTheme="minorHAnsi" w:hAnsiTheme="minorHAnsi" w:cstheme="minorHAnsi"/>
          <w:sz w:val="22"/>
          <w:szCs w:val="22"/>
        </w:rPr>
      </w:pPr>
      <w:r w:rsidRPr="003F1702">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3F1702">
        <w:rPr>
          <w:rFonts w:asciiTheme="minorHAnsi" w:hAnsiTheme="minorHAnsi" w:cstheme="minorHAnsi"/>
          <w:sz w:val="22"/>
          <w:szCs w:val="22"/>
        </w:rPr>
        <w:t xml:space="preserve">size </w:t>
      </w:r>
      <w:r w:rsidRPr="003F1702">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3F1702">
        <w:rPr>
          <w:rFonts w:asciiTheme="minorHAnsi" w:hAnsiTheme="minorHAnsi" w:cstheme="minorHAnsi"/>
          <w:sz w:val="22"/>
          <w:szCs w:val="22"/>
        </w:rPr>
        <w:t xml:space="preserve">  </w:t>
      </w:r>
    </w:p>
    <w:p w14:paraId="38A88300" w14:textId="52571FE1" w:rsidR="00962BE4" w:rsidRPr="003F1702" w:rsidRDefault="002F77A2" w:rsidP="002F77A2">
      <w:pPr>
        <w:pStyle w:val="Heading1"/>
        <w:rPr>
          <w:rFonts w:asciiTheme="minorHAnsi" w:hAnsiTheme="minorHAnsi" w:cstheme="minorHAnsi"/>
        </w:rPr>
      </w:pPr>
      <w:bookmarkStart w:id="72" w:name="_Toc15461885"/>
      <w:bookmarkStart w:id="73" w:name="_Toc16507587"/>
      <w:r w:rsidRPr="003F1702">
        <w:rPr>
          <w:rFonts w:asciiTheme="minorHAnsi" w:hAnsiTheme="minorHAnsi" w:cstheme="minorHAnsi"/>
        </w:rPr>
        <w:t>Potential Pitfalls and alternate Approaches (Aims 1.1-1.6)</w:t>
      </w:r>
      <w:bookmarkEnd w:id="72"/>
      <w:bookmarkEnd w:id="73"/>
    </w:p>
    <w:p w14:paraId="2A88E20C" w14:textId="77777777" w:rsidR="00AE534E" w:rsidRDefault="00BB203B">
      <w:pPr>
        <w:rPr>
          <w:rFonts w:asciiTheme="minorHAnsi" w:hAnsiTheme="minorHAnsi" w:cstheme="minorHAnsi"/>
          <w:sz w:val="22"/>
          <w:szCs w:val="22"/>
        </w:rPr>
      </w:pPr>
      <w:r w:rsidRPr="003F1702">
        <w:rPr>
          <w:rFonts w:asciiTheme="minorHAnsi" w:hAnsiTheme="minorHAnsi" w:cstheme="minorHAnsi"/>
          <w:sz w:val="22"/>
          <w:szCs w:val="22"/>
        </w:rPr>
        <w:t>It is possible that mice in</w:t>
      </w:r>
      <w:r w:rsidR="0037754B" w:rsidRPr="003F1702">
        <w:rPr>
          <w:rFonts w:asciiTheme="minorHAnsi" w:hAnsiTheme="minorHAnsi" w:cstheme="minorHAnsi"/>
          <w:sz w:val="22"/>
          <w:szCs w:val="22"/>
        </w:rPr>
        <w:t xml:space="preserve"> the pre-gestation dexamethasone</w:t>
      </w:r>
      <w:r w:rsidRPr="003F1702">
        <w:rPr>
          <w:rFonts w:asciiTheme="minorHAnsi" w:hAnsiTheme="minorHAnsi" w:cstheme="minorHAnsi"/>
          <w:sz w:val="22"/>
          <w:szCs w:val="22"/>
        </w:rPr>
        <w:t xml:space="preserve"> will not conceive immediately </w:t>
      </w:r>
      <w:r w:rsidR="0037754B" w:rsidRPr="003F1702">
        <w:rPr>
          <w:rFonts w:asciiTheme="minorHAnsi" w:hAnsiTheme="minorHAnsi" w:cstheme="minorHAnsi"/>
          <w:sz w:val="22"/>
          <w:szCs w:val="22"/>
        </w:rPr>
        <w:t>upon</w:t>
      </w:r>
      <w:r w:rsidRPr="003F1702">
        <w:rPr>
          <w:rFonts w:asciiTheme="minorHAnsi" w:hAnsiTheme="minorHAnsi" w:cstheme="minorHAnsi"/>
          <w:sz w:val="22"/>
          <w:szCs w:val="22"/>
        </w:rPr>
        <w:t xml:space="preserve"> mating thus causing </w:t>
      </w:r>
      <w:r w:rsidR="0037754B" w:rsidRPr="003F1702">
        <w:rPr>
          <w:rFonts w:asciiTheme="minorHAnsi" w:hAnsiTheme="minorHAnsi" w:cstheme="minorHAnsi"/>
          <w:sz w:val="22"/>
          <w:szCs w:val="22"/>
        </w:rPr>
        <w:t>their 1 week dexamethasone</w:t>
      </w:r>
      <w:r w:rsidRPr="003F1702">
        <w:rPr>
          <w:rFonts w:asciiTheme="minorHAnsi" w:hAnsiTheme="minorHAnsi" w:cstheme="minorHAnsi"/>
          <w:sz w:val="22"/>
          <w:szCs w:val="22"/>
        </w:rPr>
        <w:t xml:space="preserve"> exposure </w:t>
      </w:r>
      <w:r w:rsidR="0037754B" w:rsidRPr="003F1702">
        <w:rPr>
          <w:rFonts w:asciiTheme="minorHAnsi" w:hAnsiTheme="minorHAnsi" w:cstheme="minorHAnsi"/>
          <w:sz w:val="22"/>
          <w:szCs w:val="22"/>
        </w:rPr>
        <w:t xml:space="preserve">prior to mating </w:t>
      </w:r>
      <w:r w:rsidRPr="003F1702">
        <w:rPr>
          <w:rFonts w:asciiTheme="minorHAnsi" w:hAnsiTheme="minorHAnsi" w:cstheme="minorHAnsi"/>
          <w:sz w:val="22"/>
          <w:szCs w:val="22"/>
        </w:rPr>
        <w:t xml:space="preserve">to be </w:t>
      </w:r>
      <w:r w:rsidR="0037754B" w:rsidRPr="003F1702">
        <w:rPr>
          <w:rFonts w:asciiTheme="minorHAnsi" w:hAnsiTheme="minorHAnsi" w:cstheme="minorHAnsi"/>
          <w:sz w:val="22"/>
          <w:szCs w:val="22"/>
        </w:rPr>
        <w:t>prolonged</w:t>
      </w:r>
      <w:r w:rsidRPr="003F1702">
        <w:rPr>
          <w:rFonts w:asciiTheme="minorHAnsi" w:hAnsiTheme="minorHAnsi" w:cstheme="minorHAnsi"/>
          <w:sz w:val="22"/>
          <w:szCs w:val="22"/>
        </w:rPr>
        <w:t xml:space="preserve">. We will have to eliminate all dams that will be exposed to </w:t>
      </w:r>
      <w:r w:rsidR="0037754B" w:rsidRPr="003F1702">
        <w:rPr>
          <w:rFonts w:asciiTheme="minorHAnsi" w:hAnsiTheme="minorHAnsi" w:cstheme="minorHAnsi"/>
          <w:sz w:val="22"/>
          <w:szCs w:val="22"/>
        </w:rPr>
        <w:t>pre-gestational dexamethasone</w:t>
      </w:r>
      <w:r w:rsidRPr="003F1702">
        <w:rPr>
          <w:rFonts w:asciiTheme="minorHAnsi" w:hAnsiTheme="minorHAnsi" w:cstheme="minorHAnsi"/>
          <w:sz w:val="22"/>
          <w:szCs w:val="22"/>
        </w:rPr>
        <w:t xml:space="preserve"> f</w:t>
      </w:r>
      <w:r w:rsidR="00C074CF" w:rsidRPr="003F1702">
        <w:rPr>
          <w:rFonts w:asciiTheme="minorHAnsi" w:hAnsiTheme="minorHAnsi" w:cstheme="minorHAnsi"/>
          <w:sz w:val="22"/>
          <w:szCs w:val="22"/>
        </w:rPr>
        <w:t>or</w:t>
      </w:r>
      <w:r w:rsidRPr="003F1702">
        <w:rPr>
          <w:rFonts w:asciiTheme="minorHAnsi" w:hAnsiTheme="minorHAnsi" w:cstheme="minorHAnsi"/>
          <w:sz w:val="22"/>
          <w:szCs w:val="22"/>
        </w:rPr>
        <w:t xml:space="preserve"> more than a week and the half prior to conception, thus we may need more mice. </w:t>
      </w:r>
      <w:r w:rsidR="0049434D" w:rsidRPr="003F1702">
        <w:rPr>
          <w:rFonts w:asciiTheme="minorHAnsi" w:hAnsiTheme="minorHAnsi" w:cstheme="minorHAnsi"/>
          <w:sz w:val="22"/>
          <w:szCs w:val="22"/>
        </w:rPr>
        <w:t xml:space="preserve">It is also possible for both groups that the mice may have spontaneous abortions and resorptions due to induced </w:t>
      </w:r>
      <w:r w:rsidR="0037754B" w:rsidRPr="003F1702">
        <w:rPr>
          <w:rFonts w:asciiTheme="minorHAnsi" w:hAnsiTheme="minorHAnsi" w:cstheme="minorHAnsi"/>
          <w:sz w:val="22"/>
          <w:szCs w:val="22"/>
        </w:rPr>
        <w:t xml:space="preserve">dexamethasone-induced </w:t>
      </w:r>
      <w:r w:rsidR="0049434D" w:rsidRPr="003F1702">
        <w:rPr>
          <w:rFonts w:asciiTheme="minorHAnsi" w:hAnsiTheme="minorHAnsi" w:cstheme="minorHAnsi"/>
          <w:sz w:val="22"/>
          <w:szCs w:val="22"/>
        </w:rPr>
        <w:t>stress</w:t>
      </w:r>
      <w:r w:rsidR="0037754B" w:rsidRPr="003F1702">
        <w:rPr>
          <w:rFonts w:asciiTheme="minorHAnsi" w:hAnsiTheme="minorHAnsi" w:cstheme="minorHAnsi"/>
          <w:sz w:val="22"/>
          <w:szCs w:val="22"/>
        </w:rPr>
        <w:t xml:space="preserve"> even prior to the E14.5 timepoint</w:t>
      </w:r>
      <w:r w:rsidR="0049434D" w:rsidRPr="003F1702">
        <w:rPr>
          <w:rFonts w:asciiTheme="minorHAnsi" w:hAnsiTheme="minorHAnsi" w:cstheme="minorHAnsi"/>
          <w:sz w:val="22"/>
          <w:szCs w:val="22"/>
        </w:rPr>
        <w:t xml:space="preserve">. </w:t>
      </w:r>
      <w:r w:rsidR="005734B8" w:rsidRPr="003F1702">
        <w:rPr>
          <w:rFonts w:asciiTheme="minorHAnsi" w:hAnsiTheme="minorHAnsi" w:cstheme="minorHAnsi"/>
          <w:sz w:val="22"/>
          <w:szCs w:val="22"/>
        </w:rPr>
        <w:t>We may</w:t>
      </w:r>
      <w:r w:rsidR="0037754B" w:rsidRPr="003F1702">
        <w:rPr>
          <w:rFonts w:asciiTheme="minorHAnsi" w:hAnsiTheme="minorHAnsi" w:cstheme="minorHAnsi"/>
          <w:sz w:val="22"/>
          <w:szCs w:val="22"/>
        </w:rPr>
        <w:t xml:space="preserve"> thus</w:t>
      </w:r>
      <w:r w:rsidR="005734B8" w:rsidRPr="003F1702">
        <w:rPr>
          <w:rFonts w:asciiTheme="minorHAnsi" w:hAnsiTheme="minorHAnsi" w:cstheme="minorHAnsi"/>
          <w:sz w:val="22"/>
          <w:szCs w:val="22"/>
        </w:rPr>
        <w:t xml:space="preserve"> need to </w:t>
      </w:r>
      <w:r w:rsidR="0037754B" w:rsidRPr="003F1702">
        <w:rPr>
          <w:rFonts w:asciiTheme="minorHAnsi" w:hAnsiTheme="minorHAnsi" w:cstheme="minorHAnsi"/>
          <w:sz w:val="22"/>
          <w:szCs w:val="22"/>
        </w:rPr>
        <w:t>alter</w:t>
      </w:r>
      <w:r w:rsidR="005734B8" w:rsidRPr="003F1702">
        <w:rPr>
          <w:rFonts w:asciiTheme="minorHAnsi" w:hAnsiTheme="minorHAnsi" w:cstheme="minorHAnsi"/>
          <w:sz w:val="22"/>
          <w:szCs w:val="22"/>
        </w:rPr>
        <w:t xml:space="preserve"> our exposure time </w:t>
      </w:r>
      <w:r w:rsidR="0037754B" w:rsidRPr="003F1702">
        <w:rPr>
          <w:rFonts w:asciiTheme="minorHAnsi" w:hAnsiTheme="minorHAnsi" w:cstheme="minorHAnsi"/>
          <w:sz w:val="22"/>
          <w:szCs w:val="22"/>
        </w:rPr>
        <w:t>and try different exposure windows for shorter periods of time during gestation.</w:t>
      </w:r>
      <w:r w:rsidR="009F79A8" w:rsidRPr="003F1702">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3F1702">
        <w:rPr>
          <w:rFonts w:asciiTheme="minorHAnsi" w:hAnsiTheme="minorHAnsi" w:cstheme="minorHAnsi"/>
          <w:sz w:val="22"/>
          <w:szCs w:val="22"/>
        </w:rPr>
        <w:t>Hets</w:t>
      </w:r>
      <w:proofErr w:type="spellEnd"/>
      <w:r w:rsidR="009F79A8" w:rsidRPr="003F1702">
        <w:rPr>
          <w:rFonts w:asciiTheme="minorHAnsi" w:hAnsiTheme="minorHAnsi" w:cstheme="minorHAnsi"/>
          <w:sz w:val="22"/>
          <w:szCs w:val="22"/>
        </w:rPr>
        <w:t xml:space="preserve"> (Het x Het) to generate a partial knockout that may prove viable. </w:t>
      </w:r>
    </w:p>
    <w:p w14:paraId="2D8C5FA4" w14:textId="77777777" w:rsidR="00AE534E" w:rsidRDefault="00AE534E">
      <w:pPr>
        <w:rPr>
          <w:rFonts w:asciiTheme="minorHAnsi" w:hAnsiTheme="minorHAnsi" w:cstheme="minorHAnsi"/>
          <w:sz w:val="22"/>
          <w:szCs w:val="22"/>
        </w:rPr>
      </w:pPr>
      <w:r>
        <w:rPr>
          <w:rFonts w:asciiTheme="minorHAnsi" w:hAnsiTheme="minorHAnsi" w:cstheme="minorHAnsi"/>
          <w:sz w:val="22"/>
          <w:szCs w:val="22"/>
        </w:rPr>
        <w:br w:type="page"/>
      </w:r>
    </w:p>
    <w:p w14:paraId="533B6D64" w14:textId="74D51C70" w:rsidR="00AE534E" w:rsidRDefault="00AE534E" w:rsidP="00AE534E">
      <w:pPr>
        <w:pStyle w:val="Heading4"/>
      </w:pPr>
      <w:r>
        <w:lastRenderedPageBreak/>
        <w:t xml:space="preserve">Appendix A: Summary Table of Compiled Studies Examining Effects of Antenatal GC on Placental/Fetal Development and Health </w:t>
      </w:r>
    </w:p>
    <w:p w14:paraId="2EB0D98B" w14:textId="77777777" w:rsidR="002311EA" w:rsidRPr="002311EA" w:rsidRDefault="002311EA" w:rsidP="002311EA"/>
    <w:tbl>
      <w:tblPr>
        <w:tblStyle w:val="TableGrid"/>
        <w:tblW w:w="11250" w:type="dxa"/>
        <w:tblInd w:w="-905" w:type="dxa"/>
        <w:tblLook w:val="04A0" w:firstRow="1" w:lastRow="0" w:firstColumn="1" w:lastColumn="0" w:noHBand="0" w:noVBand="1"/>
      </w:tblPr>
      <w:tblGrid>
        <w:gridCol w:w="1440"/>
        <w:gridCol w:w="3690"/>
        <w:gridCol w:w="6120"/>
      </w:tblGrid>
      <w:tr w:rsidR="002311EA" w:rsidRPr="009F6952" w14:paraId="26D61DE2" w14:textId="77777777" w:rsidTr="002D5882">
        <w:tc>
          <w:tcPr>
            <w:tcW w:w="1440" w:type="dxa"/>
          </w:tcPr>
          <w:p w14:paraId="6379E6A4" w14:textId="77777777" w:rsidR="002311EA" w:rsidRPr="009F6952" w:rsidRDefault="002311EA" w:rsidP="002D5882">
            <w:r w:rsidRPr="009F6952">
              <w:t>Paper</w:t>
            </w:r>
          </w:p>
        </w:tc>
        <w:tc>
          <w:tcPr>
            <w:tcW w:w="3690" w:type="dxa"/>
          </w:tcPr>
          <w:p w14:paraId="56920DEC" w14:textId="77777777" w:rsidR="002311EA" w:rsidRPr="009F6952" w:rsidRDefault="002311EA" w:rsidP="002D5882">
            <w:r w:rsidRPr="009F6952">
              <w:t>Methods/Exposure</w:t>
            </w:r>
          </w:p>
        </w:tc>
        <w:tc>
          <w:tcPr>
            <w:tcW w:w="6120" w:type="dxa"/>
          </w:tcPr>
          <w:p w14:paraId="3C2D099A" w14:textId="77777777" w:rsidR="002311EA" w:rsidRPr="009F6952" w:rsidRDefault="002311EA" w:rsidP="002D5882">
            <w:r w:rsidRPr="009F6952">
              <w:t>Results</w:t>
            </w:r>
          </w:p>
        </w:tc>
      </w:tr>
      <w:tr w:rsidR="002311EA" w:rsidRPr="009F6952" w14:paraId="69C0FE4F" w14:textId="77777777" w:rsidTr="002D5882">
        <w:tc>
          <w:tcPr>
            <w:tcW w:w="1440" w:type="dxa"/>
          </w:tcPr>
          <w:p w14:paraId="7F451EC5" w14:textId="77777777" w:rsidR="002311EA" w:rsidRPr="009F6952" w:rsidRDefault="002311EA" w:rsidP="002D5882">
            <w:r w:rsidRPr="009F6952">
              <w:fldChar w:fldCharType="begin" w:fldLock="1"/>
            </w:r>
            <w:r w:rsidRPr="009F6952">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9F6952">
              <w:fldChar w:fldCharType="separate"/>
            </w:r>
            <w:r w:rsidRPr="009F6952">
              <w:rPr>
                <w:noProof/>
              </w:rPr>
              <w:t xml:space="preserve">(Hahn </w:t>
            </w:r>
            <w:r w:rsidRPr="009F6952">
              <w:rPr>
                <w:i/>
                <w:noProof/>
              </w:rPr>
              <w:t>et al.</w:t>
            </w:r>
            <w:r w:rsidRPr="009F6952">
              <w:rPr>
                <w:noProof/>
              </w:rPr>
              <w:t>, 1999)</w:t>
            </w:r>
            <w:r w:rsidRPr="009F6952">
              <w:fldChar w:fldCharType="end"/>
            </w:r>
          </w:p>
        </w:tc>
        <w:tc>
          <w:tcPr>
            <w:tcW w:w="3690" w:type="dxa"/>
          </w:tcPr>
          <w:p w14:paraId="19BA6A33" w14:textId="77777777" w:rsidR="002311EA" w:rsidRPr="009F6952" w:rsidRDefault="002311EA" w:rsidP="002D5882">
            <w:r w:rsidRPr="009F6952">
              <w:t>Human placental extracts from term pregnancy treated with triamcinolone (TA)</w:t>
            </w:r>
          </w:p>
          <w:p w14:paraId="1F88D91B" w14:textId="77777777" w:rsidR="002311EA" w:rsidRPr="009F6952" w:rsidRDefault="002311EA" w:rsidP="002D5882"/>
          <w:p w14:paraId="5FFDAB96" w14:textId="77777777" w:rsidR="002311EA" w:rsidRPr="009F6952" w:rsidRDefault="002311EA" w:rsidP="002D5882">
            <w:r w:rsidRPr="009F6952">
              <w:t>E21 Rat placentas from rats injected with 0.38mg/kg TA once at E16</w:t>
            </w:r>
          </w:p>
          <w:p w14:paraId="21AC7DF9" w14:textId="77777777" w:rsidR="002311EA" w:rsidRPr="009F6952" w:rsidRDefault="002311EA" w:rsidP="002D5882"/>
          <w:p w14:paraId="7169832F" w14:textId="77777777" w:rsidR="002311EA" w:rsidRPr="009F6952" w:rsidRDefault="002311EA" w:rsidP="002D5882">
            <w:r w:rsidRPr="009F6952">
              <w:t>Mouse E17 placentas from GR transgenic mice using antisense RNA – this antisense is in the mother, but in placenta GR protein expression was reduced by 28%</w:t>
            </w:r>
          </w:p>
        </w:tc>
        <w:tc>
          <w:tcPr>
            <w:tcW w:w="6120" w:type="dxa"/>
          </w:tcPr>
          <w:p w14:paraId="77DA9815" w14:textId="77777777" w:rsidR="002311EA" w:rsidRPr="009F6952" w:rsidRDefault="002311EA" w:rsidP="002D5882">
            <w:r w:rsidRPr="009F6952">
              <w:t xml:space="preserve">Human TB cells had GLUT1 on MVM, GLUT3 on endothelial cells </w:t>
            </w:r>
          </w:p>
          <w:p w14:paraId="18096121" w14:textId="77777777" w:rsidR="002311EA" w:rsidRPr="009F6952" w:rsidRDefault="002311EA" w:rsidP="002D5882">
            <w:r w:rsidRPr="009F6952">
              <w:t>GLUT1 mRNA and protein reduced after TA</w:t>
            </w:r>
          </w:p>
          <w:p w14:paraId="3AE00070" w14:textId="77777777" w:rsidR="002311EA" w:rsidRPr="009F6952" w:rsidRDefault="002311EA" w:rsidP="002D5882">
            <w:r w:rsidRPr="009F6952">
              <w:t>GLUT3 mRNA unaffected, but protein decreased</w:t>
            </w:r>
          </w:p>
          <w:p w14:paraId="3E7D8D2C" w14:textId="77777777" w:rsidR="002311EA" w:rsidRPr="009F6952" w:rsidRDefault="002311EA" w:rsidP="002D5882"/>
          <w:p w14:paraId="719DAB92" w14:textId="77777777" w:rsidR="002311EA" w:rsidRPr="009F6952" w:rsidRDefault="002311EA" w:rsidP="002D5882">
            <w:r w:rsidRPr="009F6952">
              <w:t xml:space="preserve">In rat and mouse, GLUT1 and GLUT3 localized in STB, CTB and endothelial cells(weakest in CTB) </w:t>
            </w:r>
          </w:p>
          <w:p w14:paraId="48CBF108" w14:textId="77777777" w:rsidR="002311EA" w:rsidRPr="009F6952" w:rsidRDefault="002311EA" w:rsidP="002D5882"/>
          <w:p w14:paraId="52EA9673" w14:textId="77777777" w:rsidR="002311EA" w:rsidRPr="009F6952" w:rsidRDefault="002311EA" w:rsidP="002D5882">
            <w:r w:rsidRPr="009F6952">
              <w:t>In rats, fetal and placental w</w:t>
            </w:r>
            <w:r>
              <w:t>eights</w:t>
            </w:r>
            <w:r w:rsidRPr="009F6952">
              <w:t xml:space="preserve"> reduced by 73% and 53%, respectively at E21.</w:t>
            </w:r>
          </w:p>
          <w:p w14:paraId="0C9A8BC1" w14:textId="77777777" w:rsidR="002311EA" w:rsidRPr="009F6952" w:rsidRDefault="002311EA" w:rsidP="002D5882">
            <w:r w:rsidRPr="009F6952">
              <w:t>Implantation number unaffected</w:t>
            </w:r>
          </w:p>
          <w:p w14:paraId="1FF013A7" w14:textId="77777777" w:rsidR="002311EA" w:rsidRPr="009F6952" w:rsidRDefault="002311EA" w:rsidP="002D5882">
            <w:r w:rsidRPr="009F6952">
              <w:t>GLUT1 and GLUT3 mRNA and protein reduced after TA</w:t>
            </w:r>
          </w:p>
          <w:p w14:paraId="582EAB68" w14:textId="77777777" w:rsidR="002311EA" w:rsidRPr="009F6952" w:rsidRDefault="002311EA" w:rsidP="002D5882"/>
          <w:p w14:paraId="1172A866" w14:textId="77777777" w:rsidR="002311EA" w:rsidRPr="009F6952" w:rsidRDefault="002311EA" w:rsidP="002D5882">
            <w:r w:rsidRPr="009F6952">
              <w:t xml:space="preserve">Placental </w:t>
            </w:r>
            <w:proofErr w:type="spellStart"/>
            <w:r w:rsidRPr="009F6952">
              <w:t>wt</w:t>
            </w:r>
            <w:proofErr w:type="spellEnd"/>
            <w:r w:rsidRPr="009F6952">
              <w:t xml:space="preserve"> of transgenic mice reduced by 28%, offspring of transgenic mice were 20% lighter</w:t>
            </w:r>
          </w:p>
          <w:p w14:paraId="76B30EF1" w14:textId="77777777" w:rsidR="002311EA" w:rsidRPr="009F6952" w:rsidRDefault="002311EA" w:rsidP="002D5882">
            <w:r w:rsidRPr="009F6952">
              <w:t>GLUT1 mRNA and protein was reduced</w:t>
            </w:r>
          </w:p>
          <w:p w14:paraId="4E51351A" w14:textId="77777777" w:rsidR="002311EA" w:rsidRPr="009F6952" w:rsidRDefault="002311EA" w:rsidP="002D5882">
            <w:r w:rsidRPr="009F6952">
              <w:t>GLUT3 mRNA and protein increased</w:t>
            </w:r>
          </w:p>
          <w:p w14:paraId="1C6F0289" w14:textId="77777777" w:rsidR="002311EA" w:rsidRPr="009F6952" w:rsidRDefault="002311EA" w:rsidP="002D5882"/>
        </w:tc>
      </w:tr>
      <w:tr w:rsidR="002311EA" w:rsidRPr="009F6952" w14:paraId="4BD929ED" w14:textId="77777777" w:rsidTr="002D5882">
        <w:tc>
          <w:tcPr>
            <w:tcW w:w="1440" w:type="dxa"/>
          </w:tcPr>
          <w:p w14:paraId="2BE913E9" w14:textId="77777777" w:rsidR="002311EA" w:rsidRPr="009F6952" w:rsidRDefault="002311EA" w:rsidP="002D5882">
            <w:r w:rsidRPr="009F6952">
              <w:fldChar w:fldCharType="begin" w:fldLock="1"/>
            </w:r>
            <w:r w:rsidRPr="009F6952">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9F6952">
              <w:fldChar w:fldCharType="separate"/>
            </w:r>
            <w:r w:rsidRPr="009F6952">
              <w:rPr>
                <w:noProof/>
              </w:rPr>
              <w:t xml:space="preserve">(Vaughan </w:t>
            </w:r>
            <w:r w:rsidRPr="009F6952">
              <w:rPr>
                <w:i/>
                <w:noProof/>
              </w:rPr>
              <w:t>et al.</w:t>
            </w:r>
            <w:r w:rsidRPr="009F6952">
              <w:rPr>
                <w:noProof/>
              </w:rPr>
              <w:t>, 2015)</w:t>
            </w:r>
            <w:r w:rsidRPr="009F6952">
              <w:fldChar w:fldCharType="end"/>
            </w:r>
          </w:p>
        </w:tc>
        <w:tc>
          <w:tcPr>
            <w:tcW w:w="3690" w:type="dxa"/>
          </w:tcPr>
          <w:p w14:paraId="27ADAB1C" w14:textId="77777777" w:rsidR="002311EA" w:rsidRPr="009F6952" w:rsidRDefault="002311EA" w:rsidP="002D5882">
            <w:r w:rsidRPr="009F6952">
              <w:t>2 Mice cohorts  given corticosterone in drinking water at two intervals:</w:t>
            </w:r>
          </w:p>
          <w:p w14:paraId="4C8A265D" w14:textId="77777777" w:rsidR="002311EA" w:rsidRPr="009F6952" w:rsidRDefault="002311EA" w:rsidP="002D5882">
            <w:r w:rsidRPr="009F6952">
              <w:t>1. E11-E16</w:t>
            </w:r>
          </w:p>
          <w:p w14:paraId="6AEEABC7" w14:textId="77777777" w:rsidR="002311EA" w:rsidRPr="009F6952" w:rsidRDefault="002311EA" w:rsidP="002D5882">
            <w:r w:rsidRPr="009F6952">
              <w:t>2. E14-E19</w:t>
            </w:r>
          </w:p>
          <w:p w14:paraId="6140E402" w14:textId="77777777" w:rsidR="002311EA" w:rsidRPr="009F6952" w:rsidRDefault="002311EA" w:rsidP="002D5882"/>
          <w:p w14:paraId="1177FE2A" w14:textId="77777777" w:rsidR="002311EA" w:rsidRPr="009F6952" w:rsidRDefault="002311EA" w:rsidP="002D5882">
            <w:r w:rsidRPr="009F6952">
              <w:t xml:space="preserve">The </w:t>
            </w:r>
            <w:r>
              <w:t>dose</w:t>
            </w:r>
            <w:r w:rsidRPr="009F6952">
              <w:t xml:space="preserve"> was designed to produce plasma </w:t>
            </w:r>
            <w:proofErr w:type="spellStart"/>
            <w:r w:rsidRPr="009F6952">
              <w:t>cort</w:t>
            </w:r>
            <w:proofErr w:type="spellEnd"/>
            <w:r w:rsidRPr="009F6952">
              <w:t xml:space="preserve"> levels that are high and similar to concentrations reported in heat/light stressed dams</w:t>
            </w:r>
          </w:p>
          <w:p w14:paraId="435E5824" w14:textId="77777777" w:rsidR="002311EA" w:rsidRPr="009F6952" w:rsidRDefault="002311EA" w:rsidP="002D5882">
            <w:r w:rsidRPr="009F6952">
              <w:t xml:space="preserve">Unidirectional </w:t>
            </w:r>
            <w:proofErr w:type="spellStart"/>
            <w:r w:rsidRPr="009F6952">
              <w:t>materno</w:t>
            </w:r>
            <w:proofErr w:type="spellEnd"/>
            <w:r w:rsidRPr="009F6952">
              <w:t>-fetal clearance of non-metabolizable glucose was assessed</w:t>
            </w:r>
          </w:p>
        </w:tc>
        <w:tc>
          <w:tcPr>
            <w:tcW w:w="6120" w:type="dxa"/>
          </w:tcPr>
          <w:p w14:paraId="1568307A" w14:textId="77777777" w:rsidR="002311EA" w:rsidRPr="009F6952" w:rsidRDefault="002311EA" w:rsidP="002D5882">
            <w:r w:rsidRPr="009F6952">
              <w:t>On D19, transplacental 3Hmethyl-D-glucose clearance decreased by 33%</w:t>
            </w:r>
          </w:p>
          <w:p w14:paraId="5918722A" w14:textId="77777777" w:rsidR="002311EA" w:rsidRPr="009F6952" w:rsidRDefault="002311EA" w:rsidP="002D5882"/>
          <w:p w14:paraId="19E097CB" w14:textId="77777777" w:rsidR="002311EA" w:rsidRPr="009F6952" w:rsidRDefault="002311EA" w:rsidP="002D5882">
            <w:proofErr w:type="spellStart"/>
            <w:r w:rsidRPr="009F6952">
              <w:t>Cort</w:t>
            </w:r>
            <w:proofErr w:type="spellEnd"/>
            <w:r w:rsidRPr="009F6952">
              <w:t xml:space="preserve"> reduced fetal weight by 8% and 19% at D16 and D19, respectively</w:t>
            </w:r>
          </w:p>
          <w:p w14:paraId="582BF4C0" w14:textId="77777777" w:rsidR="002311EA" w:rsidRPr="009F6952" w:rsidRDefault="002311EA" w:rsidP="002D5882"/>
          <w:p w14:paraId="295957D2" w14:textId="77777777" w:rsidR="002311EA" w:rsidRPr="009F6952" w:rsidRDefault="002311EA" w:rsidP="002D5882">
            <w:r w:rsidRPr="009F6952">
              <w:t xml:space="preserve">Placental weight was reduced at both points </w:t>
            </w:r>
          </w:p>
          <w:p w14:paraId="638AE69C" w14:textId="77777777" w:rsidR="002311EA" w:rsidRPr="009F6952" w:rsidRDefault="002311EA" w:rsidP="002D5882"/>
          <w:p w14:paraId="62BDC7E9" w14:textId="77777777" w:rsidR="002311EA" w:rsidRPr="009F6952" w:rsidRDefault="002311EA" w:rsidP="002D5882">
            <w:r w:rsidRPr="009F6952">
              <w:t xml:space="preserve">Number of viable pups was unaffected </w:t>
            </w:r>
          </w:p>
          <w:p w14:paraId="25AB1C4C" w14:textId="77777777" w:rsidR="002311EA" w:rsidRPr="009F6952" w:rsidRDefault="002311EA" w:rsidP="002D5882"/>
          <w:p w14:paraId="3069639B" w14:textId="77777777" w:rsidR="002311EA" w:rsidRPr="009F6952" w:rsidRDefault="002311EA" w:rsidP="002D5882">
            <w:r w:rsidRPr="009F6952">
              <w:t xml:space="preserve">At D19, </w:t>
            </w:r>
            <w:proofErr w:type="spellStart"/>
            <w:r w:rsidRPr="009F6952">
              <w:t>materno</w:t>
            </w:r>
            <w:proofErr w:type="spellEnd"/>
            <w:r w:rsidRPr="009F6952">
              <w:t>-fetal clearance and fetal accumulation of glucose tracer was lower than controls at E19. No difference in clearance or accumulation at D16</w:t>
            </w:r>
          </w:p>
          <w:p w14:paraId="561EFC89" w14:textId="77777777" w:rsidR="002311EA" w:rsidRDefault="002311EA" w:rsidP="002D5882">
            <w:r w:rsidRPr="009F6952">
              <w:t xml:space="preserve">Placental </w:t>
            </w:r>
            <w:r w:rsidRPr="009F6952">
              <w:rPr>
                <w:i/>
              </w:rPr>
              <w:t xml:space="preserve">Slc2a1&amp;3 </w:t>
            </w:r>
            <w:r w:rsidRPr="009F6952">
              <w:t xml:space="preserve">(GLUT 1 and 3) mRNA expression increased at E16, no change in expression on E19 </w:t>
            </w:r>
          </w:p>
          <w:p w14:paraId="7DCAFBB1" w14:textId="77777777" w:rsidR="002311EA" w:rsidRPr="009F6952" w:rsidRDefault="002311EA" w:rsidP="002D5882"/>
          <w:p w14:paraId="6F26B307" w14:textId="77777777" w:rsidR="002311EA" w:rsidRPr="009F6952" w:rsidRDefault="002311EA" w:rsidP="002D5882">
            <w:r w:rsidRPr="009F6952">
              <w:rPr>
                <w:i/>
              </w:rPr>
              <w:t xml:space="preserve">Redd1 </w:t>
            </w:r>
            <w:r w:rsidRPr="009F6952">
              <w:t xml:space="preserve">expression increased on D19 but not D16 with </w:t>
            </w:r>
            <w:proofErr w:type="spellStart"/>
            <w:r w:rsidRPr="009F6952">
              <w:t>cort</w:t>
            </w:r>
            <w:proofErr w:type="spellEnd"/>
            <w:r w:rsidRPr="009F6952">
              <w:t xml:space="preserve"> and was in sync with the reduced transplacental glucose transport at D19</w:t>
            </w:r>
          </w:p>
          <w:p w14:paraId="3AAF0BF4" w14:textId="77777777" w:rsidR="002311EA" w:rsidRPr="009F6952" w:rsidRDefault="002311EA" w:rsidP="002D5882"/>
          <w:p w14:paraId="686A6595" w14:textId="77777777" w:rsidR="002311EA" w:rsidRPr="009F6952" w:rsidRDefault="002311EA" w:rsidP="002D5882">
            <w:r w:rsidRPr="009F6952">
              <w:t xml:space="preserve">No change in placental </w:t>
            </w:r>
            <w:r w:rsidRPr="009F6952">
              <w:rPr>
                <w:i/>
              </w:rPr>
              <w:t xml:space="preserve">Igf2 </w:t>
            </w:r>
            <w:r w:rsidRPr="009F6952">
              <w:t>expression</w:t>
            </w:r>
          </w:p>
          <w:p w14:paraId="54C7EC14" w14:textId="77777777" w:rsidR="002311EA" w:rsidRPr="009F6952" w:rsidRDefault="002311EA" w:rsidP="002D5882"/>
          <w:p w14:paraId="14B8AB23" w14:textId="77777777" w:rsidR="002311EA" w:rsidRPr="009F6952" w:rsidRDefault="002311EA" w:rsidP="002D5882">
            <w:r w:rsidRPr="009F6952">
              <w:t xml:space="preserve">On D16, </w:t>
            </w:r>
            <w:proofErr w:type="spellStart"/>
            <w:r w:rsidRPr="009F6952">
              <w:t>pAkt</w:t>
            </w:r>
            <w:proofErr w:type="spellEnd"/>
            <w:r w:rsidRPr="009F6952">
              <w:t xml:space="preserve"> was reduced </w:t>
            </w:r>
            <w:r w:rsidRPr="009F6952">
              <w:sym w:font="Wingdings" w:char="F0E0"/>
            </w:r>
            <w:r w:rsidRPr="009F6952">
              <w:t xml:space="preserve"> less active </w:t>
            </w:r>
            <w:proofErr w:type="spellStart"/>
            <w:r w:rsidRPr="009F6952">
              <w:t>Akt</w:t>
            </w:r>
            <w:proofErr w:type="spellEnd"/>
          </w:p>
          <w:p w14:paraId="0B8A1876" w14:textId="77777777" w:rsidR="002311EA" w:rsidRPr="009F6952" w:rsidRDefault="002311EA" w:rsidP="002D5882"/>
        </w:tc>
      </w:tr>
      <w:tr w:rsidR="002311EA" w:rsidRPr="009F6952" w14:paraId="5AC0F93C" w14:textId="77777777" w:rsidTr="002D5882">
        <w:tc>
          <w:tcPr>
            <w:tcW w:w="1440" w:type="dxa"/>
          </w:tcPr>
          <w:p w14:paraId="652A58BD" w14:textId="77777777" w:rsidR="002311EA" w:rsidRPr="009F6952" w:rsidRDefault="002311EA" w:rsidP="002D5882">
            <w:r w:rsidRPr="009F6952">
              <w:lastRenderedPageBreak/>
              <w:fldChar w:fldCharType="begin" w:fldLock="1"/>
            </w:r>
            <w:r w:rsidRPr="009F6952">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9F6952">
              <w:fldChar w:fldCharType="separate"/>
            </w:r>
            <w:r w:rsidRPr="009F6952">
              <w:rPr>
                <w:noProof/>
              </w:rPr>
              <w:t xml:space="preserve">(Vaughan </w:t>
            </w:r>
            <w:r w:rsidRPr="009F6952">
              <w:rPr>
                <w:i/>
                <w:noProof/>
              </w:rPr>
              <w:t>et al.</w:t>
            </w:r>
            <w:r w:rsidRPr="009F6952">
              <w:rPr>
                <w:noProof/>
              </w:rPr>
              <w:t>, 2012)</w:t>
            </w:r>
            <w:r w:rsidRPr="009F6952">
              <w:fldChar w:fldCharType="end"/>
            </w:r>
          </w:p>
        </w:tc>
        <w:tc>
          <w:tcPr>
            <w:tcW w:w="3690" w:type="dxa"/>
          </w:tcPr>
          <w:p w14:paraId="249B3D3A" w14:textId="77777777" w:rsidR="002311EA" w:rsidRPr="009F6952" w:rsidRDefault="002311EA" w:rsidP="002D5882">
            <w:r w:rsidRPr="009F6952">
              <w:t>2 Mice cohorts  given corticosterone in drinking water at two intervals:</w:t>
            </w:r>
          </w:p>
          <w:p w14:paraId="7288A97E" w14:textId="77777777" w:rsidR="002311EA" w:rsidRPr="009F6952" w:rsidRDefault="002311EA" w:rsidP="002D5882">
            <w:r w:rsidRPr="009F6952">
              <w:t>1. E11-E16</w:t>
            </w:r>
          </w:p>
          <w:p w14:paraId="7FDB354A" w14:textId="77777777" w:rsidR="002311EA" w:rsidRPr="009F6952" w:rsidRDefault="002311EA" w:rsidP="002D5882">
            <w:r w:rsidRPr="009F6952">
              <w:t>2. E14-E19</w:t>
            </w:r>
          </w:p>
          <w:p w14:paraId="17985517" w14:textId="77777777" w:rsidR="002311EA" w:rsidRPr="009F6952" w:rsidRDefault="002311EA" w:rsidP="002D5882"/>
        </w:tc>
        <w:tc>
          <w:tcPr>
            <w:tcW w:w="6120" w:type="dxa"/>
          </w:tcPr>
          <w:p w14:paraId="4A051AE9" w14:textId="77777777" w:rsidR="002311EA" w:rsidRPr="009F6952" w:rsidRDefault="002311EA" w:rsidP="002D5882">
            <w:pPr>
              <w:rPr>
                <w:i/>
              </w:rPr>
            </w:pPr>
            <w:r w:rsidRPr="009F6952">
              <w:t>Fetal weight reduced in both</w:t>
            </w:r>
          </w:p>
          <w:p w14:paraId="40E64864" w14:textId="77777777" w:rsidR="002311EA" w:rsidRPr="009F6952" w:rsidRDefault="002311EA" w:rsidP="002D5882">
            <w:r w:rsidRPr="009F6952">
              <w:t xml:space="preserve">At D16, no effect on </w:t>
            </w:r>
            <w:proofErr w:type="spellStart"/>
            <w:r w:rsidRPr="009F6952">
              <w:t>materno</w:t>
            </w:r>
            <w:proofErr w:type="spellEnd"/>
            <w:r w:rsidRPr="009F6952">
              <w:t>-fetal transfer of labeled amino acid</w:t>
            </w:r>
          </w:p>
          <w:p w14:paraId="5D7405CF" w14:textId="77777777" w:rsidR="002311EA" w:rsidRPr="009F6952" w:rsidRDefault="002311EA" w:rsidP="002D5882"/>
          <w:p w14:paraId="470FBC1A" w14:textId="77777777" w:rsidR="002311EA" w:rsidRPr="009F6952" w:rsidRDefault="002311EA" w:rsidP="002D5882">
            <w:r w:rsidRPr="009F6952">
              <w:t>Fetal and placental weight reduced by 7% on D16</w:t>
            </w:r>
          </w:p>
          <w:p w14:paraId="41B00C7C" w14:textId="77777777" w:rsidR="002311EA" w:rsidRPr="009F6952" w:rsidRDefault="002311EA" w:rsidP="002D5882">
            <w:r w:rsidRPr="009F6952">
              <w:t>On D19, fetus weight decreased by 16% and placental weight was 11% smaller</w:t>
            </w:r>
          </w:p>
          <w:p w14:paraId="19DBBF20" w14:textId="77777777" w:rsidR="002311EA" w:rsidRPr="009F6952" w:rsidRDefault="002311EA" w:rsidP="002D5882">
            <w:r w:rsidRPr="009F6952">
              <w:t>Fetal weight negatively correlated with maternal corticosteroid levels at E19 but not E16</w:t>
            </w:r>
          </w:p>
          <w:p w14:paraId="1E3FEC71" w14:textId="77777777" w:rsidR="002311EA" w:rsidRPr="009F6952" w:rsidRDefault="002311EA" w:rsidP="002D5882">
            <w:r w:rsidRPr="009F6952">
              <w:t xml:space="preserve">Number of viable pups per litter was unchanged with maternal </w:t>
            </w:r>
            <w:proofErr w:type="spellStart"/>
            <w:r w:rsidRPr="009F6952">
              <w:t>cort</w:t>
            </w:r>
            <w:proofErr w:type="spellEnd"/>
          </w:p>
          <w:p w14:paraId="155E7F46" w14:textId="77777777" w:rsidR="002311EA" w:rsidRPr="009F6952" w:rsidRDefault="002311EA" w:rsidP="002D5882"/>
          <w:p w14:paraId="65455A33" w14:textId="77777777" w:rsidR="002311EA" w:rsidRPr="009F6952" w:rsidRDefault="002311EA" w:rsidP="002D5882">
            <w:r w:rsidRPr="009F6952">
              <w:t xml:space="preserve">Fetal accumulation of </w:t>
            </w:r>
            <w:proofErr w:type="spellStart"/>
            <w:r w:rsidRPr="009F6952">
              <w:t>MeAIB</w:t>
            </w:r>
            <w:proofErr w:type="spellEnd"/>
            <w:r w:rsidRPr="009F6952">
              <w:t xml:space="preserve"> was not changed at E16, but placental accumulation was 35% more (expression of placental transporters was up as well, mentioned below) </w:t>
            </w:r>
          </w:p>
          <w:p w14:paraId="30A23217" w14:textId="77777777" w:rsidR="002311EA" w:rsidRPr="009F6952" w:rsidRDefault="002311EA" w:rsidP="002D5882"/>
          <w:p w14:paraId="596874D8" w14:textId="77777777" w:rsidR="002311EA" w:rsidRPr="009F6952" w:rsidRDefault="002311EA" w:rsidP="002D5882">
            <w:r w:rsidRPr="009F6952">
              <w:t xml:space="preserve">At E19, placental and fetal </w:t>
            </w:r>
            <w:proofErr w:type="spellStart"/>
            <w:r w:rsidRPr="009F6952">
              <w:t>MeAIB</w:t>
            </w:r>
            <w:proofErr w:type="spellEnd"/>
            <w:r w:rsidRPr="009F6952">
              <w:t xml:space="preserve"> accumulation was reduced by 40-50%, after </w:t>
            </w:r>
            <w:proofErr w:type="spellStart"/>
            <w:r w:rsidRPr="009F6952">
              <w:t>tx</w:t>
            </w:r>
            <w:proofErr w:type="spellEnd"/>
            <w:r w:rsidRPr="009F6952">
              <w:t xml:space="preserve"> from E14-E19 (although placental transporter snat1 increased and others did not change)</w:t>
            </w:r>
          </w:p>
          <w:p w14:paraId="1757702B" w14:textId="77777777" w:rsidR="002311EA" w:rsidRPr="009F6952" w:rsidRDefault="002311EA" w:rsidP="002D5882"/>
          <w:p w14:paraId="1076D21A" w14:textId="77777777" w:rsidR="002311EA" w:rsidRPr="009F6952" w:rsidRDefault="002311EA" w:rsidP="002D5882">
            <w:r w:rsidRPr="009F6952">
              <w:t xml:space="preserve">Oppositely at E19, from dams treated E11-E16 (3 days post </w:t>
            </w:r>
            <w:proofErr w:type="spellStart"/>
            <w:r w:rsidRPr="009F6952">
              <w:t>tx</w:t>
            </w:r>
            <w:proofErr w:type="spellEnd"/>
            <w:r w:rsidRPr="009F6952">
              <w:t xml:space="preserve">), fetal accumulation and clearance were 38% higher but placental accumulation was unchanged </w:t>
            </w:r>
            <w:r w:rsidRPr="009F6952">
              <w:sym w:font="Wingdings" w:char="F0E0"/>
            </w:r>
            <w:r w:rsidRPr="009F6952">
              <w:t xml:space="preserve"> longer term effects of GC </w:t>
            </w:r>
            <w:proofErr w:type="spellStart"/>
            <w:r w:rsidRPr="009F6952">
              <w:t>tx</w:t>
            </w:r>
            <w:proofErr w:type="spellEnd"/>
            <w:r w:rsidRPr="009F6952">
              <w:t xml:space="preserve"> after cessation of </w:t>
            </w:r>
            <w:proofErr w:type="spellStart"/>
            <w:r w:rsidRPr="009F6952">
              <w:t>tx</w:t>
            </w:r>
            <w:proofErr w:type="spellEnd"/>
          </w:p>
          <w:p w14:paraId="3966F6ED" w14:textId="77777777" w:rsidR="002311EA" w:rsidRPr="009F6952" w:rsidRDefault="002311EA" w:rsidP="002D5882"/>
          <w:p w14:paraId="3E1BC6E0" w14:textId="77777777" w:rsidR="002311EA" w:rsidRPr="009F6952" w:rsidRDefault="002311EA" w:rsidP="002D5882">
            <w:r w:rsidRPr="009F6952">
              <w:t xml:space="preserve">At E16, </w:t>
            </w:r>
            <w:r w:rsidRPr="009F6952">
              <w:rPr>
                <w:i/>
              </w:rPr>
              <w:t xml:space="preserve">Slc38a1 and 2 </w:t>
            </w:r>
            <w:r w:rsidRPr="009F6952">
              <w:t xml:space="preserve">expression in placenta was increased, </w:t>
            </w:r>
            <w:r w:rsidRPr="009F6952">
              <w:rPr>
                <w:i/>
              </w:rPr>
              <w:t xml:space="preserve">Slc38a4 </w:t>
            </w:r>
            <w:r w:rsidRPr="009F6952">
              <w:t>was unchanged</w:t>
            </w:r>
          </w:p>
          <w:p w14:paraId="4AA964FA" w14:textId="77777777" w:rsidR="002311EA" w:rsidRPr="009F6952" w:rsidRDefault="002311EA" w:rsidP="002D5882">
            <w:pPr>
              <w:rPr>
                <w:i/>
              </w:rPr>
            </w:pPr>
            <w:r w:rsidRPr="009F6952">
              <w:t xml:space="preserve">At E19, </w:t>
            </w:r>
            <w:r w:rsidRPr="009F6952">
              <w:rPr>
                <w:i/>
              </w:rPr>
              <w:t>Slc38a1</w:t>
            </w:r>
            <w:r>
              <w:rPr>
                <w:i/>
              </w:rPr>
              <w:t xml:space="preserve"> </w:t>
            </w:r>
            <w:r w:rsidRPr="009F6952">
              <w:t xml:space="preserve">expression increased, but no change in </w:t>
            </w:r>
            <w:r w:rsidRPr="009F6952">
              <w:rPr>
                <w:i/>
              </w:rPr>
              <w:t>Slc38a2 or 4</w:t>
            </w:r>
          </w:p>
          <w:p w14:paraId="5F93B059" w14:textId="77777777" w:rsidR="002311EA" w:rsidRPr="009F6952" w:rsidRDefault="002311EA" w:rsidP="002D5882"/>
          <w:p w14:paraId="3FE124E4" w14:textId="77777777" w:rsidR="002311EA" w:rsidRPr="009F6952" w:rsidRDefault="002311EA" w:rsidP="002D5882">
            <w:r w:rsidRPr="009F6952">
              <w:t>Placentas weighed less at E16 but volume of zones did not differ. No difference in zone at E19</w:t>
            </w:r>
          </w:p>
          <w:p w14:paraId="3B512182" w14:textId="77777777" w:rsidR="002311EA" w:rsidRPr="009F6952" w:rsidRDefault="002311EA" w:rsidP="002D5882">
            <w:r w:rsidRPr="009F6952">
              <w:t>Reduced vascularity shown by less fetal capillaries in the labyrinthine zone by 55% at E16</w:t>
            </w:r>
          </w:p>
          <w:p w14:paraId="327F5A89" w14:textId="77777777" w:rsidR="002311EA" w:rsidRPr="009F6952" w:rsidRDefault="002311EA" w:rsidP="002D5882"/>
        </w:tc>
      </w:tr>
      <w:tr w:rsidR="002311EA" w:rsidRPr="009F6952" w14:paraId="5FE76AAE" w14:textId="77777777" w:rsidTr="002D5882">
        <w:tc>
          <w:tcPr>
            <w:tcW w:w="1440" w:type="dxa"/>
          </w:tcPr>
          <w:p w14:paraId="382646DE" w14:textId="77777777" w:rsidR="002311EA" w:rsidRPr="009F6952" w:rsidRDefault="002311EA" w:rsidP="002D5882">
            <w:r w:rsidRPr="009F6952">
              <w:fldChar w:fldCharType="begin" w:fldLock="1"/>
            </w:r>
            <w:r w:rsidRPr="009F6952">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9F6952">
              <w:fldChar w:fldCharType="separate"/>
            </w:r>
            <w:r w:rsidRPr="009F6952">
              <w:rPr>
                <w:noProof/>
              </w:rPr>
              <w:t xml:space="preserve">(Audette </w:t>
            </w:r>
            <w:r w:rsidRPr="009F6952">
              <w:rPr>
                <w:i/>
                <w:noProof/>
              </w:rPr>
              <w:t>et al.</w:t>
            </w:r>
            <w:r w:rsidRPr="009F6952">
              <w:rPr>
                <w:noProof/>
              </w:rPr>
              <w:t>, 2010)</w:t>
            </w:r>
            <w:r w:rsidRPr="009F6952">
              <w:fldChar w:fldCharType="end"/>
            </w:r>
          </w:p>
        </w:tc>
        <w:tc>
          <w:tcPr>
            <w:tcW w:w="3690" w:type="dxa"/>
          </w:tcPr>
          <w:p w14:paraId="2F7984D9" w14:textId="77777777" w:rsidR="002311EA" w:rsidRPr="009F6952" w:rsidRDefault="002311EA" w:rsidP="002D5882">
            <w:r w:rsidRPr="009F6952">
              <w:t>Human placental explants from term-pregnancies in healthy women</w:t>
            </w:r>
          </w:p>
          <w:p w14:paraId="63EA3645" w14:textId="77777777" w:rsidR="002311EA" w:rsidRPr="009F6952" w:rsidRDefault="002311EA" w:rsidP="002D5882"/>
          <w:p w14:paraId="2B30F32C" w14:textId="77777777" w:rsidR="002311EA" w:rsidRPr="009F6952" w:rsidRDefault="002311EA" w:rsidP="002D5882">
            <w:r w:rsidRPr="009F6952">
              <w:t xml:space="preserve">Placental explants incubated with  radiolabeled 14C-MeAIB for different periods </w:t>
            </w:r>
          </w:p>
          <w:p w14:paraId="0FEDAD5D" w14:textId="77777777" w:rsidR="002311EA" w:rsidRPr="009F6952" w:rsidRDefault="002311EA" w:rsidP="002D5882">
            <w:proofErr w:type="spellStart"/>
            <w:r w:rsidRPr="009F6952">
              <w:t>Dex</w:t>
            </w:r>
            <w:proofErr w:type="spellEnd"/>
            <w:r w:rsidRPr="009F6952">
              <w:t xml:space="preserve"> added at 10</w:t>
            </w:r>
            <w:r>
              <w:rPr>
                <w:vertAlign w:val="superscript"/>
              </w:rPr>
              <w:t>-6</w:t>
            </w:r>
            <w:r w:rsidRPr="009F6952">
              <w:t xml:space="preserve"> M</w:t>
            </w:r>
          </w:p>
        </w:tc>
        <w:tc>
          <w:tcPr>
            <w:tcW w:w="6120" w:type="dxa"/>
          </w:tcPr>
          <w:p w14:paraId="2C207C1D" w14:textId="77777777" w:rsidR="002311EA" w:rsidRDefault="002311EA" w:rsidP="002D5882">
            <w:proofErr w:type="spellStart"/>
            <w:r w:rsidRPr="009F6952">
              <w:t>Dex</w:t>
            </w:r>
            <w:proofErr w:type="spellEnd"/>
            <w:r w:rsidRPr="009F6952">
              <w:t xml:space="preserve"> treatment increased placental uptake of </w:t>
            </w:r>
            <w:proofErr w:type="spellStart"/>
            <w:r w:rsidRPr="009F6952">
              <w:t>MeAIB</w:t>
            </w:r>
            <w:proofErr w:type="spellEnd"/>
            <w:r w:rsidRPr="009F6952">
              <w:t xml:space="preserve"> at 10</w:t>
            </w:r>
            <w:r w:rsidRPr="009F6952">
              <w:rPr>
                <w:vertAlign w:val="superscript"/>
              </w:rPr>
              <w:t>-6</w:t>
            </w:r>
            <w:r w:rsidRPr="009F6952">
              <w:t>M but not at 10</w:t>
            </w:r>
            <w:r w:rsidRPr="009F6952">
              <w:rPr>
                <w:vertAlign w:val="superscript"/>
              </w:rPr>
              <w:t>-8</w:t>
            </w:r>
            <w:r w:rsidRPr="009F6952">
              <w:t xml:space="preserve">M </w:t>
            </w:r>
            <w:r w:rsidRPr="009F6952">
              <w:sym w:font="Wingdings" w:char="F0E0"/>
            </w:r>
            <w:r w:rsidRPr="009F6952">
              <w:t xml:space="preserve"> stimulated system A activity at 10</w:t>
            </w:r>
            <w:r w:rsidRPr="009F6952">
              <w:rPr>
                <w:vertAlign w:val="superscript"/>
              </w:rPr>
              <w:t>-6</w:t>
            </w:r>
            <w:r w:rsidRPr="009F6952">
              <w:t xml:space="preserve">M with 30% increase of </w:t>
            </w:r>
            <w:proofErr w:type="spellStart"/>
            <w:r w:rsidRPr="009F6952">
              <w:t>MeAIB</w:t>
            </w:r>
            <w:proofErr w:type="spellEnd"/>
            <w:r w:rsidRPr="009F6952">
              <w:t xml:space="preserve"> uptake </w:t>
            </w:r>
          </w:p>
          <w:p w14:paraId="75462844" w14:textId="77777777" w:rsidR="002311EA" w:rsidRPr="009F6952" w:rsidRDefault="002311EA" w:rsidP="002D5882"/>
          <w:p w14:paraId="1F83C0B3" w14:textId="77777777" w:rsidR="002311EA" w:rsidRDefault="002311EA" w:rsidP="002D5882">
            <w:r w:rsidRPr="009F6952">
              <w:t xml:space="preserve">No change in mRNA expression of SNAT1,2 or 4 with </w:t>
            </w:r>
            <w:proofErr w:type="spellStart"/>
            <w:r w:rsidRPr="009F6952">
              <w:t>Dex</w:t>
            </w:r>
            <w:proofErr w:type="spellEnd"/>
            <w:r w:rsidRPr="009F6952">
              <w:t xml:space="preserve">. </w:t>
            </w:r>
          </w:p>
          <w:p w14:paraId="1C846095" w14:textId="77777777" w:rsidR="002311EA" w:rsidRPr="009F6952" w:rsidRDefault="002311EA" w:rsidP="002D5882"/>
          <w:p w14:paraId="1D79E788" w14:textId="77777777" w:rsidR="002311EA" w:rsidRPr="009F6952" w:rsidRDefault="002311EA" w:rsidP="002D5882">
            <w:r w:rsidRPr="009F6952">
              <w:t xml:space="preserve">No effect on placental apoptosis </w:t>
            </w:r>
          </w:p>
          <w:p w14:paraId="68B4171C" w14:textId="77777777" w:rsidR="002311EA" w:rsidRPr="009F6952" w:rsidRDefault="002311EA" w:rsidP="002D5882">
            <w:pPr>
              <w:jc w:val="center"/>
            </w:pPr>
          </w:p>
        </w:tc>
      </w:tr>
      <w:tr w:rsidR="002311EA" w:rsidRPr="009F6952" w14:paraId="3A5B5713" w14:textId="77777777" w:rsidTr="002D5882">
        <w:tc>
          <w:tcPr>
            <w:tcW w:w="1440" w:type="dxa"/>
          </w:tcPr>
          <w:p w14:paraId="4BF4896D" w14:textId="77777777" w:rsidR="002311EA" w:rsidRPr="009F6952" w:rsidRDefault="002311EA" w:rsidP="002D5882">
            <w:r w:rsidRPr="009F6952">
              <w:lastRenderedPageBreak/>
              <w:fldChar w:fldCharType="begin" w:fldLock="1"/>
            </w:r>
            <w:r w:rsidRPr="009F6952">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9F6952">
              <w:fldChar w:fldCharType="separate"/>
            </w:r>
            <w:r w:rsidRPr="009F6952">
              <w:rPr>
                <w:noProof/>
              </w:rPr>
              <w:t xml:space="preserve">(Jones </w:t>
            </w:r>
            <w:r w:rsidRPr="009F6952">
              <w:rPr>
                <w:i/>
                <w:noProof/>
              </w:rPr>
              <w:t>et al.</w:t>
            </w:r>
            <w:r w:rsidRPr="009F6952">
              <w:rPr>
                <w:noProof/>
              </w:rPr>
              <w:t>, 2006)</w:t>
            </w:r>
            <w:r w:rsidRPr="009F6952">
              <w:fldChar w:fldCharType="end"/>
            </w:r>
          </w:p>
        </w:tc>
        <w:tc>
          <w:tcPr>
            <w:tcW w:w="3690" w:type="dxa"/>
          </w:tcPr>
          <w:p w14:paraId="7F48E9DE" w14:textId="77777777" w:rsidR="002311EA" w:rsidRPr="009F6952" w:rsidRDefault="002311EA" w:rsidP="002D5882">
            <w:proofErr w:type="spellStart"/>
            <w:r w:rsidRPr="009F6952">
              <w:t>BeWo</w:t>
            </w:r>
            <w:proofErr w:type="spellEnd"/>
            <w:r w:rsidRPr="009F6952">
              <w:t xml:space="preserve"> choriocarcinoma cell line used with 14CMeAIB infusion to assess transport of system A aa</w:t>
            </w:r>
          </w:p>
          <w:p w14:paraId="2B40F099" w14:textId="77777777" w:rsidR="002311EA" w:rsidRPr="009F6952" w:rsidRDefault="002311EA" w:rsidP="002D5882"/>
          <w:p w14:paraId="755AD64D" w14:textId="77777777" w:rsidR="002311EA" w:rsidRPr="009F6952" w:rsidRDefault="002311EA" w:rsidP="002D5882">
            <w:r w:rsidRPr="009F6952">
              <w:t>Cortisol was added to incubated cells at concentrations 5nM-2.5uM for up to 24 hours</w:t>
            </w:r>
          </w:p>
          <w:p w14:paraId="38DC3512" w14:textId="77777777" w:rsidR="002311EA" w:rsidRPr="009F6952" w:rsidRDefault="002311EA" w:rsidP="002D5882"/>
        </w:tc>
        <w:tc>
          <w:tcPr>
            <w:tcW w:w="6120" w:type="dxa"/>
          </w:tcPr>
          <w:p w14:paraId="72ECB8FF" w14:textId="77777777" w:rsidR="002311EA" w:rsidRPr="009F6952" w:rsidRDefault="002311EA" w:rsidP="002D5882">
            <w:proofErr w:type="spellStart"/>
            <w:r w:rsidRPr="009F6952">
              <w:t>BeWo</w:t>
            </w:r>
            <w:proofErr w:type="spellEnd"/>
            <w:r w:rsidRPr="009F6952">
              <w:t xml:space="preserve"> cells incubated with 1000nM cortisol had higher </w:t>
            </w:r>
            <w:proofErr w:type="spellStart"/>
            <w:r w:rsidRPr="009F6952">
              <w:t>MeAIB</w:t>
            </w:r>
            <w:proofErr w:type="spellEnd"/>
            <w:r w:rsidRPr="009F6952">
              <w:t xml:space="preserve"> transfer from apical to basolateral chambers over 20 minutes</w:t>
            </w:r>
          </w:p>
          <w:p w14:paraId="7E81F715" w14:textId="77777777" w:rsidR="002311EA" w:rsidRPr="009F6952" w:rsidRDefault="002311EA" w:rsidP="002D5882"/>
          <w:p w14:paraId="5AF0E8EC" w14:textId="77777777" w:rsidR="002311EA" w:rsidRPr="009F6952" w:rsidRDefault="002311EA" w:rsidP="002D5882">
            <w:r w:rsidRPr="009F6952">
              <w:t>SNAT1 mRNA was unchanged with cortisol at multiple concentrations</w:t>
            </w:r>
          </w:p>
          <w:p w14:paraId="67248F28" w14:textId="77777777" w:rsidR="002311EA" w:rsidRPr="009F6952" w:rsidRDefault="002311EA" w:rsidP="002D5882"/>
          <w:p w14:paraId="0094E12E" w14:textId="77777777" w:rsidR="002311EA" w:rsidRPr="009F6952" w:rsidRDefault="002311EA" w:rsidP="002D5882">
            <w:r w:rsidRPr="009F6952">
              <w:t xml:space="preserve">SNAT2 mRNA levels increased by 21% at 24h incubation of 1uM cortisol. </w:t>
            </w:r>
            <w:proofErr w:type="spellStart"/>
            <w:r w:rsidRPr="009F6952">
              <w:t>Cort</w:t>
            </w:r>
            <w:proofErr w:type="spellEnd"/>
            <w:r w:rsidRPr="009F6952">
              <w:t xml:space="preserve"> exposure of 2.5uM for 24 hours increase SNAT2 mRNA expression by 30%</w:t>
            </w:r>
          </w:p>
          <w:p w14:paraId="6A8F478C" w14:textId="77777777" w:rsidR="002311EA" w:rsidRPr="009F6952" w:rsidRDefault="002311EA" w:rsidP="002D5882"/>
          <w:p w14:paraId="15B8BBA7" w14:textId="77777777" w:rsidR="002311EA" w:rsidRPr="009F6952" w:rsidRDefault="002311EA" w:rsidP="002D5882">
            <w:r w:rsidRPr="009F6952">
              <w:t>Protein expression of SNAT1 was not assessed</w:t>
            </w:r>
          </w:p>
          <w:p w14:paraId="6B03A2EC" w14:textId="77777777" w:rsidR="002311EA" w:rsidRPr="009F6952" w:rsidRDefault="002311EA" w:rsidP="002D5882">
            <w:r w:rsidRPr="009F6952">
              <w:t xml:space="preserve">Protein expression of SNAT2 showed increased expression with 1uM of cortisol for 24 hours by 11% </w:t>
            </w:r>
          </w:p>
          <w:p w14:paraId="058E2CDA" w14:textId="77777777" w:rsidR="002311EA" w:rsidRPr="009F6952" w:rsidRDefault="002311EA" w:rsidP="002D5882"/>
        </w:tc>
      </w:tr>
      <w:tr w:rsidR="002311EA" w:rsidRPr="009F6952" w14:paraId="20223BEE" w14:textId="77777777" w:rsidTr="002D5882">
        <w:tc>
          <w:tcPr>
            <w:tcW w:w="1440" w:type="dxa"/>
          </w:tcPr>
          <w:p w14:paraId="5D28505D" w14:textId="77777777" w:rsidR="002311EA" w:rsidRPr="009F6952" w:rsidRDefault="002311EA" w:rsidP="002D5882">
            <w:r w:rsidRPr="009F6952">
              <w:fldChar w:fldCharType="begin" w:fldLock="1"/>
            </w:r>
            <w:r w:rsidRPr="009F6952">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9F6952">
              <w:fldChar w:fldCharType="separate"/>
            </w:r>
            <w:r w:rsidRPr="009F6952">
              <w:rPr>
                <w:noProof/>
              </w:rPr>
              <w:t xml:space="preserve">(Audette </w:t>
            </w:r>
            <w:r w:rsidRPr="009F6952">
              <w:rPr>
                <w:i/>
                <w:noProof/>
              </w:rPr>
              <w:t>et al.</w:t>
            </w:r>
            <w:r w:rsidRPr="009F6952">
              <w:rPr>
                <w:noProof/>
              </w:rPr>
              <w:t>, 2011)</w:t>
            </w:r>
            <w:r w:rsidRPr="009F6952">
              <w:fldChar w:fldCharType="end"/>
            </w:r>
          </w:p>
        </w:tc>
        <w:tc>
          <w:tcPr>
            <w:tcW w:w="3690" w:type="dxa"/>
          </w:tcPr>
          <w:p w14:paraId="6E9FDF2B" w14:textId="77777777" w:rsidR="002311EA" w:rsidRPr="009F6952" w:rsidRDefault="002311EA" w:rsidP="002D5882">
            <w:r w:rsidRPr="009F6952">
              <w:t xml:space="preserve">Pregnant mice treated with 0.1mg/kg </w:t>
            </w:r>
            <w:proofErr w:type="spellStart"/>
            <w:r w:rsidRPr="009F6952">
              <w:t>dex</w:t>
            </w:r>
            <w:proofErr w:type="spellEnd"/>
            <w:r w:rsidRPr="009F6952">
              <w:t xml:space="preserve"> injected at E13.5 and E14.5 (midgestation exposure)</w:t>
            </w:r>
          </w:p>
          <w:p w14:paraId="0641573B" w14:textId="77777777" w:rsidR="002311EA" w:rsidRPr="009F6952" w:rsidRDefault="002311EA" w:rsidP="002D5882"/>
          <w:p w14:paraId="13BC2769" w14:textId="77777777" w:rsidR="002311EA" w:rsidRPr="009F6952" w:rsidRDefault="002311EA" w:rsidP="002D5882">
            <w:r w:rsidRPr="009F6952">
              <w:t xml:space="preserve">Transfer studies done at E12.5, E15.5 (24hr after </w:t>
            </w:r>
            <w:proofErr w:type="spellStart"/>
            <w:r w:rsidRPr="009F6952">
              <w:t>tx</w:t>
            </w:r>
            <w:proofErr w:type="spellEnd"/>
            <w:r w:rsidRPr="009F6952">
              <w:t xml:space="preserve">) , E17.5 (72h after </w:t>
            </w:r>
            <w:proofErr w:type="spellStart"/>
            <w:r w:rsidRPr="009F6952">
              <w:t>tx</w:t>
            </w:r>
            <w:proofErr w:type="spellEnd"/>
            <w:r w:rsidRPr="009F6952">
              <w:t xml:space="preserve">) and E18.5 (96h after </w:t>
            </w:r>
            <w:proofErr w:type="spellStart"/>
            <w:r w:rsidRPr="009F6952">
              <w:t>tx</w:t>
            </w:r>
            <w:proofErr w:type="spellEnd"/>
            <w:r w:rsidRPr="009F6952">
              <w:t>)</w:t>
            </w:r>
          </w:p>
          <w:p w14:paraId="3440AABB" w14:textId="77777777" w:rsidR="002311EA" w:rsidRPr="009F6952" w:rsidRDefault="002311EA" w:rsidP="002D5882"/>
          <w:p w14:paraId="2FE29BA1" w14:textId="77777777" w:rsidR="002311EA" w:rsidRPr="009F6952" w:rsidRDefault="002311EA" w:rsidP="002D5882">
            <w:r w:rsidRPr="009F6952">
              <w:t xml:space="preserve">Subset of dams were allowed to deliver their pups </w:t>
            </w:r>
          </w:p>
          <w:p w14:paraId="23794535" w14:textId="77777777" w:rsidR="002311EA" w:rsidRPr="009F6952" w:rsidRDefault="002311EA" w:rsidP="002D5882"/>
        </w:tc>
        <w:tc>
          <w:tcPr>
            <w:tcW w:w="6120" w:type="dxa"/>
          </w:tcPr>
          <w:p w14:paraId="7E60D44C" w14:textId="77777777" w:rsidR="002311EA" w:rsidRPr="009F6952" w:rsidRDefault="002311EA" w:rsidP="002D5882">
            <w:r w:rsidRPr="009F6952">
              <w:t xml:space="preserve">In saline injected controls, placental and fetal weights increased from E12.5 to E15.5 to E18.5. Placental 14CMeAIB transfer also increased which was consistent with increases in system A gene expression of SNAT1, 2 and 4 </w:t>
            </w:r>
            <w:r w:rsidRPr="000161C9">
              <w:t>as pregnancy progressed.</w:t>
            </w:r>
            <w:r w:rsidRPr="009F6952">
              <w:t xml:space="preserve"> </w:t>
            </w:r>
          </w:p>
          <w:p w14:paraId="63BD63D7" w14:textId="77777777" w:rsidR="002311EA" w:rsidRPr="009F6952" w:rsidRDefault="002311EA" w:rsidP="002D5882"/>
          <w:p w14:paraId="73AC0F3C" w14:textId="77777777" w:rsidR="002311EA" w:rsidRPr="009F6952" w:rsidRDefault="002311EA" w:rsidP="002D5882">
            <w:r w:rsidRPr="009F6952">
              <w:t xml:space="preserve">Effects of </w:t>
            </w:r>
            <w:proofErr w:type="spellStart"/>
            <w:r w:rsidRPr="009F6952">
              <w:t>Dex</w:t>
            </w:r>
            <w:proofErr w:type="spellEnd"/>
            <w:r w:rsidRPr="009F6952">
              <w:t xml:space="preserve">: Treatment from E13.5 and E14.5 did not alter 14CMeAIB transfer at E15.5 or E17.5, </w:t>
            </w:r>
            <w:r w:rsidRPr="000161C9">
              <w:t>but transfer was reduced at E18.5 in male and female placentas (long-term after treatment cessation).</w:t>
            </w:r>
            <w:r w:rsidRPr="009F6952">
              <w:t xml:space="preserve"> </w:t>
            </w:r>
          </w:p>
          <w:p w14:paraId="2AD172B9" w14:textId="77777777" w:rsidR="002311EA" w:rsidRPr="009F6952" w:rsidRDefault="002311EA" w:rsidP="002D5882"/>
          <w:p w14:paraId="402AFBD9" w14:textId="77777777" w:rsidR="002311EA" w:rsidRPr="009F6952" w:rsidRDefault="002311EA" w:rsidP="002D5882">
            <w:r w:rsidRPr="009F6952">
              <w:t xml:space="preserve">SNAT1,2 and 4 mRNA expression was unchanged with </w:t>
            </w:r>
            <w:proofErr w:type="spellStart"/>
            <w:r w:rsidRPr="009F6952">
              <w:t>Dex</w:t>
            </w:r>
            <w:proofErr w:type="spellEnd"/>
            <w:r>
              <w:t xml:space="preserve"> </w:t>
            </w:r>
            <w:r w:rsidRPr="009F6952">
              <w:t>in male and female placentas at E15.5, 17.5 and 18.5 (despite reduced transfer at E18.5)</w:t>
            </w:r>
          </w:p>
          <w:p w14:paraId="4C0C891A" w14:textId="77777777" w:rsidR="002311EA" w:rsidRPr="009F6952" w:rsidRDefault="002311EA" w:rsidP="002D5882"/>
          <w:p w14:paraId="17F4790C" w14:textId="77777777" w:rsidR="002311EA" w:rsidRPr="009F6952" w:rsidRDefault="002311EA" w:rsidP="002D5882">
            <w:r w:rsidRPr="009F6952">
              <w:t>Fetal weights at E15.5, E18.5 or at birth was unchanged.</w:t>
            </w:r>
          </w:p>
          <w:p w14:paraId="18D48998" w14:textId="77777777" w:rsidR="002311EA" w:rsidRPr="009F6952" w:rsidRDefault="002311EA" w:rsidP="002D5882"/>
          <w:p w14:paraId="2CAF4398" w14:textId="77777777" w:rsidR="002311EA" w:rsidRPr="009F6952" w:rsidRDefault="002311EA" w:rsidP="002D5882">
            <w:r w:rsidRPr="009F6952">
              <w:t>No change on placental weight at E15.5, E17.5 and E18.5 in males. In females there was no change at E15.5 or E17.5, but placental weight was reduced at E18.5</w:t>
            </w:r>
            <w:r>
              <w:t xml:space="preserve"> </w:t>
            </w:r>
            <w:r w:rsidRPr="009F6952">
              <w:sym w:font="Wingdings" w:char="F0E0"/>
            </w:r>
            <w:r w:rsidRPr="009F6952">
              <w:t xml:space="preserve"> the reduced female placental weight at E18.5 increased the </w:t>
            </w:r>
            <w:proofErr w:type="spellStart"/>
            <w:r w:rsidRPr="009F6952">
              <w:t>fetal:placental</w:t>
            </w:r>
            <w:proofErr w:type="spellEnd"/>
            <w:r w:rsidRPr="009F6952">
              <w:t xml:space="preserve"> ratio at E18.5</w:t>
            </w:r>
          </w:p>
          <w:p w14:paraId="5AC0DA9C" w14:textId="77777777" w:rsidR="002311EA" w:rsidRPr="009F6952" w:rsidRDefault="002311EA" w:rsidP="002D5882"/>
          <w:p w14:paraId="338F7BF2" w14:textId="77777777" w:rsidR="002311EA" w:rsidRPr="009F6952" w:rsidRDefault="002311EA" w:rsidP="002D5882">
            <w:r w:rsidRPr="009F6952">
              <w:t xml:space="preserve">No change in placental labyrinth or junctional zone proportions w.r.t. total placental area </w:t>
            </w:r>
          </w:p>
          <w:p w14:paraId="2292D49F" w14:textId="77777777" w:rsidR="002311EA" w:rsidRPr="009F6952" w:rsidRDefault="002311EA" w:rsidP="002D5882"/>
          <w:p w14:paraId="75F3AC34" w14:textId="77777777" w:rsidR="002311EA" w:rsidRPr="009F6952" w:rsidRDefault="002311EA" w:rsidP="002D5882">
            <w:r w:rsidRPr="009F6952">
              <w:t>No difference in maternal or fetal plasma corticosterone concentrations at E18.5</w:t>
            </w:r>
          </w:p>
        </w:tc>
      </w:tr>
      <w:tr w:rsidR="002311EA" w:rsidRPr="009F6952" w14:paraId="3B441490" w14:textId="77777777" w:rsidTr="002D5882">
        <w:tc>
          <w:tcPr>
            <w:tcW w:w="1440" w:type="dxa"/>
          </w:tcPr>
          <w:p w14:paraId="5C61E8CF" w14:textId="77777777" w:rsidR="002311EA" w:rsidRPr="009F6952" w:rsidRDefault="002311EA" w:rsidP="002D5882">
            <w:r w:rsidRPr="009F6952">
              <w:fldChar w:fldCharType="begin" w:fldLock="1"/>
            </w:r>
            <w:r w:rsidRPr="009F6952">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9F6952">
              <w:fldChar w:fldCharType="separate"/>
            </w:r>
            <w:r w:rsidRPr="009F6952">
              <w:rPr>
                <w:noProof/>
              </w:rPr>
              <w:t xml:space="preserve">(Cuffe </w:t>
            </w:r>
            <w:r w:rsidRPr="009F6952">
              <w:rPr>
                <w:i/>
                <w:noProof/>
              </w:rPr>
              <w:t>et al.</w:t>
            </w:r>
            <w:r w:rsidRPr="009F6952">
              <w:rPr>
                <w:noProof/>
              </w:rPr>
              <w:t>, 2011)</w:t>
            </w:r>
            <w:r w:rsidRPr="009F6952">
              <w:fldChar w:fldCharType="end"/>
            </w:r>
          </w:p>
        </w:tc>
        <w:tc>
          <w:tcPr>
            <w:tcW w:w="3690" w:type="dxa"/>
          </w:tcPr>
          <w:p w14:paraId="332D34C0" w14:textId="77777777" w:rsidR="002311EA" w:rsidRPr="009F6952" w:rsidRDefault="002311EA" w:rsidP="002D5882">
            <w:r w:rsidRPr="009F6952">
              <w:t xml:space="preserve">Pregnant mice treated with </w:t>
            </w:r>
            <w:proofErr w:type="spellStart"/>
            <w:r w:rsidRPr="009F6952">
              <w:t>Dex</w:t>
            </w:r>
            <w:proofErr w:type="spellEnd"/>
            <w:r w:rsidRPr="009F6952">
              <w:t xml:space="preserve"> 1ug/kg/h minipump for 60 hours </w:t>
            </w:r>
            <w:r w:rsidRPr="009F6952">
              <w:lastRenderedPageBreak/>
              <w:t xml:space="preserve">(2.5 days) via a minipump </w:t>
            </w:r>
            <w:r>
              <w:t xml:space="preserve">starting </w:t>
            </w:r>
            <w:r w:rsidRPr="009F6952">
              <w:t>at E12.5</w:t>
            </w:r>
          </w:p>
          <w:p w14:paraId="684D84A3" w14:textId="77777777" w:rsidR="002311EA" w:rsidRPr="009F6952" w:rsidRDefault="002311EA" w:rsidP="002D5882"/>
          <w:p w14:paraId="00E647B9" w14:textId="77777777" w:rsidR="002311EA" w:rsidRPr="009F6952" w:rsidRDefault="002311EA" w:rsidP="002D5882">
            <w:r w:rsidRPr="009F6952">
              <w:t>Placentas collected at E14.5 (2 days- 48 hours) and at E17.5 (after 5 days of initial exposure, after 2.5 days from end of exposure)</w:t>
            </w:r>
          </w:p>
        </w:tc>
        <w:tc>
          <w:tcPr>
            <w:tcW w:w="6120" w:type="dxa"/>
          </w:tcPr>
          <w:p w14:paraId="1D5A23E7" w14:textId="77777777" w:rsidR="002311EA" w:rsidRPr="009F6952" w:rsidRDefault="002311EA" w:rsidP="002D5882">
            <w:r w:rsidRPr="009F6952">
              <w:lastRenderedPageBreak/>
              <w:t>Reduced fetal body weight at E14.5 in males and females, but not at E17.5.</w:t>
            </w:r>
          </w:p>
          <w:p w14:paraId="26202864" w14:textId="77777777" w:rsidR="002311EA" w:rsidRPr="009F6952" w:rsidRDefault="002311EA" w:rsidP="002D5882"/>
          <w:p w14:paraId="3ABA50A5" w14:textId="77777777" w:rsidR="002311EA" w:rsidRPr="009F6952" w:rsidRDefault="002311EA" w:rsidP="002D5882">
            <w:r w:rsidRPr="009F6952">
              <w:lastRenderedPageBreak/>
              <w:t>Reduced female placental weight at E14.5 but not E17.5. Male placental weight was unchanged in both days.</w:t>
            </w:r>
          </w:p>
          <w:p w14:paraId="18B490A4" w14:textId="77777777" w:rsidR="002311EA" w:rsidRPr="009F6952" w:rsidRDefault="002311EA" w:rsidP="002D5882"/>
          <w:p w14:paraId="621D9255" w14:textId="77777777" w:rsidR="002311EA" w:rsidRPr="009F6952" w:rsidRDefault="002311EA" w:rsidP="002D5882">
            <w:r w:rsidRPr="009F6952">
              <w:rPr>
                <w:i/>
              </w:rPr>
              <w:t>Igf2</w:t>
            </w:r>
            <w:r w:rsidRPr="009F6952">
              <w:t xml:space="preserve"> expression not affected by </w:t>
            </w:r>
            <w:proofErr w:type="spellStart"/>
            <w:r w:rsidRPr="009F6952">
              <w:t>Dex</w:t>
            </w:r>
            <w:proofErr w:type="spellEnd"/>
            <w:r w:rsidRPr="009F6952">
              <w:t xml:space="preserve"> at either age. </w:t>
            </w:r>
          </w:p>
          <w:p w14:paraId="2383ADE8" w14:textId="77777777" w:rsidR="002311EA" w:rsidRPr="009F6952" w:rsidRDefault="002311EA" w:rsidP="002D5882"/>
          <w:p w14:paraId="0DB36DC2" w14:textId="77777777" w:rsidR="002311EA" w:rsidRPr="009F6952" w:rsidRDefault="002311EA" w:rsidP="002D5882">
            <w:r w:rsidRPr="009F6952">
              <w:t xml:space="preserve">GLUT1, GLUT3, SNAT 1, SNAT2 and SNAT4 gene expression was unaltered after </w:t>
            </w:r>
            <w:proofErr w:type="spellStart"/>
            <w:r w:rsidRPr="009F6952">
              <w:t>Dex</w:t>
            </w:r>
            <w:proofErr w:type="spellEnd"/>
            <w:r w:rsidRPr="009F6952">
              <w:t xml:space="preserve"> at E14.5 and E17.5</w:t>
            </w:r>
          </w:p>
          <w:p w14:paraId="3786621A" w14:textId="77777777" w:rsidR="002311EA" w:rsidRPr="009F6952" w:rsidRDefault="002311EA" w:rsidP="002D5882"/>
          <w:p w14:paraId="396E42E2" w14:textId="77777777" w:rsidR="002311EA" w:rsidRPr="009F6952" w:rsidRDefault="002311EA" w:rsidP="002D5882">
            <w:r w:rsidRPr="009F6952">
              <w:t xml:space="preserve">No differences in placental areas or gross morphology </w:t>
            </w:r>
          </w:p>
          <w:p w14:paraId="56089DDC" w14:textId="77777777" w:rsidR="002311EA" w:rsidRDefault="002311EA" w:rsidP="002D5882">
            <w:r w:rsidRPr="009F6952">
              <w:t>Female junctional zone cross sectional area was smaller at E14.5</w:t>
            </w:r>
            <w:r>
              <w:t>.</w:t>
            </w:r>
          </w:p>
          <w:p w14:paraId="239CDEE2" w14:textId="77777777" w:rsidR="002311EA" w:rsidRDefault="002311EA" w:rsidP="002D5882"/>
          <w:p w14:paraId="541F5566" w14:textId="77777777" w:rsidR="002311EA" w:rsidRDefault="002311EA" w:rsidP="002D5882">
            <w:r>
              <w:t>W</w:t>
            </w:r>
            <w:r w:rsidRPr="009F6952">
              <w:t>hole placental cross sectional area was smaller</w:t>
            </w:r>
            <w:r>
              <w:t>.</w:t>
            </w:r>
          </w:p>
          <w:p w14:paraId="511C06F7" w14:textId="77777777" w:rsidR="002311EA" w:rsidRPr="009F6952" w:rsidRDefault="002311EA" w:rsidP="002D5882"/>
        </w:tc>
      </w:tr>
      <w:tr w:rsidR="002311EA" w:rsidRPr="009F6952" w14:paraId="17C0E8C1" w14:textId="77777777" w:rsidTr="002D5882">
        <w:tc>
          <w:tcPr>
            <w:tcW w:w="1440" w:type="dxa"/>
          </w:tcPr>
          <w:p w14:paraId="3DD5A231" w14:textId="77777777" w:rsidR="002311EA" w:rsidRPr="009F6952" w:rsidRDefault="002311EA" w:rsidP="002D5882">
            <w:r w:rsidRPr="009F6952">
              <w:lastRenderedPageBreak/>
              <w:fldChar w:fldCharType="begin" w:fldLock="1"/>
            </w:r>
            <w:r w:rsidRPr="009F6952">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9F6952">
              <w:fldChar w:fldCharType="separate"/>
            </w:r>
            <w:r w:rsidRPr="009F6952">
              <w:rPr>
                <w:noProof/>
              </w:rPr>
              <w:t xml:space="preserve">(Audette </w:t>
            </w:r>
            <w:r w:rsidRPr="009F6952">
              <w:rPr>
                <w:i/>
                <w:noProof/>
              </w:rPr>
              <w:t>et al.</w:t>
            </w:r>
            <w:r w:rsidRPr="009F6952">
              <w:rPr>
                <w:noProof/>
              </w:rPr>
              <w:t>, 2014)</w:t>
            </w:r>
            <w:r w:rsidRPr="009F6952">
              <w:fldChar w:fldCharType="end"/>
            </w:r>
          </w:p>
        </w:tc>
        <w:tc>
          <w:tcPr>
            <w:tcW w:w="3690" w:type="dxa"/>
          </w:tcPr>
          <w:p w14:paraId="47BC0F63" w14:textId="77777777" w:rsidR="002311EA" w:rsidRPr="009F6952" w:rsidRDefault="002311EA" w:rsidP="002D5882">
            <w:r w:rsidRPr="009F6952">
              <w:t>Used placental extracts from pregnancies treated with GC who delivered at various times during gestation.</w:t>
            </w:r>
          </w:p>
          <w:p w14:paraId="14A71DC9" w14:textId="77777777" w:rsidR="002311EA" w:rsidRPr="009F6952" w:rsidRDefault="002311EA" w:rsidP="002D5882"/>
          <w:p w14:paraId="6A2E732C" w14:textId="77777777" w:rsidR="002311EA" w:rsidRPr="009F6952" w:rsidRDefault="002311EA" w:rsidP="002D5882">
            <w:r w:rsidRPr="009F6952">
              <w:t xml:space="preserve">Women recruited if they received 2 doses of </w:t>
            </w:r>
            <w:proofErr w:type="spellStart"/>
            <w:r w:rsidRPr="009F6952">
              <w:t>celestone</w:t>
            </w:r>
            <w:proofErr w:type="spellEnd"/>
            <w:r w:rsidRPr="009F6952">
              <w:t xml:space="preserve"> (betamethasone 12 mg intramuscular ~12 hours apart) at 23.6 and 33.9 weeks of gestation </w:t>
            </w:r>
          </w:p>
          <w:p w14:paraId="13053FF2" w14:textId="77777777" w:rsidR="002311EA" w:rsidRPr="009F6952" w:rsidRDefault="002311EA" w:rsidP="002D5882"/>
          <w:p w14:paraId="4B72DC0A" w14:textId="77777777" w:rsidR="002311EA" w:rsidRPr="009F6952" w:rsidRDefault="002311EA" w:rsidP="002D5882">
            <w:r w:rsidRPr="009F6952">
              <w:t xml:space="preserve">Groups: </w:t>
            </w:r>
          </w:p>
          <w:p w14:paraId="10703D28" w14:textId="77777777" w:rsidR="002311EA" w:rsidRPr="009F6952" w:rsidRDefault="002311EA" w:rsidP="002D5882">
            <w:r w:rsidRPr="009F6952">
              <w:t xml:space="preserve">1. mom who delivered preterm 24h-14 days after </w:t>
            </w:r>
            <w:proofErr w:type="spellStart"/>
            <w:r w:rsidRPr="009F6952">
              <w:t>tx</w:t>
            </w:r>
            <w:proofErr w:type="spellEnd"/>
          </w:p>
          <w:p w14:paraId="3CE6F2FC" w14:textId="77777777" w:rsidR="002311EA" w:rsidRPr="009F6952" w:rsidRDefault="002311EA" w:rsidP="002D5882">
            <w:r w:rsidRPr="009F6952">
              <w:t xml:space="preserve">2. who delivered 14d-after treatment but still delivered before term </w:t>
            </w:r>
          </w:p>
          <w:p w14:paraId="03048405" w14:textId="77777777" w:rsidR="002311EA" w:rsidRPr="009F6952" w:rsidRDefault="002311EA" w:rsidP="002D5882">
            <w:r w:rsidRPr="009F6952">
              <w:t>3.who received GC but delivered at term</w:t>
            </w:r>
          </w:p>
        </w:tc>
        <w:tc>
          <w:tcPr>
            <w:tcW w:w="6120" w:type="dxa"/>
          </w:tcPr>
          <w:p w14:paraId="5F495874" w14:textId="77777777" w:rsidR="002311EA" w:rsidRPr="009F6952" w:rsidRDefault="002311EA" w:rsidP="002D5882">
            <w:r w:rsidRPr="009F6952">
              <w:t xml:space="preserve">Fetuses  born 24hours-14 days after the GC treatment (preterm delivery) had reduced birth weight compared to fetuses born 14days post treatment until term (term pregnancies). </w:t>
            </w:r>
          </w:p>
          <w:p w14:paraId="1BD35388" w14:textId="77777777" w:rsidR="002311EA" w:rsidRPr="009F6952" w:rsidRDefault="002311EA" w:rsidP="002D5882">
            <w:r w:rsidRPr="009F6952">
              <w:t xml:space="preserve">No difference between birth weight of GC treated fetuses at term and term controls (not treated with GC) </w:t>
            </w:r>
          </w:p>
          <w:p w14:paraId="1538366A" w14:textId="77777777" w:rsidR="002311EA" w:rsidRPr="009F6952" w:rsidRDefault="002311EA" w:rsidP="002D5882"/>
          <w:p w14:paraId="288C4837" w14:textId="77777777" w:rsidR="002311EA" w:rsidRPr="009F6952" w:rsidRDefault="002311EA" w:rsidP="002D5882">
            <w:r w:rsidRPr="009F6952">
              <w:t xml:space="preserve">Placentas of fetuses delivered between 24h-14d after the </w:t>
            </w:r>
            <w:proofErr w:type="spellStart"/>
            <w:r w:rsidRPr="009F6952">
              <w:t>tx</w:t>
            </w:r>
            <w:proofErr w:type="spellEnd"/>
            <w:r w:rsidRPr="009F6952">
              <w:t xml:space="preserve"> had significantly lower weights compared to placentas from 14d-term deliveries with GC</w:t>
            </w:r>
            <w:r>
              <w:t>.</w:t>
            </w:r>
          </w:p>
          <w:p w14:paraId="28BB394D" w14:textId="77777777" w:rsidR="002311EA" w:rsidRPr="009F6952" w:rsidRDefault="002311EA" w:rsidP="002D5882"/>
          <w:p w14:paraId="31921837" w14:textId="77777777" w:rsidR="002311EA" w:rsidRDefault="002311EA" w:rsidP="002D5882">
            <w:r w:rsidRPr="009F6952">
              <w:t>Uptake of 14CMeAIB by placental explants from GC treated moms who delivered 14d-term or at term after the treatment had reduced system A activity compared to placentas from preterm delivery</w:t>
            </w:r>
            <w:r>
              <w:t>.</w:t>
            </w:r>
          </w:p>
          <w:p w14:paraId="4CB7B645" w14:textId="77777777" w:rsidR="002311EA" w:rsidRPr="009F6952" w:rsidRDefault="002311EA" w:rsidP="002D5882"/>
          <w:p w14:paraId="3ED84910" w14:textId="77777777" w:rsidR="002311EA" w:rsidRPr="009F6952" w:rsidRDefault="002311EA" w:rsidP="002D5882">
            <w:r w:rsidRPr="009F6952">
              <w:t xml:space="preserve">Placentas from preterm delivery (24h-14d post GC) had no change in </w:t>
            </w:r>
            <w:proofErr w:type="spellStart"/>
            <w:r w:rsidRPr="009F6952">
              <w:t>MeAIB</w:t>
            </w:r>
            <w:proofErr w:type="spellEnd"/>
            <w:r w:rsidRPr="009F6952">
              <w:t xml:space="preserve"> uptake compared to control term placentas </w:t>
            </w:r>
          </w:p>
          <w:p w14:paraId="0A77B60B" w14:textId="77777777" w:rsidR="002311EA" w:rsidRPr="009F6952" w:rsidRDefault="002311EA" w:rsidP="002D5882"/>
          <w:p w14:paraId="2D8F858F" w14:textId="77777777" w:rsidR="002311EA" w:rsidRPr="009F6952" w:rsidRDefault="002311EA" w:rsidP="002D5882">
            <w:r w:rsidRPr="009F6952">
              <w:t>Placentas of GC t</w:t>
            </w:r>
            <w:r>
              <w:t>reated</w:t>
            </w:r>
            <w:r w:rsidRPr="009F6952">
              <w:t xml:space="preserve"> moms who delivered at term had significantly reduced system A transport compared to control term placentas. </w:t>
            </w:r>
          </w:p>
          <w:p w14:paraId="76039650" w14:textId="77777777" w:rsidR="002311EA" w:rsidRPr="009F6952" w:rsidRDefault="002311EA" w:rsidP="002D5882"/>
          <w:p w14:paraId="02AA7354" w14:textId="77777777" w:rsidR="002311EA" w:rsidRPr="009F6952" w:rsidRDefault="002311EA" w:rsidP="002D5882">
            <w:r w:rsidRPr="009F6952">
              <w:t xml:space="preserve">Expression of placental AA transporters:  </w:t>
            </w:r>
          </w:p>
          <w:p w14:paraId="6016FF28" w14:textId="77777777" w:rsidR="002311EA" w:rsidRPr="009F6952" w:rsidRDefault="002311EA" w:rsidP="002D5882">
            <w:r w:rsidRPr="009F6952">
              <w:t>No effect of SNAT 1 or SNAT2</w:t>
            </w:r>
          </w:p>
          <w:p w14:paraId="6D4790BA" w14:textId="77777777" w:rsidR="002311EA" w:rsidRPr="009F6952" w:rsidRDefault="002311EA" w:rsidP="002D5882">
            <w:r w:rsidRPr="009F6952">
              <w:t xml:space="preserve">SNAT4 gene expression was reduced in placentas of GC treated moms at term compared to GC treated placentas of fetuses born 14d-term after GC treatment </w:t>
            </w:r>
          </w:p>
          <w:p w14:paraId="6D880F54" w14:textId="77777777" w:rsidR="002311EA" w:rsidRPr="009F6952" w:rsidRDefault="002311EA" w:rsidP="002D5882"/>
        </w:tc>
      </w:tr>
      <w:tr w:rsidR="002311EA" w:rsidRPr="009F6952" w14:paraId="18D4F2E5" w14:textId="77777777" w:rsidTr="002D5882">
        <w:tc>
          <w:tcPr>
            <w:tcW w:w="1440" w:type="dxa"/>
          </w:tcPr>
          <w:p w14:paraId="5EADE27E" w14:textId="77777777" w:rsidR="002311EA" w:rsidRPr="009F6952" w:rsidRDefault="002311EA" w:rsidP="002D5882">
            <w:r w:rsidRPr="009F6952">
              <w:fldChar w:fldCharType="begin" w:fldLock="1"/>
            </w:r>
            <w:r w:rsidRPr="009F6952">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9F6952">
              <w:fldChar w:fldCharType="separate"/>
            </w:r>
            <w:r w:rsidRPr="009F6952">
              <w:rPr>
                <w:noProof/>
              </w:rPr>
              <w:t xml:space="preserve">(Mateos </w:t>
            </w:r>
            <w:r w:rsidRPr="009F6952">
              <w:rPr>
                <w:i/>
                <w:noProof/>
              </w:rPr>
              <w:t>et al.</w:t>
            </w:r>
            <w:r w:rsidRPr="009F6952">
              <w:rPr>
                <w:noProof/>
              </w:rPr>
              <w:t>, 2018)</w:t>
            </w:r>
            <w:r w:rsidRPr="009F6952">
              <w:fldChar w:fldCharType="end"/>
            </w:r>
          </w:p>
        </w:tc>
        <w:tc>
          <w:tcPr>
            <w:tcW w:w="3690" w:type="dxa"/>
          </w:tcPr>
          <w:p w14:paraId="4FD6E652" w14:textId="77777777" w:rsidR="002311EA" w:rsidRPr="009F6952" w:rsidRDefault="002311EA" w:rsidP="002D5882">
            <w:r w:rsidRPr="009F6952">
              <w:t xml:space="preserve">Placentas obtained from healthy women who delivered at term.  Placental explants cultured with or </w:t>
            </w:r>
            <w:r w:rsidRPr="009F6952">
              <w:lastRenderedPageBreak/>
              <w:t xml:space="preserve">without GC hydrocortisone 1mg/ml (2.75 </w:t>
            </w:r>
            <w:proofErr w:type="spellStart"/>
            <w:r w:rsidRPr="009F6952">
              <w:t>mM</w:t>
            </w:r>
            <w:proofErr w:type="spellEnd"/>
            <w:r w:rsidRPr="009F6952">
              <w:t>)</w:t>
            </w:r>
          </w:p>
        </w:tc>
        <w:tc>
          <w:tcPr>
            <w:tcW w:w="6120" w:type="dxa"/>
          </w:tcPr>
          <w:p w14:paraId="024EBCDF" w14:textId="77777777" w:rsidR="002311EA" w:rsidRDefault="002311EA" w:rsidP="002D5882">
            <w:r w:rsidRPr="009F6952">
              <w:lastRenderedPageBreak/>
              <w:t xml:space="preserve">Placentas incubated with 1mg/ml hydrocortisone had unchanged 3H-2DOG uptake, but higher concentrations of </w:t>
            </w:r>
            <w:r w:rsidRPr="009F6952">
              <w:lastRenderedPageBreak/>
              <w:t xml:space="preserve">2mg/ml and 20mg/ml showed reduced DOG uptake by 30-40% </w:t>
            </w:r>
          </w:p>
          <w:p w14:paraId="21B06BC3" w14:textId="77777777" w:rsidR="002311EA" w:rsidRPr="009F6952" w:rsidRDefault="002311EA" w:rsidP="002D5882"/>
          <w:p w14:paraId="0822ECE4" w14:textId="77777777" w:rsidR="002311EA" w:rsidRDefault="002311EA" w:rsidP="002D5882">
            <w:r w:rsidRPr="009F6952">
              <w:t xml:space="preserve">Expression of GLUT1 was not changed with all concentrations </w:t>
            </w:r>
          </w:p>
          <w:p w14:paraId="3EE6912A" w14:textId="77777777" w:rsidR="002311EA" w:rsidRPr="009F6952" w:rsidRDefault="002311EA" w:rsidP="002D5882"/>
          <w:p w14:paraId="2E5BC3C9" w14:textId="77777777" w:rsidR="002311EA" w:rsidRDefault="002311EA" w:rsidP="002D5882">
            <w:r w:rsidRPr="009F6952">
              <w:t>GLUT3 mRNA expression was increased with 2mg/ml incubation only</w:t>
            </w:r>
          </w:p>
          <w:p w14:paraId="1172D375" w14:textId="77777777" w:rsidR="002311EA" w:rsidRPr="009F6952" w:rsidRDefault="002311EA" w:rsidP="002D5882"/>
          <w:p w14:paraId="7D26F662" w14:textId="77777777" w:rsidR="002311EA" w:rsidRPr="009F6952" w:rsidRDefault="002311EA" w:rsidP="002D5882">
            <w:r w:rsidRPr="009F6952">
              <w:t xml:space="preserve">GLUT1 protein expression was increased at 1mg/ml, 2mg/ml and 20mg/ml of hydrocortisone </w:t>
            </w:r>
          </w:p>
          <w:p w14:paraId="5AC7075C" w14:textId="77777777" w:rsidR="002311EA" w:rsidRPr="009F6952" w:rsidRDefault="002311EA" w:rsidP="002D5882"/>
          <w:p w14:paraId="207234B5" w14:textId="77777777" w:rsidR="002311EA" w:rsidRPr="009F6952" w:rsidRDefault="002311EA" w:rsidP="002D5882">
            <w:r w:rsidRPr="009F6952">
              <w:t xml:space="preserve">Fatty acid oxidation was reduced by 25%, 50% and 75% in explants treated with 1, 2 and 20 mg/ml, respectively </w:t>
            </w:r>
          </w:p>
          <w:p w14:paraId="585CC6E3" w14:textId="77777777" w:rsidR="002311EA" w:rsidRPr="009F6952" w:rsidRDefault="002311EA" w:rsidP="002D5882">
            <w:r w:rsidRPr="009F6952">
              <w:t>Fatty acid esterification (to make TG or to undergo oxidation) was also reduced at all concentrations, consistent with the fact that there was less oxidation</w:t>
            </w:r>
            <w:r>
              <w:t>.</w:t>
            </w:r>
          </w:p>
          <w:p w14:paraId="7A46E913" w14:textId="77777777" w:rsidR="002311EA" w:rsidRPr="009F6952" w:rsidRDefault="002311EA" w:rsidP="002D5882"/>
          <w:p w14:paraId="0D686C5A" w14:textId="77777777" w:rsidR="002311EA" w:rsidRPr="009F6952" w:rsidRDefault="002311EA" w:rsidP="002D5882">
            <w:r w:rsidRPr="009F6952">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9F6952" w:rsidRDefault="002311EA" w:rsidP="002D5882"/>
          <w:p w14:paraId="07F436BB" w14:textId="77777777" w:rsidR="002311EA" w:rsidRPr="009F6952" w:rsidRDefault="002311EA" w:rsidP="002D5882">
            <w:r w:rsidRPr="009F6952">
              <w:t xml:space="preserve">Mitochondrial activity in placental explants was significantly reduced at 20mg/ml only, but TUNEL analysis showed no differences in apoptosis </w:t>
            </w:r>
          </w:p>
          <w:p w14:paraId="3EE45E01" w14:textId="77777777" w:rsidR="002311EA" w:rsidRPr="009F6952" w:rsidRDefault="002311EA" w:rsidP="002D5882"/>
          <w:p w14:paraId="59F71D6F" w14:textId="77777777" w:rsidR="002311EA" w:rsidRPr="009F6952" w:rsidRDefault="002311EA" w:rsidP="002D5882">
            <w:r w:rsidRPr="009F6952">
              <w:t xml:space="preserve">Hence, glucose and lipid uptake were reduced in placentas despite available nutrients </w:t>
            </w:r>
          </w:p>
          <w:p w14:paraId="783119B1" w14:textId="77777777" w:rsidR="002311EA" w:rsidRPr="009F6952" w:rsidRDefault="002311EA" w:rsidP="002D5882"/>
          <w:p w14:paraId="0EB38A7F" w14:textId="77777777" w:rsidR="002311EA" w:rsidRPr="009F6952" w:rsidRDefault="002311EA" w:rsidP="002D5882"/>
        </w:tc>
      </w:tr>
      <w:tr w:rsidR="002311EA" w:rsidRPr="009F6952" w14:paraId="481301A5" w14:textId="77777777" w:rsidTr="002D5882">
        <w:tc>
          <w:tcPr>
            <w:tcW w:w="1440" w:type="dxa"/>
          </w:tcPr>
          <w:p w14:paraId="3C76FCFB" w14:textId="77777777" w:rsidR="002311EA" w:rsidRPr="009F6952" w:rsidRDefault="002311EA" w:rsidP="002D5882">
            <w:r w:rsidRPr="009F6952">
              <w:lastRenderedPageBreak/>
              <w:fldChar w:fldCharType="begin" w:fldLock="1"/>
            </w:r>
            <w:r w:rsidRPr="009F6952">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9F6952">
              <w:fldChar w:fldCharType="separate"/>
            </w:r>
            <w:r w:rsidRPr="009F6952">
              <w:rPr>
                <w:noProof/>
              </w:rPr>
              <w:t xml:space="preserve">(Baisden </w:t>
            </w:r>
            <w:r w:rsidRPr="009F6952">
              <w:rPr>
                <w:i/>
                <w:noProof/>
              </w:rPr>
              <w:t>et al.</w:t>
            </w:r>
            <w:r w:rsidRPr="009F6952">
              <w:rPr>
                <w:noProof/>
              </w:rPr>
              <w:t>, 2007)</w:t>
            </w:r>
            <w:r w:rsidRPr="009F6952">
              <w:fldChar w:fldCharType="end"/>
            </w:r>
          </w:p>
        </w:tc>
        <w:tc>
          <w:tcPr>
            <w:tcW w:w="3690" w:type="dxa"/>
          </w:tcPr>
          <w:p w14:paraId="3BD3EF18" w14:textId="77777777" w:rsidR="002311EA" w:rsidRPr="009F6952" w:rsidRDefault="002311EA" w:rsidP="002D5882">
            <w:r w:rsidRPr="009F6952">
              <w:t>Pregnant mice injected with 0.5mg/kg intraperitoneal dexamethasone on E15, E16 and E17 to mimic multiple course of antenatal GC treatment</w:t>
            </w:r>
          </w:p>
        </w:tc>
        <w:tc>
          <w:tcPr>
            <w:tcW w:w="6120" w:type="dxa"/>
          </w:tcPr>
          <w:p w14:paraId="4C883140" w14:textId="77777777" w:rsidR="002311EA" w:rsidRDefault="002311EA" w:rsidP="002D5882">
            <w:r w:rsidRPr="009F6952">
              <w:t xml:space="preserve">At E20, </w:t>
            </w:r>
            <w:proofErr w:type="spellStart"/>
            <w:r w:rsidRPr="009F6952">
              <w:t>dex</w:t>
            </w:r>
            <w:proofErr w:type="spellEnd"/>
            <w:r w:rsidRPr="009F6952">
              <w:t xml:space="preserve"> placentas were pale and weighed less. </w:t>
            </w:r>
          </w:p>
          <w:p w14:paraId="1FD653AC" w14:textId="77777777" w:rsidR="002311EA" w:rsidRPr="009F6952" w:rsidRDefault="002311EA" w:rsidP="002D5882"/>
          <w:p w14:paraId="7C54A4C7" w14:textId="77777777" w:rsidR="002311EA" w:rsidRDefault="002311EA" w:rsidP="002D5882">
            <w:proofErr w:type="spellStart"/>
            <w:r w:rsidRPr="009F6952">
              <w:t>Dex</w:t>
            </w:r>
            <w:proofErr w:type="spellEnd"/>
            <w:r w:rsidRPr="009F6952">
              <w:t xml:space="preserve"> treatment was not associated with fetal death</w:t>
            </w:r>
            <w:r>
              <w:t>.</w:t>
            </w:r>
          </w:p>
          <w:p w14:paraId="56426871" w14:textId="77777777" w:rsidR="002311EA" w:rsidRPr="009F6952" w:rsidRDefault="002311EA" w:rsidP="002D5882"/>
          <w:p w14:paraId="4CADA485" w14:textId="77777777" w:rsidR="002311EA" w:rsidRPr="009F6952" w:rsidRDefault="002311EA" w:rsidP="002D5882">
            <w:r w:rsidRPr="009F6952">
              <w:t>Trophoblasts in labyrinth and junctional zones were swollen with loss of TB in junctional zone (marked by empty space in H&amp;E stain)</w:t>
            </w:r>
          </w:p>
          <w:p w14:paraId="3C8D6A9E" w14:textId="77777777" w:rsidR="002311EA" w:rsidRPr="009F6952" w:rsidRDefault="002311EA" w:rsidP="002D5882">
            <w:r w:rsidRPr="009F6952">
              <w:t xml:space="preserve">Downregulation of 1212 genes and up-regulation of 1382 genes </w:t>
            </w:r>
            <w:r w:rsidRPr="009F6952">
              <w:sym w:font="Wingdings" w:char="F0E0"/>
            </w:r>
            <w:r w:rsidRPr="009F6952">
              <w:t xml:space="preserve"> decreased expression of genes involved in cell division with mixed responses on genes regulating glucose, cholesterol and steroid metabolism</w:t>
            </w:r>
          </w:p>
          <w:p w14:paraId="1840033F" w14:textId="77777777" w:rsidR="002311EA" w:rsidRPr="009F6952" w:rsidRDefault="002311EA" w:rsidP="002D5882"/>
          <w:p w14:paraId="6AC9452D" w14:textId="77777777" w:rsidR="002311EA" w:rsidRPr="009F6952" w:rsidRDefault="002311EA" w:rsidP="002D5882">
            <w:r w:rsidRPr="009F6952">
              <w:t xml:space="preserve">No difference in gene expression of </w:t>
            </w:r>
            <w:r w:rsidRPr="009F6952">
              <w:rPr>
                <w:i/>
              </w:rPr>
              <w:t>Igf1 or 2</w:t>
            </w:r>
          </w:p>
          <w:p w14:paraId="466FBF84" w14:textId="77777777" w:rsidR="002311EA" w:rsidRPr="009F6952" w:rsidRDefault="002311EA" w:rsidP="002D5882"/>
        </w:tc>
      </w:tr>
      <w:tr w:rsidR="002311EA" w:rsidRPr="009F6952" w14:paraId="5FE27707" w14:textId="77777777" w:rsidTr="002D5882">
        <w:tc>
          <w:tcPr>
            <w:tcW w:w="1440" w:type="dxa"/>
          </w:tcPr>
          <w:p w14:paraId="1C32F6DA" w14:textId="77777777" w:rsidR="002311EA" w:rsidRPr="009F6952" w:rsidRDefault="002311EA" w:rsidP="002D5882">
            <w:r w:rsidRPr="009F6952">
              <w:lastRenderedPageBreak/>
              <w:fldChar w:fldCharType="begin" w:fldLock="1"/>
            </w:r>
            <w:r w:rsidRPr="009F6952">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9F6952">
              <w:fldChar w:fldCharType="separate"/>
            </w:r>
            <w:r w:rsidRPr="009F6952">
              <w:rPr>
                <w:noProof/>
              </w:rPr>
              <w:t xml:space="preserve">(Braun </w:t>
            </w:r>
            <w:r w:rsidRPr="009F6952">
              <w:rPr>
                <w:i/>
                <w:noProof/>
              </w:rPr>
              <w:t>et al.</w:t>
            </w:r>
            <w:r w:rsidRPr="009F6952">
              <w:rPr>
                <w:noProof/>
              </w:rPr>
              <w:t>, 2013)</w:t>
            </w:r>
            <w:r w:rsidRPr="009F6952">
              <w:fldChar w:fldCharType="end"/>
            </w:r>
          </w:p>
        </w:tc>
        <w:tc>
          <w:tcPr>
            <w:tcW w:w="3690" w:type="dxa"/>
          </w:tcPr>
          <w:p w14:paraId="6A34CFDA" w14:textId="77777777" w:rsidR="002311EA" w:rsidRPr="009F6952" w:rsidRDefault="002311EA" w:rsidP="002D5882">
            <w:r>
              <w:t>Mothers</w:t>
            </w:r>
            <w:r w:rsidRPr="009F6952">
              <w:t xml:space="preserve"> who received a single course of betamethasone treatment during pregnancy </w:t>
            </w:r>
          </w:p>
          <w:p w14:paraId="0716C30D" w14:textId="77777777" w:rsidR="002311EA" w:rsidRPr="009F6952" w:rsidRDefault="002311EA" w:rsidP="002D5882"/>
          <w:p w14:paraId="0F458FEF" w14:textId="77777777" w:rsidR="002311EA" w:rsidRPr="009F6952" w:rsidRDefault="002311EA" w:rsidP="002D5882">
            <w:r w:rsidRPr="009F6952">
              <w:t xml:space="preserve">Single course is 2 x 12 mg betamethasone in 2 consecutive days given intramuscularly  </w:t>
            </w:r>
          </w:p>
          <w:p w14:paraId="7AAF7EDD" w14:textId="77777777" w:rsidR="002311EA" w:rsidRPr="009F6952" w:rsidRDefault="002311EA" w:rsidP="002D5882">
            <w:r w:rsidRPr="009F6952">
              <w:t xml:space="preserve">Collected maternal plasma at 4 timepoints: </w:t>
            </w:r>
          </w:p>
          <w:p w14:paraId="39A2E995" w14:textId="77777777" w:rsidR="002311EA" w:rsidRPr="009F6952" w:rsidRDefault="002311EA" w:rsidP="002D5882">
            <w:r w:rsidRPr="009F6952">
              <w:t>1.prior to first GC administration</w:t>
            </w:r>
          </w:p>
          <w:p w14:paraId="39E7D85D" w14:textId="77777777" w:rsidR="002311EA" w:rsidRPr="009F6952" w:rsidRDefault="002311EA" w:rsidP="002D5882">
            <w:r w:rsidRPr="009F6952">
              <w:t>2. 24 hours after first GC administration and right before the second dose of 12mg betamethasone</w:t>
            </w:r>
          </w:p>
          <w:p w14:paraId="0E643C75" w14:textId="77777777" w:rsidR="002311EA" w:rsidRPr="009F6952" w:rsidRDefault="002311EA" w:rsidP="002D5882">
            <w:r w:rsidRPr="009F6952">
              <w:t xml:space="preserve">3. 48 hours after the first GC </w:t>
            </w:r>
            <w:proofErr w:type="spellStart"/>
            <w:r w:rsidRPr="009F6952">
              <w:t>tx</w:t>
            </w:r>
            <w:proofErr w:type="spellEnd"/>
            <w:r w:rsidRPr="009F6952">
              <w:t xml:space="preserve"> (24h after second dose)</w:t>
            </w:r>
          </w:p>
          <w:p w14:paraId="367011B9" w14:textId="77777777" w:rsidR="002311EA" w:rsidRPr="009F6952" w:rsidRDefault="002311EA" w:rsidP="002D5882">
            <w:r w:rsidRPr="009F6952">
              <w:t>4. Finally</w:t>
            </w:r>
            <w:r>
              <w:t>,</w:t>
            </w:r>
            <w:r w:rsidRPr="009F6952">
              <w:t xml:space="preserve"> one sample collected during delivery at 4-5cm cervical dilation </w:t>
            </w:r>
          </w:p>
          <w:p w14:paraId="0464A90C" w14:textId="77777777" w:rsidR="002311EA" w:rsidRPr="009F6952" w:rsidRDefault="002311EA" w:rsidP="002D5882"/>
        </w:tc>
        <w:tc>
          <w:tcPr>
            <w:tcW w:w="6120" w:type="dxa"/>
          </w:tcPr>
          <w:p w14:paraId="24B5E5BC" w14:textId="77777777" w:rsidR="002311EA" w:rsidRPr="009F6952" w:rsidRDefault="002311EA" w:rsidP="002D5882">
            <w:r w:rsidRPr="009F6952">
              <w:t>Single Betamethasone t</w:t>
            </w:r>
            <w:r>
              <w:t>reatment</w:t>
            </w:r>
            <w:r w:rsidRPr="009F6952">
              <w:t xml:space="preserve"> was associated with reduced fetal growth and reduced head circumference</w:t>
            </w:r>
            <w:r>
              <w:t>.</w:t>
            </w:r>
          </w:p>
          <w:p w14:paraId="713B35DC" w14:textId="77777777" w:rsidR="002311EA" w:rsidRPr="009F6952" w:rsidRDefault="002311EA" w:rsidP="002D5882"/>
          <w:p w14:paraId="078E2D97" w14:textId="77777777" w:rsidR="002311EA" w:rsidRPr="009F6952" w:rsidRDefault="002311EA" w:rsidP="002D5882">
            <w:r w:rsidRPr="009F6952">
              <w:t>Birth weight was reduced by 18.2% after bet</w:t>
            </w:r>
            <w:r>
              <w:t>amethasone.</w:t>
            </w:r>
            <w:r w:rsidRPr="009F6952">
              <w:t xml:space="preserve"> </w:t>
            </w:r>
          </w:p>
          <w:p w14:paraId="7477A649" w14:textId="77777777" w:rsidR="002311EA" w:rsidRPr="009F6952" w:rsidRDefault="002311EA" w:rsidP="002D5882"/>
          <w:p w14:paraId="2D3333B5" w14:textId="77777777" w:rsidR="002311EA" w:rsidRPr="009F6952" w:rsidRDefault="002311EA" w:rsidP="002D5882">
            <w:r w:rsidRPr="009F6952">
              <w:t xml:space="preserve">Placental width was reduced by 5.5% with insignificant but reduced surface area by </w:t>
            </w:r>
            <w:r>
              <w:t>1</w:t>
            </w:r>
            <w:r w:rsidRPr="009F6952">
              <w:t>4.7%</w:t>
            </w:r>
          </w:p>
          <w:p w14:paraId="205383E4" w14:textId="77777777" w:rsidR="002311EA" w:rsidRPr="009F6952" w:rsidRDefault="002311EA" w:rsidP="002D5882"/>
          <w:p w14:paraId="3EF79333" w14:textId="77777777" w:rsidR="002311EA" w:rsidRPr="009F6952" w:rsidRDefault="002311EA" w:rsidP="002D5882">
            <w:r w:rsidRPr="009F6952">
              <w:t>Birth weight was positively associated with placental surface area.</w:t>
            </w:r>
          </w:p>
          <w:p w14:paraId="3AD6EF68" w14:textId="77777777" w:rsidR="002311EA" w:rsidRPr="009F6952" w:rsidRDefault="002311EA" w:rsidP="002D5882"/>
          <w:p w14:paraId="62AB477D" w14:textId="77777777" w:rsidR="002311EA" w:rsidRPr="009F6952" w:rsidRDefault="002311EA" w:rsidP="002D5882">
            <w:r w:rsidRPr="009F6952">
              <w:t>Bet</w:t>
            </w:r>
            <w:r>
              <w:t>amethasone</w:t>
            </w:r>
            <w:r w:rsidRPr="009F6952">
              <w:t xml:space="preserve"> increased STB cell circumference and cell surface</w:t>
            </w:r>
            <w:r>
              <w:t>.</w:t>
            </w:r>
          </w:p>
        </w:tc>
      </w:tr>
      <w:tr w:rsidR="002311EA" w:rsidRPr="009F6952" w14:paraId="750D9A5E" w14:textId="77777777" w:rsidTr="002D5882">
        <w:tc>
          <w:tcPr>
            <w:tcW w:w="1440" w:type="dxa"/>
          </w:tcPr>
          <w:p w14:paraId="0DFD219C" w14:textId="77777777" w:rsidR="002311EA" w:rsidRPr="009F6952" w:rsidRDefault="002311EA" w:rsidP="002D5882">
            <w:r w:rsidRPr="009F6952">
              <w:fldChar w:fldCharType="begin" w:fldLock="1"/>
            </w:r>
            <w:r w:rsidRPr="009F6952">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9F6952">
              <w:fldChar w:fldCharType="separate"/>
            </w:r>
            <w:r w:rsidRPr="009F6952">
              <w:rPr>
                <w:noProof/>
              </w:rPr>
              <w:t>(Langdown &amp; Sugden, 2001)</w:t>
            </w:r>
            <w:r w:rsidRPr="009F6952">
              <w:fldChar w:fldCharType="end"/>
            </w:r>
          </w:p>
        </w:tc>
        <w:tc>
          <w:tcPr>
            <w:tcW w:w="3690" w:type="dxa"/>
          </w:tcPr>
          <w:p w14:paraId="42FF1DE3" w14:textId="77777777" w:rsidR="002311EA" w:rsidRPr="009F6952" w:rsidRDefault="002311EA" w:rsidP="002D5882">
            <w:r w:rsidRPr="009F6952">
              <w:t xml:space="preserve">Pregnant rats given dexamethasone by subcutaneous infusion at E15 via a pump at a dose of 100 or 200 </w:t>
            </w:r>
            <w:proofErr w:type="spellStart"/>
            <w:r w:rsidRPr="009F6952">
              <w:t>ug</w:t>
            </w:r>
            <w:proofErr w:type="spellEnd"/>
            <w:r w:rsidRPr="009F6952">
              <w:t xml:space="preserve">/kg body </w:t>
            </w:r>
            <w:proofErr w:type="spellStart"/>
            <w:r w:rsidRPr="009F6952">
              <w:t>wt</w:t>
            </w:r>
            <w:proofErr w:type="spellEnd"/>
            <w:r w:rsidRPr="009F6952">
              <w:t>/day</w:t>
            </w:r>
          </w:p>
          <w:p w14:paraId="502A5A7E" w14:textId="77777777" w:rsidR="002311EA" w:rsidRPr="009F6952" w:rsidRDefault="002311EA" w:rsidP="002D5882"/>
          <w:p w14:paraId="03DE6320" w14:textId="77777777" w:rsidR="002311EA" w:rsidRPr="009F6952" w:rsidRDefault="002311EA" w:rsidP="002D5882">
            <w:r w:rsidRPr="009F6952">
              <w:t>Sac at E21</w:t>
            </w:r>
          </w:p>
        </w:tc>
        <w:tc>
          <w:tcPr>
            <w:tcW w:w="6120" w:type="dxa"/>
          </w:tcPr>
          <w:p w14:paraId="058D83D1" w14:textId="77777777" w:rsidR="002311EA" w:rsidRPr="009F6952" w:rsidRDefault="002311EA" w:rsidP="002D5882">
            <w:r w:rsidRPr="009F6952">
              <w:t xml:space="preserve">Reduced fetal and placental weights that was dose-dependent, the 200 </w:t>
            </w:r>
            <w:proofErr w:type="spellStart"/>
            <w:r w:rsidRPr="009F6952">
              <w:t>dex</w:t>
            </w:r>
            <w:proofErr w:type="spellEnd"/>
            <w:r w:rsidRPr="009F6952">
              <w:t xml:space="preserve"> dose had a larger impact on weight reduction </w:t>
            </w:r>
          </w:p>
          <w:p w14:paraId="21069D74" w14:textId="77777777" w:rsidR="002311EA" w:rsidRPr="009F6952" w:rsidRDefault="002311EA" w:rsidP="002D5882"/>
          <w:p w14:paraId="15D32B48" w14:textId="77777777" w:rsidR="002311EA" w:rsidRPr="009F6952" w:rsidRDefault="002311EA" w:rsidP="002D5882">
            <w:r w:rsidRPr="009F6952">
              <w:t xml:space="preserve">No effect of </w:t>
            </w:r>
            <w:proofErr w:type="spellStart"/>
            <w:r w:rsidRPr="009F6952">
              <w:t>dex</w:t>
            </w:r>
            <w:proofErr w:type="spellEnd"/>
            <w:r w:rsidRPr="009F6952">
              <w:t xml:space="preserve"> on gestation length or offspring number or viability</w:t>
            </w:r>
          </w:p>
          <w:p w14:paraId="61302F36" w14:textId="77777777" w:rsidR="002311EA" w:rsidRPr="009F6952" w:rsidRDefault="002311EA" w:rsidP="002D5882"/>
          <w:p w14:paraId="10902474" w14:textId="77777777" w:rsidR="002311EA" w:rsidRPr="009F6952" w:rsidRDefault="002311EA" w:rsidP="002D5882">
            <w:r w:rsidRPr="009F6952">
              <w:t xml:space="preserve">Maternal blood showed higher but insignificant blood glucose when </w:t>
            </w:r>
            <w:proofErr w:type="spellStart"/>
            <w:r w:rsidRPr="009F6952">
              <w:t>dex</w:t>
            </w:r>
            <w:proofErr w:type="spellEnd"/>
            <w:r w:rsidRPr="009F6952">
              <w:t xml:space="preserve"> treated at 200 dose. </w:t>
            </w:r>
          </w:p>
          <w:p w14:paraId="04D336F5" w14:textId="77777777" w:rsidR="002311EA" w:rsidRPr="009F6952" w:rsidRDefault="002311EA" w:rsidP="002D5882">
            <w:r w:rsidRPr="009F6952">
              <w:t xml:space="preserve">Fetal hypoglycemia was evident and showed 36% and 49% reduction in fetal plasma glucose at 100 and 200 </w:t>
            </w:r>
            <w:proofErr w:type="spellStart"/>
            <w:r w:rsidRPr="009F6952">
              <w:t>ug</w:t>
            </w:r>
            <w:proofErr w:type="spellEnd"/>
            <w:r w:rsidRPr="009F6952">
              <w:t xml:space="preserve"> </w:t>
            </w:r>
            <w:proofErr w:type="spellStart"/>
            <w:r w:rsidRPr="009F6952">
              <w:t>dex</w:t>
            </w:r>
            <w:proofErr w:type="spellEnd"/>
            <w:r w:rsidRPr="009F6952">
              <w:t xml:space="preserve">, respectively. </w:t>
            </w:r>
          </w:p>
          <w:p w14:paraId="35F00D0D" w14:textId="77777777" w:rsidR="002311EA" w:rsidRPr="009F6952" w:rsidRDefault="002311EA" w:rsidP="002D5882"/>
          <w:p w14:paraId="55318077" w14:textId="77777777" w:rsidR="002311EA" w:rsidRPr="009F6952" w:rsidRDefault="002311EA" w:rsidP="002D5882">
            <w:r w:rsidRPr="009F6952">
              <w:t xml:space="preserve">Increase in placental GLUT1 protein expression by 1.6 and 1.9 fold at 100 and 200 </w:t>
            </w:r>
            <w:proofErr w:type="spellStart"/>
            <w:r w:rsidRPr="009F6952">
              <w:t>ug</w:t>
            </w:r>
            <w:proofErr w:type="spellEnd"/>
            <w:r w:rsidRPr="009F6952">
              <w:t xml:space="preserve">/kg/day </w:t>
            </w:r>
            <w:proofErr w:type="spellStart"/>
            <w:r w:rsidRPr="009F6952">
              <w:t>dex</w:t>
            </w:r>
            <w:proofErr w:type="spellEnd"/>
            <w:r w:rsidRPr="009F6952">
              <w:t xml:space="preserve"> doses, respectively. </w:t>
            </w:r>
          </w:p>
          <w:p w14:paraId="671A3FC7" w14:textId="77777777" w:rsidR="002311EA" w:rsidRPr="009F6952" w:rsidRDefault="002311EA" w:rsidP="002D5882">
            <w:r w:rsidRPr="009F6952">
              <w:t xml:space="preserve">Increased GLUT3 protein expression by 2.3 fold only with the 200 </w:t>
            </w:r>
            <w:proofErr w:type="spellStart"/>
            <w:r w:rsidRPr="009F6952">
              <w:t>ug</w:t>
            </w:r>
            <w:proofErr w:type="spellEnd"/>
            <w:r w:rsidRPr="009F6952">
              <w:t xml:space="preserve"> </w:t>
            </w:r>
            <w:proofErr w:type="spellStart"/>
            <w:r w:rsidRPr="009F6952">
              <w:t>dex</w:t>
            </w:r>
            <w:proofErr w:type="spellEnd"/>
            <w:r w:rsidRPr="009F6952">
              <w:t xml:space="preserve"> dose. </w:t>
            </w:r>
          </w:p>
        </w:tc>
      </w:tr>
      <w:tr w:rsidR="002311EA" w:rsidRPr="009F6952" w14:paraId="20077801" w14:textId="77777777" w:rsidTr="002D5882">
        <w:tc>
          <w:tcPr>
            <w:tcW w:w="1440" w:type="dxa"/>
          </w:tcPr>
          <w:p w14:paraId="25E809A0" w14:textId="77777777" w:rsidR="002311EA" w:rsidRPr="009F6952" w:rsidRDefault="002311EA" w:rsidP="002D5882">
            <w:r w:rsidRPr="009F6952">
              <w:fldChar w:fldCharType="begin" w:fldLock="1"/>
            </w:r>
            <w:r w:rsidRPr="009F6952">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9F6952">
              <w:fldChar w:fldCharType="separate"/>
            </w:r>
            <w:r w:rsidRPr="009F6952">
              <w:rPr>
                <w:noProof/>
              </w:rPr>
              <w:t xml:space="preserve">(Dupouy </w:t>
            </w:r>
            <w:r w:rsidRPr="009F6952">
              <w:rPr>
                <w:i/>
                <w:noProof/>
              </w:rPr>
              <w:t>et al.</w:t>
            </w:r>
            <w:r w:rsidRPr="009F6952">
              <w:rPr>
                <w:noProof/>
              </w:rPr>
              <w:t>, 1987)</w:t>
            </w:r>
            <w:r w:rsidRPr="009F6952">
              <w:fldChar w:fldCharType="end"/>
            </w:r>
          </w:p>
        </w:tc>
        <w:tc>
          <w:tcPr>
            <w:tcW w:w="3690" w:type="dxa"/>
          </w:tcPr>
          <w:p w14:paraId="51C6142B" w14:textId="77777777" w:rsidR="002311EA" w:rsidRPr="009F6952" w:rsidRDefault="002311EA" w:rsidP="002D5882">
            <w:proofErr w:type="spellStart"/>
            <w:r w:rsidRPr="009F6952">
              <w:t>Dex</w:t>
            </w:r>
            <w:proofErr w:type="spellEnd"/>
            <w:r w:rsidRPr="009F6952">
              <w:t xml:space="preserve"> treated rats at E15 till E21 with dexamethasone acetate </w:t>
            </w:r>
            <w:r>
              <w:t>i</w:t>
            </w:r>
            <w:r w:rsidRPr="009F6952">
              <w:t>n drinking water at 10ug/ml dose</w:t>
            </w:r>
          </w:p>
        </w:tc>
        <w:tc>
          <w:tcPr>
            <w:tcW w:w="6120" w:type="dxa"/>
          </w:tcPr>
          <w:p w14:paraId="370095AE" w14:textId="77777777" w:rsidR="002311EA" w:rsidRPr="009F6952" w:rsidRDefault="002311EA" w:rsidP="002D5882">
            <w:r w:rsidRPr="009F6952">
              <w:t>21 day old rats offspring from stressed dams showed reduced headless body weight (- 66%)</w:t>
            </w:r>
          </w:p>
          <w:p w14:paraId="2C7B08CE" w14:textId="77777777" w:rsidR="002311EA" w:rsidRPr="009F6952" w:rsidRDefault="002311EA" w:rsidP="002D5882"/>
          <w:p w14:paraId="070DA373" w14:textId="77777777" w:rsidR="002311EA" w:rsidRPr="009F6952" w:rsidRDefault="002311EA" w:rsidP="002D5882">
            <w:r w:rsidRPr="009F6952">
              <w:t>Lower offspring hypothalamic Corticotropin releasing factor content and concentration from 21-day old rats of stressed dams (-57 and -67%, respectively )</w:t>
            </w:r>
          </w:p>
          <w:p w14:paraId="314439BC" w14:textId="77777777" w:rsidR="002311EA" w:rsidRPr="009F6952" w:rsidRDefault="002311EA" w:rsidP="002D5882"/>
          <w:p w14:paraId="2167BBAA" w14:textId="77777777" w:rsidR="002311EA" w:rsidRPr="009F6952" w:rsidRDefault="002311EA" w:rsidP="002D5882">
            <w:r w:rsidRPr="009F6952">
              <w:t>Lower pituitary ACTH content (-93 %) and lower plasma ACTH levels</w:t>
            </w:r>
            <w:r>
              <w:t>.</w:t>
            </w:r>
          </w:p>
          <w:p w14:paraId="23971E7C" w14:textId="77777777" w:rsidR="002311EA" w:rsidRPr="009F6952" w:rsidRDefault="002311EA" w:rsidP="002D5882"/>
          <w:p w14:paraId="77793796" w14:textId="77777777" w:rsidR="002311EA" w:rsidRPr="009F6952" w:rsidRDefault="002311EA" w:rsidP="002D5882">
            <w:r w:rsidRPr="009F6952">
              <w:t>Lower adrenal corticosterone concentrations (-74%) and lower plasma corticosterone levels</w:t>
            </w:r>
            <w:r>
              <w:t>.</w:t>
            </w:r>
          </w:p>
          <w:p w14:paraId="00566CB5" w14:textId="77777777" w:rsidR="002311EA" w:rsidRPr="009F6952" w:rsidRDefault="002311EA" w:rsidP="002D5882"/>
          <w:p w14:paraId="0E950EEF" w14:textId="77777777" w:rsidR="002311EA" w:rsidRDefault="002311EA" w:rsidP="002D5882">
            <w:r w:rsidRPr="009F6952">
              <w:t xml:space="preserve">Severe atrophy of adrenals with reduced absolute adrenal weight (- 83%) and reduced relative adrenal to body weight </w:t>
            </w:r>
          </w:p>
          <w:p w14:paraId="076A9CA1" w14:textId="77777777" w:rsidR="002311EA" w:rsidRPr="009F6952" w:rsidRDefault="002311EA" w:rsidP="002D5882"/>
        </w:tc>
      </w:tr>
      <w:tr w:rsidR="002311EA" w:rsidRPr="009F6952" w14:paraId="2F5EB039" w14:textId="77777777" w:rsidTr="002D5882">
        <w:tc>
          <w:tcPr>
            <w:tcW w:w="1440" w:type="dxa"/>
          </w:tcPr>
          <w:p w14:paraId="59938E24" w14:textId="77777777" w:rsidR="002311EA" w:rsidRPr="009F6952" w:rsidRDefault="002311EA" w:rsidP="002D5882">
            <w:r w:rsidRPr="009F6952">
              <w:lastRenderedPageBreak/>
              <w:fldChar w:fldCharType="begin" w:fldLock="1"/>
            </w:r>
            <w:r w:rsidRPr="009F6952">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9F6952">
              <w:fldChar w:fldCharType="separate"/>
            </w:r>
            <w:r w:rsidRPr="009F6952">
              <w:rPr>
                <w:noProof/>
              </w:rPr>
              <w:t xml:space="preserve">(Ain </w:t>
            </w:r>
            <w:r w:rsidRPr="009F6952">
              <w:rPr>
                <w:i/>
                <w:noProof/>
              </w:rPr>
              <w:t>et al.</w:t>
            </w:r>
            <w:r w:rsidRPr="009F6952">
              <w:rPr>
                <w:noProof/>
              </w:rPr>
              <w:t>, 2005)</w:t>
            </w:r>
            <w:r w:rsidRPr="009F6952">
              <w:fldChar w:fldCharType="end"/>
            </w:r>
          </w:p>
        </w:tc>
        <w:tc>
          <w:tcPr>
            <w:tcW w:w="3690" w:type="dxa"/>
          </w:tcPr>
          <w:p w14:paraId="0CC0EDF2" w14:textId="77777777" w:rsidR="002311EA" w:rsidRPr="009F6952" w:rsidRDefault="002311EA" w:rsidP="002D5882">
            <w:r w:rsidRPr="009F6952">
              <w:t>Rats injected subcutaneously with 100ug dexamethasone acetate in 0.1% ethanol at E13.</w:t>
            </w:r>
          </w:p>
          <w:p w14:paraId="607521D9" w14:textId="77777777" w:rsidR="002311EA" w:rsidRPr="009F6952" w:rsidRDefault="002311EA" w:rsidP="002D5882">
            <w:r w:rsidRPr="009F6952">
              <w:t xml:space="preserve">Pump was then implanted to release 200ug </w:t>
            </w:r>
            <w:proofErr w:type="spellStart"/>
            <w:r w:rsidRPr="009F6952">
              <w:t>dex</w:t>
            </w:r>
            <w:proofErr w:type="spellEnd"/>
            <w:r w:rsidRPr="009F6952">
              <w:t xml:space="preserve"> acetate/kg body </w:t>
            </w:r>
            <w:proofErr w:type="spellStart"/>
            <w:r w:rsidRPr="009F6952">
              <w:t>wt</w:t>
            </w:r>
            <w:proofErr w:type="spellEnd"/>
            <w:r w:rsidRPr="009F6952">
              <w:t xml:space="preserve">/day </w:t>
            </w:r>
          </w:p>
          <w:p w14:paraId="08A05FDF" w14:textId="77777777" w:rsidR="002311EA" w:rsidRPr="009F6952" w:rsidRDefault="002311EA" w:rsidP="002D5882">
            <w:r w:rsidRPr="009F6952">
              <w:t>Sac on E20</w:t>
            </w:r>
          </w:p>
        </w:tc>
        <w:tc>
          <w:tcPr>
            <w:tcW w:w="6120" w:type="dxa"/>
          </w:tcPr>
          <w:p w14:paraId="0B8A9FEB" w14:textId="77777777" w:rsidR="002311EA" w:rsidRPr="009F6952" w:rsidRDefault="002311EA" w:rsidP="002D5882">
            <w:proofErr w:type="spellStart"/>
            <w:r w:rsidRPr="009F6952">
              <w:t>Dex</w:t>
            </w:r>
            <w:proofErr w:type="spellEnd"/>
            <w:r w:rsidRPr="009F6952">
              <w:t xml:space="preserve"> did not affect litter size or fetal viability</w:t>
            </w:r>
            <w:r>
              <w:t>.</w:t>
            </w:r>
          </w:p>
          <w:p w14:paraId="6025ACCC" w14:textId="77777777" w:rsidR="002311EA" w:rsidRPr="009F6952" w:rsidRDefault="002311EA" w:rsidP="002D5882">
            <w:r w:rsidRPr="009F6952">
              <w:t>Significant reduction of fetal and placental weights</w:t>
            </w:r>
            <w:r>
              <w:t>.</w:t>
            </w:r>
          </w:p>
          <w:p w14:paraId="2062F151" w14:textId="77777777" w:rsidR="002311EA" w:rsidRPr="009F6952" w:rsidRDefault="002311EA" w:rsidP="002D5882"/>
          <w:p w14:paraId="0ED076C9" w14:textId="77777777" w:rsidR="002311EA" w:rsidRPr="009F6952" w:rsidRDefault="002311EA" w:rsidP="002D5882">
            <w:r w:rsidRPr="009F6952">
              <w:t xml:space="preserve">Decrease of junctional zone. </w:t>
            </w:r>
            <w:r w:rsidRPr="009F6952">
              <w:rPr>
                <w:i/>
              </w:rPr>
              <w:t xml:space="preserve">Igf2 </w:t>
            </w:r>
            <w:r w:rsidRPr="009F6952">
              <w:t xml:space="preserve">mRNA expression but no effect on it in labyrinth zone </w:t>
            </w:r>
            <w:r w:rsidRPr="009F6952">
              <w:sym w:font="Wingdings" w:char="F0E0"/>
            </w:r>
            <w:r w:rsidRPr="009F6952">
              <w:t xml:space="preserve"> can be a contributor to placental growth restriction </w:t>
            </w:r>
          </w:p>
          <w:p w14:paraId="6E69C5FF" w14:textId="77777777" w:rsidR="002311EA" w:rsidRPr="009F6952" w:rsidRDefault="002311EA" w:rsidP="002D5882"/>
          <w:p w14:paraId="6ADDC4B1" w14:textId="77777777" w:rsidR="002311EA" w:rsidRPr="009F6952" w:rsidRDefault="002311EA" w:rsidP="002D5882">
            <w:r w:rsidRPr="009F6952">
              <w:t xml:space="preserve">Decrease protein expression of phosphorylated/active </w:t>
            </w:r>
            <w:proofErr w:type="spellStart"/>
            <w:r w:rsidRPr="009F6952">
              <w:t>Akt</w:t>
            </w:r>
            <w:proofErr w:type="spellEnd"/>
            <w:r w:rsidRPr="009F6952">
              <w:t xml:space="preserve">, but no effect on total </w:t>
            </w:r>
            <w:proofErr w:type="spellStart"/>
            <w:r w:rsidRPr="009F6952">
              <w:t>Akt</w:t>
            </w:r>
            <w:proofErr w:type="spellEnd"/>
            <w:r w:rsidRPr="009F6952">
              <w:t xml:space="preserve">  </w:t>
            </w:r>
            <w:r w:rsidRPr="009F6952">
              <w:sym w:font="Wingdings" w:char="F0E0"/>
            </w:r>
            <w:r w:rsidRPr="009F6952">
              <w:t xml:space="preserve"> attenuated </w:t>
            </w:r>
            <w:proofErr w:type="spellStart"/>
            <w:r w:rsidRPr="009F6952">
              <w:t>Akt</w:t>
            </w:r>
            <w:proofErr w:type="spellEnd"/>
            <w:r w:rsidRPr="009F6952">
              <w:t xml:space="preserve"> signaling</w:t>
            </w:r>
          </w:p>
          <w:p w14:paraId="58CF9A48" w14:textId="77777777" w:rsidR="002311EA" w:rsidRPr="009F6952" w:rsidRDefault="002311EA" w:rsidP="002D5882"/>
        </w:tc>
      </w:tr>
      <w:tr w:rsidR="002311EA" w14:paraId="4A9F54D2" w14:textId="77777777" w:rsidTr="002D5882">
        <w:tc>
          <w:tcPr>
            <w:tcW w:w="1440" w:type="dxa"/>
          </w:tcPr>
          <w:p w14:paraId="49224CD7" w14:textId="77777777" w:rsidR="002311EA" w:rsidRPr="009F6952" w:rsidRDefault="002311EA" w:rsidP="002D5882">
            <w:r w:rsidRPr="009F6952">
              <w:fldChar w:fldCharType="begin" w:fldLock="1"/>
            </w:r>
            <w:r w:rsidRPr="009F6952">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9F6952">
              <w:fldChar w:fldCharType="separate"/>
            </w:r>
            <w:r w:rsidRPr="009F6952">
              <w:rPr>
                <w:noProof/>
              </w:rPr>
              <w:t xml:space="preserve">(Lesage </w:t>
            </w:r>
            <w:r w:rsidRPr="009F6952">
              <w:rPr>
                <w:i/>
                <w:noProof/>
              </w:rPr>
              <w:t>et al.</w:t>
            </w:r>
            <w:r w:rsidRPr="009F6952">
              <w:rPr>
                <w:noProof/>
              </w:rPr>
              <w:t>, 2004)</w:t>
            </w:r>
            <w:r w:rsidRPr="009F6952">
              <w:fldChar w:fldCharType="end"/>
            </w:r>
          </w:p>
        </w:tc>
        <w:tc>
          <w:tcPr>
            <w:tcW w:w="3690" w:type="dxa"/>
          </w:tcPr>
          <w:p w14:paraId="43EAA614" w14:textId="77777777" w:rsidR="002311EA" w:rsidRPr="009F6952" w:rsidRDefault="002311EA" w:rsidP="002D5882">
            <w:r w:rsidRPr="009F6952">
              <w:t xml:space="preserve">Rats exposed to stress </w:t>
            </w:r>
            <w:r>
              <w:t>by</w:t>
            </w:r>
            <w:r w:rsidRPr="009F6952">
              <w:t xml:space="preserve"> being in a plastic cylinder in a lighted environment 3x/day for 45 minutes each during last week of gestation. </w:t>
            </w:r>
          </w:p>
          <w:p w14:paraId="1BF21C2B" w14:textId="77777777" w:rsidR="002311EA" w:rsidRPr="009F6952" w:rsidRDefault="002311EA" w:rsidP="002D5882"/>
          <w:p w14:paraId="322F5B5D" w14:textId="77777777" w:rsidR="002311EA" w:rsidRPr="009F6952" w:rsidRDefault="002311EA" w:rsidP="002D5882">
            <w:r w:rsidRPr="009F6952">
              <w:t>Sac at E20</w:t>
            </w:r>
          </w:p>
        </w:tc>
        <w:tc>
          <w:tcPr>
            <w:tcW w:w="6120" w:type="dxa"/>
          </w:tcPr>
          <w:p w14:paraId="5DD0CC09" w14:textId="77777777" w:rsidR="002311EA" w:rsidRPr="009F6952" w:rsidRDefault="002311EA" w:rsidP="002D5882">
            <w:r w:rsidRPr="009F6952">
              <w:t xml:space="preserve">Fetuses of stressed dams had reduced body weights in males and females </w:t>
            </w:r>
            <w:r w:rsidRPr="009F6952">
              <w:sym w:font="Wingdings" w:char="F0E0"/>
            </w:r>
            <w:r w:rsidRPr="009F6952">
              <w:t xml:space="preserve"> IUGR</w:t>
            </w:r>
          </w:p>
          <w:p w14:paraId="2E305986" w14:textId="77777777" w:rsidR="002311EA" w:rsidRPr="009F6952" w:rsidRDefault="002311EA" w:rsidP="002D5882">
            <w:r w:rsidRPr="009F6952">
              <w:t xml:space="preserve">Fetal plasma glucose and corticosterone levels were reduced but leptin was unchanged. </w:t>
            </w:r>
          </w:p>
          <w:p w14:paraId="0FE744DF" w14:textId="77777777" w:rsidR="002311EA" w:rsidRPr="009F6952" w:rsidRDefault="002311EA" w:rsidP="002D5882"/>
          <w:p w14:paraId="3649D4A9" w14:textId="77777777" w:rsidR="002311EA" w:rsidRPr="009F6952" w:rsidRDefault="002311EA" w:rsidP="002D5882">
            <w:r w:rsidRPr="009F6952">
              <w:t xml:space="preserve">Effect of antenatal stress on offspring: </w:t>
            </w:r>
          </w:p>
          <w:p w14:paraId="49703355" w14:textId="77777777" w:rsidR="002311EA" w:rsidRPr="009F6952" w:rsidRDefault="002311EA" w:rsidP="002D5882">
            <w:r w:rsidRPr="009F6952">
              <w:t>24-month old male rats had unchanged weights after antenatal exposure of stress</w:t>
            </w:r>
          </w:p>
          <w:p w14:paraId="706E18D8" w14:textId="77777777" w:rsidR="002311EA" w:rsidRPr="009F6952" w:rsidRDefault="002311EA" w:rsidP="002D5882">
            <w:r w:rsidRPr="009F6952">
              <w:t xml:space="preserve">Basal plasma corticosterone levels were higher but not significant </w:t>
            </w:r>
          </w:p>
          <w:p w14:paraId="4ABC15EC" w14:textId="77777777" w:rsidR="002311EA" w:rsidRPr="009F6952" w:rsidRDefault="002311EA" w:rsidP="002D5882">
            <w:r w:rsidRPr="009F6952">
              <w:t xml:space="preserve">Plasma leptin was reduced </w:t>
            </w:r>
          </w:p>
          <w:p w14:paraId="2CA1D787" w14:textId="77777777" w:rsidR="002311EA" w:rsidRDefault="002311EA" w:rsidP="002D5882">
            <w:r w:rsidRPr="009F6952">
              <w:t>OGTT showed higher plasma glucose levels in antenatally stressed rats at all timepoints (0, 60 and 120 minutes tested), but insulin secretion was similar</w:t>
            </w:r>
            <w:r>
              <w:t>.</w:t>
            </w:r>
          </w:p>
          <w:p w14:paraId="57D612E2" w14:textId="77777777" w:rsidR="002311EA" w:rsidRPr="005F149A" w:rsidRDefault="002311EA" w:rsidP="002D5882"/>
        </w:tc>
      </w:tr>
    </w:tbl>
    <w:p w14:paraId="5D85EBA2" w14:textId="77777777" w:rsidR="002311EA" w:rsidRDefault="002311EA" w:rsidP="002311EA"/>
    <w:p w14:paraId="6F001B8A" w14:textId="209A1C46" w:rsidR="001605D8" w:rsidRPr="003F1702" w:rsidRDefault="001605D8" w:rsidP="00AE534E">
      <w:pPr>
        <w:pStyle w:val="Heading4"/>
        <w:rPr>
          <w:sz w:val="22"/>
          <w:szCs w:val="22"/>
        </w:rPr>
      </w:pPr>
      <w:r w:rsidRPr="003F1702">
        <w:br w:type="page"/>
      </w:r>
    </w:p>
    <w:p w14:paraId="4C6311E7" w14:textId="44358389" w:rsidR="00487EC4" w:rsidRPr="00487EC4" w:rsidRDefault="00A4084D" w:rsidP="00487EC4">
      <w:pPr>
        <w:widowControl w:val="0"/>
        <w:autoSpaceDE w:val="0"/>
        <w:autoSpaceDN w:val="0"/>
        <w:adjustRightInd w:val="0"/>
        <w:ind w:left="480" w:hanging="480"/>
        <w:rPr>
          <w:rFonts w:ascii="Calibri" w:hAnsi="Calibri" w:cs="Calibri"/>
          <w:noProof/>
        </w:rPr>
      </w:pPr>
      <w:r w:rsidRPr="003F1702">
        <w:rPr>
          <w:rFonts w:asciiTheme="minorHAnsi" w:hAnsiTheme="minorHAnsi" w:cstheme="minorHAnsi"/>
        </w:rPr>
        <w:lastRenderedPageBreak/>
        <w:fldChar w:fldCharType="begin" w:fldLock="1"/>
      </w:r>
      <w:r w:rsidRPr="003F1702">
        <w:rPr>
          <w:rFonts w:asciiTheme="minorHAnsi" w:hAnsiTheme="minorHAnsi" w:cstheme="minorHAnsi"/>
        </w:rPr>
        <w:instrText xml:space="preserve">ADDIN Mendeley Bibliography CSL_BIBLIOGRAPHY </w:instrText>
      </w:r>
      <w:r w:rsidRPr="003F1702">
        <w:rPr>
          <w:rFonts w:asciiTheme="minorHAnsi" w:hAnsiTheme="minorHAnsi" w:cstheme="minorHAnsi"/>
        </w:rPr>
        <w:fldChar w:fldCharType="separate"/>
      </w:r>
      <w:r w:rsidR="00487EC4" w:rsidRPr="00487EC4">
        <w:rPr>
          <w:rFonts w:ascii="Calibri" w:hAnsi="Calibri" w:cs="Calibri"/>
          <w:noProof/>
        </w:rPr>
        <w:t xml:space="preserve">Ain R, Canham LN &amp; Soares MJ (2005). Dexamethasone-induced intrauterine growth restriction impacts the placental prolactin family, insulin-like growth factor-II and the Akt signaling pathway. </w:t>
      </w:r>
      <w:r w:rsidR="00487EC4" w:rsidRPr="00487EC4">
        <w:rPr>
          <w:rFonts w:ascii="Calibri" w:hAnsi="Calibri" w:cs="Calibri"/>
          <w:i/>
          <w:iCs/>
          <w:noProof/>
        </w:rPr>
        <w:t>J Endocrinol</w:t>
      </w:r>
      <w:r w:rsidR="00487EC4" w:rsidRPr="00487EC4">
        <w:rPr>
          <w:rFonts w:ascii="Calibri" w:hAnsi="Calibri" w:cs="Calibri"/>
          <w:noProof/>
        </w:rPr>
        <w:t xml:space="preserve"> </w:t>
      </w:r>
      <w:r w:rsidR="00487EC4" w:rsidRPr="00487EC4">
        <w:rPr>
          <w:rFonts w:ascii="Calibri" w:hAnsi="Calibri" w:cs="Calibri"/>
          <w:b/>
          <w:bCs/>
          <w:noProof/>
        </w:rPr>
        <w:t>185,</w:t>
      </w:r>
      <w:r w:rsidR="00487EC4" w:rsidRPr="00487EC4">
        <w:rPr>
          <w:rFonts w:ascii="Calibri" w:hAnsi="Calibri" w:cs="Calibri"/>
          <w:noProof/>
        </w:rPr>
        <w:t xml:space="preserve"> 253–263.</w:t>
      </w:r>
    </w:p>
    <w:p w14:paraId="0FB2A52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Alexander N, Rosenlöcher F, Stalder T, Linke J, Distler W, Morgner J &amp; Kirschbaum C (2012). Impact of Antenatal Synthetic Glucocorticoid Exposure on Endocrine Stress Reactivity in Term-Born Children.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97,</w:t>
      </w:r>
      <w:r w:rsidRPr="00487EC4">
        <w:rPr>
          <w:rFonts w:ascii="Calibri" w:hAnsi="Calibri" w:cs="Calibri"/>
          <w:noProof/>
        </w:rPr>
        <w:t xml:space="preserve"> 3538–3544.</w:t>
      </w:r>
    </w:p>
    <w:p w14:paraId="5375D780"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Andrade SE, Gurwitz JH, Davis RL, Chan KA, Finkelstein JA, Fortman K, Mcphillips H, Raebel MA, Roblin D, Smith DH, Yood MU, Morse AN &amp; Platt R (2004). Prescription drug use in pregnancy. </w:t>
      </w:r>
      <w:r w:rsidRPr="00487EC4">
        <w:rPr>
          <w:rFonts w:ascii="Calibri" w:hAnsi="Calibri" w:cs="Calibri"/>
          <w:i/>
          <w:iCs/>
          <w:noProof/>
        </w:rPr>
        <w:t>Am J Obstet Gynecol</w:t>
      </w:r>
      <w:r w:rsidRPr="00487EC4">
        <w:rPr>
          <w:rFonts w:ascii="Calibri" w:hAnsi="Calibri" w:cs="Calibri"/>
          <w:noProof/>
        </w:rPr>
        <w:t xml:space="preserve"> </w:t>
      </w:r>
      <w:r w:rsidRPr="00487EC4">
        <w:rPr>
          <w:rFonts w:ascii="Calibri" w:hAnsi="Calibri" w:cs="Calibri"/>
          <w:b/>
          <w:bCs/>
          <w:noProof/>
        </w:rPr>
        <w:t>191,</w:t>
      </w:r>
      <w:r w:rsidRPr="00487EC4">
        <w:rPr>
          <w:rFonts w:ascii="Calibri" w:hAnsi="Calibri" w:cs="Calibri"/>
          <w:noProof/>
        </w:rPr>
        <w:t xml:space="preserve"> 398–407.</w:t>
      </w:r>
    </w:p>
    <w:p w14:paraId="6AD934A5"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Audette MC, Challis JRG, Jones RL, Sibley CP &amp; Matthews SG (2014). Synthetic Glucocorticoid Reduces Human Placental System A Transport in Women Treated With Antenatal Therapy.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99,</w:t>
      </w:r>
      <w:r w:rsidRPr="00487EC4">
        <w:rPr>
          <w:rFonts w:ascii="Calibri" w:hAnsi="Calibri" w:cs="Calibri"/>
          <w:noProof/>
        </w:rPr>
        <w:t xml:space="preserve"> E2226–E2233.</w:t>
      </w:r>
    </w:p>
    <w:p w14:paraId="1BDB1401"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Audette MC, Greenwood SL, Sibley CP, Jones CJP, Challis JRG, Matthews SG &amp; Jones RL (2010). Dexamethasone stimulates placental system A transport and trophoblast differentiation in term villous explants.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31,</w:t>
      </w:r>
      <w:r w:rsidRPr="00487EC4">
        <w:rPr>
          <w:rFonts w:ascii="Calibri" w:hAnsi="Calibri" w:cs="Calibri"/>
          <w:noProof/>
        </w:rPr>
        <w:t xml:space="preserve"> 97–105.</w:t>
      </w:r>
    </w:p>
    <w:p w14:paraId="3E9B2302"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Baisden B, Sonne S, Joshi RM, Ganapathy V &amp; Shekhawat PS (2007). Antenatal dexamethasone treatment leads to changes in gene expression in a murine late placenta.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28,</w:t>
      </w:r>
      <w:r w:rsidRPr="00487EC4">
        <w:rPr>
          <w:rFonts w:ascii="Calibri" w:hAnsi="Calibri" w:cs="Calibri"/>
          <w:noProof/>
        </w:rPr>
        <w:t xml:space="preserve"> 1082–1090.</w:t>
      </w:r>
    </w:p>
    <w:p w14:paraId="609AE9DA"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487EC4">
        <w:rPr>
          <w:rFonts w:ascii="Calibri" w:hAnsi="Calibri" w:cs="Calibri"/>
          <w:i/>
          <w:iCs/>
          <w:noProof/>
        </w:rPr>
        <w:t>J Neuroimmunol</w:t>
      </w:r>
      <w:r w:rsidRPr="00487EC4">
        <w:rPr>
          <w:rFonts w:ascii="Calibri" w:hAnsi="Calibri" w:cs="Calibri"/>
          <w:noProof/>
        </w:rPr>
        <w:t xml:space="preserve"> </w:t>
      </w:r>
      <w:r w:rsidRPr="00487EC4">
        <w:rPr>
          <w:rFonts w:ascii="Calibri" w:hAnsi="Calibri" w:cs="Calibri"/>
          <w:b/>
          <w:bCs/>
          <w:noProof/>
        </w:rPr>
        <w:t>63,</w:t>
      </w:r>
      <w:r w:rsidRPr="00487EC4">
        <w:rPr>
          <w:rFonts w:ascii="Calibri" w:hAnsi="Calibri" w:cs="Calibri"/>
          <w:noProof/>
        </w:rPr>
        <w:t xml:space="preserve"> 183–191.</w:t>
      </w:r>
    </w:p>
    <w:p w14:paraId="320A4024"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Barker DJP (2007). The origins of the developmental origins theory. </w:t>
      </w:r>
      <w:r w:rsidRPr="00487EC4">
        <w:rPr>
          <w:rFonts w:ascii="Calibri" w:hAnsi="Calibri" w:cs="Calibri"/>
          <w:i/>
          <w:iCs/>
          <w:noProof/>
        </w:rPr>
        <w:t>J Intern Med</w:t>
      </w:r>
      <w:r w:rsidRPr="00487EC4">
        <w:rPr>
          <w:rFonts w:ascii="Calibri" w:hAnsi="Calibri" w:cs="Calibri"/>
          <w:noProof/>
        </w:rPr>
        <w:t xml:space="preserve"> </w:t>
      </w:r>
      <w:r w:rsidRPr="00487EC4">
        <w:rPr>
          <w:rFonts w:ascii="Calibri" w:hAnsi="Calibri" w:cs="Calibri"/>
          <w:b/>
          <w:bCs/>
          <w:noProof/>
        </w:rPr>
        <w:t>261,</w:t>
      </w:r>
      <w:r w:rsidRPr="00487EC4">
        <w:rPr>
          <w:rFonts w:ascii="Calibri" w:hAnsi="Calibri" w:cs="Calibri"/>
          <w:noProof/>
        </w:rPr>
        <w:t xml:space="preserve"> 412–417.</w:t>
      </w:r>
    </w:p>
    <w:p w14:paraId="4E4B66CA"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Barlow SM, Morrison PJ &amp; Sullivan FM (1973). Plasma corticosterone levels during pregnancy in the mouse. </w:t>
      </w:r>
      <w:r w:rsidRPr="00487EC4">
        <w:rPr>
          <w:rFonts w:ascii="Calibri" w:hAnsi="Calibri" w:cs="Calibri"/>
          <w:i/>
          <w:iCs/>
          <w:noProof/>
        </w:rPr>
        <w:t>Br J Pharmacol</w:t>
      </w:r>
      <w:r w:rsidRPr="00487EC4">
        <w:rPr>
          <w:rFonts w:ascii="Calibri" w:hAnsi="Calibri" w:cs="Calibri"/>
          <w:noProof/>
        </w:rPr>
        <w:t xml:space="preserve"> </w:t>
      </w:r>
      <w:r w:rsidRPr="00487EC4">
        <w:rPr>
          <w:rFonts w:ascii="Calibri" w:hAnsi="Calibri" w:cs="Calibri"/>
          <w:b/>
          <w:bCs/>
          <w:noProof/>
        </w:rPr>
        <w:t>48,</w:t>
      </w:r>
      <w:r w:rsidRPr="00487EC4">
        <w:rPr>
          <w:rFonts w:ascii="Calibri" w:hAnsi="Calibri" w:cs="Calibri"/>
          <w:noProof/>
        </w:rPr>
        <w:t xml:space="preserve"> 346P.</w:t>
      </w:r>
    </w:p>
    <w:p w14:paraId="3DB338B0"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Bayliss RIS, Browne JCM, Round B &amp; Steinbeck AW (1955). PLASMA-17-HYDROXYCORTICOSTEROIDS IN PREGNANCY. </w:t>
      </w:r>
      <w:r w:rsidRPr="00487EC4">
        <w:rPr>
          <w:rFonts w:ascii="Calibri" w:hAnsi="Calibri" w:cs="Calibri"/>
          <w:i/>
          <w:iCs/>
          <w:noProof/>
        </w:rPr>
        <w:t>Lancet</w:t>
      </w:r>
      <w:r w:rsidRPr="00487EC4">
        <w:rPr>
          <w:rFonts w:ascii="Calibri" w:hAnsi="Calibri" w:cs="Calibri"/>
          <w:noProof/>
        </w:rPr>
        <w:t xml:space="preserve"> </w:t>
      </w:r>
      <w:r w:rsidRPr="00487EC4">
        <w:rPr>
          <w:rFonts w:ascii="Calibri" w:hAnsi="Calibri" w:cs="Calibri"/>
          <w:b/>
          <w:bCs/>
          <w:noProof/>
        </w:rPr>
        <w:t>265,</w:t>
      </w:r>
      <w:r w:rsidRPr="00487EC4">
        <w:rPr>
          <w:rFonts w:ascii="Calibri" w:hAnsi="Calibri" w:cs="Calibri"/>
          <w:noProof/>
        </w:rPr>
        <w:t xml:space="preserve"> 62–64.</w:t>
      </w:r>
    </w:p>
    <w:p w14:paraId="1F92819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Braun T, Challis JR, Newnham JP &amp; Sloboda DM (2013). Early-Life Glucocorticoid Exposure: The Hypothalamic-Pituitary-Adrenal Axis, Placental Function, and Long-term Disease Risk. </w:t>
      </w:r>
      <w:r w:rsidRPr="00487EC4">
        <w:rPr>
          <w:rFonts w:ascii="Calibri" w:hAnsi="Calibri" w:cs="Calibri"/>
          <w:i/>
          <w:iCs/>
          <w:noProof/>
        </w:rPr>
        <w:t>Endocr Rev</w:t>
      </w:r>
      <w:r w:rsidRPr="00487EC4">
        <w:rPr>
          <w:rFonts w:ascii="Calibri" w:hAnsi="Calibri" w:cs="Calibri"/>
          <w:noProof/>
        </w:rPr>
        <w:t xml:space="preserve"> </w:t>
      </w:r>
      <w:r w:rsidRPr="00487EC4">
        <w:rPr>
          <w:rFonts w:ascii="Calibri" w:hAnsi="Calibri" w:cs="Calibri"/>
          <w:b/>
          <w:bCs/>
          <w:noProof/>
        </w:rPr>
        <w:t>34,</w:t>
      </w:r>
      <w:r w:rsidRPr="00487EC4">
        <w:rPr>
          <w:rFonts w:ascii="Calibri" w:hAnsi="Calibri" w:cs="Calibri"/>
          <w:noProof/>
        </w:rPr>
        <w:t xml:space="preserve"> 885–916.</w:t>
      </w:r>
    </w:p>
    <w:p w14:paraId="52826CE6"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Brett K, Ferraro Z, Yockell-Lelievre J, Gruslin A &amp; Adamo K (2014). Maternal–Fetal Nutrient Transport in Pregnancy Pathologies: The Role of the Placenta. </w:t>
      </w:r>
      <w:r w:rsidRPr="00487EC4">
        <w:rPr>
          <w:rFonts w:ascii="Calibri" w:hAnsi="Calibri" w:cs="Calibri"/>
          <w:i/>
          <w:iCs/>
          <w:noProof/>
        </w:rPr>
        <w:t>Int J Mol Sci</w:t>
      </w:r>
      <w:r w:rsidRPr="00487EC4">
        <w:rPr>
          <w:rFonts w:ascii="Calibri" w:hAnsi="Calibri" w:cs="Calibri"/>
          <w:noProof/>
        </w:rPr>
        <w:t xml:space="preserve"> </w:t>
      </w:r>
      <w:r w:rsidRPr="00487EC4">
        <w:rPr>
          <w:rFonts w:ascii="Calibri" w:hAnsi="Calibri" w:cs="Calibri"/>
          <w:b/>
          <w:bCs/>
          <w:noProof/>
        </w:rPr>
        <w:t>15,</w:t>
      </w:r>
      <w:r w:rsidRPr="00487EC4">
        <w:rPr>
          <w:rFonts w:ascii="Calibri" w:hAnsi="Calibri" w:cs="Calibri"/>
          <w:noProof/>
        </w:rPr>
        <w:t xml:space="preserve"> 16153–16185.</w:t>
      </w:r>
    </w:p>
    <w:p w14:paraId="709894B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Bronson SL &amp; Bale TL (2016). The Placenta as a Mediator of Stress Effects on Neurodevelopmental Reprogramming. </w:t>
      </w:r>
      <w:r w:rsidRPr="00487EC4">
        <w:rPr>
          <w:rFonts w:ascii="Calibri" w:hAnsi="Calibri" w:cs="Calibri"/>
          <w:i/>
          <w:iCs/>
          <w:noProof/>
        </w:rPr>
        <w:t>Neuropsychopharmacology</w:t>
      </w:r>
      <w:r w:rsidRPr="00487EC4">
        <w:rPr>
          <w:rFonts w:ascii="Calibri" w:hAnsi="Calibri" w:cs="Calibri"/>
          <w:noProof/>
        </w:rPr>
        <w:t xml:space="preserve"> </w:t>
      </w:r>
      <w:r w:rsidRPr="00487EC4">
        <w:rPr>
          <w:rFonts w:ascii="Calibri" w:hAnsi="Calibri" w:cs="Calibri"/>
          <w:b/>
          <w:bCs/>
          <w:noProof/>
        </w:rPr>
        <w:t>41,</w:t>
      </w:r>
      <w:r w:rsidRPr="00487EC4">
        <w:rPr>
          <w:rFonts w:ascii="Calibri" w:hAnsi="Calibri" w:cs="Calibri"/>
          <w:noProof/>
        </w:rPr>
        <w:t xml:space="preserve"> 207–218.</w:t>
      </w:r>
    </w:p>
    <w:p w14:paraId="288EE0B1"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Buss C, Davis EP, Shahbaba B, Pruessner JC, Head K &amp; Sandman CA (2012). Maternal cortisol over the course of pregnancy and subsequent child amygdala and hippocampus volumes and affective problems. </w:t>
      </w:r>
      <w:r w:rsidRPr="00487EC4">
        <w:rPr>
          <w:rFonts w:ascii="Calibri" w:hAnsi="Calibri" w:cs="Calibri"/>
          <w:i/>
          <w:iCs/>
          <w:noProof/>
        </w:rPr>
        <w:t>Proc Natl Acad Sci U S A</w:t>
      </w:r>
      <w:r w:rsidRPr="00487EC4">
        <w:rPr>
          <w:rFonts w:ascii="Calibri" w:hAnsi="Calibri" w:cs="Calibri"/>
          <w:noProof/>
        </w:rPr>
        <w:t xml:space="preserve"> </w:t>
      </w:r>
      <w:r w:rsidRPr="00487EC4">
        <w:rPr>
          <w:rFonts w:ascii="Calibri" w:hAnsi="Calibri" w:cs="Calibri"/>
          <w:b/>
          <w:bCs/>
          <w:noProof/>
        </w:rPr>
        <w:t>109,</w:t>
      </w:r>
      <w:r w:rsidRPr="00487EC4">
        <w:rPr>
          <w:rFonts w:ascii="Calibri" w:hAnsi="Calibri" w:cs="Calibri"/>
          <w:noProof/>
        </w:rPr>
        <w:t xml:space="preserve"> E1312-9.</w:t>
      </w:r>
    </w:p>
    <w:p w14:paraId="0C4EAB77"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Carr BR, Parker CR, Madden JD, MacDonald PC &amp; Porter JC (1981). Maternal plasma adrenocorticotropin and cortisol relationships throughout human pregnancy. </w:t>
      </w:r>
      <w:r w:rsidRPr="00487EC4">
        <w:rPr>
          <w:rFonts w:ascii="Calibri" w:hAnsi="Calibri" w:cs="Calibri"/>
          <w:i/>
          <w:iCs/>
          <w:noProof/>
        </w:rPr>
        <w:t>Am J Obstet Gynecol</w:t>
      </w:r>
      <w:r w:rsidRPr="00487EC4">
        <w:rPr>
          <w:rFonts w:ascii="Calibri" w:hAnsi="Calibri" w:cs="Calibri"/>
          <w:noProof/>
        </w:rPr>
        <w:t xml:space="preserve"> </w:t>
      </w:r>
      <w:r w:rsidRPr="00487EC4">
        <w:rPr>
          <w:rFonts w:ascii="Calibri" w:hAnsi="Calibri" w:cs="Calibri"/>
          <w:b/>
          <w:bCs/>
          <w:noProof/>
        </w:rPr>
        <w:t>139,</w:t>
      </w:r>
      <w:r w:rsidRPr="00487EC4">
        <w:rPr>
          <w:rFonts w:ascii="Calibri" w:hAnsi="Calibri" w:cs="Calibri"/>
          <w:noProof/>
        </w:rPr>
        <w:t xml:space="preserve"> 416–422.</w:t>
      </w:r>
    </w:p>
    <w:p w14:paraId="41149A72"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487EC4">
        <w:rPr>
          <w:rFonts w:ascii="Calibri" w:hAnsi="Calibri" w:cs="Calibri"/>
          <w:i/>
          <w:iCs/>
          <w:noProof/>
        </w:rPr>
        <w:t>Am J Obstet Gynecol</w:t>
      </w:r>
      <w:r w:rsidRPr="00487EC4">
        <w:rPr>
          <w:rFonts w:ascii="Calibri" w:hAnsi="Calibri" w:cs="Calibri"/>
          <w:noProof/>
        </w:rPr>
        <w:t xml:space="preserve"> </w:t>
      </w:r>
      <w:r w:rsidRPr="00487EC4">
        <w:rPr>
          <w:rFonts w:ascii="Calibri" w:hAnsi="Calibri" w:cs="Calibri"/>
          <w:b/>
          <w:bCs/>
          <w:noProof/>
        </w:rPr>
        <w:t>174,</w:t>
      </w:r>
      <w:r w:rsidRPr="00487EC4">
        <w:rPr>
          <w:rFonts w:ascii="Calibri" w:hAnsi="Calibri" w:cs="Calibri"/>
          <w:noProof/>
        </w:rPr>
        <w:t xml:space="preserve"> 1575–1583.</w:t>
      </w:r>
    </w:p>
    <w:p w14:paraId="4E75D351"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Chen Q, Wang Y, Zhao M, Hyett J, da Silva Costa F &amp; Nie G (2016). Serum levels of GDF15 are reduced in preeclampsia and the reduction is more profound in late-onset than early-onset cases. </w:t>
      </w:r>
      <w:r w:rsidRPr="00487EC4">
        <w:rPr>
          <w:rFonts w:ascii="Calibri" w:hAnsi="Calibri" w:cs="Calibri"/>
          <w:i/>
          <w:iCs/>
          <w:noProof/>
        </w:rPr>
        <w:t>Cytokine</w:t>
      </w:r>
      <w:r w:rsidRPr="00487EC4">
        <w:rPr>
          <w:rFonts w:ascii="Calibri" w:hAnsi="Calibri" w:cs="Calibri"/>
          <w:noProof/>
        </w:rPr>
        <w:t xml:space="preserve"> </w:t>
      </w:r>
      <w:r w:rsidRPr="00487EC4">
        <w:rPr>
          <w:rFonts w:ascii="Calibri" w:hAnsi="Calibri" w:cs="Calibri"/>
          <w:b/>
          <w:bCs/>
          <w:noProof/>
        </w:rPr>
        <w:t>83,</w:t>
      </w:r>
      <w:r w:rsidRPr="00487EC4">
        <w:rPr>
          <w:rFonts w:ascii="Calibri" w:hAnsi="Calibri" w:cs="Calibri"/>
          <w:noProof/>
        </w:rPr>
        <w:t xml:space="preserve"> 226–230.</w:t>
      </w:r>
    </w:p>
    <w:p w14:paraId="1938A45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Cuffe JSM, Dickinson H, Simmons DG &amp; Moritz KM (2011). Sex specific changes in placental growth and MAPK following short term maternal dexamethasone exposure in the mouse.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32,</w:t>
      </w:r>
      <w:r w:rsidRPr="00487EC4">
        <w:rPr>
          <w:rFonts w:ascii="Calibri" w:hAnsi="Calibri" w:cs="Calibri"/>
          <w:noProof/>
        </w:rPr>
        <w:t xml:space="preserve"> 981–989.</w:t>
      </w:r>
    </w:p>
    <w:p w14:paraId="2D05763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Dalziel SR, Walker NK, Parag V, Mantell C, Rea HH, Rodgers A &amp; Harding JE (2005). Cardiovascular risk factors after antenatal exposure to betamethasone: 30-year follow-up of a randomised controlled trial. </w:t>
      </w:r>
      <w:r w:rsidRPr="00487EC4">
        <w:rPr>
          <w:rFonts w:ascii="Calibri" w:hAnsi="Calibri" w:cs="Calibri"/>
          <w:i/>
          <w:iCs/>
          <w:noProof/>
        </w:rPr>
        <w:t>Lancet</w:t>
      </w:r>
      <w:r w:rsidRPr="00487EC4">
        <w:rPr>
          <w:rFonts w:ascii="Calibri" w:hAnsi="Calibri" w:cs="Calibri"/>
          <w:noProof/>
        </w:rPr>
        <w:t xml:space="preserve"> </w:t>
      </w:r>
      <w:r w:rsidRPr="00487EC4">
        <w:rPr>
          <w:rFonts w:ascii="Calibri" w:hAnsi="Calibri" w:cs="Calibri"/>
          <w:b/>
          <w:bCs/>
          <w:noProof/>
        </w:rPr>
        <w:t>365,</w:t>
      </w:r>
      <w:r w:rsidRPr="00487EC4">
        <w:rPr>
          <w:rFonts w:ascii="Calibri" w:hAnsi="Calibri" w:cs="Calibri"/>
          <w:noProof/>
        </w:rPr>
        <w:t xml:space="preserve"> 1856–1862.</w:t>
      </w:r>
    </w:p>
    <w:p w14:paraId="4596242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Davis EP, Townsend EL, Gunnar MR, Georgieff MK, Guiang SF, Ciffuentes RF &amp; Lussky RC (2004). Effects of prenatal betamethasone exposure on regulation of stress physiology in healthy premature infants. </w:t>
      </w:r>
      <w:r w:rsidRPr="00487EC4">
        <w:rPr>
          <w:rFonts w:ascii="Calibri" w:hAnsi="Calibri" w:cs="Calibri"/>
          <w:i/>
          <w:iCs/>
          <w:noProof/>
        </w:rPr>
        <w:t>Psychoneuroendocrinology</w:t>
      </w:r>
      <w:r w:rsidRPr="00487EC4">
        <w:rPr>
          <w:rFonts w:ascii="Calibri" w:hAnsi="Calibri" w:cs="Calibri"/>
          <w:noProof/>
        </w:rPr>
        <w:t xml:space="preserve"> </w:t>
      </w:r>
      <w:r w:rsidRPr="00487EC4">
        <w:rPr>
          <w:rFonts w:ascii="Calibri" w:hAnsi="Calibri" w:cs="Calibri"/>
          <w:b/>
          <w:bCs/>
          <w:noProof/>
        </w:rPr>
        <w:t>29,</w:t>
      </w:r>
      <w:r w:rsidRPr="00487EC4">
        <w:rPr>
          <w:rFonts w:ascii="Calibri" w:hAnsi="Calibri" w:cs="Calibri"/>
          <w:noProof/>
        </w:rPr>
        <w:t xml:space="preserve"> 1028–1036.</w:t>
      </w:r>
    </w:p>
    <w:p w14:paraId="2BF5E122"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Van Dijk AE, Van Eijsden M, Stronks K, Gemke RJBJ &amp; Vrijkotte TGM (2012). The relation of maternal job strain and cortisol levels during early pregnancy with body composition later in the 5-year-old child: The ABCD study. </w:t>
      </w:r>
      <w:r w:rsidRPr="00487EC4">
        <w:rPr>
          <w:rFonts w:ascii="Calibri" w:hAnsi="Calibri" w:cs="Calibri"/>
          <w:i/>
          <w:iCs/>
          <w:noProof/>
        </w:rPr>
        <w:t>Early Hum Dev</w:t>
      </w:r>
      <w:r w:rsidRPr="00487EC4">
        <w:rPr>
          <w:rFonts w:ascii="Calibri" w:hAnsi="Calibri" w:cs="Calibri"/>
          <w:noProof/>
        </w:rPr>
        <w:t xml:space="preserve"> </w:t>
      </w:r>
      <w:r w:rsidRPr="00487EC4">
        <w:rPr>
          <w:rFonts w:ascii="Calibri" w:hAnsi="Calibri" w:cs="Calibri"/>
          <w:b/>
          <w:bCs/>
          <w:noProof/>
        </w:rPr>
        <w:t>88,</w:t>
      </w:r>
      <w:r w:rsidRPr="00487EC4">
        <w:rPr>
          <w:rFonts w:ascii="Calibri" w:hAnsi="Calibri" w:cs="Calibri"/>
          <w:noProof/>
        </w:rPr>
        <w:t xml:space="preserve"> 351–356.</w:t>
      </w:r>
    </w:p>
    <w:p w14:paraId="12CA9D96"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Doyle LW, Ford GW, Rickards AL, Kelly EA, Davis NM, Callanan C &amp; Olinsky A (2000). Antenatal corticosteroids and outcome at 14 years of age in children with birth weight less than 1501 grams. </w:t>
      </w:r>
      <w:r w:rsidRPr="00487EC4">
        <w:rPr>
          <w:rFonts w:ascii="Calibri" w:hAnsi="Calibri" w:cs="Calibri"/>
          <w:i/>
          <w:iCs/>
          <w:noProof/>
        </w:rPr>
        <w:t>Pediatrics</w:t>
      </w:r>
      <w:r w:rsidRPr="00487EC4">
        <w:rPr>
          <w:rFonts w:ascii="Calibri" w:hAnsi="Calibri" w:cs="Calibri"/>
          <w:noProof/>
        </w:rPr>
        <w:t xml:space="preserve"> </w:t>
      </w:r>
      <w:r w:rsidRPr="00487EC4">
        <w:rPr>
          <w:rFonts w:ascii="Calibri" w:hAnsi="Calibri" w:cs="Calibri"/>
          <w:b/>
          <w:bCs/>
          <w:noProof/>
        </w:rPr>
        <w:t>106,</w:t>
      </w:r>
      <w:r w:rsidRPr="00487EC4">
        <w:rPr>
          <w:rFonts w:ascii="Calibri" w:hAnsi="Calibri" w:cs="Calibri"/>
          <w:noProof/>
        </w:rPr>
        <w:t xml:space="preserve"> E2.</w:t>
      </w:r>
    </w:p>
    <w:p w14:paraId="020C3ADE"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Dupouy J-P, Chatelain A, Boudouresque F, Conte-Devolx B &amp; Oliver C (1987). Effects of Chronic Maternal Dexamethasone Treatment on the Hormones of the Hypothalamo-Pituitary-Adrenal Axis in the Rat Fetus. </w:t>
      </w:r>
      <w:r w:rsidRPr="00487EC4">
        <w:rPr>
          <w:rFonts w:ascii="Calibri" w:hAnsi="Calibri" w:cs="Calibri"/>
          <w:i/>
          <w:iCs/>
          <w:noProof/>
        </w:rPr>
        <w:t>Neonatology</w:t>
      </w:r>
      <w:r w:rsidRPr="00487EC4">
        <w:rPr>
          <w:rFonts w:ascii="Calibri" w:hAnsi="Calibri" w:cs="Calibri"/>
          <w:noProof/>
        </w:rPr>
        <w:t xml:space="preserve"> </w:t>
      </w:r>
      <w:r w:rsidRPr="00487EC4">
        <w:rPr>
          <w:rFonts w:ascii="Calibri" w:hAnsi="Calibri" w:cs="Calibri"/>
          <w:b/>
          <w:bCs/>
          <w:noProof/>
        </w:rPr>
        <w:t>52,</w:t>
      </w:r>
      <w:r w:rsidRPr="00487EC4">
        <w:rPr>
          <w:rFonts w:ascii="Calibri" w:hAnsi="Calibri" w:cs="Calibri"/>
          <w:noProof/>
        </w:rPr>
        <w:t xml:space="preserve"> 216–222.</w:t>
      </w:r>
    </w:p>
    <w:p w14:paraId="2A3B130B"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Duthie L &amp; Reynolds RM (2013). Changes in the maternal hypothalamic-pituitary-adrenal axis in pregnancy and postpartum: influences on maternal and fetal outcomes. </w:t>
      </w:r>
      <w:r w:rsidRPr="00487EC4">
        <w:rPr>
          <w:rFonts w:ascii="Calibri" w:hAnsi="Calibri" w:cs="Calibri"/>
          <w:i/>
          <w:iCs/>
          <w:noProof/>
        </w:rPr>
        <w:t>Neuroendocrinology</w:t>
      </w:r>
      <w:r w:rsidRPr="00487EC4">
        <w:rPr>
          <w:rFonts w:ascii="Calibri" w:hAnsi="Calibri" w:cs="Calibri"/>
          <w:noProof/>
        </w:rPr>
        <w:t xml:space="preserve"> </w:t>
      </w:r>
      <w:r w:rsidRPr="00487EC4">
        <w:rPr>
          <w:rFonts w:ascii="Calibri" w:hAnsi="Calibri" w:cs="Calibri"/>
          <w:b/>
          <w:bCs/>
          <w:noProof/>
        </w:rPr>
        <w:t>98,</w:t>
      </w:r>
      <w:r w:rsidRPr="00487EC4">
        <w:rPr>
          <w:rFonts w:ascii="Calibri" w:hAnsi="Calibri" w:cs="Calibri"/>
          <w:noProof/>
        </w:rPr>
        <w:t xml:space="preserve"> 106–115.</w:t>
      </w:r>
    </w:p>
    <w:p w14:paraId="37564FE9"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Entringer S, Buss C, Rasmussen JM, Lindsay K, Gillen DL, Cooper DM &amp; Wadhwa PD (2016). Maternal cortisol during pregnancy and infant adiposity: a prospective investigation.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102,</w:t>
      </w:r>
      <w:r w:rsidRPr="00487EC4">
        <w:rPr>
          <w:rFonts w:ascii="Calibri" w:hAnsi="Calibri" w:cs="Calibri"/>
          <w:noProof/>
        </w:rPr>
        <w:t xml:space="preserve"> jc.2016-3025.</w:t>
      </w:r>
    </w:p>
    <w:p w14:paraId="05446FF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Gaccioli F, Aye ILMH, Roos S, Lager S, Ramirez VI, Kanai Y, Powell TL &amp; Jansson T (2015). Expression and functional characterisation of System L amino acid transporters in the human term placenta. </w:t>
      </w:r>
      <w:r w:rsidRPr="00487EC4">
        <w:rPr>
          <w:rFonts w:ascii="Calibri" w:hAnsi="Calibri" w:cs="Calibri"/>
          <w:i/>
          <w:iCs/>
          <w:noProof/>
        </w:rPr>
        <w:t>Reprod Biol Endocrinol</w:t>
      </w:r>
      <w:r w:rsidRPr="00487EC4">
        <w:rPr>
          <w:rFonts w:ascii="Calibri" w:hAnsi="Calibri" w:cs="Calibri"/>
          <w:noProof/>
        </w:rPr>
        <w:t xml:space="preserve"> </w:t>
      </w:r>
      <w:r w:rsidRPr="00487EC4">
        <w:rPr>
          <w:rFonts w:ascii="Calibri" w:hAnsi="Calibri" w:cs="Calibri"/>
          <w:b/>
          <w:bCs/>
          <w:noProof/>
        </w:rPr>
        <w:t>13,</w:t>
      </w:r>
      <w:r w:rsidRPr="00487EC4">
        <w:rPr>
          <w:rFonts w:ascii="Calibri" w:hAnsi="Calibri" w:cs="Calibri"/>
          <w:noProof/>
        </w:rPr>
        <w:t xml:space="preserve"> 57.</w:t>
      </w:r>
    </w:p>
    <w:p w14:paraId="2D892EA7"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Georgiades P, Ferguson-Smith AC &amp; Burton GJ (2002). Comparative Developmental Anatomy of the Murine and Human Definitive Placentae.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23,</w:t>
      </w:r>
      <w:r w:rsidRPr="00487EC4">
        <w:rPr>
          <w:rFonts w:ascii="Calibri" w:hAnsi="Calibri" w:cs="Calibri"/>
          <w:noProof/>
        </w:rPr>
        <w:t xml:space="preserve"> 3–19.</w:t>
      </w:r>
    </w:p>
    <w:p w14:paraId="02CF8C2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487EC4">
        <w:rPr>
          <w:rFonts w:ascii="Calibri" w:hAnsi="Calibri" w:cs="Calibri"/>
          <w:i/>
          <w:iCs/>
          <w:noProof/>
        </w:rPr>
        <w:t>Pediatr Res</w:t>
      </w:r>
      <w:r w:rsidRPr="00487EC4">
        <w:rPr>
          <w:rFonts w:ascii="Calibri" w:hAnsi="Calibri" w:cs="Calibri"/>
          <w:noProof/>
        </w:rPr>
        <w:t xml:space="preserve"> </w:t>
      </w:r>
      <w:r w:rsidRPr="00487EC4">
        <w:rPr>
          <w:rFonts w:ascii="Calibri" w:hAnsi="Calibri" w:cs="Calibri"/>
          <w:b/>
          <w:bCs/>
          <w:noProof/>
        </w:rPr>
        <w:t>42,</w:t>
      </w:r>
      <w:r w:rsidRPr="00487EC4">
        <w:rPr>
          <w:rFonts w:ascii="Calibri" w:hAnsi="Calibri" w:cs="Calibri"/>
          <w:noProof/>
        </w:rPr>
        <w:t xml:space="preserve"> 514–519.</w:t>
      </w:r>
    </w:p>
    <w:p w14:paraId="6F411CBE"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Hahn T, Barth S, Graf R, Engelmann M, Beslagic D, Reul JMHM, Holsboer F, Dohr G &amp; Desoye G (1999). Placental Glucose Transporter Expression Is Regulated by Glucocorticoids </w:t>
      </w:r>
      <w:r w:rsidRPr="00487EC4">
        <w:rPr>
          <w:rFonts w:ascii="Calibri" w:hAnsi="Calibri" w:cs="Calibri"/>
          <w:noProof/>
          <w:vertAlign w:val="superscript"/>
        </w:rPr>
        <w:t>1</w:t>
      </w:r>
      <w:r w:rsidRPr="00487EC4">
        <w:rPr>
          <w:rFonts w:ascii="Calibri" w:hAnsi="Calibri" w:cs="Calibri"/>
          <w:noProof/>
        </w:rPr>
        <w:t xml:space="preserve">.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84,</w:t>
      </w:r>
      <w:r w:rsidRPr="00487EC4">
        <w:rPr>
          <w:rFonts w:ascii="Calibri" w:hAnsi="Calibri" w:cs="Calibri"/>
          <w:noProof/>
        </w:rPr>
        <w:t xml:space="preserve"> 1445–1452.</w:t>
      </w:r>
    </w:p>
    <w:p w14:paraId="2FF89E09"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Hahn T &amp; Desoye G (1996). Ontogeny of glucose transport systems in the placenta and its </w:t>
      </w:r>
      <w:r w:rsidRPr="00487EC4">
        <w:rPr>
          <w:rFonts w:ascii="Calibri" w:hAnsi="Calibri" w:cs="Calibri"/>
          <w:noProof/>
        </w:rPr>
        <w:lastRenderedPageBreak/>
        <w:t xml:space="preserve">progenitor tissues. </w:t>
      </w:r>
      <w:r w:rsidRPr="00487EC4">
        <w:rPr>
          <w:rFonts w:ascii="Calibri" w:hAnsi="Calibri" w:cs="Calibri"/>
          <w:i/>
          <w:iCs/>
          <w:noProof/>
        </w:rPr>
        <w:t>Early Pregnancy</w:t>
      </w:r>
      <w:r w:rsidRPr="00487EC4">
        <w:rPr>
          <w:rFonts w:ascii="Calibri" w:hAnsi="Calibri" w:cs="Calibri"/>
          <w:noProof/>
        </w:rPr>
        <w:t xml:space="preserve"> </w:t>
      </w:r>
      <w:r w:rsidRPr="00487EC4">
        <w:rPr>
          <w:rFonts w:ascii="Calibri" w:hAnsi="Calibri" w:cs="Calibri"/>
          <w:b/>
          <w:bCs/>
          <w:noProof/>
        </w:rPr>
        <w:t>2,</w:t>
      </w:r>
      <w:r w:rsidRPr="00487EC4">
        <w:rPr>
          <w:rFonts w:ascii="Calibri" w:hAnsi="Calibri" w:cs="Calibri"/>
          <w:noProof/>
        </w:rPr>
        <w:t xml:space="preserve"> 168–182.</w:t>
      </w:r>
    </w:p>
    <w:p w14:paraId="6FD3972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Hochberg I, Tran QT, Barkan AL, Saltiel AR, Chandler WF &amp; Bridges D (2015). Gene Expression Signature in Adipose Tissue of Acromegaly Patients. </w:t>
      </w:r>
      <w:r w:rsidRPr="00487EC4">
        <w:rPr>
          <w:rFonts w:ascii="Calibri" w:hAnsi="Calibri" w:cs="Calibri"/>
          <w:i/>
          <w:iCs/>
          <w:noProof/>
        </w:rPr>
        <w:t>PLoS One</w:t>
      </w:r>
      <w:r w:rsidRPr="00487EC4">
        <w:rPr>
          <w:rFonts w:ascii="Calibri" w:hAnsi="Calibri" w:cs="Calibri"/>
          <w:noProof/>
        </w:rPr>
        <w:t xml:space="preserve"> </w:t>
      </w:r>
      <w:r w:rsidRPr="00487EC4">
        <w:rPr>
          <w:rFonts w:ascii="Calibri" w:hAnsi="Calibri" w:cs="Calibri"/>
          <w:b/>
          <w:bCs/>
          <w:noProof/>
        </w:rPr>
        <w:t>10,</w:t>
      </w:r>
      <w:r w:rsidRPr="00487EC4">
        <w:rPr>
          <w:rFonts w:ascii="Calibri" w:hAnsi="Calibri" w:cs="Calibri"/>
          <w:noProof/>
        </w:rPr>
        <w:t xml:space="preserve"> e0129359.</w:t>
      </w:r>
    </w:p>
    <w:p w14:paraId="235ADC35"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Huter O, Wolf HJ, Schnetzer A &amp; Pfaller K (1997). Lipoprotein lipase, LDL receptors and apo-lipoproteins in human fetal membranes at term.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18,</w:t>
      </w:r>
      <w:r w:rsidRPr="00487EC4">
        <w:rPr>
          <w:rFonts w:ascii="Calibri" w:hAnsi="Calibri" w:cs="Calibri"/>
          <w:noProof/>
        </w:rPr>
        <w:t xml:space="preserve"> 707–715.</w:t>
      </w:r>
    </w:p>
    <w:p w14:paraId="6FBEAEB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Hviid A &amp; Mølgaard-Nielsen D (2011). Corticosteroid use during pregnancy and risk of orofacial clefts. </w:t>
      </w:r>
      <w:r w:rsidRPr="00487EC4">
        <w:rPr>
          <w:rFonts w:ascii="Calibri" w:hAnsi="Calibri" w:cs="Calibri"/>
          <w:i/>
          <w:iCs/>
          <w:noProof/>
        </w:rPr>
        <w:t>CMAJ</w:t>
      </w:r>
      <w:r w:rsidRPr="00487EC4">
        <w:rPr>
          <w:rFonts w:ascii="Calibri" w:hAnsi="Calibri" w:cs="Calibri"/>
          <w:noProof/>
        </w:rPr>
        <w:t xml:space="preserve"> </w:t>
      </w:r>
      <w:r w:rsidRPr="00487EC4">
        <w:rPr>
          <w:rFonts w:ascii="Calibri" w:hAnsi="Calibri" w:cs="Calibri"/>
          <w:b/>
          <w:bCs/>
          <w:noProof/>
        </w:rPr>
        <w:t>183,</w:t>
      </w:r>
      <w:r w:rsidRPr="00487EC4">
        <w:rPr>
          <w:rFonts w:ascii="Calibri" w:hAnsi="Calibri" w:cs="Calibri"/>
          <w:noProof/>
        </w:rPr>
        <w:t xml:space="preserve"> 796–804.</w:t>
      </w:r>
    </w:p>
    <w:p w14:paraId="0140F3E1"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Inder WJ, Prickett TCR, Ellis MJ, Hull L, Reid R, Benny PS, Livesey JH &amp; Donald RA (2001). The Utility of Plasma CRH as a Predictor of Preterm Delivery.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86,</w:t>
      </w:r>
      <w:r w:rsidRPr="00487EC4">
        <w:rPr>
          <w:rFonts w:ascii="Calibri" w:hAnsi="Calibri" w:cs="Calibri"/>
          <w:noProof/>
        </w:rPr>
        <w:t xml:space="preserve"> 5706–5710.</w:t>
      </w:r>
    </w:p>
    <w:p w14:paraId="33D8B31D"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Jafari Z, Mehla J, Afrashteh N, Kolb BE &amp; Mohajerani MH (2017). Corticosterone response to gestational stress and postpartum memory function in mice ed. Pawluski J. </w:t>
      </w:r>
      <w:r w:rsidRPr="00487EC4">
        <w:rPr>
          <w:rFonts w:ascii="Calibri" w:hAnsi="Calibri" w:cs="Calibri"/>
          <w:i/>
          <w:iCs/>
          <w:noProof/>
        </w:rPr>
        <w:t>PLoS One</w:t>
      </w:r>
      <w:r w:rsidRPr="00487EC4">
        <w:rPr>
          <w:rFonts w:ascii="Calibri" w:hAnsi="Calibri" w:cs="Calibri"/>
          <w:noProof/>
        </w:rPr>
        <w:t xml:space="preserve"> </w:t>
      </w:r>
      <w:r w:rsidRPr="00487EC4">
        <w:rPr>
          <w:rFonts w:ascii="Calibri" w:hAnsi="Calibri" w:cs="Calibri"/>
          <w:b/>
          <w:bCs/>
          <w:noProof/>
        </w:rPr>
        <w:t>12,</w:t>
      </w:r>
      <w:r w:rsidRPr="00487EC4">
        <w:rPr>
          <w:rFonts w:ascii="Calibri" w:hAnsi="Calibri" w:cs="Calibri"/>
          <w:noProof/>
        </w:rPr>
        <w:t xml:space="preserve"> e0180306.</w:t>
      </w:r>
    </w:p>
    <w:p w14:paraId="1B5C381B"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Jansson T &amp; Powell TL (2013). Role of placental nutrient sensing in developmental programming. </w:t>
      </w:r>
      <w:r w:rsidRPr="00487EC4">
        <w:rPr>
          <w:rFonts w:ascii="Calibri" w:hAnsi="Calibri" w:cs="Calibri"/>
          <w:i/>
          <w:iCs/>
          <w:noProof/>
        </w:rPr>
        <w:t>Clin Obstet Gynecol</w:t>
      </w:r>
      <w:r w:rsidRPr="00487EC4">
        <w:rPr>
          <w:rFonts w:ascii="Calibri" w:hAnsi="Calibri" w:cs="Calibri"/>
          <w:noProof/>
        </w:rPr>
        <w:t xml:space="preserve"> </w:t>
      </w:r>
      <w:r w:rsidRPr="00487EC4">
        <w:rPr>
          <w:rFonts w:ascii="Calibri" w:hAnsi="Calibri" w:cs="Calibri"/>
          <w:b/>
          <w:bCs/>
          <w:noProof/>
        </w:rPr>
        <w:t>56,</w:t>
      </w:r>
      <w:r w:rsidRPr="00487EC4">
        <w:rPr>
          <w:rFonts w:ascii="Calibri" w:hAnsi="Calibri" w:cs="Calibri"/>
          <w:noProof/>
        </w:rPr>
        <w:t xml:space="preserve"> 591–601.</w:t>
      </w:r>
    </w:p>
    <w:p w14:paraId="3BE1173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Jansson T, Scholtbach V &amp; Powell TL (1998). Placental Transport of Leucine and Lysine Is Reduced in Intrauterine Growth Restriction1. </w:t>
      </w:r>
      <w:r w:rsidRPr="00487EC4">
        <w:rPr>
          <w:rFonts w:ascii="Calibri" w:hAnsi="Calibri" w:cs="Calibri"/>
          <w:i/>
          <w:iCs/>
          <w:noProof/>
        </w:rPr>
        <w:t>Pediatr Res</w:t>
      </w:r>
      <w:r w:rsidRPr="00487EC4">
        <w:rPr>
          <w:rFonts w:ascii="Calibri" w:hAnsi="Calibri" w:cs="Calibri"/>
          <w:noProof/>
        </w:rPr>
        <w:t xml:space="preserve"> </w:t>
      </w:r>
      <w:r w:rsidRPr="00487EC4">
        <w:rPr>
          <w:rFonts w:ascii="Calibri" w:hAnsi="Calibri" w:cs="Calibri"/>
          <w:b/>
          <w:bCs/>
          <w:noProof/>
        </w:rPr>
        <w:t>44,</w:t>
      </w:r>
      <w:r w:rsidRPr="00487EC4">
        <w:rPr>
          <w:rFonts w:ascii="Calibri" w:hAnsi="Calibri" w:cs="Calibri"/>
          <w:noProof/>
        </w:rPr>
        <w:t xml:space="preserve"> 532–537.</w:t>
      </w:r>
    </w:p>
    <w:p w14:paraId="4545AD42"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Jones HN, Ashworth CJ, Page KR &amp; McArdle HJ (2006). Cortisol stimulates system A amino acid transport and SNAT2 expression in a human placental cell line (BeWo). </w:t>
      </w:r>
      <w:r w:rsidRPr="00487EC4">
        <w:rPr>
          <w:rFonts w:ascii="Calibri" w:hAnsi="Calibri" w:cs="Calibri"/>
          <w:i/>
          <w:iCs/>
          <w:noProof/>
        </w:rPr>
        <w:t>Am J Physiol Metab</w:t>
      </w:r>
      <w:r w:rsidRPr="00487EC4">
        <w:rPr>
          <w:rFonts w:ascii="Calibri" w:hAnsi="Calibri" w:cs="Calibri"/>
          <w:noProof/>
        </w:rPr>
        <w:t xml:space="preserve"> </w:t>
      </w:r>
      <w:r w:rsidRPr="00487EC4">
        <w:rPr>
          <w:rFonts w:ascii="Calibri" w:hAnsi="Calibri" w:cs="Calibri"/>
          <w:b/>
          <w:bCs/>
          <w:noProof/>
        </w:rPr>
        <w:t>291,</w:t>
      </w:r>
      <w:r w:rsidRPr="00487EC4">
        <w:rPr>
          <w:rFonts w:ascii="Calibri" w:hAnsi="Calibri" w:cs="Calibri"/>
          <w:noProof/>
        </w:rPr>
        <w:t xml:space="preserve"> E596–E603.</w:t>
      </w:r>
    </w:p>
    <w:p w14:paraId="1D148536"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Jung C, Ho JT, Torpy DJ, Rogers A, Doogue M, Lewis JG, Czajko RJ &amp; Inder WJ (2011). A Longitudinal Study of Plasma and Urinary Cortisol in Pregnancy and Postpartum.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96,</w:t>
      </w:r>
      <w:r w:rsidRPr="00487EC4">
        <w:rPr>
          <w:rFonts w:ascii="Calibri" w:hAnsi="Calibri" w:cs="Calibri"/>
          <w:noProof/>
        </w:rPr>
        <w:t xml:space="preserve"> 1533–1540.</w:t>
      </w:r>
    </w:p>
    <w:p w14:paraId="37471FFD"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Kemp MW, Newnham JP, Challis JG, Jobe AH &amp; Stock SJ (2015). The clinical use of corticosteroids in pregnancy. </w:t>
      </w:r>
      <w:r w:rsidRPr="00487EC4">
        <w:rPr>
          <w:rFonts w:ascii="Calibri" w:hAnsi="Calibri" w:cs="Calibri"/>
          <w:i/>
          <w:iCs/>
          <w:noProof/>
        </w:rPr>
        <w:t>Hum Reprod Update</w:t>
      </w:r>
      <w:r w:rsidRPr="00487EC4">
        <w:rPr>
          <w:rFonts w:ascii="Calibri" w:hAnsi="Calibri" w:cs="Calibri"/>
          <w:noProof/>
        </w:rPr>
        <w:t xml:space="preserve"> </w:t>
      </w:r>
      <w:r w:rsidRPr="00487EC4">
        <w:rPr>
          <w:rFonts w:ascii="Calibri" w:hAnsi="Calibri" w:cs="Calibri"/>
          <w:b/>
          <w:bCs/>
          <w:noProof/>
        </w:rPr>
        <w:t>22,</w:t>
      </w:r>
      <w:r w:rsidRPr="00487EC4">
        <w:rPr>
          <w:rFonts w:ascii="Calibri" w:hAnsi="Calibri" w:cs="Calibri"/>
          <w:noProof/>
        </w:rPr>
        <w:t xml:space="preserve"> dmv047.</w:t>
      </w:r>
    </w:p>
    <w:p w14:paraId="3EA30FAB"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Khan NA, Nikkanen J, Yatsuga S, Jackson C, Wang L, Pradhan S, Kivelä R, Pessia A, Velagapudi V &amp; Suomalainen A (2017). mTORC1 Regulates Mitochondrial Integrated Stress Response and Mitochondrial Myopathy Progression. </w:t>
      </w:r>
      <w:r w:rsidRPr="00487EC4">
        <w:rPr>
          <w:rFonts w:ascii="Calibri" w:hAnsi="Calibri" w:cs="Calibri"/>
          <w:i/>
          <w:iCs/>
          <w:noProof/>
        </w:rPr>
        <w:t>Cell Metab</w:t>
      </w:r>
      <w:r w:rsidRPr="00487EC4">
        <w:rPr>
          <w:rFonts w:ascii="Calibri" w:hAnsi="Calibri" w:cs="Calibri"/>
          <w:noProof/>
        </w:rPr>
        <w:t xml:space="preserve"> </w:t>
      </w:r>
      <w:r w:rsidRPr="00487EC4">
        <w:rPr>
          <w:rFonts w:ascii="Calibri" w:hAnsi="Calibri" w:cs="Calibri"/>
          <w:b/>
          <w:bCs/>
          <w:noProof/>
        </w:rPr>
        <w:t>26,</w:t>
      </w:r>
      <w:r w:rsidRPr="00487EC4">
        <w:rPr>
          <w:rFonts w:ascii="Calibri" w:hAnsi="Calibri" w:cs="Calibri"/>
          <w:noProof/>
        </w:rPr>
        <w:t xml:space="preserve"> 419-428.e5.</w:t>
      </w:r>
    </w:p>
    <w:p w14:paraId="109CD609"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Kipmen-Korgun D, Ozmen A, Unek G, Simsek M, Demir R &amp; Korgun ET (2012). Triamcinolone up-regulates GLUT 1 and GLUT 3 expression in cultured human placental endothelial cells. </w:t>
      </w:r>
      <w:r w:rsidRPr="00487EC4">
        <w:rPr>
          <w:rFonts w:ascii="Calibri" w:hAnsi="Calibri" w:cs="Calibri"/>
          <w:i/>
          <w:iCs/>
          <w:noProof/>
        </w:rPr>
        <w:t>Cell Biochem Funct</w:t>
      </w:r>
      <w:r w:rsidRPr="00487EC4">
        <w:rPr>
          <w:rFonts w:ascii="Calibri" w:hAnsi="Calibri" w:cs="Calibri"/>
          <w:noProof/>
        </w:rPr>
        <w:t xml:space="preserve"> </w:t>
      </w:r>
      <w:r w:rsidRPr="00487EC4">
        <w:rPr>
          <w:rFonts w:ascii="Calibri" w:hAnsi="Calibri" w:cs="Calibri"/>
          <w:b/>
          <w:bCs/>
          <w:noProof/>
        </w:rPr>
        <w:t>30,</w:t>
      </w:r>
      <w:r w:rsidRPr="00487EC4">
        <w:rPr>
          <w:rFonts w:ascii="Calibri" w:hAnsi="Calibri" w:cs="Calibri"/>
          <w:noProof/>
        </w:rPr>
        <w:t xml:space="preserve"> 47–53.</w:t>
      </w:r>
    </w:p>
    <w:p w14:paraId="6BCBD29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Langdown ML &amp; Sugden MC (2001). Enhanced placental GLUT1 and GLUT3 expression in dexamethasone-induced fetal growth retardation. </w:t>
      </w:r>
      <w:r w:rsidRPr="00487EC4">
        <w:rPr>
          <w:rFonts w:ascii="Calibri" w:hAnsi="Calibri" w:cs="Calibri"/>
          <w:i/>
          <w:iCs/>
          <w:noProof/>
        </w:rPr>
        <w:t>Mol Cell Endocrinol</w:t>
      </w:r>
      <w:r w:rsidRPr="00487EC4">
        <w:rPr>
          <w:rFonts w:ascii="Calibri" w:hAnsi="Calibri" w:cs="Calibri"/>
          <w:noProof/>
        </w:rPr>
        <w:t xml:space="preserve"> </w:t>
      </w:r>
      <w:r w:rsidRPr="00487EC4">
        <w:rPr>
          <w:rFonts w:ascii="Calibri" w:hAnsi="Calibri" w:cs="Calibri"/>
          <w:b/>
          <w:bCs/>
          <w:noProof/>
        </w:rPr>
        <w:t>185,</w:t>
      </w:r>
      <w:r w:rsidRPr="00487EC4">
        <w:rPr>
          <w:rFonts w:ascii="Calibri" w:hAnsi="Calibri" w:cs="Calibri"/>
          <w:noProof/>
        </w:rPr>
        <w:t xml:space="preserve"> 109–117.</w:t>
      </w:r>
    </w:p>
    <w:p w14:paraId="055BA57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Lesage J, Del-Favero F, Leonhardt M, Louvart H, Maccari S, Vieau D &amp; Darnaudery M (2004). Prenatal stress induces intrauterine growth restriction and programmes glucose intolerance and feeding behaviour disturbances in the aged rat. </w:t>
      </w:r>
      <w:r w:rsidRPr="00487EC4">
        <w:rPr>
          <w:rFonts w:ascii="Calibri" w:hAnsi="Calibri" w:cs="Calibri"/>
          <w:i/>
          <w:iCs/>
          <w:noProof/>
        </w:rPr>
        <w:t>J Endocrinol</w:t>
      </w:r>
      <w:r w:rsidRPr="00487EC4">
        <w:rPr>
          <w:rFonts w:ascii="Calibri" w:hAnsi="Calibri" w:cs="Calibri"/>
          <w:noProof/>
        </w:rPr>
        <w:t xml:space="preserve"> </w:t>
      </w:r>
      <w:r w:rsidRPr="00487EC4">
        <w:rPr>
          <w:rFonts w:ascii="Calibri" w:hAnsi="Calibri" w:cs="Calibri"/>
          <w:b/>
          <w:bCs/>
          <w:noProof/>
        </w:rPr>
        <w:t>181,</w:t>
      </w:r>
      <w:r w:rsidRPr="00487EC4">
        <w:rPr>
          <w:rFonts w:ascii="Calibri" w:hAnsi="Calibri" w:cs="Calibri"/>
          <w:noProof/>
        </w:rPr>
        <w:t xml:space="preserve"> 291–296.</w:t>
      </w:r>
    </w:p>
    <w:p w14:paraId="27E82E6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Lindsay JR &amp; Nieman LK (2005). The Hypothalamic-Pituitary-Adrenal Axis in Pregnancy: Challenges in Disease Detection and Treatment. </w:t>
      </w:r>
      <w:r w:rsidRPr="00487EC4">
        <w:rPr>
          <w:rFonts w:ascii="Calibri" w:hAnsi="Calibri" w:cs="Calibri"/>
          <w:i/>
          <w:iCs/>
          <w:noProof/>
        </w:rPr>
        <w:t>Endocr Rev</w:t>
      </w:r>
      <w:r w:rsidRPr="00487EC4">
        <w:rPr>
          <w:rFonts w:ascii="Calibri" w:hAnsi="Calibri" w:cs="Calibri"/>
          <w:noProof/>
        </w:rPr>
        <w:t xml:space="preserve"> </w:t>
      </w:r>
      <w:r w:rsidRPr="00487EC4">
        <w:rPr>
          <w:rFonts w:ascii="Calibri" w:hAnsi="Calibri" w:cs="Calibri"/>
          <w:b/>
          <w:bCs/>
          <w:noProof/>
        </w:rPr>
        <w:t>26,</w:t>
      </w:r>
      <w:r w:rsidRPr="00487EC4">
        <w:rPr>
          <w:rFonts w:ascii="Calibri" w:hAnsi="Calibri" w:cs="Calibri"/>
          <w:noProof/>
        </w:rPr>
        <w:t xml:space="preserve"> 775–799.</w:t>
      </w:r>
    </w:p>
    <w:p w14:paraId="114A2E7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Lu B, Bridges D, Yang Y, Fisher K, Cheng A, Chang L, Meng Z-X, Lin JD, Downes M, Yu RT, Liddle C, Evans RM &amp; Saltiel AR (2014). Metabolic Crosstalk: Molecular Links Between Glycogen and Lipid Metabolism in Obesity. </w:t>
      </w:r>
      <w:r w:rsidRPr="00487EC4">
        <w:rPr>
          <w:rFonts w:ascii="Calibri" w:hAnsi="Calibri" w:cs="Calibri"/>
          <w:i/>
          <w:iCs/>
          <w:noProof/>
        </w:rPr>
        <w:t>Diabetes</w:t>
      </w:r>
      <w:r w:rsidRPr="00487EC4">
        <w:rPr>
          <w:rFonts w:ascii="Calibri" w:hAnsi="Calibri" w:cs="Calibri"/>
          <w:noProof/>
        </w:rPr>
        <w:t xml:space="preserve"> </w:t>
      </w:r>
      <w:r w:rsidRPr="00487EC4">
        <w:rPr>
          <w:rFonts w:ascii="Calibri" w:hAnsi="Calibri" w:cs="Calibri"/>
          <w:b/>
          <w:bCs/>
          <w:noProof/>
        </w:rPr>
        <w:t>63,</w:t>
      </w:r>
      <w:r w:rsidRPr="00487EC4">
        <w:rPr>
          <w:rFonts w:ascii="Calibri" w:hAnsi="Calibri" w:cs="Calibri"/>
          <w:noProof/>
        </w:rPr>
        <w:t xml:space="preserve"> 2935–2948.</w:t>
      </w:r>
    </w:p>
    <w:p w14:paraId="65E66D44"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Lunghi L, Pavan B, Biondi C, Paolillo R, Valerio A, Vesce F &amp; Patella A (2010). Use of Glucocorticoids in Pregnancy. </w:t>
      </w:r>
      <w:r w:rsidRPr="00487EC4">
        <w:rPr>
          <w:rFonts w:ascii="Calibri" w:hAnsi="Calibri" w:cs="Calibri"/>
          <w:i/>
          <w:iCs/>
          <w:noProof/>
        </w:rPr>
        <w:t>Curr Pharm Des</w:t>
      </w:r>
      <w:r w:rsidRPr="00487EC4">
        <w:rPr>
          <w:rFonts w:ascii="Calibri" w:hAnsi="Calibri" w:cs="Calibri"/>
          <w:noProof/>
        </w:rPr>
        <w:t xml:space="preserve"> </w:t>
      </w:r>
      <w:r w:rsidRPr="00487EC4">
        <w:rPr>
          <w:rFonts w:ascii="Calibri" w:hAnsi="Calibri" w:cs="Calibri"/>
          <w:b/>
          <w:bCs/>
          <w:noProof/>
        </w:rPr>
        <w:t>16,</w:t>
      </w:r>
      <w:r w:rsidRPr="00487EC4">
        <w:rPr>
          <w:rFonts w:ascii="Calibri" w:hAnsi="Calibri" w:cs="Calibri"/>
          <w:noProof/>
        </w:rPr>
        <w:t xml:space="preserve"> 3616–3637.</w:t>
      </w:r>
    </w:p>
    <w:p w14:paraId="53FAAD35"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Magnusson AL, Waterman IJ, Wennergren M, Jansson T &amp; Powell TL (2004). Triglyceride </w:t>
      </w:r>
      <w:r w:rsidRPr="00487EC4">
        <w:rPr>
          <w:rFonts w:ascii="Calibri" w:hAnsi="Calibri" w:cs="Calibri"/>
          <w:noProof/>
        </w:rPr>
        <w:lastRenderedPageBreak/>
        <w:t xml:space="preserve">Hydrolase Activities and Expression of Fatty Acid Binding Proteins in the Human Placenta in Pregnancies Complicated by Intrauterine Growth Restriction and Diabetes. </w:t>
      </w:r>
      <w:r w:rsidRPr="00487EC4">
        <w:rPr>
          <w:rFonts w:ascii="Calibri" w:hAnsi="Calibri" w:cs="Calibri"/>
          <w:i/>
          <w:iCs/>
          <w:noProof/>
        </w:rPr>
        <w:t>J Clin Endocrinol Metab</w:t>
      </w:r>
      <w:r w:rsidRPr="00487EC4">
        <w:rPr>
          <w:rFonts w:ascii="Calibri" w:hAnsi="Calibri" w:cs="Calibri"/>
          <w:noProof/>
        </w:rPr>
        <w:t xml:space="preserve"> </w:t>
      </w:r>
      <w:r w:rsidRPr="00487EC4">
        <w:rPr>
          <w:rFonts w:ascii="Calibri" w:hAnsi="Calibri" w:cs="Calibri"/>
          <w:b/>
          <w:bCs/>
          <w:noProof/>
        </w:rPr>
        <w:t>89,</w:t>
      </w:r>
      <w:r w:rsidRPr="00487EC4">
        <w:rPr>
          <w:rFonts w:ascii="Calibri" w:hAnsi="Calibri" w:cs="Calibri"/>
          <w:noProof/>
        </w:rPr>
        <w:t xml:space="preserve"> 4607–4614.</w:t>
      </w:r>
    </w:p>
    <w:p w14:paraId="52D3AC7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Malassine A, Frendo J-L &amp; Evain-Brion D (2003). A comparison of placental development and endocrine functions between the human and mouse model. </w:t>
      </w:r>
      <w:r w:rsidRPr="00487EC4">
        <w:rPr>
          <w:rFonts w:ascii="Calibri" w:hAnsi="Calibri" w:cs="Calibri"/>
          <w:i/>
          <w:iCs/>
          <w:noProof/>
        </w:rPr>
        <w:t>Hum Reprod Update</w:t>
      </w:r>
      <w:r w:rsidRPr="00487EC4">
        <w:rPr>
          <w:rFonts w:ascii="Calibri" w:hAnsi="Calibri" w:cs="Calibri"/>
          <w:noProof/>
        </w:rPr>
        <w:t xml:space="preserve"> </w:t>
      </w:r>
      <w:r w:rsidRPr="00487EC4">
        <w:rPr>
          <w:rFonts w:ascii="Calibri" w:hAnsi="Calibri" w:cs="Calibri"/>
          <w:b/>
          <w:bCs/>
          <w:noProof/>
        </w:rPr>
        <w:t>9,</w:t>
      </w:r>
      <w:r w:rsidRPr="00487EC4">
        <w:rPr>
          <w:rFonts w:ascii="Calibri" w:hAnsi="Calibri" w:cs="Calibri"/>
          <w:noProof/>
        </w:rPr>
        <w:t xml:space="preserve"> 531–539.</w:t>
      </w:r>
    </w:p>
    <w:p w14:paraId="1D8CEFE9"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Mateos RM, Jiménez G, Álvarez-Gil C, Visiedo F, Rivera-Rodríguez F, Santos-Rosendo C, Rodriguez-Pareja A, Perdomo G &amp; Lechuga-Sancho AM (2018). Excess Hydrocortisone Hampers Placental Nutrient Uptake Disrupting Cellular Metabolism. </w:t>
      </w:r>
      <w:r w:rsidRPr="00487EC4">
        <w:rPr>
          <w:rFonts w:ascii="Calibri" w:hAnsi="Calibri" w:cs="Calibri"/>
          <w:i/>
          <w:iCs/>
          <w:noProof/>
        </w:rPr>
        <w:t>Biomed Res Int</w:t>
      </w:r>
      <w:r w:rsidRPr="00487EC4">
        <w:rPr>
          <w:rFonts w:ascii="Calibri" w:hAnsi="Calibri" w:cs="Calibri"/>
          <w:noProof/>
        </w:rPr>
        <w:t xml:space="preserve"> </w:t>
      </w:r>
      <w:r w:rsidRPr="00487EC4">
        <w:rPr>
          <w:rFonts w:ascii="Calibri" w:hAnsi="Calibri" w:cs="Calibri"/>
          <w:b/>
          <w:bCs/>
          <w:noProof/>
        </w:rPr>
        <w:t>2018,</w:t>
      </w:r>
      <w:r w:rsidRPr="00487EC4">
        <w:rPr>
          <w:rFonts w:ascii="Calibri" w:hAnsi="Calibri" w:cs="Calibri"/>
          <w:noProof/>
        </w:rPr>
        <w:t xml:space="preserve"> 1–11.</w:t>
      </w:r>
    </w:p>
    <w:p w14:paraId="42DC6F79"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Moisiadis VG &amp; Matthews SG (2014). Glucocorticoids and fetal programming part 1: outcomes. </w:t>
      </w:r>
      <w:r w:rsidRPr="00487EC4">
        <w:rPr>
          <w:rFonts w:ascii="Calibri" w:hAnsi="Calibri" w:cs="Calibri"/>
          <w:i/>
          <w:iCs/>
          <w:noProof/>
        </w:rPr>
        <w:t>Nat Rev Endocrinol</w:t>
      </w:r>
      <w:r w:rsidRPr="00487EC4">
        <w:rPr>
          <w:rFonts w:ascii="Calibri" w:hAnsi="Calibri" w:cs="Calibri"/>
          <w:noProof/>
        </w:rPr>
        <w:t xml:space="preserve"> </w:t>
      </w:r>
      <w:r w:rsidRPr="00487EC4">
        <w:rPr>
          <w:rFonts w:ascii="Calibri" w:hAnsi="Calibri" w:cs="Calibri"/>
          <w:b/>
          <w:bCs/>
          <w:noProof/>
        </w:rPr>
        <w:t>10,</w:t>
      </w:r>
      <w:r w:rsidRPr="00487EC4">
        <w:rPr>
          <w:rFonts w:ascii="Calibri" w:hAnsi="Calibri" w:cs="Calibri"/>
          <w:noProof/>
        </w:rPr>
        <w:t xml:space="preserve"> 391–402.</w:t>
      </w:r>
    </w:p>
    <w:p w14:paraId="1DAD46C8"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Mparmpakas D, Zachariades E, Goumenou A, Gidron Y &amp; Karteris E (2012). Placental DEPTOR as a stress sensor during pregnancy. </w:t>
      </w:r>
      <w:r w:rsidRPr="00487EC4">
        <w:rPr>
          <w:rFonts w:ascii="Calibri" w:hAnsi="Calibri" w:cs="Calibri"/>
          <w:i/>
          <w:iCs/>
          <w:noProof/>
        </w:rPr>
        <w:t>Clin Sci (Lond)</w:t>
      </w:r>
      <w:r w:rsidRPr="00487EC4">
        <w:rPr>
          <w:rFonts w:ascii="Calibri" w:hAnsi="Calibri" w:cs="Calibri"/>
          <w:noProof/>
        </w:rPr>
        <w:t xml:space="preserve"> </w:t>
      </w:r>
      <w:r w:rsidRPr="00487EC4">
        <w:rPr>
          <w:rFonts w:ascii="Calibri" w:hAnsi="Calibri" w:cs="Calibri"/>
          <w:b/>
          <w:bCs/>
          <w:noProof/>
        </w:rPr>
        <w:t>122,</w:t>
      </w:r>
      <w:r w:rsidRPr="00487EC4">
        <w:rPr>
          <w:rFonts w:ascii="Calibri" w:hAnsi="Calibri" w:cs="Calibri"/>
          <w:noProof/>
        </w:rPr>
        <w:t xml:space="preserve"> 349–359.</w:t>
      </w:r>
    </w:p>
    <w:p w14:paraId="1B81279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Napso T, Yong HEJ, Lopez-Tello J &amp; Sferruzzi-Perri AN (2018). The Role of Placental Hormones in Mediating Maternal Adaptations to Support Pregnancy and Lactation. </w:t>
      </w:r>
      <w:r w:rsidRPr="00487EC4">
        <w:rPr>
          <w:rFonts w:ascii="Calibri" w:hAnsi="Calibri" w:cs="Calibri"/>
          <w:i/>
          <w:iCs/>
          <w:noProof/>
        </w:rPr>
        <w:t>Front Physiol</w:t>
      </w:r>
      <w:r w:rsidRPr="00487EC4">
        <w:rPr>
          <w:rFonts w:ascii="Calibri" w:hAnsi="Calibri" w:cs="Calibri"/>
          <w:noProof/>
        </w:rPr>
        <w:t xml:space="preserve"> </w:t>
      </w:r>
      <w:r w:rsidRPr="00487EC4">
        <w:rPr>
          <w:rFonts w:ascii="Calibri" w:hAnsi="Calibri" w:cs="Calibri"/>
          <w:b/>
          <w:bCs/>
          <w:noProof/>
        </w:rPr>
        <w:t>9,</w:t>
      </w:r>
      <w:r w:rsidRPr="00487EC4">
        <w:rPr>
          <w:rFonts w:ascii="Calibri" w:hAnsi="Calibri" w:cs="Calibri"/>
          <w:noProof/>
        </w:rPr>
        <w:t xml:space="preserve"> 1091.</w:t>
      </w:r>
    </w:p>
    <w:p w14:paraId="44D9C4B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Ng PC (2000). The fetal and neonatal hypothalamic-pituitary-adrenal axis. </w:t>
      </w:r>
      <w:r w:rsidRPr="00487EC4">
        <w:rPr>
          <w:rFonts w:ascii="Calibri" w:hAnsi="Calibri" w:cs="Calibri"/>
          <w:i/>
          <w:iCs/>
          <w:noProof/>
        </w:rPr>
        <w:t>Arch Dis Child Fetal Neonatal Ed</w:t>
      </w:r>
      <w:r w:rsidRPr="00487EC4">
        <w:rPr>
          <w:rFonts w:ascii="Calibri" w:hAnsi="Calibri" w:cs="Calibri"/>
          <w:noProof/>
        </w:rPr>
        <w:t xml:space="preserve"> </w:t>
      </w:r>
      <w:r w:rsidRPr="00487EC4">
        <w:rPr>
          <w:rFonts w:ascii="Calibri" w:hAnsi="Calibri" w:cs="Calibri"/>
          <w:b/>
          <w:bCs/>
          <w:noProof/>
        </w:rPr>
        <w:t>82,</w:t>
      </w:r>
      <w:r w:rsidRPr="00487EC4">
        <w:rPr>
          <w:rFonts w:ascii="Calibri" w:hAnsi="Calibri" w:cs="Calibri"/>
          <w:noProof/>
        </w:rPr>
        <w:t xml:space="preserve"> F250-4.</w:t>
      </w:r>
    </w:p>
    <w:p w14:paraId="715D9FE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Norberg S, Powell TL &amp; Jansson T (1998). Intrauterine Growth Restriction Is Associated with a Reduced Activity of Placental Taurine Transporters. </w:t>
      </w:r>
      <w:r w:rsidRPr="00487EC4">
        <w:rPr>
          <w:rFonts w:ascii="Calibri" w:hAnsi="Calibri" w:cs="Calibri"/>
          <w:i/>
          <w:iCs/>
          <w:noProof/>
        </w:rPr>
        <w:t>Pediatr Res</w:t>
      </w:r>
      <w:r w:rsidRPr="00487EC4">
        <w:rPr>
          <w:rFonts w:ascii="Calibri" w:hAnsi="Calibri" w:cs="Calibri"/>
          <w:noProof/>
        </w:rPr>
        <w:t xml:space="preserve"> </w:t>
      </w:r>
      <w:r w:rsidRPr="00487EC4">
        <w:rPr>
          <w:rFonts w:ascii="Calibri" w:hAnsi="Calibri" w:cs="Calibri"/>
          <w:b/>
          <w:bCs/>
          <w:noProof/>
        </w:rPr>
        <w:t>44,</w:t>
      </w:r>
      <w:r w:rsidRPr="00487EC4">
        <w:rPr>
          <w:rFonts w:ascii="Calibri" w:hAnsi="Calibri" w:cs="Calibri"/>
          <w:noProof/>
        </w:rPr>
        <w:t xml:space="preserve"> 233–238.</w:t>
      </w:r>
    </w:p>
    <w:p w14:paraId="2FCBB2C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487EC4">
        <w:rPr>
          <w:rFonts w:ascii="Calibri" w:hAnsi="Calibri" w:cs="Calibri"/>
          <w:i/>
          <w:iCs/>
          <w:noProof/>
        </w:rPr>
        <w:t>PLoS One</w:t>
      </w:r>
      <w:r w:rsidRPr="00487EC4">
        <w:rPr>
          <w:rFonts w:ascii="Calibri" w:hAnsi="Calibri" w:cs="Calibri"/>
          <w:noProof/>
        </w:rPr>
        <w:t xml:space="preserve"> </w:t>
      </w:r>
      <w:r w:rsidRPr="00487EC4">
        <w:rPr>
          <w:rFonts w:ascii="Calibri" w:hAnsi="Calibri" w:cs="Calibri"/>
          <w:b/>
          <w:bCs/>
          <w:noProof/>
        </w:rPr>
        <w:t>8,</w:t>
      </w:r>
      <w:r w:rsidRPr="00487EC4">
        <w:rPr>
          <w:rFonts w:ascii="Calibri" w:hAnsi="Calibri" w:cs="Calibri"/>
          <w:noProof/>
        </w:rPr>
        <w:t xml:space="preserve"> e69149.</w:t>
      </w:r>
    </w:p>
    <w:p w14:paraId="3495C0E0"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Ochsner S et al. (2019). The Signaling Pathways Project: an integrated ‘omics knowledgebase for mammalian cellular signaling pathways. </w:t>
      </w:r>
      <w:r w:rsidRPr="00487EC4">
        <w:rPr>
          <w:rFonts w:ascii="Calibri" w:hAnsi="Calibri" w:cs="Calibri"/>
          <w:i/>
          <w:iCs/>
          <w:noProof/>
        </w:rPr>
        <w:t>bioRxiv</w:t>
      </w:r>
      <w:r w:rsidRPr="00487EC4">
        <w:rPr>
          <w:rFonts w:ascii="Calibri" w:hAnsi="Calibri" w:cs="Calibri"/>
          <w:noProof/>
        </w:rPr>
        <w:t>401729.</w:t>
      </w:r>
    </w:p>
    <w:p w14:paraId="701529A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Padoan A, Rigano S, Ferrazzi E, Beaty BL, Battaglia FC &amp; Galan HL (2004). Differences in fat and lean mass proportions in normal and growth-restricted fetuses. </w:t>
      </w:r>
      <w:r w:rsidRPr="00487EC4">
        <w:rPr>
          <w:rFonts w:ascii="Calibri" w:hAnsi="Calibri" w:cs="Calibri"/>
          <w:i/>
          <w:iCs/>
          <w:noProof/>
        </w:rPr>
        <w:t>Am J Obstet Gynecol</w:t>
      </w:r>
      <w:r w:rsidRPr="00487EC4">
        <w:rPr>
          <w:rFonts w:ascii="Calibri" w:hAnsi="Calibri" w:cs="Calibri"/>
          <w:noProof/>
        </w:rPr>
        <w:t xml:space="preserve"> </w:t>
      </w:r>
      <w:r w:rsidRPr="00487EC4">
        <w:rPr>
          <w:rFonts w:ascii="Calibri" w:hAnsi="Calibri" w:cs="Calibri"/>
          <w:b/>
          <w:bCs/>
          <w:noProof/>
        </w:rPr>
        <w:t>191,</w:t>
      </w:r>
      <w:r w:rsidRPr="00487EC4">
        <w:rPr>
          <w:rFonts w:ascii="Calibri" w:hAnsi="Calibri" w:cs="Calibri"/>
          <w:noProof/>
        </w:rPr>
        <w:t xml:space="preserve"> 1459–1464.</w:t>
      </w:r>
    </w:p>
    <w:p w14:paraId="76EB515D"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487EC4">
        <w:rPr>
          <w:rFonts w:ascii="Calibri" w:hAnsi="Calibri" w:cs="Calibri"/>
          <w:i/>
          <w:iCs/>
          <w:noProof/>
        </w:rPr>
        <w:t>Wellcome open Res</w:t>
      </w:r>
      <w:r w:rsidRPr="00487EC4">
        <w:rPr>
          <w:rFonts w:ascii="Calibri" w:hAnsi="Calibri" w:cs="Calibri"/>
          <w:noProof/>
        </w:rPr>
        <w:t xml:space="preserve"> </w:t>
      </w:r>
      <w:r w:rsidRPr="00487EC4">
        <w:rPr>
          <w:rFonts w:ascii="Calibri" w:hAnsi="Calibri" w:cs="Calibri"/>
          <w:b/>
          <w:bCs/>
          <w:noProof/>
        </w:rPr>
        <w:t>3,</w:t>
      </w:r>
      <w:r w:rsidRPr="00487EC4">
        <w:rPr>
          <w:rFonts w:ascii="Calibri" w:hAnsi="Calibri" w:cs="Calibri"/>
          <w:noProof/>
        </w:rPr>
        <w:t xml:space="preserve"> 123.</w:t>
      </w:r>
    </w:p>
    <w:p w14:paraId="3C9D666E"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487EC4">
        <w:rPr>
          <w:rFonts w:ascii="Calibri" w:hAnsi="Calibri" w:cs="Calibri"/>
          <w:i/>
          <w:iCs/>
          <w:noProof/>
        </w:rPr>
        <w:t>FASEB J</w:t>
      </w:r>
      <w:r w:rsidRPr="00487EC4">
        <w:rPr>
          <w:rFonts w:ascii="Calibri" w:hAnsi="Calibri" w:cs="Calibri"/>
          <w:noProof/>
        </w:rPr>
        <w:t xml:space="preserve"> </w:t>
      </w:r>
      <w:r w:rsidRPr="00487EC4">
        <w:rPr>
          <w:rFonts w:ascii="Calibri" w:hAnsi="Calibri" w:cs="Calibri"/>
          <w:b/>
          <w:bCs/>
          <w:noProof/>
        </w:rPr>
        <w:t>31,</w:t>
      </w:r>
      <w:r w:rsidRPr="00487EC4">
        <w:rPr>
          <w:rFonts w:ascii="Calibri" w:hAnsi="Calibri" w:cs="Calibri"/>
          <w:noProof/>
        </w:rPr>
        <w:t xml:space="preserve"> 266–281.</w:t>
      </w:r>
    </w:p>
    <w:p w14:paraId="7D6F575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Regnault TRH, Orbus RJ, de Vrijer B, Davidsen ML, Galan HL, Wilkening RB &amp; Anthony RV (2002). Placental Expression of VEGF, PlGF and their Receptors in a Model of Placental Insufficiency—Intrauterine Growth Restriction (PI-IUGR).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23,</w:t>
      </w:r>
      <w:r w:rsidRPr="00487EC4">
        <w:rPr>
          <w:rFonts w:ascii="Calibri" w:hAnsi="Calibri" w:cs="Calibri"/>
          <w:noProof/>
        </w:rPr>
        <w:t xml:space="preserve"> 132–144.</w:t>
      </w:r>
    </w:p>
    <w:p w14:paraId="3377569D"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Reynolds RM (2013). Glucocorticoid excess and the developmental origins of disease: Two decades of testing the hypothesis – 2012 Curt Richter Award Winner. </w:t>
      </w:r>
      <w:r w:rsidRPr="00487EC4">
        <w:rPr>
          <w:rFonts w:ascii="Calibri" w:hAnsi="Calibri" w:cs="Calibri"/>
          <w:i/>
          <w:iCs/>
          <w:noProof/>
        </w:rPr>
        <w:t>Psychoneuroendocrinology</w:t>
      </w:r>
      <w:r w:rsidRPr="00487EC4">
        <w:rPr>
          <w:rFonts w:ascii="Calibri" w:hAnsi="Calibri" w:cs="Calibri"/>
          <w:noProof/>
        </w:rPr>
        <w:t xml:space="preserve"> </w:t>
      </w:r>
      <w:r w:rsidRPr="00487EC4">
        <w:rPr>
          <w:rFonts w:ascii="Calibri" w:hAnsi="Calibri" w:cs="Calibri"/>
          <w:b/>
          <w:bCs/>
          <w:noProof/>
        </w:rPr>
        <w:t>38,</w:t>
      </w:r>
      <w:r w:rsidRPr="00487EC4">
        <w:rPr>
          <w:rFonts w:ascii="Calibri" w:hAnsi="Calibri" w:cs="Calibri"/>
          <w:noProof/>
        </w:rPr>
        <w:t xml:space="preserve"> 1–11.</w:t>
      </w:r>
    </w:p>
    <w:p w14:paraId="044297F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Roos S, Jansson N, Palmberg I, Säljö K, Powell TL &amp; Jansson T (2007). Mammalian target of </w:t>
      </w:r>
      <w:r w:rsidRPr="00487EC4">
        <w:rPr>
          <w:rFonts w:ascii="Calibri" w:hAnsi="Calibri" w:cs="Calibri"/>
          <w:noProof/>
        </w:rPr>
        <w:lastRenderedPageBreak/>
        <w:t xml:space="preserve">rapamycin in the human placenta regulates leucine transport and is down-regulated in restricted fetal growth. </w:t>
      </w:r>
      <w:r w:rsidRPr="00487EC4">
        <w:rPr>
          <w:rFonts w:ascii="Calibri" w:hAnsi="Calibri" w:cs="Calibri"/>
          <w:i/>
          <w:iCs/>
          <w:noProof/>
        </w:rPr>
        <w:t>J Physiol</w:t>
      </w:r>
      <w:r w:rsidRPr="00487EC4">
        <w:rPr>
          <w:rFonts w:ascii="Calibri" w:hAnsi="Calibri" w:cs="Calibri"/>
          <w:noProof/>
        </w:rPr>
        <w:t xml:space="preserve"> </w:t>
      </w:r>
      <w:r w:rsidRPr="00487EC4">
        <w:rPr>
          <w:rFonts w:ascii="Calibri" w:hAnsi="Calibri" w:cs="Calibri"/>
          <w:b/>
          <w:bCs/>
          <w:noProof/>
        </w:rPr>
        <w:t>582,</w:t>
      </w:r>
      <w:r w:rsidRPr="00487EC4">
        <w:rPr>
          <w:rFonts w:ascii="Calibri" w:hAnsi="Calibri" w:cs="Calibri"/>
          <w:noProof/>
        </w:rPr>
        <w:t xml:space="preserve"> 449–459.</w:t>
      </w:r>
    </w:p>
    <w:p w14:paraId="09CD54F3"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Schmidt M, Enthoven L, van der Mark M, Levine S, de Kloet ER &amp; Oitzl MS (2003). The postnatal development of the hypothalamic–pituitary–adrenal axis in the mouse. </w:t>
      </w:r>
      <w:r w:rsidRPr="00487EC4">
        <w:rPr>
          <w:rFonts w:ascii="Calibri" w:hAnsi="Calibri" w:cs="Calibri"/>
          <w:i/>
          <w:iCs/>
          <w:noProof/>
        </w:rPr>
        <w:t>Int J Dev Neurosci</w:t>
      </w:r>
      <w:r w:rsidRPr="00487EC4">
        <w:rPr>
          <w:rFonts w:ascii="Calibri" w:hAnsi="Calibri" w:cs="Calibri"/>
          <w:noProof/>
        </w:rPr>
        <w:t xml:space="preserve"> </w:t>
      </w:r>
      <w:r w:rsidRPr="00487EC4">
        <w:rPr>
          <w:rFonts w:ascii="Calibri" w:hAnsi="Calibri" w:cs="Calibri"/>
          <w:b/>
          <w:bCs/>
          <w:noProof/>
        </w:rPr>
        <w:t>21,</w:t>
      </w:r>
      <w:r w:rsidRPr="00487EC4">
        <w:rPr>
          <w:rFonts w:ascii="Calibri" w:hAnsi="Calibri" w:cs="Calibri"/>
          <w:noProof/>
        </w:rPr>
        <w:t xml:space="preserve"> 125–132.</w:t>
      </w:r>
    </w:p>
    <w:p w14:paraId="25409CC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29,</w:t>
      </w:r>
      <w:r w:rsidRPr="00487EC4">
        <w:rPr>
          <w:rFonts w:ascii="Calibri" w:hAnsi="Calibri" w:cs="Calibri"/>
          <w:noProof/>
        </w:rPr>
        <w:t xml:space="preserve"> 879–882.</w:t>
      </w:r>
    </w:p>
    <w:p w14:paraId="3ACC8352"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Singh RR, Cuffe JS &amp; Moritz KM (2012). Short- and long-term effects of exposure to natural and synthetic glucocorticoids during development. </w:t>
      </w:r>
      <w:r w:rsidRPr="00487EC4">
        <w:rPr>
          <w:rFonts w:ascii="Calibri" w:hAnsi="Calibri" w:cs="Calibri"/>
          <w:i/>
          <w:iCs/>
          <w:noProof/>
        </w:rPr>
        <w:t>Clin Exp Pharmacol Physiol</w:t>
      </w:r>
      <w:r w:rsidRPr="00487EC4">
        <w:rPr>
          <w:rFonts w:ascii="Calibri" w:hAnsi="Calibri" w:cs="Calibri"/>
          <w:noProof/>
        </w:rPr>
        <w:t xml:space="preserve"> </w:t>
      </w:r>
      <w:r w:rsidRPr="00487EC4">
        <w:rPr>
          <w:rFonts w:ascii="Calibri" w:hAnsi="Calibri" w:cs="Calibri"/>
          <w:b/>
          <w:bCs/>
          <w:noProof/>
        </w:rPr>
        <w:t>39,</w:t>
      </w:r>
      <w:r w:rsidRPr="00487EC4">
        <w:rPr>
          <w:rFonts w:ascii="Calibri" w:hAnsi="Calibri" w:cs="Calibri"/>
          <w:noProof/>
        </w:rPr>
        <w:t xml:space="preserve"> 979–989.</w:t>
      </w:r>
    </w:p>
    <w:p w14:paraId="52D6BDA0"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Stephenson EJ, Redd JR, Snyder D, Tran QT, Lu B, Peloquin MJ, Mulcahy MC, Harvey I, Fisher K, Han JC, Qi N, Saltiel AR &amp; Bridges D (2019). Skeletal Muscle mTORC1 Activation Increases Energy Expenditure and Reduces Longevity in Mice. </w:t>
      </w:r>
      <w:r w:rsidRPr="00487EC4">
        <w:rPr>
          <w:rFonts w:ascii="Calibri" w:hAnsi="Calibri" w:cs="Calibri"/>
          <w:i/>
          <w:iCs/>
          <w:noProof/>
        </w:rPr>
        <w:t>bioRxiv</w:t>
      </w:r>
      <w:r w:rsidRPr="00487EC4">
        <w:rPr>
          <w:rFonts w:ascii="Calibri" w:hAnsi="Calibri" w:cs="Calibri"/>
          <w:noProof/>
        </w:rPr>
        <w:t>720540.</w:t>
      </w:r>
    </w:p>
    <w:p w14:paraId="13357EFD"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487EC4">
        <w:rPr>
          <w:rFonts w:ascii="Calibri" w:hAnsi="Calibri" w:cs="Calibri"/>
          <w:i/>
          <w:iCs/>
          <w:noProof/>
        </w:rPr>
        <w:t>Hypertens (Dallas, Tex  1979)</w:t>
      </w:r>
      <w:r w:rsidRPr="00487EC4">
        <w:rPr>
          <w:rFonts w:ascii="Calibri" w:hAnsi="Calibri" w:cs="Calibri"/>
          <w:noProof/>
        </w:rPr>
        <w:t xml:space="preserve"> </w:t>
      </w:r>
      <w:r w:rsidRPr="00487EC4">
        <w:rPr>
          <w:rFonts w:ascii="Calibri" w:hAnsi="Calibri" w:cs="Calibri"/>
          <w:b/>
          <w:bCs/>
          <w:noProof/>
        </w:rPr>
        <w:t>54,</w:t>
      </w:r>
      <w:r w:rsidRPr="00487EC4">
        <w:rPr>
          <w:rFonts w:ascii="Calibri" w:hAnsi="Calibri" w:cs="Calibri"/>
          <w:noProof/>
        </w:rPr>
        <w:t xml:space="preserve"> 106–112.</w:t>
      </w:r>
    </w:p>
    <w:p w14:paraId="06557DEA"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Tang H et al. (2019). mTORC1 underlies age‐related muscle fiber damage and loss by inducing oxidative stress and catabolism. </w:t>
      </w:r>
      <w:r w:rsidRPr="00487EC4">
        <w:rPr>
          <w:rFonts w:ascii="Calibri" w:hAnsi="Calibri" w:cs="Calibri"/>
          <w:i/>
          <w:iCs/>
          <w:noProof/>
        </w:rPr>
        <w:t>Aging Cell</w:t>
      </w:r>
      <w:r w:rsidRPr="00487EC4">
        <w:rPr>
          <w:rFonts w:ascii="Calibri" w:hAnsi="Calibri" w:cs="Calibri"/>
          <w:noProof/>
        </w:rPr>
        <w:t xml:space="preserve"> </w:t>
      </w:r>
      <w:r w:rsidRPr="00487EC4">
        <w:rPr>
          <w:rFonts w:ascii="Calibri" w:hAnsi="Calibri" w:cs="Calibri"/>
          <w:b/>
          <w:bCs/>
          <w:noProof/>
        </w:rPr>
        <w:t>18,</w:t>
      </w:r>
      <w:r w:rsidRPr="00487EC4">
        <w:rPr>
          <w:rFonts w:ascii="Calibri" w:hAnsi="Calibri" w:cs="Calibri"/>
          <w:noProof/>
        </w:rPr>
        <w:t xml:space="preserve"> e12943.</w:t>
      </w:r>
    </w:p>
    <w:p w14:paraId="18CC30D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Tong S, Marjono B, Brown DA, Mulvey S, Breit SN, Manuelpillai U &amp; Wallace EM (2004). Serum concentrations of macrophage inhibitory cytokine 1 (MIC 1) as a predictor of miscarriage. </w:t>
      </w:r>
      <w:r w:rsidRPr="00487EC4">
        <w:rPr>
          <w:rFonts w:ascii="Calibri" w:hAnsi="Calibri" w:cs="Calibri"/>
          <w:i/>
          <w:iCs/>
          <w:noProof/>
        </w:rPr>
        <w:t>Lancet</w:t>
      </w:r>
      <w:r w:rsidRPr="00487EC4">
        <w:rPr>
          <w:rFonts w:ascii="Calibri" w:hAnsi="Calibri" w:cs="Calibri"/>
          <w:noProof/>
        </w:rPr>
        <w:t xml:space="preserve"> </w:t>
      </w:r>
      <w:r w:rsidRPr="00487EC4">
        <w:rPr>
          <w:rFonts w:ascii="Calibri" w:hAnsi="Calibri" w:cs="Calibri"/>
          <w:b/>
          <w:bCs/>
          <w:noProof/>
        </w:rPr>
        <w:t>363,</w:t>
      </w:r>
      <w:r w:rsidRPr="00487EC4">
        <w:rPr>
          <w:rFonts w:ascii="Calibri" w:hAnsi="Calibri" w:cs="Calibri"/>
          <w:noProof/>
        </w:rPr>
        <w:t xml:space="preserve"> 129–130.</w:t>
      </w:r>
    </w:p>
    <w:p w14:paraId="6C7B19E6"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487EC4">
        <w:rPr>
          <w:rFonts w:ascii="Calibri" w:hAnsi="Calibri" w:cs="Calibri"/>
          <w:i/>
          <w:iCs/>
          <w:noProof/>
        </w:rPr>
        <w:t>Stem Cell Res</w:t>
      </w:r>
      <w:r w:rsidRPr="00487EC4">
        <w:rPr>
          <w:rFonts w:ascii="Calibri" w:hAnsi="Calibri" w:cs="Calibri"/>
          <w:noProof/>
        </w:rPr>
        <w:t xml:space="preserve"> </w:t>
      </w:r>
      <w:r w:rsidRPr="00487EC4">
        <w:rPr>
          <w:rFonts w:ascii="Calibri" w:hAnsi="Calibri" w:cs="Calibri"/>
          <w:b/>
          <w:bCs/>
          <w:noProof/>
        </w:rPr>
        <w:t>15,</w:t>
      </w:r>
      <w:r w:rsidRPr="00487EC4">
        <w:rPr>
          <w:rFonts w:ascii="Calibri" w:hAnsi="Calibri" w:cs="Calibri"/>
          <w:noProof/>
        </w:rPr>
        <w:t xml:space="preserve"> 722–730.</w:t>
      </w:r>
    </w:p>
    <w:p w14:paraId="499D6C50"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Vaughan OR, Fisher HM, Dionelis KN, Jefferies EC, Higgins JS, Musial B, Sferruzzi-Perri AN &amp; Fowden AL (2015). Corticosterone alters materno-fetal glucose partitioning and insulin signalling in pregnant mice. </w:t>
      </w:r>
      <w:r w:rsidRPr="00487EC4">
        <w:rPr>
          <w:rFonts w:ascii="Calibri" w:hAnsi="Calibri" w:cs="Calibri"/>
          <w:i/>
          <w:iCs/>
          <w:noProof/>
        </w:rPr>
        <w:t>J Physiol</w:t>
      </w:r>
      <w:r w:rsidRPr="00487EC4">
        <w:rPr>
          <w:rFonts w:ascii="Calibri" w:hAnsi="Calibri" w:cs="Calibri"/>
          <w:noProof/>
        </w:rPr>
        <w:t xml:space="preserve"> </w:t>
      </w:r>
      <w:r w:rsidRPr="00487EC4">
        <w:rPr>
          <w:rFonts w:ascii="Calibri" w:hAnsi="Calibri" w:cs="Calibri"/>
          <w:b/>
          <w:bCs/>
          <w:noProof/>
        </w:rPr>
        <w:t>593,</w:t>
      </w:r>
      <w:r w:rsidRPr="00487EC4">
        <w:rPr>
          <w:rFonts w:ascii="Calibri" w:hAnsi="Calibri" w:cs="Calibri"/>
          <w:noProof/>
        </w:rPr>
        <w:t xml:space="preserve"> 1307–1321.</w:t>
      </w:r>
    </w:p>
    <w:p w14:paraId="3751184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Vaughan OR, Rosario FJ, Powell TL &amp; Jansson T (2017). Regulation of Placental Amino Acid Transport and Fetal Growth. </w:t>
      </w:r>
      <w:r w:rsidRPr="00487EC4">
        <w:rPr>
          <w:rFonts w:ascii="Calibri" w:hAnsi="Calibri" w:cs="Calibri"/>
          <w:i/>
          <w:iCs/>
          <w:noProof/>
        </w:rPr>
        <w:t>Prog Mol Biol Transl Sci</w:t>
      </w:r>
      <w:r w:rsidRPr="00487EC4">
        <w:rPr>
          <w:rFonts w:ascii="Calibri" w:hAnsi="Calibri" w:cs="Calibri"/>
          <w:noProof/>
        </w:rPr>
        <w:t xml:space="preserve"> </w:t>
      </w:r>
      <w:r w:rsidRPr="00487EC4">
        <w:rPr>
          <w:rFonts w:ascii="Calibri" w:hAnsi="Calibri" w:cs="Calibri"/>
          <w:b/>
          <w:bCs/>
          <w:noProof/>
        </w:rPr>
        <w:t>145,</w:t>
      </w:r>
      <w:r w:rsidRPr="00487EC4">
        <w:rPr>
          <w:rFonts w:ascii="Calibri" w:hAnsi="Calibri" w:cs="Calibri"/>
          <w:noProof/>
        </w:rPr>
        <w:t xml:space="preserve"> 217–251.</w:t>
      </w:r>
    </w:p>
    <w:p w14:paraId="3D1DF047"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Vaughan OR, Sferruzzi-Perri AN &amp; Fowden AL (2012). Maternal corticosterone regulates nutrient allocation to fetal growth in mice. </w:t>
      </w:r>
      <w:r w:rsidRPr="00487EC4">
        <w:rPr>
          <w:rFonts w:ascii="Calibri" w:hAnsi="Calibri" w:cs="Calibri"/>
          <w:i/>
          <w:iCs/>
          <w:noProof/>
        </w:rPr>
        <w:t>J Physiol</w:t>
      </w:r>
      <w:r w:rsidRPr="00487EC4">
        <w:rPr>
          <w:rFonts w:ascii="Calibri" w:hAnsi="Calibri" w:cs="Calibri"/>
          <w:noProof/>
        </w:rPr>
        <w:t xml:space="preserve"> </w:t>
      </w:r>
      <w:r w:rsidRPr="00487EC4">
        <w:rPr>
          <w:rFonts w:ascii="Calibri" w:hAnsi="Calibri" w:cs="Calibri"/>
          <w:b/>
          <w:bCs/>
          <w:noProof/>
        </w:rPr>
        <w:t>590,</w:t>
      </w:r>
      <w:r w:rsidRPr="00487EC4">
        <w:rPr>
          <w:rFonts w:ascii="Calibri" w:hAnsi="Calibri" w:cs="Calibri"/>
          <w:noProof/>
        </w:rPr>
        <w:t xml:space="preserve"> 5529–5540.</w:t>
      </w:r>
    </w:p>
    <w:p w14:paraId="4097B75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487EC4">
        <w:rPr>
          <w:rFonts w:ascii="Calibri" w:hAnsi="Calibri" w:cs="Calibri"/>
          <w:i/>
          <w:iCs/>
          <w:noProof/>
        </w:rPr>
        <w:t>Am J Physiol Metab</w:t>
      </w:r>
      <w:r w:rsidRPr="00487EC4">
        <w:rPr>
          <w:rFonts w:ascii="Calibri" w:hAnsi="Calibri" w:cs="Calibri"/>
          <w:noProof/>
        </w:rPr>
        <w:t xml:space="preserve"> </w:t>
      </w:r>
      <w:r w:rsidRPr="00487EC4">
        <w:rPr>
          <w:rFonts w:ascii="Calibri" w:hAnsi="Calibri" w:cs="Calibri"/>
          <w:b/>
          <w:bCs/>
          <w:noProof/>
        </w:rPr>
        <w:t>292,</w:t>
      </w:r>
      <w:r w:rsidRPr="00487EC4">
        <w:rPr>
          <w:rFonts w:ascii="Calibri" w:hAnsi="Calibri" w:cs="Calibri"/>
          <w:noProof/>
        </w:rPr>
        <w:t xml:space="preserve"> E476–E484.</w:t>
      </w:r>
    </w:p>
    <w:p w14:paraId="1762A0B7"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Waffarn F &amp; Davis EP (2012). Effects of antenatal corticosteroids on the hypothalamic-pituitary-adrenocortical axis of the fetus and newborn: experimental findings and clinical considerations. </w:t>
      </w:r>
      <w:r w:rsidRPr="00487EC4">
        <w:rPr>
          <w:rFonts w:ascii="Calibri" w:hAnsi="Calibri" w:cs="Calibri"/>
          <w:i/>
          <w:iCs/>
          <w:noProof/>
        </w:rPr>
        <w:t>Am J Obstet Gynecol</w:t>
      </w:r>
      <w:r w:rsidRPr="00487EC4">
        <w:rPr>
          <w:rFonts w:ascii="Calibri" w:hAnsi="Calibri" w:cs="Calibri"/>
          <w:noProof/>
        </w:rPr>
        <w:t xml:space="preserve"> </w:t>
      </w:r>
      <w:r w:rsidRPr="00487EC4">
        <w:rPr>
          <w:rFonts w:ascii="Calibri" w:hAnsi="Calibri" w:cs="Calibri"/>
          <w:b/>
          <w:bCs/>
          <w:noProof/>
        </w:rPr>
        <w:t>207,</w:t>
      </w:r>
      <w:r w:rsidRPr="00487EC4">
        <w:rPr>
          <w:rFonts w:ascii="Calibri" w:hAnsi="Calibri" w:cs="Calibri"/>
          <w:noProof/>
        </w:rPr>
        <w:t xml:space="preserve"> 446–454.</w:t>
      </w:r>
    </w:p>
    <w:p w14:paraId="3DBC40DB"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Wen HY, Abbasi S, Kellems RE &amp; Xia Y (2005). mTOR: A placental growth signaling sensor. </w:t>
      </w:r>
      <w:r w:rsidRPr="00487EC4">
        <w:rPr>
          <w:rFonts w:ascii="Calibri" w:hAnsi="Calibri" w:cs="Calibri"/>
          <w:i/>
          <w:iCs/>
          <w:noProof/>
        </w:rPr>
        <w:t>Placenta</w:t>
      </w:r>
      <w:r w:rsidRPr="00487EC4">
        <w:rPr>
          <w:rFonts w:ascii="Calibri" w:hAnsi="Calibri" w:cs="Calibri"/>
          <w:noProof/>
        </w:rPr>
        <w:t xml:space="preserve"> </w:t>
      </w:r>
      <w:r w:rsidRPr="00487EC4">
        <w:rPr>
          <w:rFonts w:ascii="Calibri" w:hAnsi="Calibri" w:cs="Calibri"/>
          <w:b/>
          <w:bCs/>
          <w:noProof/>
        </w:rPr>
        <w:t>26,</w:t>
      </w:r>
      <w:r w:rsidRPr="00487EC4">
        <w:rPr>
          <w:rFonts w:ascii="Calibri" w:hAnsi="Calibri" w:cs="Calibri"/>
          <w:noProof/>
        </w:rPr>
        <w:t xml:space="preserve"> S63–S69.</w:t>
      </w:r>
    </w:p>
    <w:p w14:paraId="7A10EA1F"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Wenzel PL &amp; Leone G (2007). Expression of Cre recombinase in early diploid trophoblast cells of the mouse placenta. </w:t>
      </w:r>
      <w:r w:rsidRPr="00487EC4">
        <w:rPr>
          <w:rFonts w:ascii="Calibri" w:hAnsi="Calibri" w:cs="Calibri"/>
          <w:i/>
          <w:iCs/>
          <w:noProof/>
        </w:rPr>
        <w:t>genesis</w:t>
      </w:r>
      <w:r w:rsidRPr="00487EC4">
        <w:rPr>
          <w:rFonts w:ascii="Calibri" w:hAnsi="Calibri" w:cs="Calibri"/>
          <w:noProof/>
        </w:rPr>
        <w:t xml:space="preserve"> </w:t>
      </w:r>
      <w:r w:rsidRPr="00487EC4">
        <w:rPr>
          <w:rFonts w:ascii="Calibri" w:hAnsi="Calibri" w:cs="Calibri"/>
          <w:b/>
          <w:bCs/>
          <w:noProof/>
        </w:rPr>
        <w:t>45,</w:t>
      </w:r>
      <w:r w:rsidRPr="00487EC4">
        <w:rPr>
          <w:rFonts w:ascii="Calibri" w:hAnsi="Calibri" w:cs="Calibri"/>
          <w:noProof/>
        </w:rPr>
        <w:t xml:space="preserve"> 129–134.</w:t>
      </w:r>
    </w:p>
    <w:p w14:paraId="75F29BEC"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lastRenderedPageBreak/>
        <w:t xml:space="preserve">Wieczorek A, Perani C V., Nixon M, Constancia M, Sandovici I, Zazara DE, Leone G, Zhang M-Z, Arck PC &amp; Solano ME (2019). Sex-specific regulation of stress-induced fetal glucocorticoid surge by the mouse placenta. </w:t>
      </w:r>
      <w:r w:rsidRPr="00487EC4">
        <w:rPr>
          <w:rFonts w:ascii="Calibri" w:hAnsi="Calibri" w:cs="Calibri"/>
          <w:i/>
          <w:iCs/>
          <w:noProof/>
        </w:rPr>
        <w:t>Am J Physiol Metab</w:t>
      </w:r>
      <w:r w:rsidRPr="00487EC4">
        <w:rPr>
          <w:rFonts w:ascii="Calibri" w:hAnsi="Calibri" w:cs="Calibri"/>
          <w:noProof/>
        </w:rPr>
        <w:t xml:space="preserve"> </w:t>
      </w:r>
      <w:r w:rsidRPr="00487EC4">
        <w:rPr>
          <w:rFonts w:ascii="Calibri" w:hAnsi="Calibri" w:cs="Calibri"/>
          <w:b/>
          <w:bCs/>
          <w:noProof/>
        </w:rPr>
        <w:t>317,</w:t>
      </w:r>
      <w:r w:rsidRPr="00487EC4">
        <w:rPr>
          <w:rFonts w:ascii="Calibri" w:hAnsi="Calibri" w:cs="Calibri"/>
          <w:noProof/>
        </w:rPr>
        <w:t xml:space="preserve"> E109–E120.</w:t>
      </w:r>
    </w:p>
    <w:p w14:paraId="7754A5E4" w14:textId="77777777" w:rsidR="00487EC4" w:rsidRPr="00487EC4" w:rsidRDefault="00487EC4" w:rsidP="00487EC4">
      <w:pPr>
        <w:widowControl w:val="0"/>
        <w:autoSpaceDE w:val="0"/>
        <w:autoSpaceDN w:val="0"/>
        <w:adjustRightInd w:val="0"/>
        <w:ind w:left="480" w:hanging="480"/>
        <w:rPr>
          <w:rFonts w:ascii="Calibri" w:hAnsi="Calibri" w:cs="Calibri"/>
          <w:noProof/>
        </w:rPr>
      </w:pPr>
      <w:r w:rsidRPr="00487EC4">
        <w:rPr>
          <w:rFonts w:ascii="Calibri" w:hAnsi="Calibri" w:cs="Calibri"/>
          <w:noProof/>
        </w:rPr>
        <w:t xml:space="preserve">Woods L, Perez-Garcia V &amp; Hemberger M (2018). Regulation of Placental Development and Its Impact on Fetal Growth-New Insights From Mouse Models. </w:t>
      </w:r>
      <w:r w:rsidRPr="00487EC4">
        <w:rPr>
          <w:rFonts w:ascii="Calibri" w:hAnsi="Calibri" w:cs="Calibri"/>
          <w:i/>
          <w:iCs/>
          <w:noProof/>
        </w:rPr>
        <w:t>Front Endocrinol (Lausanne)</w:t>
      </w:r>
      <w:r w:rsidRPr="00487EC4">
        <w:rPr>
          <w:rFonts w:ascii="Calibri" w:hAnsi="Calibri" w:cs="Calibri"/>
          <w:noProof/>
        </w:rPr>
        <w:t xml:space="preserve"> </w:t>
      </w:r>
      <w:r w:rsidRPr="00487EC4">
        <w:rPr>
          <w:rFonts w:ascii="Calibri" w:hAnsi="Calibri" w:cs="Calibri"/>
          <w:b/>
          <w:bCs/>
          <w:noProof/>
        </w:rPr>
        <w:t>9,</w:t>
      </w:r>
      <w:r w:rsidRPr="00487EC4">
        <w:rPr>
          <w:rFonts w:ascii="Calibri" w:hAnsi="Calibri" w:cs="Calibri"/>
          <w:noProof/>
        </w:rPr>
        <w:t xml:space="preserve"> 570.</w:t>
      </w:r>
    </w:p>
    <w:p w14:paraId="50F1DE49" w14:textId="21A4EB33" w:rsidR="00A4084D" w:rsidRPr="003F1702" w:rsidRDefault="00A4084D" w:rsidP="00487EC4">
      <w:pPr>
        <w:widowControl w:val="0"/>
        <w:autoSpaceDE w:val="0"/>
        <w:autoSpaceDN w:val="0"/>
        <w:adjustRightInd w:val="0"/>
        <w:ind w:left="480" w:hanging="480"/>
        <w:rPr>
          <w:rFonts w:asciiTheme="minorHAnsi" w:hAnsiTheme="minorHAnsi" w:cstheme="minorHAnsi"/>
        </w:rPr>
      </w:pPr>
      <w:r w:rsidRPr="003F1702">
        <w:rPr>
          <w:rFonts w:asciiTheme="minorHAnsi" w:hAnsiTheme="minorHAnsi" w:cstheme="minorHAnsi"/>
        </w:rPr>
        <w:fldChar w:fldCharType="end"/>
      </w:r>
    </w:p>
    <w:p w14:paraId="1C536A7C" w14:textId="77777777" w:rsidR="00BC5354" w:rsidRPr="003F1702" w:rsidRDefault="00BC5354">
      <w:pPr>
        <w:widowControl w:val="0"/>
        <w:autoSpaceDE w:val="0"/>
        <w:autoSpaceDN w:val="0"/>
        <w:adjustRightInd w:val="0"/>
        <w:ind w:left="480" w:hanging="480"/>
        <w:rPr>
          <w:rFonts w:asciiTheme="minorHAnsi" w:hAnsiTheme="minorHAnsi" w:cstheme="minorHAnsi"/>
        </w:rPr>
      </w:pPr>
    </w:p>
    <w:sectPr w:rsidR="00BC5354" w:rsidRPr="003F1702"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8009F" w14:textId="77777777" w:rsidR="00C0100E" w:rsidRDefault="00C0100E" w:rsidP="00CA5244">
      <w:r>
        <w:separator/>
      </w:r>
    </w:p>
  </w:endnote>
  <w:endnote w:type="continuationSeparator" w:id="0">
    <w:p w14:paraId="046C828F" w14:textId="77777777" w:rsidR="00C0100E" w:rsidRDefault="00C0100E" w:rsidP="00CA5244">
      <w:r>
        <w:continuationSeparator/>
      </w:r>
    </w:p>
  </w:endnote>
  <w:endnote w:type="continuationNotice" w:id="1">
    <w:p w14:paraId="18BAEB9C" w14:textId="77777777" w:rsidR="00C0100E" w:rsidRDefault="00C010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pPr>
      <w:pPrChange w:id="76" w:author="Microsoft Office User" w:date="2019-07-31T11:38: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pPr>
      <w:pPrChange w:id="77" w:author="Microsoft Office User" w:date="2019-07-31T11:38:00Z">
        <w:pPr>
          <w:pStyle w:val="Footer"/>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pPr>
      <w:pPrChange w:id="79" w:author="Microsoft Office User" w:date="2019-07-31T11:38: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58A84" w14:textId="77777777" w:rsidR="00C0100E" w:rsidRDefault="00C0100E" w:rsidP="00CA5244">
      <w:r>
        <w:separator/>
      </w:r>
    </w:p>
  </w:footnote>
  <w:footnote w:type="continuationSeparator" w:id="0">
    <w:p w14:paraId="6AD14A46" w14:textId="77777777" w:rsidR="00C0100E" w:rsidRDefault="00C0100E" w:rsidP="00CA5244">
      <w:r>
        <w:continuationSeparator/>
      </w:r>
    </w:p>
  </w:footnote>
  <w:footnote w:type="continuationNotice" w:id="1">
    <w:p w14:paraId="0242B44D" w14:textId="77777777" w:rsidR="00C0100E" w:rsidRDefault="00C010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pPr>
      <w:pPrChange w:id="74" w:author="Microsoft Office User" w:date="2019-07-31T11:38: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pPr>
      <w:pPrChange w:id="75" w:author="Microsoft Office User" w:date="2019-07-31T11:38:00Z">
        <w:pPr>
          <w:pStyle w:val="Header"/>
        </w:pPr>
      </w:pPrChang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pPr>
      <w:pPrChange w:id="78" w:author="Microsoft Office User" w:date="2019-07-31T11:38: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2196E"/>
    <w:rsid w:val="00022112"/>
    <w:rsid w:val="00035107"/>
    <w:rsid w:val="00055F98"/>
    <w:rsid w:val="00060ACE"/>
    <w:rsid w:val="00063DB1"/>
    <w:rsid w:val="00065AAA"/>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1E59"/>
    <w:rsid w:val="00391F57"/>
    <w:rsid w:val="0039639A"/>
    <w:rsid w:val="00397FD7"/>
    <w:rsid w:val="003A0538"/>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C2CC5"/>
    <w:rsid w:val="005C397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2273"/>
    <w:rsid w:val="00D8113E"/>
    <w:rsid w:val="00D8176C"/>
    <w:rsid w:val="00D817FF"/>
    <w:rsid w:val="00D91122"/>
    <w:rsid w:val="00D93471"/>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CC9C7-787F-6344-9386-A4943FDCB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31</Pages>
  <Words>89556</Words>
  <Characters>510473</Characters>
  <Application>Microsoft Office Word</Application>
  <DocSecurity>0</DocSecurity>
  <Lines>4253</Lines>
  <Paragraphs>1197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376</cp:revision>
  <dcterms:created xsi:type="dcterms:W3CDTF">2019-08-01T16:14:00Z</dcterms:created>
  <dcterms:modified xsi:type="dcterms:W3CDTF">2019-08-12T18:29:00Z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