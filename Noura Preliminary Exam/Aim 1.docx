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imes New Roman" w:hAnsiTheme="minorHAnsi" w:cstheme="minorHAnsi"/>
          <w:b w:val="0"/>
          <w:bCs w:val="0"/>
          <w:color w:val="auto"/>
          <w:sz w:val="24"/>
          <w:szCs w:val="24"/>
        </w:rPr>
        <w:id w:val="-2124763267"/>
        <w:docPartObj>
          <w:docPartGallery w:val="Table of Contents"/>
          <w:docPartUnique/>
        </w:docPartObj>
      </w:sdtPr>
      <w:sdtEndPr>
        <w:rPr>
          <w:noProof/>
        </w:rPr>
      </w:sdtEndPr>
      <w:sdtContent>
        <w:p w14:paraId="5CBAD1FF" w14:textId="50575039" w:rsidR="006067C6" w:rsidRPr="008A184E" w:rsidRDefault="006067C6">
          <w:pPr>
            <w:pStyle w:val="TOCHeading"/>
            <w:rPr>
              <w:rFonts w:asciiTheme="minorHAnsi" w:hAnsiTheme="minorHAnsi" w:cstheme="minorHAnsi"/>
            </w:rPr>
          </w:pPr>
          <w:r w:rsidRPr="008A184E">
            <w:rPr>
              <w:rFonts w:asciiTheme="minorHAnsi" w:hAnsiTheme="minorHAnsi" w:cstheme="minorHAnsi"/>
            </w:rPr>
            <w:t>Table of Contents</w:t>
          </w:r>
        </w:p>
        <w:p w14:paraId="1BA98C8F" w14:textId="24822883" w:rsidR="00D96AB7" w:rsidRPr="008A184E" w:rsidRDefault="006067C6">
          <w:pPr>
            <w:pStyle w:val="TOC1"/>
            <w:tabs>
              <w:tab w:val="right" w:leader="dot" w:pos="9350"/>
            </w:tabs>
            <w:rPr>
              <w:rFonts w:eastAsiaTheme="minorEastAsia" w:cstheme="minorHAnsi"/>
              <w:b w:val="0"/>
              <w:bCs w:val="0"/>
              <w:i w:val="0"/>
              <w:iCs w:val="0"/>
              <w:noProof/>
            </w:rPr>
          </w:pPr>
          <w:r w:rsidRPr="008A184E">
            <w:rPr>
              <w:rFonts w:cstheme="minorHAnsi"/>
              <w:b w:val="0"/>
              <w:bCs w:val="0"/>
            </w:rPr>
            <w:fldChar w:fldCharType="begin"/>
          </w:r>
          <w:r w:rsidRPr="008A184E">
            <w:rPr>
              <w:rFonts w:cstheme="minorHAnsi"/>
            </w:rPr>
            <w:instrText xml:space="preserve"> TOC \o "1-3" \h \z \u </w:instrText>
          </w:r>
          <w:r w:rsidRPr="008A184E">
            <w:rPr>
              <w:rFonts w:cstheme="minorHAnsi"/>
              <w:b w:val="0"/>
              <w:bCs w:val="0"/>
            </w:rPr>
            <w:fldChar w:fldCharType="separate"/>
          </w:r>
          <w:hyperlink w:anchor="_Toc16512860" w:history="1">
            <w:r w:rsidR="00D96AB7" w:rsidRPr="008A184E">
              <w:rPr>
                <w:rStyle w:val="Hyperlink"/>
                <w:rFonts w:eastAsiaTheme="majorEastAsia" w:cstheme="minorHAnsi"/>
                <w:noProof/>
              </w:rPr>
              <w:t>Specific Aim 1</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_Toc16512860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3</w:t>
            </w:r>
            <w:r w:rsidR="00D96AB7" w:rsidRPr="008A184E">
              <w:rPr>
                <w:rFonts w:cstheme="minorHAnsi"/>
                <w:noProof/>
                <w:webHidden/>
              </w:rPr>
              <w:fldChar w:fldCharType="end"/>
            </w:r>
          </w:hyperlink>
        </w:p>
        <w:p w14:paraId="52820E5C" w14:textId="2E6917B7" w:rsidR="00D96AB7" w:rsidRPr="008A184E" w:rsidRDefault="00D96AB7">
          <w:pPr>
            <w:pStyle w:val="TOC1"/>
            <w:tabs>
              <w:tab w:val="right" w:leader="dot" w:pos="9350"/>
            </w:tabs>
            <w:rPr>
              <w:rFonts w:eastAsiaTheme="minorEastAsia" w:cstheme="minorHAnsi"/>
              <w:b w:val="0"/>
              <w:bCs w:val="0"/>
              <w:i w:val="0"/>
              <w:iCs w:val="0"/>
              <w:noProof/>
            </w:rPr>
          </w:pPr>
          <w:hyperlink w:anchor="_Toc16512861" w:history="1">
            <w:r w:rsidRPr="008A184E">
              <w:rPr>
                <w:rStyle w:val="Hyperlink"/>
                <w:rFonts w:eastAsiaTheme="majorEastAsia" w:cstheme="minorHAnsi"/>
                <w:noProof/>
              </w:rPr>
              <w:t>Rationale and Background</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_Toc16512861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3</w:t>
            </w:r>
            <w:r w:rsidRPr="008A184E">
              <w:rPr>
                <w:rFonts w:cstheme="minorHAnsi"/>
                <w:noProof/>
                <w:webHidden/>
              </w:rPr>
              <w:fldChar w:fldCharType="end"/>
            </w:r>
          </w:hyperlink>
        </w:p>
        <w:p w14:paraId="626DB30A" w14:textId="0CB26E14" w:rsidR="00D96AB7" w:rsidRPr="008A184E" w:rsidRDefault="00D96AB7">
          <w:pPr>
            <w:pStyle w:val="TOC2"/>
            <w:rPr>
              <w:rFonts w:eastAsiaTheme="minorEastAsia" w:cstheme="minorHAnsi"/>
              <w:b w:val="0"/>
              <w:bCs w:val="0"/>
              <w:noProof/>
              <w:sz w:val="24"/>
              <w:szCs w:val="24"/>
            </w:rPr>
          </w:pPr>
          <w:hyperlink w:anchor="_Toc16512862" w:history="1">
            <w:r w:rsidRPr="008A184E">
              <w:rPr>
                <w:rStyle w:val="Hyperlink"/>
                <w:rFonts w:eastAsiaTheme="majorEastAsia" w:cstheme="minorHAnsi"/>
                <w:noProof/>
              </w:rPr>
              <w:t>Murine Placental Development and Physiology</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_Toc16512862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3</w:t>
            </w:r>
            <w:r w:rsidRPr="008A184E">
              <w:rPr>
                <w:rFonts w:cstheme="minorHAnsi"/>
                <w:noProof/>
                <w:webHidden/>
              </w:rPr>
              <w:fldChar w:fldCharType="end"/>
            </w:r>
          </w:hyperlink>
        </w:p>
        <w:p w14:paraId="257A7BBF" w14:textId="3BAD477C" w:rsidR="00D96AB7" w:rsidRPr="008A184E" w:rsidRDefault="00D96AB7">
          <w:pPr>
            <w:pStyle w:val="TOC3"/>
            <w:tabs>
              <w:tab w:val="right" w:leader="dot" w:pos="9350"/>
            </w:tabs>
            <w:rPr>
              <w:rFonts w:eastAsiaTheme="minorEastAsia" w:cstheme="minorHAnsi"/>
              <w:noProof/>
              <w:sz w:val="24"/>
              <w:szCs w:val="24"/>
            </w:rPr>
          </w:pPr>
          <w:hyperlink w:anchor="_Toc16512863" w:history="1">
            <w:r w:rsidRPr="008A184E">
              <w:rPr>
                <w:rStyle w:val="Hyperlink"/>
                <w:rFonts w:eastAsiaTheme="majorEastAsia" w:cstheme="minorHAnsi"/>
                <w:noProof/>
              </w:rPr>
              <w:t>Figure 1: Diagram representing the mouse placental cell types and zones from (Bronson &amp; Bale, 2016)</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_Toc16512863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4</w:t>
            </w:r>
            <w:r w:rsidRPr="008A184E">
              <w:rPr>
                <w:rFonts w:cstheme="minorHAnsi"/>
                <w:noProof/>
                <w:webHidden/>
              </w:rPr>
              <w:fldChar w:fldCharType="end"/>
            </w:r>
          </w:hyperlink>
        </w:p>
        <w:p w14:paraId="66EA248D" w14:textId="6C685540" w:rsidR="00D96AB7" w:rsidRPr="008A184E" w:rsidRDefault="00D96AB7">
          <w:pPr>
            <w:pStyle w:val="TOC2"/>
            <w:rPr>
              <w:rFonts w:eastAsiaTheme="minorEastAsia" w:cstheme="minorHAnsi"/>
              <w:b w:val="0"/>
              <w:bCs w:val="0"/>
              <w:noProof/>
              <w:sz w:val="24"/>
              <w:szCs w:val="24"/>
            </w:rPr>
          </w:pPr>
          <w:hyperlink w:anchor="_Toc16512864" w:history="1">
            <w:r w:rsidRPr="008A184E">
              <w:rPr>
                <w:rStyle w:val="Hyperlink"/>
                <w:rFonts w:eastAsiaTheme="majorEastAsia" w:cstheme="minorHAnsi"/>
                <w:noProof/>
              </w:rPr>
              <w:t>Cortisol/Corticosterone Levels in Pregnancy</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_Toc16512864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4</w:t>
            </w:r>
            <w:r w:rsidRPr="008A184E">
              <w:rPr>
                <w:rFonts w:cstheme="minorHAnsi"/>
                <w:noProof/>
                <w:webHidden/>
              </w:rPr>
              <w:fldChar w:fldCharType="end"/>
            </w:r>
          </w:hyperlink>
        </w:p>
        <w:p w14:paraId="3F893114" w14:textId="437F643E" w:rsidR="00D96AB7" w:rsidRPr="008A184E" w:rsidRDefault="00D96AB7">
          <w:pPr>
            <w:pStyle w:val="TOC2"/>
            <w:rPr>
              <w:rFonts w:eastAsiaTheme="minorEastAsia" w:cstheme="minorHAnsi"/>
              <w:b w:val="0"/>
              <w:bCs w:val="0"/>
              <w:noProof/>
              <w:sz w:val="24"/>
              <w:szCs w:val="24"/>
            </w:rPr>
          </w:pPr>
          <w:hyperlink w:anchor="_Toc16512865" w:history="1">
            <w:r w:rsidRPr="008A184E">
              <w:rPr>
                <w:rStyle w:val="Hyperlink"/>
                <w:rFonts w:eastAsiaTheme="majorEastAsia" w:cstheme="minorHAnsi"/>
                <w:noProof/>
              </w:rPr>
              <w:t>Fetal HPA Axis Development</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_Toc16512865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4</w:t>
            </w:r>
            <w:r w:rsidRPr="008A184E">
              <w:rPr>
                <w:rFonts w:cstheme="minorHAnsi"/>
                <w:noProof/>
                <w:webHidden/>
              </w:rPr>
              <w:fldChar w:fldCharType="end"/>
            </w:r>
          </w:hyperlink>
        </w:p>
        <w:p w14:paraId="0D2CAFC6" w14:textId="596F011E" w:rsidR="00D96AB7" w:rsidRPr="008A184E" w:rsidRDefault="00D96AB7">
          <w:pPr>
            <w:pStyle w:val="TOC2"/>
            <w:rPr>
              <w:rFonts w:eastAsiaTheme="minorEastAsia" w:cstheme="minorHAnsi"/>
              <w:b w:val="0"/>
              <w:bCs w:val="0"/>
              <w:noProof/>
              <w:sz w:val="24"/>
              <w:szCs w:val="24"/>
            </w:rPr>
          </w:pPr>
          <w:hyperlink w:anchor="_Toc16512866" w:history="1">
            <w:r w:rsidRPr="008A184E">
              <w:rPr>
                <w:rStyle w:val="Hyperlink"/>
                <w:rFonts w:eastAsiaTheme="majorEastAsia" w:cstheme="minorHAnsi"/>
                <w:noProof/>
              </w:rPr>
              <w:t>Glucocorticoid Treatments in Pregnancy</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_Toc16512866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5</w:t>
            </w:r>
            <w:r w:rsidRPr="008A184E">
              <w:rPr>
                <w:rFonts w:cstheme="minorHAnsi"/>
                <w:noProof/>
                <w:webHidden/>
              </w:rPr>
              <w:fldChar w:fldCharType="end"/>
            </w:r>
          </w:hyperlink>
        </w:p>
        <w:p w14:paraId="065FFACD" w14:textId="51360FC2" w:rsidR="00D96AB7" w:rsidRPr="008A184E" w:rsidRDefault="00D96AB7">
          <w:pPr>
            <w:pStyle w:val="TOC2"/>
            <w:rPr>
              <w:rFonts w:eastAsiaTheme="minorEastAsia" w:cstheme="minorHAnsi"/>
              <w:b w:val="0"/>
              <w:bCs w:val="0"/>
              <w:noProof/>
              <w:sz w:val="24"/>
              <w:szCs w:val="24"/>
            </w:rPr>
          </w:pPr>
          <w:hyperlink w:anchor="_Toc16512867" w:history="1">
            <w:r w:rsidRPr="008A184E">
              <w:rPr>
                <w:rStyle w:val="Hyperlink"/>
                <w:rFonts w:eastAsiaTheme="majorEastAsia" w:cstheme="minorHAnsi"/>
                <w:noProof/>
              </w:rPr>
              <w:t>Effects of Glucocorticoid Exposure on Placental and Fetal Development</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_Toc16512867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5</w:t>
            </w:r>
            <w:r w:rsidRPr="008A184E">
              <w:rPr>
                <w:rFonts w:cstheme="minorHAnsi"/>
                <w:noProof/>
                <w:webHidden/>
              </w:rPr>
              <w:fldChar w:fldCharType="end"/>
            </w:r>
          </w:hyperlink>
        </w:p>
        <w:p w14:paraId="2B2542F8" w14:textId="4ECF1986" w:rsidR="00D96AB7" w:rsidRPr="008A184E" w:rsidRDefault="00D96AB7">
          <w:pPr>
            <w:pStyle w:val="TOC2"/>
            <w:rPr>
              <w:rFonts w:eastAsiaTheme="minorEastAsia" w:cstheme="minorHAnsi"/>
              <w:b w:val="0"/>
              <w:bCs w:val="0"/>
              <w:noProof/>
              <w:sz w:val="24"/>
              <w:szCs w:val="24"/>
            </w:rPr>
          </w:pPr>
          <w:hyperlink w:anchor="_Toc16512868" w:history="1">
            <w:r w:rsidRPr="008A184E">
              <w:rPr>
                <w:rStyle w:val="Hyperlink"/>
                <w:rFonts w:eastAsiaTheme="majorEastAsia" w:cstheme="minorHAnsi"/>
                <w:noProof/>
              </w:rPr>
              <w:t>Effect of Glucocorticoid Exposure on Placental Nutrient Transporters</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_Toc16512868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5</w:t>
            </w:r>
            <w:r w:rsidRPr="008A184E">
              <w:rPr>
                <w:rFonts w:cstheme="minorHAnsi"/>
                <w:noProof/>
                <w:webHidden/>
              </w:rPr>
              <w:fldChar w:fldCharType="end"/>
            </w:r>
          </w:hyperlink>
        </w:p>
        <w:p w14:paraId="4F86FC49" w14:textId="334C4127" w:rsidR="00D96AB7" w:rsidRPr="008A184E" w:rsidRDefault="00D96AB7">
          <w:pPr>
            <w:pStyle w:val="TOC3"/>
            <w:tabs>
              <w:tab w:val="right" w:leader="dot" w:pos="9350"/>
            </w:tabs>
            <w:rPr>
              <w:rFonts w:eastAsiaTheme="minorEastAsia" w:cstheme="minorHAnsi"/>
              <w:noProof/>
              <w:sz w:val="24"/>
              <w:szCs w:val="24"/>
            </w:rPr>
          </w:pPr>
          <w:hyperlink w:anchor="_Toc16512869" w:history="1">
            <w:r w:rsidRPr="008A184E">
              <w:rPr>
                <w:rStyle w:val="Hyperlink"/>
                <w:rFonts w:eastAsiaTheme="majorEastAsia" w:cstheme="minorHAnsi"/>
                <w:noProof/>
              </w:rPr>
              <w:t>Glucose Transporters</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_Toc16512869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6</w:t>
            </w:r>
            <w:r w:rsidRPr="008A184E">
              <w:rPr>
                <w:rFonts w:cstheme="minorHAnsi"/>
                <w:noProof/>
                <w:webHidden/>
              </w:rPr>
              <w:fldChar w:fldCharType="end"/>
            </w:r>
          </w:hyperlink>
        </w:p>
        <w:p w14:paraId="08894E58" w14:textId="0D1C8FE3" w:rsidR="00D96AB7" w:rsidRPr="008A184E" w:rsidRDefault="00D96AB7">
          <w:pPr>
            <w:pStyle w:val="TOC3"/>
            <w:tabs>
              <w:tab w:val="right" w:leader="dot" w:pos="9350"/>
            </w:tabs>
            <w:rPr>
              <w:rFonts w:eastAsiaTheme="minorEastAsia" w:cstheme="minorHAnsi"/>
              <w:noProof/>
              <w:sz w:val="24"/>
              <w:szCs w:val="24"/>
            </w:rPr>
          </w:pPr>
          <w:hyperlink w:anchor="_Toc16512870" w:history="1">
            <w:r w:rsidRPr="008A184E">
              <w:rPr>
                <w:rStyle w:val="Hyperlink"/>
                <w:rFonts w:eastAsiaTheme="majorEastAsia" w:cstheme="minorHAnsi"/>
                <w:noProof/>
              </w:rPr>
              <w:t>Amino Acid Transporters</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_Toc16512870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6</w:t>
            </w:r>
            <w:r w:rsidRPr="008A184E">
              <w:rPr>
                <w:rFonts w:cstheme="minorHAnsi"/>
                <w:noProof/>
                <w:webHidden/>
              </w:rPr>
              <w:fldChar w:fldCharType="end"/>
            </w:r>
          </w:hyperlink>
        </w:p>
        <w:p w14:paraId="168F46EF" w14:textId="26E793EB" w:rsidR="00D96AB7" w:rsidRPr="008A184E" w:rsidRDefault="00D96AB7">
          <w:pPr>
            <w:pStyle w:val="TOC3"/>
            <w:tabs>
              <w:tab w:val="right" w:leader="dot" w:pos="9350"/>
            </w:tabs>
            <w:rPr>
              <w:rFonts w:eastAsiaTheme="minorEastAsia" w:cstheme="minorHAnsi"/>
              <w:noProof/>
              <w:sz w:val="24"/>
              <w:szCs w:val="24"/>
            </w:rPr>
          </w:pPr>
          <w:hyperlink w:anchor="_Toc16512871" w:history="1">
            <w:r w:rsidRPr="008A184E">
              <w:rPr>
                <w:rStyle w:val="Hyperlink"/>
                <w:rFonts w:eastAsiaTheme="majorEastAsia" w:cstheme="minorHAnsi"/>
                <w:noProof/>
              </w:rPr>
              <w:t>Fatty Acid Transport</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_Toc16512871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8</w:t>
            </w:r>
            <w:r w:rsidRPr="008A184E">
              <w:rPr>
                <w:rFonts w:cstheme="minorHAnsi"/>
                <w:noProof/>
                <w:webHidden/>
              </w:rPr>
              <w:fldChar w:fldCharType="end"/>
            </w:r>
          </w:hyperlink>
        </w:p>
        <w:p w14:paraId="11A104CF" w14:textId="3A1B68DE" w:rsidR="00D96AB7" w:rsidRPr="008A184E" w:rsidRDefault="00D96AB7">
          <w:pPr>
            <w:pStyle w:val="TOC2"/>
            <w:rPr>
              <w:rFonts w:eastAsiaTheme="minorEastAsia" w:cstheme="minorHAnsi"/>
              <w:b w:val="0"/>
              <w:bCs w:val="0"/>
              <w:noProof/>
              <w:sz w:val="24"/>
              <w:szCs w:val="24"/>
            </w:rPr>
          </w:pPr>
          <w:hyperlink w:anchor="_Toc16512872" w:history="1">
            <w:r w:rsidRPr="008A184E">
              <w:rPr>
                <w:rStyle w:val="Hyperlink"/>
                <w:rFonts w:eastAsiaTheme="majorEastAsia" w:cstheme="minorHAnsi"/>
                <w:noProof/>
              </w:rPr>
              <w:t>Effect of Glucocorticoid Exposure on Placental mTORC1 Function</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_Toc16512872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8</w:t>
            </w:r>
            <w:r w:rsidRPr="008A184E">
              <w:rPr>
                <w:rFonts w:cstheme="minorHAnsi"/>
                <w:noProof/>
                <w:webHidden/>
              </w:rPr>
              <w:fldChar w:fldCharType="end"/>
            </w:r>
          </w:hyperlink>
        </w:p>
        <w:p w14:paraId="694245B3" w14:textId="1F89C581" w:rsidR="00D96AB7" w:rsidRPr="008A184E" w:rsidRDefault="00D96AB7">
          <w:pPr>
            <w:pStyle w:val="TOC2"/>
            <w:rPr>
              <w:rFonts w:eastAsiaTheme="minorEastAsia" w:cstheme="minorHAnsi"/>
              <w:b w:val="0"/>
              <w:bCs w:val="0"/>
              <w:noProof/>
              <w:sz w:val="24"/>
              <w:szCs w:val="24"/>
            </w:rPr>
          </w:pPr>
          <w:hyperlink w:anchor="_Toc16512873" w:history="1">
            <w:r w:rsidRPr="008A184E">
              <w:rPr>
                <w:rStyle w:val="Hyperlink"/>
                <w:rFonts w:eastAsiaTheme="majorEastAsia" w:cstheme="minorHAnsi"/>
                <w:noProof/>
              </w:rPr>
              <w:t>Effect of Glucocorticoid Exposure on Placental Endocrine Function</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_Toc16512873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8</w:t>
            </w:r>
            <w:r w:rsidRPr="008A184E">
              <w:rPr>
                <w:rFonts w:cstheme="minorHAnsi"/>
                <w:noProof/>
                <w:webHidden/>
              </w:rPr>
              <w:fldChar w:fldCharType="end"/>
            </w:r>
          </w:hyperlink>
        </w:p>
        <w:p w14:paraId="2E78CF53" w14:textId="1DBAC5C3" w:rsidR="00D96AB7" w:rsidRPr="008A184E" w:rsidRDefault="00D96AB7">
          <w:pPr>
            <w:pStyle w:val="TOC2"/>
            <w:rPr>
              <w:rFonts w:eastAsiaTheme="minorEastAsia" w:cstheme="minorHAnsi"/>
              <w:b w:val="0"/>
              <w:bCs w:val="0"/>
              <w:noProof/>
              <w:sz w:val="24"/>
              <w:szCs w:val="24"/>
            </w:rPr>
          </w:pPr>
          <w:hyperlink w:anchor="_Toc16512874" w:history="1">
            <w:r w:rsidRPr="008A184E">
              <w:rPr>
                <w:rStyle w:val="Hyperlink"/>
                <w:rFonts w:eastAsiaTheme="majorEastAsia" w:cstheme="minorHAnsi"/>
                <w:noProof/>
              </w:rPr>
              <w:t>Effect of In Utero Glucocorticoid Exposure on Offspring</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_Toc16512874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9</w:t>
            </w:r>
            <w:r w:rsidRPr="008A184E">
              <w:rPr>
                <w:rFonts w:cstheme="minorHAnsi"/>
                <w:noProof/>
                <w:webHidden/>
              </w:rPr>
              <w:fldChar w:fldCharType="end"/>
            </w:r>
          </w:hyperlink>
        </w:p>
        <w:p w14:paraId="6BB6812F" w14:textId="48B2C028" w:rsidR="00D96AB7" w:rsidRPr="008A184E" w:rsidRDefault="00D96AB7">
          <w:pPr>
            <w:pStyle w:val="TOC1"/>
            <w:tabs>
              <w:tab w:val="right" w:leader="dot" w:pos="9350"/>
            </w:tabs>
            <w:rPr>
              <w:rFonts w:eastAsiaTheme="minorEastAsia" w:cstheme="minorHAnsi"/>
              <w:b w:val="0"/>
              <w:bCs w:val="0"/>
              <w:i w:val="0"/>
              <w:iCs w:val="0"/>
              <w:noProof/>
            </w:rPr>
          </w:pPr>
          <w:hyperlink w:anchor="_Toc16512875" w:history="1">
            <w:r w:rsidRPr="008A184E">
              <w:rPr>
                <w:rStyle w:val="Hyperlink"/>
                <w:rFonts w:eastAsiaTheme="majorEastAsia" w:cstheme="minorHAnsi"/>
                <w:noProof/>
              </w:rPr>
              <w:t>Experimental Design</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_Toc16512875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9</w:t>
            </w:r>
            <w:r w:rsidRPr="008A184E">
              <w:rPr>
                <w:rFonts w:cstheme="minorHAnsi"/>
                <w:noProof/>
                <w:webHidden/>
              </w:rPr>
              <w:fldChar w:fldCharType="end"/>
            </w:r>
          </w:hyperlink>
        </w:p>
        <w:p w14:paraId="5386E6B4" w14:textId="17736F61" w:rsidR="00D96AB7" w:rsidRPr="008A184E" w:rsidRDefault="00D96AB7">
          <w:pPr>
            <w:pStyle w:val="TOC3"/>
            <w:tabs>
              <w:tab w:val="right" w:leader="dot" w:pos="9350"/>
            </w:tabs>
            <w:rPr>
              <w:rFonts w:eastAsiaTheme="minorEastAsia" w:cstheme="minorHAnsi"/>
              <w:noProof/>
              <w:sz w:val="24"/>
              <w:szCs w:val="24"/>
            </w:rPr>
          </w:pPr>
          <w:hyperlink w:anchor="_Toc16512876" w:history="1">
            <w:r w:rsidRPr="008A184E">
              <w:rPr>
                <w:rStyle w:val="Hyperlink"/>
                <w:rFonts w:eastAsiaTheme="majorEastAsia" w:cstheme="minorHAnsi"/>
                <w:noProof/>
              </w:rPr>
              <w:t>Figure 2: Diagram representing the experimental design and respective timeline</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_Toc16512876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12</w:t>
            </w:r>
            <w:r w:rsidRPr="008A184E">
              <w:rPr>
                <w:rFonts w:cstheme="minorHAnsi"/>
                <w:noProof/>
                <w:webHidden/>
              </w:rPr>
              <w:fldChar w:fldCharType="end"/>
            </w:r>
          </w:hyperlink>
        </w:p>
        <w:p w14:paraId="794D6054" w14:textId="6A376CD5" w:rsidR="00D96AB7" w:rsidRPr="008A184E" w:rsidRDefault="00D96AB7">
          <w:pPr>
            <w:pStyle w:val="TOC3"/>
            <w:tabs>
              <w:tab w:val="right" w:leader="dot" w:pos="9350"/>
            </w:tabs>
            <w:rPr>
              <w:rFonts w:eastAsiaTheme="minorEastAsia" w:cstheme="minorHAnsi"/>
              <w:noProof/>
              <w:sz w:val="24"/>
              <w:szCs w:val="24"/>
            </w:rPr>
          </w:pPr>
          <w:hyperlink w:anchor="_Toc16512877" w:history="1">
            <w:r w:rsidRPr="008A184E">
              <w:rPr>
                <w:rStyle w:val="Hyperlink"/>
                <w:rFonts w:eastAsiaTheme="majorEastAsia" w:cstheme="minorHAnsi"/>
                <w:noProof/>
              </w:rPr>
              <w:t>Figure 3: Diagram representing the breeding method to generate the knockout placenta</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_Toc16512877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13</w:t>
            </w:r>
            <w:r w:rsidRPr="008A184E">
              <w:rPr>
                <w:rFonts w:cstheme="minorHAnsi"/>
                <w:noProof/>
                <w:webHidden/>
              </w:rPr>
              <w:fldChar w:fldCharType="end"/>
            </w:r>
          </w:hyperlink>
        </w:p>
        <w:p w14:paraId="287567A9" w14:textId="29C5B333" w:rsidR="00D96AB7" w:rsidRPr="008A184E" w:rsidRDefault="00D96AB7">
          <w:pPr>
            <w:pStyle w:val="TOC1"/>
            <w:tabs>
              <w:tab w:val="right" w:leader="dot" w:pos="9350"/>
            </w:tabs>
            <w:rPr>
              <w:rFonts w:eastAsiaTheme="minorEastAsia" w:cstheme="minorHAnsi"/>
              <w:b w:val="0"/>
              <w:bCs w:val="0"/>
              <w:i w:val="0"/>
              <w:iCs w:val="0"/>
              <w:noProof/>
            </w:rPr>
          </w:pPr>
          <w:hyperlink w:anchor="_Toc16512878" w:history="1">
            <w:r w:rsidRPr="008A184E">
              <w:rPr>
                <w:rStyle w:val="Hyperlink"/>
                <w:rFonts w:eastAsiaTheme="majorEastAsia" w:cstheme="minorHAnsi"/>
                <w:noProof/>
              </w:rPr>
              <w:t>Methods</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_Toc16512878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14</w:t>
            </w:r>
            <w:r w:rsidRPr="008A184E">
              <w:rPr>
                <w:rFonts w:cstheme="minorHAnsi"/>
                <w:noProof/>
                <w:webHidden/>
              </w:rPr>
              <w:fldChar w:fldCharType="end"/>
            </w:r>
          </w:hyperlink>
        </w:p>
        <w:p w14:paraId="3B167CA9" w14:textId="01333590" w:rsidR="00D96AB7" w:rsidRPr="008A184E" w:rsidRDefault="00D96AB7">
          <w:pPr>
            <w:pStyle w:val="TOC2"/>
            <w:rPr>
              <w:rFonts w:eastAsiaTheme="minorEastAsia" w:cstheme="minorHAnsi"/>
              <w:b w:val="0"/>
              <w:bCs w:val="0"/>
              <w:noProof/>
              <w:sz w:val="24"/>
              <w:szCs w:val="24"/>
            </w:rPr>
          </w:pPr>
          <w:hyperlink w:anchor="_Toc16512879" w:history="1">
            <w:r w:rsidRPr="008A184E">
              <w:rPr>
                <w:rStyle w:val="Hyperlink"/>
                <w:rFonts w:eastAsiaTheme="majorEastAsia" w:cstheme="minorHAnsi"/>
                <w:noProof/>
              </w:rPr>
              <w:t>Dexamethasone Exposure</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_Toc16512879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14</w:t>
            </w:r>
            <w:r w:rsidRPr="008A184E">
              <w:rPr>
                <w:rFonts w:cstheme="minorHAnsi"/>
                <w:noProof/>
                <w:webHidden/>
              </w:rPr>
              <w:fldChar w:fldCharType="end"/>
            </w:r>
          </w:hyperlink>
        </w:p>
        <w:p w14:paraId="68B9370F" w14:textId="54901293" w:rsidR="00D96AB7" w:rsidRPr="008A184E" w:rsidRDefault="00D96AB7">
          <w:pPr>
            <w:pStyle w:val="TOC2"/>
            <w:rPr>
              <w:rFonts w:eastAsiaTheme="minorEastAsia" w:cstheme="minorHAnsi"/>
              <w:b w:val="0"/>
              <w:bCs w:val="0"/>
              <w:noProof/>
              <w:sz w:val="24"/>
              <w:szCs w:val="24"/>
            </w:rPr>
          </w:pPr>
          <w:hyperlink w:anchor="_Toc16512880" w:history="1">
            <w:r w:rsidRPr="008A184E">
              <w:rPr>
                <w:rStyle w:val="Hyperlink"/>
                <w:rFonts w:eastAsiaTheme="majorEastAsia" w:cstheme="minorHAnsi"/>
                <w:noProof/>
              </w:rPr>
              <w:t>Food Intake</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_Toc16512880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14</w:t>
            </w:r>
            <w:r w:rsidRPr="008A184E">
              <w:rPr>
                <w:rFonts w:cstheme="minorHAnsi"/>
                <w:noProof/>
                <w:webHidden/>
              </w:rPr>
              <w:fldChar w:fldCharType="end"/>
            </w:r>
          </w:hyperlink>
        </w:p>
        <w:p w14:paraId="24822839" w14:textId="3E7B96CA" w:rsidR="00D96AB7" w:rsidRPr="008A184E" w:rsidRDefault="00D96AB7">
          <w:pPr>
            <w:pStyle w:val="TOC2"/>
            <w:rPr>
              <w:rFonts w:eastAsiaTheme="minorEastAsia" w:cstheme="minorHAnsi"/>
              <w:b w:val="0"/>
              <w:bCs w:val="0"/>
              <w:noProof/>
              <w:sz w:val="24"/>
              <w:szCs w:val="24"/>
            </w:rPr>
          </w:pPr>
          <w:hyperlink w:anchor="_Toc16512881" w:history="1">
            <w:r w:rsidRPr="008A184E">
              <w:rPr>
                <w:rStyle w:val="Hyperlink"/>
                <w:rFonts w:eastAsiaTheme="majorEastAsia" w:cstheme="minorHAnsi"/>
                <w:noProof/>
              </w:rPr>
              <w:t>Body Composition</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_Toc16512881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14</w:t>
            </w:r>
            <w:r w:rsidRPr="008A184E">
              <w:rPr>
                <w:rFonts w:cstheme="minorHAnsi"/>
                <w:noProof/>
                <w:webHidden/>
              </w:rPr>
              <w:fldChar w:fldCharType="end"/>
            </w:r>
          </w:hyperlink>
        </w:p>
        <w:p w14:paraId="304DCA28" w14:textId="0C1A8D45" w:rsidR="00D96AB7" w:rsidRPr="008A184E" w:rsidRDefault="00D96AB7">
          <w:pPr>
            <w:pStyle w:val="TOC2"/>
            <w:rPr>
              <w:rFonts w:eastAsiaTheme="minorEastAsia" w:cstheme="minorHAnsi"/>
              <w:b w:val="0"/>
              <w:bCs w:val="0"/>
              <w:noProof/>
              <w:sz w:val="24"/>
              <w:szCs w:val="24"/>
            </w:rPr>
          </w:pPr>
          <w:hyperlink w:anchor="_Toc16512882" w:history="1">
            <w:r w:rsidRPr="008A184E">
              <w:rPr>
                <w:rStyle w:val="Hyperlink"/>
                <w:rFonts w:eastAsiaTheme="majorEastAsia" w:cstheme="minorHAnsi"/>
                <w:noProof/>
              </w:rPr>
              <w:t>Sacrifice and Tissue Collection</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_Toc16512882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14</w:t>
            </w:r>
            <w:r w:rsidRPr="008A184E">
              <w:rPr>
                <w:rFonts w:cstheme="minorHAnsi"/>
                <w:noProof/>
                <w:webHidden/>
              </w:rPr>
              <w:fldChar w:fldCharType="end"/>
            </w:r>
          </w:hyperlink>
        </w:p>
        <w:p w14:paraId="335123E5" w14:textId="58794C63" w:rsidR="00D96AB7" w:rsidRPr="008A184E" w:rsidRDefault="00D96AB7">
          <w:pPr>
            <w:pStyle w:val="TOC2"/>
            <w:rPr>
              <w:rFonts w:eastAsiaTheme="minorEastAsia" w:cstheme="minorHAnsi"/>
              <w:b w:val="0"/>
              <w:bCs w:val="0"/>
              <w:noProof/>
              <w:sz w:val="24"/>
              <w:szCs w:val="24"/>
            </w:rPr>
          </w:pPr>
          <w:hyperlink w:anchor="_Toc16512883" w:history="1">
            <w:r w:rsidRPr="008A184E">
              <w:rPr>
                <w:rStyle w:val="Hyperlink"/>
                <w:rFonts w:eastAsiaTheme="majorEastAsia" w:cstheme="minorHAnsi"/>
                <w:noProof/>
              </w:rPr>
              <w:t>Insulin Tolerance Test</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_Toc16512883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15</w:t>
            </w:r>
            <w:r w:rsidRPr="008A184E">
              <w:rPr>
                <w:rFonts w:cstheme="minorHAnsi"/>
                <w:noProof/>
                <w:webHidden/>
              </w:rPr>
              <w:fldChar w:fldCharType="end"/>
            </w:r>
          </w:hyperlink>
        </w:p>
        <w:p w14:paraId="4ADAC6FB" w14:textId="0D01C71A" w:rsidR="00D96AB7" w:rsidRPr="008A184E" w:rsidRDefault="00D96AB7">
          <w:pPr>
            <w:pStyle w:val="TOC2"/>
            <w:rPr>
              <w:rFonts w:eastAsiaTheme="minorEastAsia" w:cstheme="minorHAnsi"/>
              <w:b w:val="0"/>
              <w:bCs w:val="0"/>
              <w:noProof/>
              <w:sz w:val="24"/>
              <w:szCs w:val="24"/>
            </w:rPr>
          </w:pPr>
          <w:hyperlink w:anchor="_Toc16512884" w:history="1">
            <w:r w:rsidRPr="008A184E">
              <w:rPr>
                <w:rStyle w:val="Hyperlink"/>
                <w:rFonts w:eastAsiaTheme="majorEastAsia" w:cstheme="minorHAnsi"/>
                <w:noProof/>
              </w:rPr>
              <w:t>Real time qPCR</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_Toc16512884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15</w:t>
            </w:r>
            <w:r w:rsidRPr="008A184E">
              <w:rPr>
                <w:rFonts w:cstheme="minorHAnsi"/>
                <w:noProof/>
                <w:webHidden/>
              </w:rPr>
              <w:fldChar w:fldCharType="end"/>
            </w:r>
          </w:hyperlink>
        </w:p>
        <w:p w14:paraId="46106D44" w14:textId="72D9B814" w:rsidR="00D96AB7" w:rsidRPr="008A184E" w:rsidRDefault="00D96AB7">
          <w:pPr>
            <w:pStyle w:val="TOC2"/>
            <w:rPr>
              <w:rFonts w:eastAsiaTheme="minorEastAsia" w:cstheme="minorHAnsi"/>
              <w:b w:val="0"/>
              <w:bCs w:val="0"/>
              <w:noProof/>
              <w:sz w:val="24"/>
              <w:szCs w:val="24"/>
            </w:rPr>
          </w:pPr>
          <w:hyperlink w:anchor="_Toc16512885" w:history="1">
            <w:r w:rsidRPr="008A184E">
              <w:rPr>
                <w:rStyle w:val="Hyperlink"/>
                <w:rFonts w:eastAsiaTheme="majorEastAsia" w:cstheme="minorHAnsi"/>
                <w:noProof/>
              </w:rPr>
              <w:t>RNAseq</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_Toc16512885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15</w:t>
            </w:r>
            <w:r w:rsidRPr="008A184E">
              <w:rPr>
                <w:rFonts w:cstheme="minorHAnsi"/>
                <w:noProof/>
                <w:webHidden/>
              </w:rPr>
              <w:fldChar w:fldCharType="end"/>
            </w:r>
          </w:hyperlink>
        </w:p>
        <w:p w14:paraId="7F3C9A9F" w14:textId="7C97C199" w:rsidR="00D96AB7" w:rsidRPr="008A184E" w:rsidRDefault="00D96AB7">
          <w:pPr>
            <w:pStyle w:val="TOC2"/>
            <w:rPr>
              <w:rFonts w:eastAsiaTheme="minorEastAsia" w:cstheme="minorHAnsi"/>
              <w:b w:val="0"/>
              <w:bCs w:val="0"/>
              <w:noProof/>
              <w:sz w:val="24"/>
              <w:szCs w:val="24"/>
            </w:rPr>
          </w:pPr>
          <w:hyperlink w:anchor="_Toc16512886" w:history="1">
            <w:r w:rsidRPr="008A184E">
              <w:rPr>
                <w:rStyle w:val="Hyperlink"/>
                <w:rFonts w:eastAsiaTheme="majorEastAsia" w:cstheme="minorHAnsi"/>
                <w:noProof/>
              </w:rPr>
              <w:t>Genotyping</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_Toc16512886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15</w:t>
            </w:r>
            <w:r w:rsidRPr="008A184E">
              <w:rPr>
                <w:rFonts w:cstheme="minorHAnsi"/>
                <w:noProof/>
                <w:webHidden/>
              </w:rPr>
              <w:fldChar w:fldCharType="end"/>
            </w:r>
          </w:hyperlink>
        </w:p>
        <w:p w14:paraId="5304CC8F" w14:textId="71E443D8" w:rsidR="00D96AB7" w:rsidRPr="008A184E" w:rsidRDefault="00D96AB7">
          <w:pPr>
            <w:pStyle w:val="TOC2"/>
            <w:rPr>
              <w:rFonts w:eastAsiaTheme="minorEastAsia" w:cstheme="minorHAnsi"/>
              <w:b w:val="0"/>
              <w:bCs w:val="0"/>
              <w:noProof/>
              <w:sz w:val="24"/>
              <w:szCs w:val="24"/>
            </w:rPr>
          </w:pPr>
          <w:hyperlink w:anchor="_Toc16512887" w:history="1">
            <w:r w:rsidRPr="008A184E">
              <w:rPr>
                <w:rStyle w:val="Hyperlink"/>
                <w:rFonts w:eastAsiaTheme="majorEastAsia" w:cstheme="minorHAnsi"/>
                <w:noProof/>
              </w:rPr>
              <w:t>Western Blotting</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_Toc16512887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15</w:t>
            </w:r>
            <w:r w:rsidRPr="008A184E">
              <w:rPr>
                <w:rFonts w:cstheme="minorHAnsi"/>
                <w:noProof/>
                <w:webHidden/>
              </w:rPr>
              <w:fldChar w:fldCharType="end"/>
            </w:r>
          </w:hyperlink>
        </w:p>
        <w:p w14:paraId="7A285B18" w14:textId="406D6875" w:rsidR="00D96AB7" w:rsidRPr="008A184E" w:rsidRDefault="00D96AB7">
          <w:pPr>
            <w:pStyle w:val="TOC2"/>
            <w:rPr>
              <w:rFonts w:eastAsiaTheme="minorEastAsia" w:cstheme="minorHAnsi"/>
              <w:b w:val="0"/>
              <w:bCs w:val="0"/>
              <w:noProof/>
              <w:sz w:val="24"/>
              <w:szCs w:val="24"/>
            </w:rPr>
          </w:pPr>
          <w:hyperlink w:anchor="_Toc16512888" w:history="1">
            <w:r w:rsidRPr="008A184E">
              <w:rPr>
                <w:rStyle w:val="Hyperlink"/>
                <w:rFonts w:eastAsiaTheme="majorEastAsia" w:cstheme="minorHAnsi"/>
                <w:noProof/>
              </w:rPr>
              <w:t>Histology</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_Toc16512888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16</w:t>
            </w:r>
            <w:r w:rsidRPr="008A184E">
              <w:rPr>
                <w:rFonts w:cstheme="minorHAnsi"/>
                <w:noProof/>
                <w:webHidden/>
              </w:rPr>
              <w:fldChar w:fldCharType="end"/>
            </w:r>
          </w:hyperlink>
        </w:p>
        <w:p w14:paraId="793B9D0E" w14:textId="61A5667F" w:rsidR="00D96AB7" w:rsidRPr="008A184E" w:rsidRDefault="00D96AB7">
          <w:pPr>
            <w:pStyle w:val="TOC1"/>
            <w:tabs>
              <w:tab w:val="right" w:leader="dot" w:pos="9350"/>
            </w:tabs>
            <w:rPr>
              <w:rFonts w:eastAsiaTheme="minorEastAsia" w:cstheme="minorHAnsi"/>
              <w:b w:val="0"/>
              <w:bCs w:val="0"/>
              <w:i w:val="0"/>
              <w:iCs w:val="0"/>
              <w:noProof/>
            </w:rPr>
          </w:pPr>
          <w:hyperlink w:anchor="_Toc16512889" w:history="1">
            <w:r w:rsidRPr="008A184E">
              <w:rPr>
                <w:rStyle w:val="Hyperlink"/>
                <w:rFonts w:eastAsiaTheme="majorEastAsia" w:cstheme="minorHAnsi"/>
                <w:noProof/>
              </w:rPr>
              <w:t>Expected Results</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_Toc16512889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16</w:t>
            </w:r>
            <w:r w:rsidRPr="008A184E">
              <w:rPr>
                <w:rFonts w:cstheme="minorHAnsi"/>
                <w:noProof/>
                <w:webHidden/>
              </w:rPr>
              <w:fldChar w:fldCharType="end"/>
            </w:r>
          </w:hyperlink>
        </w:p>
        <w:p w14:paraId="7F050D4E" w14:textId="0F96E9B6" w:rsidR="00D96AB7" w:rsidRPr="008A184E" w:rsidRDefault="00D96AB7">
          <w:pPr>
            <w:pStyle w:val="TOC2"/>
            <w:rPr>
              <w:rFonts w:eastAsiaTheme="minorEastAsia" w:cstheme="minorHAnsi"/>
              <w:b w:val="0"/>
              <w:bCs w:val="0"/>
              <w:noProof/>
              <w:sz w:val="24"/>
              <w:szCs w:val="24"/>
            </w:rPr>
          </w:pPr>
          <w:hyperlink w:anchor="_Toc16512890" w:history="1">
            <w:r w:rsidRPr="008A184E">
              <w:rPr>
                <w:rStyle w:val="Hyperlink"/>
                <w:rFonts w:eastAsiaTheme="majorEastAsia" w:cstheme="minorHAnsi"/>
                <w:noProof/>
              </w:rPr>
              <w:t>Aim 1.1: How does maternal GC exposure affect placental development, fetal growth, and fetal survival?</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_Toc16512890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16</w:t>
            </w:r>
            <w:r w:rsidRPr="008A184E">
              <w:rPr>
                <w:rFonts w:cstheme="minorHAnsi"/>
                <w:noProof/>
                <w:webHidden/>
              </w:rPr>
              <w:fldChar w:fldCharType="end"/>
            </w:r>
          </w:hyperlink>
        </w:p>
        <w:p w14:paraId="7FDC66D6" w14:textId="739C7327" w:rsidR="00D96AB7" w:rsidRPr="008A184E" w:rsidRDefault="00D96AB7">
          <w:pPr>
            <w:pStyle w:val="TOC2"/>
            <w:rPr>
              <w:rFonts w:eastAsiaTheme="minorEastAsia" w:cstheme="minorHAnsi"/>
              <w:b w:val="0"/>
              <w:bCs w:val="0"/>
              <w:noProof/>
              <w:sz w:val="24"/>
              <w:szCs w:val="24"/>
            </w:rPr>
          </w:pPr>
          <w:hyperlink w:anchor="_Toc16512891" w:history="1">
            <w:r w:rsidRPr="008A184E">
              <w:rPr>
                <w:rStyle w:val="Hyperlink"/>
                <w:rFonts w:eastAsiaTheme="majorEastAsia" w:cstheme="minorHAnsi"/>
                <w:noProof/>
              </w:rPr>
              <w:t>Aim 1.2: How does maternal GC exposure affect the expression of placental nutrient transporters?</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_Toc16512891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16</w:t>
            </w:r>
            <w:r w:rsidRPr="008A184E">
              <w:rPr>
                <w:rFonts w:cstheme="minorHAnsi"/>
                <w:noProof/>
                <w:webHidden/>
              </w:rPr>
              <w:fldChar w:fldCharType="end"/>
            </w:r>
          </w:hyperlink>
        </w:p>
        <w:p w14:paraId="45622989" w14:textId="57B53982" w:rsidR="00D96AB7" w:rsidRPr="008A184E" w:rsidRDefault="00D96AB7">
          <w:pPr>
            <w:pStyle w:val="TOC2"/>
            <w:rPr>
              <w:rFonts w:eastAsiaTheme="minorEastAsia" w:cstheme="minorHAnsi"/>
              <w:b w:val="0"/>
              <w:bCs w:val="0"/>
              <w:noProof/>
              <w:sz w:val="24"/>
              <w:szCs w:val="24"/>
            </w:rPr>
          </w:pPr>
          <w:hyperlink w:anchor="_Toc16512892" w:history="1">
            <w:r w:rsidRPr="008A184E">
              <w:rPr>
                <w:rStyle w:val="Hyperlink"/>
                <w:rFonts w:eastAsiaTheme="majorEastAsia" w:cstheme="minorHAnsi"/>
                <w:noProof/>
              </w:rPr>
              <w:t>Aim 1.3: Is placental mTORC1 signaling altered after maternal GC exposure?</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_Toc16512892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17</w:t>
            </w:r>
            <w:r w:rsidRPr="008A184E">
              <w:rPr>
                <w:rFonts w:cstheme="minorHAnsi"/>
                <w:noProof/>
                <w:webHidden/>
              </w:rPr>
              <w:fldChar w:fldCharType="end"/>
            </w:r>
          </w:hyperlink>
        </w:p>
        <w:p w14:paraId="61E0481B" w14:textId="7EF4EFED" w:rsidR="00D96AB7" w:rsidRPr="008A184E" w:rsidRDefault="00D96AB7">
          <w:pPr>
            <w:pStyle w:val="TOC2"/>
            <w:rPr>
              <w:rFonts w:eastAsiaTheme="minorEastAsia" w:cstheme="minorHAnsi"/>
              <w:b w:val="0"/>
              <w:bCs w:val="0"/>
              <w:noProof/>
              <w:sz w:val="24"/>
              <w:szCs w:val="24"/>
            </w:rPr>
          </w:pPr>
          <w:hyperlink w:anchor="_Toc16512893" w:history="1">
            <w:r w:rsidRPr="008A184E">
              <w:rPr>
                <w:rStyle w:val="Hyperlink"/>
                <w:rFonts w:eastAsiaTheme="majorEastAsia" w:cstheme="minorHAnsi"/>
                <w:noProof/>
              </w:rPr>
              <w:t>Aim 1.4: How does maternal GC exposure affect placental endocrine function?</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_Toc16512893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17</w:t>
            </w:r>
            <w:r w:rsidRPr="008A184E">
              <w:rPr>
                <w:rFonts w:cstheme="minorHAnsi"/>
                <w:noProof/>
                <w:webHidden/>
              </w:rPr>
              <w:fldChar w:fldCharType="end"/>
            </w:r>
          </w:hyperlink>
        </w:p>
        <w:p w14:paraId="743B1DC1" w14:textId="7D058FAF" w:rsidR="00D96AB7" w:rsidRPr="008A184E" w:rsidRDefault="00D96AB7">
          <w:pPr>
            <w:pStyle w:val="TOC2"/>
            <w:rPr>
              <w:rFonts w:eastAsiaTheme="minorEastAsia" w:cstheme="minorHAnsi"/>
              <w:b w:val="0"/>
              <w:bCs w:val="0"/>
              <w:noProof/>
              <w:sz w:val="24"/>
              <w:szCs w:val="24"/>
            </w:rPr>
          </w:pPr>
          <w:hyperlink w:anchor="_Toc16512894" w:history="1">
            <w:r w:rsidRPr="008A184E">
              <w:rPr>
                <w:rStyle w:val="Hyperlink"/>
                <w:rFonts w:eastAsiaTheme="majorEastAsia" w:cstheme="minorHAnsi"/>
                <w:noProof/>
              </w:rPr>
              <w:t>Aim 1.5: Is offspring survival, weight, body composition and insulin sensitivity altered with maternal GC exposure?</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_Toc16512894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17</w:t>
            </w:r>
            <w:r w:rsidRPr="008A184E">
              <w:rPr>
                <w:rFonts w:cstheme="minorHAnsi"/>
                <w:noProof/>
                <w:webHidden/>
              </w:rPr>
              <w:fldChar w:fldCharType="end"/>
            </w:r>
          </w:hyperlink>
        </w:p>
        <w:p w14:paraId="1AF16F2D" w14:textId="574D979B" w:rsidR="00D96AB7" w:rsidRPr="008A184E" w:rsidRDefault="00D96AB7">
          <w:pPr>
            <w:pStyle w:val="TOC2"/>
            <w:rPr>
              <w:rFonts w:eastAsiaTheme="minorEastAsia" w:cstheme="minorHAnsi"/>
              <w:b w:val="0"/>
              <w:bCs w:val="0"/>
              <w:noProof/>
              <w:sz w:val="24"/>
              <w:szCs w:val="24"/>
            </w:rPr>
          </w:pPr>
          <w:hyperlink w:anchor="_Toc16512895" w:history="1">
            <w:r w:rsidRPr="008A184E">
              <w:rPr>
                <w:rStyle w:val="Hyperlink"/>
                <w:rFonts w:eastAsiaTheme="majorEastAsia" w:cstheme="minorHAnsi"/>
                <w:noProof/>
              </w:rPr>
              <w:t>Aim 1.6: Does a placental GR-KO model rescue the placental and fetal effects of GC exposure?</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_Toc16512895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18</w:t>
            </w:r>
            <w:r w:rsidRPr="008A184E">
              <w:rPr>
                <w:rFonts w:cstheme="minorHAnsi"/>
                <w:noProof/>
                <w:webHidden/>
              </w:rPr>
              <w:fldChar w:fldCharType="end"/>
            </w:r>
          </w:hyperlink>
        </w:p>
        <w:p w14:paraId="3B42C0C7" w14:textId="4E6A4CA0" w:rsidR="00D96AB7" w:rsidRPr="008A184E" w:rsidRDefault="00D96AB7">
          <w:pPr>
            <w:pStyle w:val="TOC1"/>
            <w:tabs>
              <w:tab w:val="right" w:leader="dot" w:pos="9350"/>
            </w:tabs>
            <w:rPr>
              <w:rFonts w:eastAsiaTheme="minorEastAsia" w:cstheme="minorHAnsi"/>
              <w:b w:val="0"/>
              <w:bCs w:val="0"/>
              <w:i w:val="0"/>
              <w:iCs w:val="0"/>
              <w:noProof/>
            </w:rPr>
          </w:pPr>
          <w:hyperlink w:anchor="_Toc16512896" w:history="1">
            <w:r w:rsidRPr="008A184E">
              <w:rPr>
                <w:rStyle w:val="Hyperlink"/>
                <w:rFonts w:eastAsiaTheme="majorEastAsia" w:cstheme="minorHAnsi"/>
                <w:noProof/>
              </w:rPr>
              <w:t>Potential Pitfalls and alternate Approaches (Aims 1.1-1.6)</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_Toc16512896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18</w:t>
            </w:r>
            <w:r w:rsidRPr="008A184E">
              <w:rPr>
                <w:rFonts w:cstheme="minorHAnsi"/>
                <w:noProof/>
                <w:webHidden/>
              </w:rPr>
              <w:fldChar w:fldCharType="end"/>
            </w:r>
          </w:hyperlink>
        </w:p>
        <w:p w14:paraId="0AEA6B50" w14:textId="25B971EA" w:rsidR="00D96AB7" w:rsidRPr="008A184E" w:rsidRDefault="00D96AB7">
          <w:pPr>
            <w:pStyle w:val="TOC1"/>
            <w:tabs>
              <w:tab w:val="right" w:leader="dot" w:pos="9350"/>
            </w:tabs>
            <w:rPr>
              <w:rFonts w:eastAsiaTheme="minorEastAsia" w:cstheme="minorHAnsi"/>
              <w:b w:val="0"/>
              <w:bCs w:val="0"/>
              <w:i w:val="0"/>
              <w:iCs w:val="0"/>
              <w:noProof/>
            </w:rPr>
          </w:pPr>
          <w:hyperlink w:anchor="_Toc16512897" w:history="1">
            <w:r w:rsidRPr="008A184E">
              <w:rPr>
                <w:rStyle w:val="Hyperlink"/>
                <w:rFonts w:eastAsiaTheme="majorEastAsia" w:cstheme="minorHAnsi"/>
                <w:noProof/>
              </w:rPr>
              <w:t>Appendix A: Summary Table of Compiled Studies Examining Effects of Antenatal GC on Placental/Fetal Development and Health</w:t>
            </w:r>
            <w:r w:rsidRPr="008A184E">
              <w:rPr>
                <w:rFonts w:cstheme="minorHAnsi"/>
                <w:noProof/>
                <w:webHidden/>
              </w:rPr>
              <w:tab/>
            </w:r>
            <w:r w:rsidRPr="008A184E">
              <w:rPr>
                <w:rFonts w:cstheme="minorHAnsi"/>
                <w:noProof/>
                <w:webHidden/>
              </w:rPr>
              <w:fldChar w:fldCharType="begin"/>
            </w:r>
            <w:r w:rsidRPr="008A184E">
              <w:rPr>
                <w:rFonts w:cstheme="minorHAnsi"/>
                <w:noProof/>
                <w:webHidden/>
              </w:rPr>
              <w:instrText xml:space="preserve"> PAGEREF _Toc16512897 \h </w:instrText>
            </w:r>
            <w:r w:rsidRPr="008A184E">
              <w:rPr>
                <w:rFonts w:cstheme="minorHAnsi"/>
                <w:noProof/>
                <w:webHidden/>
              </w:rPr>
            </w:r>
            <w:r w:rsidRPr="008A184E">
              <w:rPr>
                <w:rFonts w:cstheme="minorHAnsi"/>
                <w:noProof/>
                <w:webHidden/>
              </w:rPr>
              <w:fldChar w:fldCharType="separate"/>
            </w:r>
            <w:r w:rsidRPr="008A184E">
              <w:rPr>
                <w:rFonts w:cstheme="minorHAnsi"/>
                <w:noProof/>
                <w:webHidden/>
              </w:rPr>
              <w:t>19</w:t>
            </w:r>
            <w:r w:rsidRPr="008A184E">
              <w:rPr>
                <w:rFonts w:cstheme="minorHAnsi"/>
                <w:noProof/>
                <w:webHidden/>
              </w:rPr>
              <w:fldChar w:fldCharType="end"/>
            </w:r>
          </w:hyperlink>
        </w:p>
        <w:p w14:paraId="7904E675" w14:textId="47F84CDD" w:rsidR="00014F11" w:rsidRPr="008A184E" w:rsidRDefault="006067C6">
          <w:pPr>
            <w:rPr>
              <w:rFonts w:asciiTheme="minorHAnsi" w:hAnsiTheme="minorHAnsi" w:cstheme="minorHAnsi"/>
              <w:noProof/>
            </w:rPr>
          </w:pPr>
          <w:r w:rsidRPr="008A184E">
            <w:rPr>
              <w:rFonts w:asciiTheme="minorHAnsi" w:hAnsiTheme="minorHAnsi" w:cstheme="minorHAnsi"/>
              <w:b/>
              <w:bCs/>
              <w:noProof/>
            </w:rPr>
            <w:fldChar w:fldCharType="end"/>
          </w:r>
        </w:p>
      </w:sdtContent>
    </w:sdt>
    <w:p w14:paraId="6114C522" w14:textId="5BD0EC44" w:rsidR="006067C6" w:rsidRPr="008A184E" w:rsidRDefault="006067C6">
      <w:pPr>
        <w:rPr>
          <w:rFonts w:asciiTheme="minorHAnsi" w:hAnsiTheme="minorHAnsi" w:cstheme="minorHAnsi"/>
        </w:rPr>
      </w:pPr>
      <w:r w:rsidRPr="008A184E">
        <w:rPr>
          <w:rFonts w:asciiTheme="minorHAnsi" w:hAnsiTheme="minorHAnsi" w:cstheme="minorHAnsi"/>
        </w:rPr>
        <w:br w:type="page"/>
      </w:r>
    </w:p>
    <w:p w14:paraId="6D2ACE99" w14:textId="55E8DA8A" w:rsidR="00E102B4" w:rsidRPr="008A184E" w:rsidRDefault="00E102B4" w:rsidP="00E102B4">
      <w:pPr>
        <w:pStyle w:val="Heading1"/>
        <w:rPr>
          <w:rFonts w:asciiTheme="minorHAnsi" w:hAnsiTheme="minorHAnsi" w:cstheme="minorHAnsi"/>
        </w:rPr>
      </w:pPr>
      <w:bookmarkStart w:id="0" w:name="_Toc15461855"/>
      <w:bookmarkStart w:id="1" w:name="_Toc16512860"/>
      <w:r w:rsidRPr="008A184E">
        <w:rPr>
          <w:rFonts w:asciiTheme="minorHAnsi" w:hAnsiTheme="minorHAnsi" w:cstheme="minorHAnsi"/>
        </w:rPr>
        <w:lastRenderedPageBreak/>
        <w:t>Specific Aim 1</w:t>
      </w:r>
      <w:bookmarkEnd w:id="0"/>
      <w:bookmarkEnd w:id="1"/>
    </w:p>
    <w:p w14:paraId="2AF9256D" w14:textId="28556AA8" w:rsidR="006067C6" w:rsidRPr="008A184E" w:rsidRDefault="00E102B4" w:rsidP="006067C6">
      <w:pPr>
        <w:spacing w:line="216" w:lineRule="atLeast"/>
        <w:rPr>
          <w:rFonts w:asciiTheme="minorHAnsi" w:hAnsiTheme="minorHAnsi" w:cstheme="minorHAnsi"/>
          <w:b/>
          <w:sz w:val="22"/>
          <w:szCs w:val="22"/>
        </w:rPr>
      </w:pPr>
      <w:r w:rsidRPr="008A184E">
        <w:rPr>
          <w:rFonts w:asciiTheme="minorHAnsi" w:hAnsiTheme="minorHAnsi" w:cstheme="minorHAnsi"/>
          <w:b/>
          <w:sz w:val="22"/>
          <w:szCs w:val="22"/>
        </w:rPr>
        <w:t xml:space="preserve">Determining the effects of </w:t>
      </w:r>
      <w:r w:rsidR="00AD57E5" w:rsidRPr="008A184E">
        <w:rPr>
          <w:rFonts w:asciiTheme="minorHAnsi" w:hAnsiTheme="minorHAnsi" w:cstheme="minorHAnsi"/>
          <w:b/>
          <w:sz w:val="22"/>
          <w:szCs w:val="22"/>
        </w:rPr>
        <w:t>glucocorticoid-induced</w:t>
      </w:r>
      <w:r w:rsidRPr="008A184E">
        <w:rPr>
          <w:rFonts w:asciiTheme="minorHAnsi" w:hAnsiTheme="minorHAnsi" w:cstheme="minorHAnsi"/>
          <w:b/>
          <w:sz w:val="22"/>
          <w:szCs w:val="22"/>
        </w:rPr>
        <w:t xml:space="preserve"> stress on placental</w:t>
      </w:r>
      <w:r w:rsidRPr="008A184E">
        <w:rPr>
          <w:rFonts w:asciiTheme="minorHAnsi" w:hAnsiTheme="minorHAnsi" w:cstheme="minorHAnsi"/>
          <w:sz w:val="22"/>
          <w:szCs w:val="22"/>
        </w:rPr>
        <w:t xml:space="preserve"> </w:t>
      </w:r>
      <w:r w:rsidRPr="008A184E">
        <w:rPr>
          <w:rFonts w:asciiTheme="minorHAnsi" w:hAnsiTheme="minorHAnsi" w:cstheme="minorHAnsi"/>
          <w:b/>
          <w:sz w:val="22"/>
          <w:szCs w:val="22"/>
        </w:rPr>
        <w:t xml:space="preserve">transport of nutrients and endocrine function. </w:t>
      </w:r>
    </w:p>
    <w:p w14:paraId="4C1D84F7" w14:textId="72903174" w:rsidR="00A41D71" w:rsidRPr="008A184E" w:rsidRDefault="00E267D3" w:rsidP="00014F11">
      <w:pPr>
        <w:spacing w:line="216" w:lineRule="atLeast"/>
        <w:rPr>
          <w:rFonts w:asciiTheme="minorHAnsi" w:hAnsiTheme="minorHAnsi" w:cstheme="minorHAnsi"/>
          <w:color w:val="000000"/>
          <w:sz w:val="22"/>
          <w:szCs w:val="22"/>
          <w:highlight w:val="yellow"/>
        </w:rPr>
      </w:pPr>
      <w:r w:rsidRPr="008A184E">
        <w:rPr>
          <w:rFonts w:asciiTheme="minorHAnsi" w:hAnsiTheme="minorHAnsi" w:cstheme="minorHAnsi"/>
          <w:sz w:val="22"/>
          <w:szCs w:val="22"/>
        </w:rPr>
        <w:t xml:space="preserve">The placenta is the direct and only site of communication between mother and fetus during </w:t>
      </w:r>
      <w:r w:rsidRPr="008A184E">
        <w:rPr>
          <w:rFonts w:asciiTheme="minorHAnsi" w:hAnsiTheme="minorHAnsi" w:cstheme="minorHAnsi"/>
          <w:i/>
          <w:sz w:val="22"/>
          <w:szCs w:val="22"/>
        </w:rPr>
        <w:t>in utero</w:t>
      </w:r>
      <w:r w:rsidRPr="008A184E">
        <w:rPr>
          <w:rFonts w:asciiTheme="minorHAnsi" w:hAnsiTheme="minorHAnsi" w:cstheme="minorHAnsi"/>
          <w:sz w:val="22"/>
          <w:szCs w:val="22"/>
        </w:rPr>
        <w:t xml:space="preserve"> development</w:t>
      </w:r>
      <w:r w:rsidR="00655647" w:rsidRPr="008A184E">
        <w:rPr>
          <w:rFonts w:asciiTheme="minorHAnsi" w:hAnsiTheme="minorHAnsi" w:cstheme="minorHAnsi"/>
          <w:sz w:val="22"/>
          <w:szCs w:val="22"/>
        </w:rPr>
        <w:t xml:space="preserve"> </w:t>
      </w:r>
      <w:r w:rsidR="00655647" w:rsidRPr="008A184E">
        <w:rPr>
          <w:rFonts w:asciiTheme="minorHAnsi" w:hAnsiTheme="minorHAnsi" w:cstheme="minorHAnsi"/>
          <w:sz w:val="22"/>
          <w:szCs w:val="22"/>
        </w:rPr>
        <w:fldChar w:fldCharType="begin" w:fldLock="1"/>
      </w:r>
      <w:r w:rsidR="00655647" w:rsidRPr="008A184E">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655647" w:rsidRPr="008A184E">
        <w:rPr>
          <w:rFonts w:asciiTheme="minorHAnsi" w:hAnsiTheme="minorHAnsi" w:cstheme="minorHAnsi"/>
          <w:sz w:val="22"/>
          <w:szCs w:val="22"/>
        </w:rPr>
        <w:fldChar w:fldCharType="separate"/>
      </w:r>
      <w:r w:rsidR="00655647" w:rsidRPr="008A184E">
        <w:rPr>
          <w:rFonts w:asciiTheme="minorHAnsi" w:hAnsiTheme="minorHAnsi" w:cstheme="minorHAnsi"/>
          <w:noProof/>
          <w:sz w:val="22"/>
          <w:szCs w:val="22"/>
        </w:rPr>
        <w:t xml:space="preserve">(Brett </w:t>
      </w:r>
      <w:r w:rsidR="00655647" w:rsidRPr="008A184E">
        <w:rPr>
          <w:rFonts w:asciiTheme="minorHAnsi" w:hAnsiTheme="minorHAnsi" w:cstheme="minorHAnsi"/>
          <w:i/>
          <w:noProof/>
          <w:sz w:val="22"/>
          <w:szCs w:val="22"/>
        </w:rPr>
        <w:t>et al.</w:t>
      </w:r>
      <w:r w:rsidR="00655647" w:rsidRPr="008A184E">
        <w:rPr>
          <w:rFonts w:asciiTheme="minorHAnsi" w:hAnsiTheme="minorHAnsi" w:cstheme="minorHAnsi"/>
          <w:noProof/>
          <w:sz w:val="22"/>
          <w:szCs w:val="22"/>
        </w:rPr>
        <w:t>, 2014)</w:t>
      </w:r>
      <w:r w:rsidR="00655647"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3D5958" w:rsidRPr="008A184E">
        <w:rPr>
          <w:rFonts w:asciiTheme="minorHAnsi" w:hAnsiTheme="minorHAnsi" w:cstheme="minorHAnsi"/>
          <w:sz w:val="22"/>
          <w:szCs w:val="22"/>
        </w:rPr>
        <w:t xml:space="preserve">The placenta is the rate-limiting step for fetal nutrient and gas acquisition </w:t>
      </w:r>
      <w:r w:rsidR="00655647" w:rsidRPr="008A184E">
        <w:rPr>
          <w:rFonts w:asciiTheme="minorHAnsi" w:hAnsiTheme="minorHAnsi" w:cstheme="minorHAnsi"/>
          <w:sz w:val="22"/>
          <w:szCs w:val="22"/>
        </w:rPr>
        <w:fldChar w:fldCharType="begin" w:fldLock="1"/>
      </w:r>
      <w:r w:rsidR="00121382" w:rsidRPr="008A184E">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655647" w:rsidRPr="008A184E">
        <w:rPr>
          <w:rFonts w:asciiTheme="minorHAnsi" w:hAnsiTheme="minorHAnsi" w:cstheme="minorHAnsi"/>
          <w:sz w:val="22"/>
          <w:szCs w:val="22"/>
        </w:rPr>
        <w:fldChar w:fldCharType="separate"/>
      </w:r>
      <w:r w:rsidR="00655647" w:rsidRPr="008A184E">
        <w:rPr>
          <w:rFonts w:asciiTheme="minorHAnsi" w:hAnsiTheme="minorHAnsi" w:cstheme="minorHAnsi"/>
          <w:noProof/>
          <w:sz w:val="22"/>
          <w:szCs w:val="22"/>
        </w:rPr>
        <w:t xml:space="preserve">(Brett </w:t>
      </w:r>
      <w:r w:rsidR="00655647" w:rsidRPr="008A184E">
        <w:rPr>
          <w:rFonts w:asciiTheme="minorHAnsi" w:hAnsiTheme="minorHAnsi" w:cstheme="minorHAnsi"/>
          <w:i/>
          <w:noProof/>
          <w:sz w:val="22"/>
          <w:szCs w:val="22"/>
        </w:rPr>
        <w:t>et al.</w:t>
      </w:r>
      <w:r w:rsidR="00655647" w:rsidRPr="008A184E">
        <w:rPr>
          <w:rFonts w:asciiTheme="minorHAnsi" w:hAnsiTheme="minorHAnsi" w:cstheme="minorHAnsi"/>
          <w:noProof/>
          <w:sz w:val="22"/>
          <w:szCs w:val="22"/>
        </w:rPr>
        <w:t>, 2014)</w:t>
      </w:r>
      <w:r w:rsidR="00655647" w:rsidRPr="008A184E">
        <w:rPr>
          <w:rFonts w:asciiTheme="minorHAnsi" w:hAnsiTheme="minorHAnsi" w:cstheme="minorHAnsi"/>
          <w:sz w:val="22"/>
          <w:szCs w:val="22"/>
        </w:rPr>
        <w:fldChar w:fldCharType="end"/>
      </w:r>
      <w:r w:rsidRPr="008A184E">
        <w:rPr>
          <w:rFonts w:asciiTheme="minorHAnsi" w:hAnsiTheme="minorHAnsi" w:cstheme="minorHAnsi"/>
          <w:sz w:val="22"/>
          <w:szCs w:val="22"/>
        </w:rPr>
        <w:t>. Additionally, the placenta plays an important endocrine role to promote fetal growth and nutrient supply</w:t>
      </w:r>
      <w:r w:rsidR="009D6B4D" w:rsidRPr="008A184E">
        <w:rPr>
          <w:rFonts w:asciiTheme="minorHAnsi" w:hAnsiTheme="minorHAnsi" w:cstheme="minorHAnsi"/>
          <w:sz w:val="22"/>
          <w:szCs w:val="22"/>
        </w:rPr>
        <w:t xml:space="preserve"> </w:t>
      </w:r>
      <w:r w:rsidR="009D6B4D" w:rsidRPr="008A184E">
        <w:rPr>
          <w:rFonts w:asciiTheme="minorHAnsi" w:hAnsiTheme="minorHAnsi" w:cstheme="minorHAnsi"/>
          <w:sz w:val="22"/>
          <w:szCs w:val="22"/>
        </w:rPr>
        <w:fldChar w:fldCharType="begin" w:fldLock="1"/>
      </w:r>
      <w:r w:rsidR="00CA5C58" w:rsidRPr="008A184E">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009D6B4D" w:rsidRPr="008A184E">
        <w:rPr>
          <w:rFonts w:asciiTheme="minorHAnsi" w:hAnsiTheme="minorHAnsi" w:cstheme="minorHAnsi"/>
          <w:sz w:val="22"/>
          <w:szCs w:val="22"/>
        </w:rPr>
        <w:fldChar w:fldCharType="separate"/>
      </w:r>
      <w:r w:rsidR="009D6B4D" w:rsidRPr="008A184E">
        <w:rPr>
          <w:rFonts w:asciiTheme="minorHAnsi" w:hAnsiTheme="minorHAnsi" w:cstheme="minorHAnsi"/>
          <w:noProof/>
          <w:sz w:val="22"/>
          <w:szCs w:val="22"/>
        </w:rPr>
        <w:t xml:space="preserve">(Malassine </w:t>
      </w:r>
      <w:r w:rsidR="009D6B4D" w:rsidRPr="008A184E">
        <w:rPr>
          <w:rFonts w:asciiTheme="minorHAnsi" w:hAnsiTheme="minorHAnsi" w:cstheme="minorHAnsi"/>
          <w:i/>
          <w:noProof/>
          <w:sz w:val="22"/>
          <w:szCs w:val="22"/>
        </w:rPr>
        <w:t>et al.</w:t>
      </w:r>
      <w:r w:rsidR="009D6B4D" w:rsidRPr="008A184E">
        <w:rPr>
          <w:rFonts w:asciiTheme="minorHAnsi" w:hAnsiTheme="minorHAnsi" w:cstheme="minorHAnsi"/>
          <w:noProof/>
          <w:sz w:val="22"/>
          <w:szCs w:val="22"/>
        </w:rPr>
        <w:t>, 2003)</w:t>
      </w:r>
      <w:r w:rsidR="009D6B4D" w:rsidRPr="008A184E">
        <w:rPr>
          <w:rFonts w:asciiTheme="minorHAnsi" w:hAnsiTheme="minorHAnsi" w:cstheme="minorHAnsi"/>
          <w:sz w:val="22"/>
          <w:szCs w:val="22"/>
        </w:rPr>
        <w:fldChar w:fldCharType="end"/>
      </w:r>
      <w:r w:rsidRPr="008A184E">
        <w:rPr>
          <w:rFonts w:asciiTheme="minorHAnsi" w:hAnsiTheme="minorHAnsi" w:cstheme="minorHAnsi"/>
          <w:sz w:val="22"/>
          <w:szCs w:val="22"/>
        </w:rPr>
        <w:t>. The placenta is highly regulated to ensure adequate growth of the fetus in normal pregnancies</w:t>
      </w:r>
      <w:r w:rsidR="00CA5C58" w:rsidRPr="008A184E">
        <w:rPr>
          <w:rFonts w:asciiTheme="minorHAnsi" w:hAnsiTheme="minorHAnsi" w:cstheme="minorHAnsi"/>
          <w:sz w:val="22"/>
          <w:szCs w:val="22"/>
        </w:rPr>
        <w:t xml:space="preserve"> </w:t>
      </w:r>
      <w:r w:rsidR="00CA5C58" w:rsidRPr="008A184E">
        <w:rPr>
          <w:rFonts w:asciiTheme="minorHAnsi" w:hAnsiTheme="minorHAnsi" w:cstheme="minorHAnsi"/>
          <w:sz w:val="22"/>
          <w:szCs w:val="22"/>
        </w:rPr>
        <w:fldChar w:fldCharType="begin" w:fldLock="1"/>
      </w:r>
      <w:r w:rsidR="00557B6E" w:rsidRPr="008A184E">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2018)","plainTextFormattedCitation":"(Napso et al., 2018)","previouslyFormattedCitation":"(Napso &lt;i&gt;et al.&lt;/i&gt;, 2018)"},"properties":{"noteIndex":0},"schema":"https://github.com/citation-style-language/schema/raw/master/csl-citation.json"}</w:instrText>
      </w:r>
      <w:r w:rsidR="00CA5C58" w:rsidRPr="008A184E">
        <w:rPr>
          <w:rFonts w:asciiTheme="minorHAnsi" w:hAnsiTheme="minorHAnsi" w:cstheme="minorHAnsi"/>
          <w:sz w:val="22"/>
          <w:szCs w:val="22"/>
        </w:rPr>
        <w:fldChar w:fldCharType="separate"/>
      </w:r>
      <w:r w:rsidR="00CA5C58" w:rsidRPr="008A184E">
        <w:rPr>
          <w:rFonts w:asciiTheme="minorHAnsi" w:hAnsiTheme="minorHAnsi" w:cstheme="minorHAnsi"/>
          <w:noProof/>
          <w:sz w:val="22"/>
          <w:szCs w:val="22"/>
        </w:rPr>
        <w:t xml:space="preserve">(Napso </w:t>
      </w:r>
      <w:r w:rsidR="00CA5C58" w:rsidRPr="008A184E">
        <w:rPr>
          <w:rFonts w:asciiTheme="minorHAnsi" w:hAnsiTheme="minorHAnsi" w:cstheme="minorHAnsi"/>
          <w:i/>
          <w:noProof/>
          <w:sz w:val="22"/>
          <w:szCs w:val="22"/>
        </w:rPr>
        <w:t>et al.</w:t>
      </w:r>
      <w:r w:rsidR="00CA5C58" w:rsidRPr="008A184E">
        <w:rPr>
          <w:rFonts w:asciiTheme="minorHAnsi" w:hAnsiTheme="minorHAnsi" w:cstheme="minorHAnsi"/>
          <w:noProof/>
          <w:sz w:val="22"/>
          <w:szCs w:val="22"/>
        </w:rPr>
        <w:t>, 2018)</w:t>
      </w:r>
      <w:r w:rsidR="00CA5C58" w:rsidRPr="008A184E">
        <w:rPr>
          <w:rFonts w:asciiTheme="minorHAnsi" w:hAnsiTheme="minorHAnsi" w:cstheme="minorHAnsi"/>
          <w:sz w:val="22"/>
          <w:szCs w:val="22"/>
        </w:rPr>
        <w:fldChar w:fldCharType="end"/>
      </w:r>
      <w:r w:rsidR="00CA5C58"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In cases of maternal </w:t>
      </w:r>
      <w:r w:rsidR="00E31698" w:rsidRPr="008A184E">
        <w:rPr>
          <w:rFonts w:asciiTheme="minorHAnsi" w:hAnsiTheme="minorHAnsi" w:cstheme="minorHAnsi"/>
          <w:sz w:val="22"/>
          <w:szCs w:val="22"/>
        </w:rPr>
        <w:t xml:space="preserve">glucocorticoid-induced </w:t>
      </w:r>
      <w:r w:rsidRPr="008A184E">
        <w:rPr>
          <w:rFonts w:asciiTheme="minorHAnsi" w:hAnsiTheme="minorHAnsi" w:cstheme="minorHAnsi"/>
          <w:sz w:val="22"/>
          <w:szCs w:val="22"/>
        </w:rPr>
        <w:t xml:space="preserve">stress, placental nutrient transport and endocrine function are compromised leading to potentially suboptimal fetal growth </w:t>
      </w:r>
      <w:r w:rsidRPr="008A184E">
        <w:rPr>
          <w:rFonts w:asciiTheme="minorHAnsi" w:hAnsiTheme="minorHAnsi" w:cstheme="minorHAnsi"/>
          <w:sz w:val="22"/>
          <w:szCs w:val="22"/>
        </w:rPr>
        <w:fldChar w:fldCharType="begin" w:fldLock="1"/>
      </w:r>
      <w:r w:rsidR="00557B6E" w:rsidRPr="008A184E">
        <w:rPr>
          <w:rFonts w:asciiTheme="minorHAnsi" w:hAnsiTheme="minorHAnsi" w:cstheme="minorHAnsi"/>
          <w:sz w:val="22"/>
          <w:szCs w:val="22"/>
        </w:rPr>
        <w:instrText>ADDIN CSL_CITATION {"citationItems":[{"id":"ITEM-1","itemData":{"DOI":"10.1002/cbf.1817","ISSN":"02636484","author":[{"dropping-particle":"","family":"Kipmen-Korgun","given":"Dijle","non-dropping-particle":"","parse-names":false,"suffix":""},{"dropping-particle":"","family":"Ozmen","given":"Asli","non-dropping-particle":"","parse-names":false,"suffix":""},{"dropping-particle":"","family":"Unek","given":"Gozde","non-dropping-particle":"","parse-names":false,"suffix":""},{"dropping-particle":"","family":"Simsek","given":"Mehmet","non-dropping-particle":"","parse-names":false,"suffix":""},{"dropping-particle":"","family":"Demir","given":"Ramazan","non-dropping-particle":"","parse-names":false,"suffix":""},{"dropping-particle":"","family":"Korgun","given":"Emin Turkay","non-dropping-particle":"","parse-names":false,"suffix":""}],"container-title":"Cell Biochemistry and Function","id":"ITEM-1","issue":"1","issued":{"date-parts":[["2012","1","1"]]},"page":"47-53","publisher":"John Wiley &amp; Sons, Ltd","title":"Triamcinolone up-regulates GLUT 1 and GLUT 3 expression in cultured human placental endothelial cells","type":"article-journal","volume":"30"},"uris":["http://www.mendeley.com/documents/?uuid=b9ba182f-a10e-3e56-915b-e97dc902b250"]},{"id":"ITEM-2","itemData":{"DOI":"10.1016/j.ajog.2012.06.012","ISSN":"1097-6868","PMID":"22840973","abstract":"The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gynecology","id":"ITEM-2","issue":"6","issued":{"date-parts":[["2012","12"]]},"page":"446-54","publisher":"NIH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considerations.","type":"article-journal","volume":"207"},"uris":["http://www.mendeley.com/documents/?uuid=27361c58-7b19-338b-b9f3-3b72599dffac"]}],"mendeley":{"formattedCitation":"(Kipmen-Korgun &lt;i&gt;et al.&lt;/i&gt;, 2012; Waffarn &amp; Davis, 2012)","plainTextFormattedCitation":"(Kipmen-Korgun et al., 2012; Waffarn &amp; Davis, 2012)","previouslyFormattedCitation":"(Kipmen-Korgun &lt;i&gt;et al.&lt;/i&gt;, 2012; Waffarn &amp; Davis, 2012)"},"properties":{"noteIndex":0},"schema":"https://github.com/citation-style-language/schema/raw/master/csl-citation.json"}</w:instrText>
      </w:r>
      <w:r w:rsidRPr="008A184E">
        <w:rPr>
          <w:rFonts w:asciiTheme="minorHAnsi" w:hAnsiTheme="minorHAnsi" w:cstheme="minorHAnsi"/>
          <w:sz w:val="22"/>
          <w:szCs w:val="22"/>
        </w:rPr>
        <w:fldChar w:fldCharType="separate"/>
      </w:r>
      <w:r w:rsidR="00557B6E" w:rsidRPr="008A184E">
        <w:rPr>
          <w:rFonts w:asciiTheme="minorHAnsi" w:hAnsiTheme="minorHAnsi" w:cstheme="minorHAnsi"/>
          <w:noProof/>
          <w:sz w:val="22"/>
          <w:szCs w:val="22"/>
        </w:rPr>
        <w:t xml:space="preserve">(Kipmen-Korgun </w:t>
      </w:r>
      <w:r w:rsidR="00557B6E" w:rsidRPr="008A184E">
        <w:rPr>
          <w:rFonts w:asciiTheme="minorHAnsi" w:hAnsiTheme="minorHAnsi" w:cstheme="minorHAnsi"/>
          <w:i/>
          <w:noProof/>
          <w:sz w:val="22"/>
          <w:szCs w:val="22"/>
        </w:rPr>
        <w:t>et al.</w:t>
      </w:r>
      <w:r w:rsidR="00557B6E" w:rsidRPr="008A184E">
        <w:rPr>
          <w:rFonts w:asciiTheme="minorHAnsi" w:hAnsiTheme="minorHAnsi" w:cstheme="minorHAnsi"/>
          <w:noProof/>
          <w:sz w:val="22"/>
          <w:szCs w:val="22"/>
        </w:rPr>
        <w:t>, 2012; Waffarn &amp; Davis, 2012)</w:t>
      </w:r>
      <w:r w:rsidRPr="008A184E">
        <w:rPr>
          <w:rFonts w:asciiTheme="minorHAnsi" w:hAnsiTheme="minorHAnsi" w:cstheme="minorHAnsi"/>
          <w:sz w:val="22"/>
          <w:szCs w:val="22"/>
        </w:rPr>
        <w:fldChar w:fldCharType="end"/>
      </w:r>
      <w:r w:rsidRPr="008A184E">
        <w:rPr>
          <w:rFonts w:asciiTheme="minorHAnsi" w:hAnsiTheme="minorHAnsi" w:cstheme="minorHAnsi"/>
          <w:color w:val="000000"/>
          <w:sz w:val="22"/>
          <w:szCs w:val="22"/>
        </w:rPr>
        <w:t xml:space="preserve">. </w:t>
      </w:r>
      <w:r w:rsidR="00E31698" w:rsidRPr="008A184E">
        <w:rPr>
          <w:rFonts w:asciiTheme="minorHAnsi" w:hAnsiTheme="minorHAnsi" w:cstheme="minorHAnsi"/>
          <w:sz w:val="22"/>
          <w:szCs w:val="22"/>
        </w:rPr>
        <w:t xml:space="preserve">In Denmark, 20% of women reported use of corticosteroids from 4 weeks prior to delivery until delivery  between 1996-2008 </w:t>
      </w:r>
      <w:r w:rsidR="00E31698" w:rsidRPr="008A184E">
        <w:rPr>
          <w:rFonts w:asciiTheme="minorHAnsi" w:hAnsiTheme="minorHAnsi" w:cstheme="minorHAnsi"/>
          <w:sz w:val="22"/>
          <w:szCs w:val="22"/>
        </w:rPr>
        <w:fldChar w:fldCharType="begin" w:fldLock="1"/>
      </w:r>
      <w:r w:rsidR="00E31698" w:rsidRPr="008A184E">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00E31698" w:rsidRPr="008A184E">
        <w:rPr>
          <w:rFonts w:asciiTheme="minorHAnsi" w:hAnsiTheme="minorHAnsi" w:cstheme="minorHAnsi"/>
          <w:sz w:val="22"/>
          <w:szCs w:val="22"/>
        </w:rPr>
        <w:fldChar w:fldCharType="separate"/>
      </w:r>
      <w:r w:rsidR="00E31698" w:rsidRPr="008A184E">
        <w:rPr>
          <w:rFonts w:asciiTheme="minorHAnsi" w:hAnsiTheme="minorHAnsi" w:cstheme="minorHAnsi"/>
          <w:noProof/>
          <w:sz w:val="22"/>
          <w:szCs w:val="22"/>
        </w:rPr>
        <w:t>(Hviid &amp; Mølgaard-Nielsen, 2011)</w:t>
      </w:r>
      <w:r w:rsidR="00E31698" w:rsidRPr="008A184E">
        <w:rPr>
          <w:rFonts w:asciiTheme="minorHAnsi" w:hAnsiTheme="minorHAnsi" w:cstheme="minorHAnsi"/>
          <w:sz w:val="22"/>
          <w:szCs w:val="22"/>
        </w:rPr>
        <w:fldChar w:fldCharType="end"/>
      </w:r>
      <w:r w:rsidR="00E31698" w:rsidRPr="008A184E">
        <w:rPr>
          <w:rFonts w:asciiTheme="minorHAnsi" w:hAnsiTheme="minorHAnsi" w:cstheme="minorHAnsi"/>
          <w:sz w:val="22"/>
          <w:szCs w:val="22"/>
        </w:rPr>
        <w:t xml:space="preserve">. </w:t>
      </w:r>
      <w:r w:rsidR="00E102B4" w:rsidRPr="008A184E">
        <w:rPr>
          <w:rFonts w:asciiTheme="minorHAnsi" w:hAnsiTheme="minorHAnsi" w:cstheme="minorHAnsi"/>
          <w:sz w:val="22"/>
          <w:szCs w:val="22"/>
        </w:rPr>
        <w:t xml:space="preserve">The mechanisms by which maternal corticosteroids influence fetal health and placental function </w:t>
      </w:r>
      <w:r w:rsidR="00556E02" w:rsidRPr="008A184E">
        <w:rPr>
          <w:rFonts w:asciiTheme="minorHAnsi" w:hAnsiTheme="minorHAnsi" w:cstheme="minorHAnsi"/>
          <w:sz w:val="22"/>
          <w:szCs w:val="22"/>
        </w:rPr>
        <w:t xml:space="preserve">are understudied </w:t>
      </w:r>
      <w:r w:rsidR="00E102B4" w:rsidRPr="008A184E">
        <w:rPr>
          <w:rFonts w:asciiTheme="minorHAnsi" w:hAnsiTheme="minorHAnsi" w:cstheme="minorHAnsi"/>
          <w:sz w:val="22"/>
          <w:szCs w:val="22"/>
        </w:rPr>
        <w:fldChar w:fldCharType="begin" w:fldLock="1"/>
      </w:r>
      <w:r w:rsidR="00E102B4" w:rsidRPr="008A184E">
        <w:rPr>
          <w:rFonts w:asciiTheme="minorHAnsi" w:hAnsiTheme="minorHAnsi" w:cstheme="minorHAnsi"/>
          <w:sz w:val="22"/>
          <w:szCs w:val="22"/>
        </w:rPr>
        <w:instrText>ADDIN CSL_CITATION {"citationItems":[{"id":"ITEM-1","itemData":{"DOI":"10.1093/humupd/dmv047","ISSN":"1355-4786","PMID":"26590298","abstract":"BACKGROUND The use of antenatal steroid therapy is common in pregnancy. In early pregnancy, steroids may be used in women for the treatment of recurrent miscarriage or fetal abnormalities such as congenital adrenal hyperplasia. In mid-late pregnancy, the antenatal administration of corticosteroids to expectant mothers in anticipation of preterm birth is one of the most important advances in perinatal medicine; antenatal corticosteroids are now standard care for pregnancies at risk of premature delivery in high- and middle-income countries. The widespread uptake of this therapy is due to a compelling body of evidence demonstrating improved neonatal outcomes following antenatal corticosteroid exposure, stemming most notably from corticosteroid-driven maturation of fetal pulmonary function. As we approach the 50th anniversary of landmark work in this area by Liggins and Howie, it is apparent that much remains to be understood with regards to how we might best apply antenatal corticosteroid therapy to improve pregnancy outcomes at both early and mid to late gestation. METHODS Drawing on advances in laboratory science, pre-clinical and clinical studies, we performed a narrative review of the scientific literature to provide a timely update on the benefits, risks and uncertainties regarding antenatal corticosteroid use in pregnancy. Three, well-established therapeutic uses of antenatal steroids, namely recurrent miscarriage, congenital adrenal hyperplasia and preterm birth, were selected to frame the review. RESULTS Even the most well-established antenatal steroid therapies lack the comprehensive pharmacokinetic and dose-response data necessary to optimize dosing regimens. New insights into complex, tissue-specific corticosteroid signalling by genomic-dependent and independent mechanisms have not been used to inform corticosteroid treatment strategies. There is growing evidence that some fetal corticosteroid treatments are either ineffective, or may result in adverse outcomes, in addition to lasting epigenetic changes in a variety of homeostatic mechanisms. Nowhere is the need to better understand the intricacies of corticosteroid therapy better conveyed than in the findings of Althabe and colleagues who recently reported an increase in overall neonatal mortality and maternal morbidity in association with antenatal corticosteroid administration in low-resource settings. CONCLUSIONS New research to clarify the benefits and potential risks of antenatal corticos…","author":[{"dropping-particle":"","family":"Kemp","given":"M.W.","non-dropping-particle":"","parse-names":false,"suffix":""},{"dropping-particle":"","family":"Newnham","given":"J.P.","non-dropping-particle":"","parse-names":false,"suffix":""},{"dropping-particle":"","family":"Challis","given":"J.G.","non-dropping-particle":"","parse-names":false,"suffix":""},{"dropping-particle":"","family":"Jobe","given":"A.H.","non-dropping-particle":"","parse-names":false,"suffix":""},{"dropping-particle":"","family":"Stock","given":"S.J.","non-dropping-particle":"","parse-names":false,"suffix":""}],"container-title":"Human Reproduction Update","id":"ITEM-1","issue":"2","issued":{"date-parts":[["2015","11","20"]]},"page":"dmv047","title":"The clinical use of corticosteroids in pregnancy","type":"article-journal","volume":"22"},"uris":["http://www.mendeley.com/documents/?uuid=61b3b36c-db14-3896-ba99-b04f1d829225"]}],"mendeley":{"formattedCitation":"(Kemp &lt;i&gt;et al.&lt;/i&gt;, 2015)","plainTextFormattedCitation":"(Kemp et al., 2015)","previouslyFormattedCitation":"(Kemp &lt;i&gt;et al.&lt;/i&gt;, 2015)"},"properties":{"noteIndex":0},"schema":"https://github.com/citation-style-language/schema/raw/master/csl-citation.json"}</w:instrText>
      </w:r>
      <w:r w:rsidR="00E102B4" w:rsidRPr="008A184E">
        <w:rPr>
          <w:rFonts w:asciiTheme="minorHAnsi" w:hAnsiTheme="minorHAnsi" w:cstheme="minorHAnsi"/>
          <w:sz w:val="22"/>
          <w:szCs w:val="22"/>
        </w:rPr>
        <w:fldChar w:fldCharType="separate"/>
      </w:r>
      <w:r w:rsidR="00E102B4" w:rsidRPr="008A184E">
        <w:rPr>
          <w:rFonts w:asciiTheme="minorHAnsi" w:hAnsiTheme="minorHAnsi" w:cstheme="minorHAnsi"/>
          <w:noProof/>
          <w:sz w:val="22"/>
          <w:szCs w:val="22"/>
        </w:rPr>
        <w:t xml:space="preserve">(Kemp </w:t>
      </w:r>
      <w:r w:rsidR="00E102B4" w:rsidRPr="008A184E">
        <w:rPr>
          <w:rFonts w:asciiTheme="minorHAnsi" w:hAnsiTheme="minorHAnsi" w:cstheme="minorHAnsi"/>
          <w:i/>
          <w:noProof/>
          <w:sz w:val="22"/>
          <w:szCs w:val="22"/>
        </w:rPr>
        <w:t>et al.</w:t>
      </w:r>
      <w:r w:rsidR="00E102B4" w:rsidRPr="008A184E">
        <w:rPr>
          <w:rFonts w:asciiTheme="minorHAnsi" w:hAnsiTheme="minorHAnsi" w:cstheme="minorHAnsi"/>
          <w:noProof/>
          <w:sz w:val="22"/>
          <w:szCs w:val="22"/>
        </w:rPr>
        <w:t>, 2015)</w:t>
      </w:r>
      <w:r w:rsidR="00E102B4" w:rsidRPr="008A184E">
        <w:rPr>
          <w:rFonts w:asciiTheme="minorHAnsi" w:hAnsiTheme="minorHAnsi" w:cstheme="minorHAnsi"/>
          <w:sz w:val="22"/>
          <w:szCs w:val="22"/>
        </w:rPr>
        <w:fldChar w:fldCharType="end"/>
      </w:r>
      <w:r w:rsidR="00E102B4" w:rsidRPr="008A184E">
        <w:rPr>
          <w:rFonts w:asciiTheme="minorHAnsi" w:hAnsiTheme="minorHAnsi" w:cstheme="minorHAnsi"/>
          <w:sz w:val="22"/>
          <w:szCs w:val="22"/>
        </w:rPr>
        <w:t>. Some side effects like reduced birthweight, offspring hypertension</w:t>
      </w:r>
      <w:r w:rsidR="002275CE" w:rsidRPr="008A184E">
        <w:rPr>
          <w:rFonts w:asciiTheme="minorHAnsi" w:hAnsiTheme="minorHAnsi" w:cstheme="minorHAnsi"/>
          <w:sz w:val="22"/>
          <w:szCs w:val="22"/>
        </w:rPr>
        <w:t>, mental illness</w:t>
      </w:r>
      <w:r w:rsidR="00E102B4" w:rsidRPr="008A184E">
        <w:rPr>
          <w:rFonts w:asciiTheme="minorHAnsi" w:hAnsiTheme="minorHAnsi" w:cstheme="minorHAnsi"/>
          <w:sz w:val="22"/>
          <w:szCs w:val="22"/>
        </w:rPr>
        <w:t xml:space="preserve"> and </w:t>
      </w:r>
      <w:r w:rsidR="002275CE" w:rsidRPr="008A184E">
        <w:rPr>
          <w:rFonts w:asciiTheme="minorHAnsi" w:hAnsiTheme="minorHAnsi" w:cstheme="minorHAnsi"/>
          <w:sz w:val="22"/>
          <w:szCs w:val="22"/>
        </w:rPr>
        <w:t>higher</w:t>
      </w:r>
      <w:r w:rsidR="00E102B4" w:rsidRPr="008A184E">
        <w:rPr>
          <w:rFonts w:asciiTheme="minorHAnsi" w:hAnsiTheme="minorHAnsi" w:cstheme="minorHAnsi"/>
          <w:sz w:val="22"/>
          <w:szCs w:val="22"/>
        </w:rPr>
        <w:t xml:space="preserve"> </w:t>
      </w:r>
      <w:r w:rsidR="00ED4E3A" w:rsidRPr="008A184E">
        <w:rPr>
          <w:rFonts w:asciiTheme="minorHAnsi" w:hAnsiTheme="minorHAnsi" w:cstheme="minorHAnsi"/>
          <w:sz w:val="22"/>
          <w:szCs w:val="22"/>
        </w:rPr>
        <w:t xml:space="preserve">childhood </w:t>
      </w:r>
      <w:r w:rsidR="00E102B4" w:rsidRPr="008A184E">
        <w:rPr>
          <w:rFonts w:asciiTheme="minorHAnsi" w:hAnsiTheme="minorHAnsi" w:cstheme="minorHAnsi"/>
          <w:sz w:val="22"/>
          <w:szCs w:val="22"/>
        </w:rPr>
        <w:t>HPA axis</w:t>
      </w:r>
      <w:r w:rsidR="002275CE" w:rsidRPr="008A184E">
        <w:rPr>
          <w:rFonts w:asciiTheme="minorHAnsi" w:hAnsiTheme="minorHAnsi" w:cstheme="minorHAnsi"/>
          <w:sz w:val="22"/>
          <w:szCs w:val="22"/>
        </w:rPr>
        <w:t xml:space="preserve"> activity</w:t>
      </w:r>
      <w:r w:rsidR="00E102B4" w:rsidRPr="008A184E">
        <w:rPr>
          <w:rFonts w:asciiTheme="minorHAnsi" w:hAnsiTheme="minorHAnsi" w:cstheme="minorHAnsi"/>
          <w:sz w:val="22"/>
          <w:szCs w:val="22"/>
        </w:rPr>
        <w:t xml:space="preserve"> remain controversial </w:t>
      </w:r>
      <w:r w:rsidR="00E102B4" w:rsidRPr="008A184E">
        <w:rPr>
          <w:rFonts w:asciiTheme="minorHAnsi" w:hAnsiTheme="minorHAnsi" w:cstheme="minorHAnsi"/>
          <w:sz w:val="22"/>
          <w:szCs w:val="22"/>
        </w:rPr>
        <w:fldChar w:fldCharType="begin" w:fldLock="1"/>
      </w:r>
      <w:r w:rsidR="00DC1693" w:rsidRPr="008A184E">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M","non-dropping-particle":"","parse-names":false,"suffix":""}],"container-title":"Neuroendocrinology","id":"ITEM-3","issue":"2","issued":{"date-parts":[["2013"]]},"page":"106-15","publisher":"Karger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id":"ITEM-4","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Reviews","id":"ITEM-4","issue":"6","issued":{"date-parts":[["2013","12","1"]]},"page":"885-916","publisher":"Narnia","title":"Early-Life Glucocorticoid Exposure: The Hypothalamic-Pituitary-Adrenal Axis, Placental Function, and Long-term Disease Risk","type":"article-journal","volume":"34"},"uris":["http://www.mendeley.com/documents/?uuid=d1ba4f6a-5f7a-378b-b66e-15e35e75c440"]},{"id":"ITEM-5","itemData":{"DOI":"10.1210/jc.2012-1970","ISSN":"0021-972X","PMID":"22869608","abstract":"CONTEXT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Metabolism","id":"ITEM-5","issue":"10","issued":{"date-parts":[["2012","10"]]},"page":"3538-3544","title":"Impact of Antenatal Synthetic Glucocorticoid Exposure on Endocrine Stress Reactivity in Term-Born Children","type":"article-journal","volume":"97"},"uris":["http://www.mendeley.com/documents/?uuid=452599b2-b20d-3d05-ad5f-19a622b4a27d"]},{"id":"ITEM-6","itemData":{"DOI":"10.1016/j.ajog.2012.06.012","ISSN":"1097-6868","PMID":"22840973","abstract":"The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gynecology","id":"ITEM-6","issue":"6","issued":{"date-parts":[["2012","12"]]},"page":"446-54","publisher":"NIH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considerations.","type":"article-journal","volume":"207"},"uris":["http://www.mendeley.com/documents/?uuid=27361c58-7b19-338b-b9f3-3b72599dffac"]}],"mendeley":{"formattedCitation":"(Alexander &lt;i&gt;et al.&lt;/i&gt;, 2012; Waffarn &amp; Davis, 2012; Duthie &amp; Reynolds, 2013; Reynolds, 2013; Braun &lt;i&gt;et al.&lt;/i&gt;, 2013; Moisiadis &amp; Matthews, 2014)","plainTextFormattedCitation":"(Alexander et al., 2012; Waffarn &amp; Davis, 2012; Duthie &amp; Reynolds, 2013; Reynolds, 2013; Braun et al., 2013; Moisiadis &amp; Matthews, 2014)","previouslyFormattedCitation":"(Alexander &lt;i&gt;et al.&lt;/i&gt;, 2012; Waffarn &amp; Davis, 2012; Duthie &amp; Reynolds, 2013; Reynolds, 2013; Braun &lt;i&gt;et al.&lt;/i&gt;, 2013; Moisiadis &amp; Matthews, 2014)"},"properties":{"noteIndex":0},"schema":"https://github.com/citation-style-language/schema/raw/master/csl-citation.json"}</w:instrText>
      </w:r>
      <w:r w:rsidR="00E102B4" w:rsidRPr="008A184E">
        <w:rPr>
          <w:rFonts w:asciiTheme="minorHAnsi" w:hAnsiTheme="minorHAnsi" w:cstheme="minorHAnsi"/>
          <w:sz w:val="22"/>
          <w:szCs w:val="22"/>
        </w:rPr>
        <w:fldChar w:fldCharType="separate"/>
      </w:r>
      <w:r w:rsidR="0067295D" w:rsidRPr="008A184E">
        <w:rPr>
          <w:rFonts w:asciiTheme="minorHAnsi" w:hAnsiTheme="minorHAnsi" w:cstheme="minorHAnsi"/>
          <w:noProof/>
          <w:sz w:val="22"/>
          <w:szCs w:val="22"/>
        </w:rPr>
        <w:t xml:space="preserve">(Alexander </w:t>
      </w:r>
      <w:r w:rsidR="0067295D" w:rsidRPr="008A184E">
        <w:rPr>
          <w:rFonts w:asciiTheme="minorHAnsi" w:hAnsiTheme="minorHAnsi" w:cstheme="minorHAnsi"/>
          <w:i/>
          <w:noProof/>
          <w:sz w:val="22"/>
          <w:szCs w:val="22"/>
        </w:rPr>
        <w:t>et al.</w:t>
      </w:r>
      <w:r w:rsidR="0067295D" w:rsidRPr="008A184E">
        <w:rPr>
          <w:rFonts w:asciiTheme="minorHAnsi" w:hAnsiTheme="minorHAnsi" w:cstheme="minorHAnsi"/>
          <w:noProof/>
          <w:sz w:val="22"/>
          <w:szCs w:val="22"/>
        </w:rPr>
        <w:t xml:space="preserve">, 2012; Waffarn &amp; Davis, 2012; Duthie &amp; Reynolds, 2013; Reynolds, 2013; Braun </w:t>
      </w:r>
      <w:r w:rsidR="0067295D" w:rsidRPr="008A184E">
        <w:rPr>
          <w:rFonts w:asciiTheme="minorHAnsi" w:hAnsiTheme="minorHAnsi" w:cstheme="minorHAnsi"/>
          <w:i/>
          <w:noProof/>
          <w:sz w:val="22"/>
          <w:szCs w:val="22"/>
        </w:rPr>
        <w:t>et al.</w:t>
      </w:r>
      <w:r w:rsidR="0067295D" w:rsidRPr="008A184E">
        <w:rPr>
          <w:rFonts w:asciiTheme="minorHAnsi" w:hAnsiTheme="minorHAnsi" w:cstheme="minorHAnsi"/>
          <w:noProof/>
          <w:sz w:val="22"/>
          <w:szCs w:val="22"/>
        </w:rPr>
        <w:t>, 2013; Moisiadis &amp; Matthews, 2014)</w:t>
      </w:r>
      <w:r w:rsidR="00E102B4" w:rsidRPr="008A184E">
        <w:rPr>
          <w:rFonts w:asciiTheme="minorHAnsi" w:hAnsiTheme="minorHAnsi" w:cstheme="minorHAnsi"/>
          <w:sz w:val="22"/>
          <w:szCs w:val="22"/>
        </w:rPr>
        <w:fldChar w:fldCharType="end"/>
      </w:r>
      <w:r w:rsidR="00E102B4" w:rsidRPr="008A184E">
        <w:rPr>
          <w:rFonts w:asciiTheme="minorHAnsi" w:hAnsiTheme="minorHAnsi" w:cstheme="minorHAnsi"/>
          <w:sz w:val="22"/>
          <w:szCs w:val="22"/>
        </w:rPr>
        <w:t xml:space="preserve">. </w:t>
      </w:r>
      <w:r w:rsidRPr="008A184E">
        <w:rPr>
          <w:rFonts w:asciiTheme="minorHAnsi" w:hAnsiTheme="minorHAnsi" w:cstheme="minorHAnsi"/>
          <w:sz w:val="22"/>
          <w:szCs w:val="22"/>
          <w:u w:val="single"/>
        </w:rPr>
        <w:t>My</w:t>
      </w:r>
      <w:r w:rsidR="00E102B4" w:rsidRPr="008A184E">
        <w:rPr>
          <w:rFonts w:asciiTheme="minorHAnsi" w:hAnsiTheme="minorHAnsi" w:cstheme="minorHAnsi"/>
          <w:sz w:val="22"/>
          <w:szCs w:val="22"/>
          <w:u w:val="single"/>
        </w:rPr>
        <w:t xml:space="preserve"> hypothesis is that </w:t>
      </w:r>
      <w:r w:rsidR="00AD57E5" w:rsidRPr="008A184E">
        <w:rPr>
          <w:rFonts w:asciiTheme="minorHAnsi" w:hAnsiTheme="minorHAnsi" w:cstheme="minorHAnsi"/>
          <w:sz w:val="22"/>
          <w:szCs w:val="22"/>
          <w:u w:val="single"/>
        </w:rPr>
        <w:t>glucoc</w:t>
      </w:r>
      <w:r w:rsidR="00E102B4" w:rsidRPr="008A184E">
        <w:rPr>
          <w:rFonts w:asciiTheme="minorHAnsi" w:hAnsiTheme="minorHAnsi" w:cstheme="minorHAnsi"/>
          <w:sz w:val="22"/>
          <w:szCs w:val="22"/>
          <w:u w:val="single"/>
        </w:rPr>
        <w:t>ort</w:t>
      </w:r>
      <w:r w:rsidR="00AD57E5" w:rsidRPr="008A184E">
        <w:rPr>
          <w:rFonts w:asciiTheme="minorHAnsi" w:hAnsiTheme="minorHAnsi" w:cstheme="minorHAnsi"/>
          <w:sz w:val="22"/>
          <w:szCs w:val="22"/>
          <w:u w:val="single"/>
        </w:rPr>
        <w:t>ic</w:t>
      </w:r>
      <w:r w:rsidR="00E102B4" w:rsidRPr="008A184E">
        <w:rPr>
          <w:rFonts w:asciiTheme="minorHAnsi" w:hAnsiTheme="minorHAnsi" w:cstheme="minorHAnsi"/>
          <w:sz w:val="22"/>
          <w:szCs w:val="22"/>
          <w:u w:val="single"/>
        </w:rPr>
        <w:t xml:space="preserve">oid treatments prior to </w:t>
      </w:r>
      <w:r w:rsidRPr="008A184E">
        <w:rPr>
          <w:rFonts w:asciiTheme="minorHAnsi" w:hAnsiTheme="minorHAnsi" w:cstheme="minorHAnsi"/>
          <w:sz w:val="22"/>
          <w:szCs w:val="22"/>
          <w:u w:val="single"/>
        </w:rPr>
        <w:t>conception</w:t>
      </w:r>
      <w:r w:rsidR="00E102B4" w:rsidRPr="008A184E">
        <w:rPr>
          <w:rFonts w:asciiTheme="minorHAnsi" w:hAnsiTheme="minorHAnsi" w:cstheme="minorHAnsi"/>
          <w:sz w:val="22"/>
          <w:szCs w:val="22"/>
          <w:u w:val="single"/>
        </w:rPr>
        <w:t xml:space="preserve"> and/or </w:t>
      </w:r>
      <w:r w:rsidRPr="008A184E">
        <w:rPr>
          <w:rFonts w:asciiTheme="minorHAnsi" w:hAnsiTheme="minorHAnsi" w:cstheme="minorHAnsi"/>
          <w:sz w:val="22"/>
          <w:szCs w:val="22"/>
          <w:u w:val="single"/>
        </w:rPr>
        <w:t>during</w:t>
      </w:r>
      <w:r w:rsidR="00E102B4" w:rsidRPr="008A184E">
        <w:rPr>
          <w:rFonts w:asciiTheme="minorHAnsi" w:hAnsiTheme="minorHAnsi" w:cstheme="minorHAnsi"/>
          <w:sz w:val="22"/>
          <w:szCs w:val="22"/>
          <w:u w:val="single"/>
        </w:rPr>
        <w:t xml:space="preserve"> conception cause altered placental transport and hormonal function in a time-dependent manner by which a</w:t>
      </w:r>
      <w:r w:rsidRPr="008A184E">
        <w:rPr>
          <w:rFonts w:asciiTheme="minorHAnsi" w:hAnsiTheme="minorHAnsi" w:cstheme="minorHAnsi"/>
          <w:sz w:val="22"/>
          <w:szCs w:val="22"/>
          <w:u w:val="single"/>
        </w:rPr>
        <w:t xml:space="preserve">n </w:t>
      </w:r>
      <w:r w:rsidR="00E102B4" w:rsidRPr="008A184E">
        <w:rPr>
          <w:rFonts w:asciiTheme="minorHAnsi" w:hAnsiTheme="minorHAnsi" w:cstheme="minorHAnsi"/>
          <w:sz w:val="22"/>
          <w:szCs w:val="22"/>
          <w:u w:val="single"/>
        </w:rPr>
        <w:t>earl</w:t>
      </w:r>
      <w:r w:rsidRPr="008A184E">
        <w:rPr>
          <w:rFonts w:asciiTheme="minorHAnsi" w:hAnsiTheme="minorHAnsi" w:cstheme="minorHAnsi"/>
          <w:sz w:val="22"/>
          <w:szCs w:val="22"/>
          <w:u w:val="single"/>
        </w:rPr>
        <w:t>y and prolonged</w:t>
      </w:r>
      <w:r w:rsidR="00E102B4" w:rsidRPr="008A184E">
        <w:rPr>
          <w:rFonts w:asciiTheme="minorHAnsi" w:hAnsiTheme="minorHAnsi" w:cstheme="minorHAnsi"/>
          <w:sz w:val="22"/>
          <w:szCs w:val="22"/>
          <w:u w:val="single"/>
        </w:rPr>
        <w:t xml:space="preserve"> exposure </w:t>
      </w:r>
      <w:r w:rsidRPr="008A184E">
        <w:rPr>
          <w:rFonts w:asciiTheme="minorHAnsi" w:hAnsiTheme="minorHAnsi" w:cstheme="minorHAnsi"/>
          <w:sz w:val="22"/>
          <w:szCs w:val="22"/>
          <w:u w:val="single"/>
        </w:rPr>
        <w:t xml:space="preserve">during pregnancy </w:t>
      </w:r>
      <w:r w:rsidR="00E102B4" w:rsidRPr="008A184E">
        <w:rPr>
          <w:rFonts w:asciiTheme="minorHAnsi" w:hAnsiTheme="minorHAnsi" w:cstheme="minorHAnsi"/>
          <w:sz w:val="22"/>
          <w:szCs w:val="22"/>
          <w:u w:val="single"/>
        </w:rPr>
        <w:t>has more prominent side effects on the placenta and fetus.</w:t>
      </w:r>
      <w:r w:rsidR="00E102B4" w:rsidRPr="008A184E">
        <w:rPr>
          <w:rFonts w:asciiTheme="minorHAnsi" w:hAnsiTheme="minorHAnsi" w:cstheme="minorHAnsi"/>
          <w:sz w:val="22"/>
          <w:szCs w:val="22"/>
        </w:rPr>
        <w:t xml:space="preserve"> To test this hypothesis, we will </w:t>
      </w:r>
      <w:r w:rsidR="003D5958" w:rsidRPr="008A184E">
        <w:rPr>
          <w:rFonts w:asciiTheme="minorHAnsi" w:hAnsiTheme="minorHAnsi" w:cstheme="minorHAnsi"/>
          <w:sz w:val="22"/>
          <w:szCs w:val="22"/>
        </w:rPr>
        <w:t xml:space="preserve">examine </w:t>
      </w:r>
      <w:r w:rsidR="00E102B4" w:rsidRPr="008A184E">
        <w:rPr>
          <w:rFonts w:asciiTheme="minorHAnsi" w:hAnsiTheme="minorHAnsi" w:cstheme="minorHAnsi"/>
          <w:sz w:val="22"/>
          <w:szCs w:val="22"/>
        </w:rPr>
        <w:t>a)</w:t>
      </w:r>
      <w:r w:rsidR="003D5958" w:rsidRPr="008A184E">
        <w:rPr>
          <w:rFonts w:asciiTheme="minorHAnsi" w:hAnsiTheme="minorHAnsi" w:cstheme="minorHAnsi"/>
          <w:sz w:val="22"/>
          <w:szCs w:val="22"/>
        </w:rPr>
        <w:t xml:space="preserve"> how</w:t>
      </w:r>
      <w:r w:rsidR="00E102B4" w:rsidRPr="008A184E">
        <w:rPr>
          <w:rFonts w:asciiTheme="minorHAnsi" w:hAnsiTheme="minorHAnsi" w:cstheme="minorHAnsi"/>
          <w:sz w:val="22"/>
          <w:szCs w:val="22"/>
        </w:rPr>
        <w:t xml:space="preserve"> </w:t>
      </w:r>
      <w:r w:rsidR="003D5958" w:rsidRPr="008A184E">
        <w:rPr>
          <w:rFonts w:asciiTheme="minorHAnsi" w:hAnsiTheme="minorHAnsi" w:cstheme="minorHAnsi"/>
          <w:sz w:val="22"/>
          <w:szCs w:val="22"/>
        </w:rPr>
        <w:t xml:space="preserve">maternal </w:t>
      </w:r>
      <w:r w:rsidRPr="008A184E">
        <w:rPr>
          <w:rFonts w:asciiTheme="minorHAnsi" w:hAnsiTheme="minorHAnsi" w:cstheme="minorHAnsi"/>
          <w:sz w:val="22"/>
          <w:szCs w:val="22"/>
        </w:rPr>
        <w:t xml:space="preserve">dexamethasone </w:t>
      </w:r>
      <w:r w:rsidR="003D5958" w:rsidRPr="008A184E">
        <w:rPr>
          <w:rFonts w:asciiTheme="minorHAnsi" w:hAnsiTheme="minorHAnsi" w:cstheme="minorHAnsi"/>
          <w:sz w:val="22"/>
          <w:szCs w:val="22"/>
        </w:rPr>
        <w:t>effects on</w:t>
      </w:r>
      <w:r w:rsidRPr="008A184E">
        <w:rPr>
          <w:rFonts w:asciiTheme="minorHAnsi" w:hAnsiTheme="minorHAnsi" w:cstheme="minorHAnsi"/>
          <w:sz w:val="22"/>
          <w:szCs w:val="22"/>
        </w:rPr>
        <w:t xml:space="preserve"> placental development and function, b) </w:t>
      </w:r>
      <w:r w:rsidR="003D5958" w:rsidRPr="008A184E">
        <w:rPr>
          <w:rFonts w:asciiTheme="minorHAnsi" w:hAnsiTheme="minorHAnsi" w:cstheme="minorHAnsi"/>
          <w:sz w:val="22"/>
          <w:szCs w:val="22"/>
        </w:rPr>
        <w:t xml:space="preserve">how maternal dexamethasone affects fetal and offspring development and health, and c) the role of placental glucocorticoid receptor </w:t>
      </w:r>
      <w:r w:rsidR="00FB32F6" w:rsidRPr="008A184E">
        <w:rPr>
          <w:rFonts w:asciiTheme="minorHAnsi" w:hAnsiTheme="minorHAnsi" w:cstheme="minorHAnsi"/>
          <w:sz w:val="22"/>
          <w:szCs w:val="22"/>
        </w:rPr>
        <w:t xml:space="preserve">(GR) </w:t>
      </w:r>
      <w:r w:rsidR="003D5958" w:rsidRPr="008A184E">
        <w:rPr>
          <w:rFonts w:asciiTheme="minorHAnsi" w:hAnsiTheme="minorHAnsi" w:cstheme="minorHAnsi"/>
          <w:sz w:val="22"/>
          <w:szCs w:val="22"/>
        </w:rPr>
        <w:t>in mitigating the effects of maternal dexamethasone</w:t>
      </w:r>
      <w:r w:rsidRPr="008A184E">
        <w:rPr>
          <w:rFonts w:asciiTheme="minorHAnsi" w:hAnsiTheme="minorHAnsi" w:cstheme="minorHAnsi"/>
          <w:sz w:val="22"/>
          <w:szCs w:val="22"/>
        </w:rPr>
        <w:t xml:space="preserve"> </w:t>
      </w:r>
      <w:r w:rsidR="003D5958" w:rsidRPr="008A184E">
        <w:rPr>
          <w:rFonts w:asciiTheme="minorHAnsi" w:hAnsiTheme="minorHAnsi" w:cstheme="minorHAnsi"/>
          <w:sz w:val="22"/>
          <w:szCs w:val="22"/>
        </w:rPr>
        <w:t xml:space="preserve">exposure.  </w:t>
      </w:r>
    </w:p>
    <w:p w14:paraId="4C9104F0" w14:textId="78C644A5" w:rsidR="00E102B4" w:rsidRPr="008A184E" w:rsidRDefault="00E102B4" w:rsidP="00E102B4">
      <w:pPr>
        <w:pStyle w:val="Heading1"/>
        <w:rPr>
          <w:rFonts w:asciiTheme="minorHAnsi" w:hAnsiTheme="minorHAnsi" w:cstheme="minorHAnsi"/>
        </w:rPr>
      </w:pPr>
      <w:bookmarkStart w:id="2" w:name="_Toc15461856"/>
      <w:bookmarkStart w:id="3" w:name="_Toc16512861"/>
      <w:r w:rsidRPr="008A184E">
        <w:rPr>
          <w:rFonts w:asciiTheme="minorHAnsi" w:hAnsiTheme="minorHAnsi" w:cstheme="minorHAnsi"/>
        </w:rPr>
        <w:t>Rationale and Background</w:t>
      </w:r>
      <w:bookmarkEnd w:id="2"/>
      <w:bookmarkEnd w:id="3"/>
    </w:p>
    <w:p w14:paraId="694455CA" w14:textId="4401B589" w:rsidR="00CC26DA" w:rsidRPr="008A184E" w:rsidRDefault="003D5038" w:rsidP="00CC26DA">
      <w:pPr>
        <w:pStyle w:val="Heading2"/>
        <w:rPr>
          <w:rFonts w:asciiTheme="minorHAnsi" w:hAnsiTheme="minorHAnsi" w:cstheme="minorHAnsi"/>
        </w:rPr>
      </w:pPr>
      <w:bookmarkStart w:id="4" w:name="_Toc15461857"/>
      <w:bookmarkStart w:id="5" w:name="_Toc16512862"/>
      <w:r w:rsidRPr="008A184E">
        <w:rPr>
          <w:rFonts w:asciiTheme="minorHAnsi" w:hAnsiTheme="minorHAnsi" w:cstheme="minorHAnsi"/>
        </w:rPr>
        <w:t xml:space="preserve">Murine </w:t>
      </w:r>
      <w:r w:rsidR="00CC26DA" w:rsidRPr="008A184E">
        <w:rPr>
          <w:rFonts w:asciiTheme="minorHAnsi" w:hAnsiTheme="minorHAnsi" w:cstheme="minorHAnsi"/>
        </w:rPr>
        <w:t xml:space="preserve">Placental </w:t>
      </w:r>
      <w:r w:rsidR="00C44385" w:rsidRPr="008A184E">
        <w:rPr>
          <w:rFonts w:asciiTheme="minorHAnsi" w:hAnsiTheme="minorHAnsi" w:cstheme="minorHAnsi"/>
        </w:rPr>
        <w:t>Development and Physiology</w:t>
      </w:r>
      <w:bookmarkEnd w:id="4"/>
      <w:bookmarkEnd w:id="5"/>
    </w:p>
    <w:p w14:paraId="6FD40950" w14:textId="078016D1" w:rsidR="00DB76A4" w:rsidRPr="008A184E" w:rsidRDefault="007B3C17" w:rsidP="00DB76A4">
      <w:pPr>
        <w:rPr>
          <w:rFonts w:asciiTheme="minorHAnsi" w:hAnsiTheme="minorHAnsi" w:cstheme="minorHAnsi"/>
          <w:sz w:val="22"/>
          <w:szCs w:val="22"/>
        </w:rPr>
      </w:pPr>
      <w:r w:rsidRPr="008A184E">
        <w:rPr>
          <w:rFonts w:asciiTheme="minorHAnsi" w:hAnsiTheme="minorHAnsi" w:cstheme="minorHAnsi"/>
          <w:sz w:val="22"/>
          <w:szCs w:val="22"/>
        </w:rPr>
        <w:t xml:space="preserve">The definitive structure of the </w:t>
      </w:r>
      <w:r w:rsidR="00974D32" w:rsidRPr="008A184E">
        <w:rPr>
          <w:rFonts w:asciiTheme="minorHAnsi" w:hAnsiTheme="minorHAnsi" w:cstheme="minorHAnsi"/>
          <w:sz w:val="22"/>
          <w:szCs w:val="22"/>
        </w:rPr>
        <w:t xml:space="preserve">mouse </w:t>
      </w:r>
      <w:r w:rsidRPr="008A184E">
        <w:rPr>
          <w:rFonts w:asciiTheme="minorHAnsi" w:hAnsiTheme="minorHAnsi" w:cstheme="minorHAnsi"/>
          <w:sz w:val="22"/>
          <w:szCs w:val="22"/>
        </w:rPr>
        <w:t xml:space="preserve">placenta is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(Malassine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E267D3" w:rsidRPr="008A184E">
        <w:rPr>
          <w:rFonts w:asciiTheme="minorHAnsi" w:hAnsiTheme="minorHAnsi" w:cstheme="minorHAnsi"/>
          <w:sz w:val="22"/>
          <w:szCs w:val="22"/>
        </w:rPr>
        <w:t xml:space="preserve">The placenta encompasses two sides, an arc-shaped surface facing the maternal side and another flat surface facing the fetal side </w:t>
      </w:r>
      <w:r w:rsidR="00E267D3" w:rsidRPr="008A184E">
        <w:rPr>
          <w:rFonts w:asciiTheme="minorHAnsi" w:hAnsiTheme="minorHAnsi" w:cstheme="minorHAnsi"/>
          <w:sz w:val="22"/>
          <w:szCs w:val="22"/>
        </w:rPr>
        <w:fldChar w:fldCharType="begin" w:fldLock="1"/>
      </w:r>
      <w:r w:rsidR="00E267D3" w:rsidRPr="008A184E">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00E267D3" w:rsidRPr="008A184E">
        <w:rPr>
          <w:rFonts w:asciiTheme="minorHAnsi" w:hAnsiTheme="minorHAnsi" w:cstheme="minorHAnsi"/>
          <w:sz w:val="22"/>
          <w:szCs w:val="22"/>
        </w:rPr>
        <w:fldChar w:fldCharType="separate"/>
      </w:r>
      <w:r w:rsidR="00E267D3" w:rsidRPr="008A184E">
        <w:rPr>
          <w:rFonts w:asciiTheme="minorHAnsi" w:hAnsiTheme="minorHAnsi" w:cstheme="minorHAnsi"/>
          <w:noProof/>
          <w:sz w:val="22"/>
          <w:szCs w:val="22"/>
        </w:rPr>
        <w:t xml:space="preserve">(Georgiades </w:t>
      </w:r>
      <w:r w:rsidR="00E267D3" w:rsidRPr="008A184E">
        <w:rPr>
          <w:rFonts w:asciiTheme="minorHAnsi" w:hAnsiTheme="minorHAnsi" w:cstheme="minorHAnsi"/>
          <w:i/>
          <w:noProof/>
          <w:sz w:val="22"/>
          <w:szCs w:val="22"/>
        </w:rPr>
        <w:t>et al.</w:t>
      </w:r>
      <w:r w:rsidR="00E267D3" w:rsidRPr="008A184E">
        <w:rPr>
          <w:rFonts w:asciiTheme="minorHAnsi" w:hAnsiTheme="minorHAnsi" w:cstheme="minorHAnsi"/>
          <w:noProof/>
          <w:sz w:val="22"/>
          <w:szCs w:val="22"/>
        </w:rPr>
        <w:t>, 2002)</w:t>
      </w:r>
      <w:r w:rsidR="00E267D3" w:rsidRPr="008A184E">
        <w:rPr>
          <w:rFonts w:asciiTheme="minorHAnsi" w:hAnsiTheme="minorHAnsi" w:cstheme="minorHAnsi"/>
          <w:sz w:val="22"/>
          <w:szCs w:val="22"/>
        </w:rPr>
        <w:fldChar w:fldCharType="end"/>
      </w:r>
      <w:r w:rsidR="00E267D3" w:rsidRPr="008A184E">
        <w:rPr>
          <w:rFonts w:asciiTheme="minorHAnsi" w:hAnsiTheme="minorHAnsi" w:cstheme="minorHAnsi"/>
          <w:sz w:val="22"/>
          <w:szCs w:val="22"/>
        </w:rPr>
        <w:t xml:space="preserve">. </w:t>
      </w:r>
      <w:r w:rsidR="00DB76A4" w:rsidRPr="008A184E">
        <w:rPr>
          <w:rFonts w:asciiTheme="minorHAnsi" w:hAnsiTheme="minorHAnsi" w:cstheme="minorHAnsi"/>
          <w:sz w:val="22"/>
          <w:szCs w:val="22"/>
        </w:rPr>
        <w:t xml:space="preserve">The mouse placenta has three distinct </w:t>
      </w:r>
      <w:r w:rsidR="009569E0" w:rsidRPr="008A184E">
        <w:rPr>
          <w:rFonts w:asciiTheme="minorHAnsi" w:hAnsiTheme="minorHAnsi" w:cstheme="minorHAnsi"/>
          <w:sz w:val="22"/>
          <w:szCs w:val="22"/>
        </w:rPr>
        <w:t>compartments</w:t>
      </w:r>
      <w:r w:rsidR="00DB76A4" w:rsidRPr="008A184E">
        <w:rPr>
          <w:rFonts w:asciiTheme="minorHAnsi" w:hAnsiTheme="minorHAnsi" w:cstheme="minorHAnsi"/>
          <w:sz w:val="22"/>
          <w:szCs w:val="22"/>
        </w:rPr>
        <w:t xml:space="preserve">, a decidual maternal </w:t>
      </w:r>
      <w:r w:rsidR="009569E0" w:rsidRPr="008A184E">
        <w:rPr>
          <w:rFonts w:asciiTheme="minorHAnsi" w:hAnsiTheme="minorHAnsi" w:cstheme="minorHAnsi"/>
          <w:sz w:val="22"/>
          <w:szCs w:val="22"/>
        </w:rPr>
        <w:t>zone</w:t>
      </w:r>
      <w:r w:rsidR="00DB76A4" w:rsidRPr="008A184E">
        <w:rPr>
          <w:rFonts w:asciiTheme="minorHAnsi" w:hAnsiTheme="minorHAnsi" w:cstheme="minorHAnsi"/>
          <w:sz w:val="22"/>
          <w:szCs w:val="22"/>
        </w:rPr>
        <w:t xml:space="preserve"> which is the outermost </w:t>
      </w:r>
      <w:r w:rsidR="009569E0" w:rsidRPr="008A184E">
        <w:rPr>
          <w:rFonts w:asciiTheme="minorHAnsi" w:hAnsiTheme="minorHAnsi" w:cstheme="minorHAnsi"/>
          <w:sz w:val="22"/>
          <w:szCs w:val="22"/>
        </w:rPr>
        <w:t>compartment</w:t>
      </w:r>
      <w:r w:rsidR="00DB76A4" w:rsidRPr="008A184E">
        <w:rPr>
          <w:rFonts w:asciiTheme="minorHAnsi" w:hAnsiTheme="minorHAnsi" w:cstheme="minorHAnsi"/>
          <w:sz w:val="22"/>
          <w:szCs w:val="22"/>
        </w:rPr>
        <w:t xml:space="preserve">, a fetal-derived junctional </w:t>
      </w:r>
      <w:r w:rsidR="009569E0" w:rsidRPr="008A184E">
        <w:rPr>
          <w:rFonts w:asciiTheme="minorHAnsi" w:hAnsiTheme="minorHAnsi" w:cstheme="minorHAnsi"/>
          <w:sz w:val="22"/>
          <w:szCs w:val="22"/>
        </w:rPr>
        <w:t>zone</w:t>
      </w:r>
      <w:r w:rsidR="00DB76A4" w:rsidRPr="008A184E">
        <w:rPr>
          <w:rFonts w:asciiTheme="minorHAnsi" w:hAnsiTheme="minorHAnsi" w:cstheme="minorHAnsi"/>
          <w:sz w:val="22"/>
          <w:szCs w:val="22"/>
        </w:rPr>
        <w:t xml:space="preserve"> that mediates placental endocrine function, and a fetal-derived labyrinth </w:t>
      </w:r>
      <w:r w:rsidR="009569E0" w:rsidRPr="008A184E">
        <w:rPr>
          <w:rFonts w:asciiTheme="minorHAnsi" w:hAnsiTheme="minorHAnsi" w:cstheme="minorHAnsi"/>
          <w:sz w:val="22"/>
          <w:szCs w:val="22"/>
        </w:rPr>
        <w:t>zone</w:t>
      </w:r>
      <w:r w:rsidR="00DB76A4" w:rsidRPr="008A184E">
        <w:rPr>
          <w:rFonts w:asciiTheme="minorHAnsi" w:hAnsiTheme="minorHAnsi" w:cstheme="minorHAnsi"/>
          <w:sz w:val="22"/>
          <w:szCs w:val="22"/>
        </w:rPr>
        <w:t xml:space="preserve"> that comprises the majority of the placenta and is the main site for nutrient and gas exchange </w:t>
      </w:r>
      <w:r w:rsidR="00DB76A4" w:rsidRPr="008A184E">
        <w:rPr>
          <w:rFonts w:asciiTheme="minorHAnsi" w:hAnsiTheme="minorHAnsi" w:cstheme="minorHAnsi"/>
          <w:sz w:val="22"/>
          <w:szCs w:val="22"/>
        </w:rPr>
        <w:fldChar w:fldCharType="begin" w:fldLock="1"/>
      </w:r>
      <w:r w:rsidR="003D5038" w:rsidRPr="008A184E">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00DB76A4" w:rsidRPr="008A184E">
        <w:rPr>
          <w:rFonts w:asciiTheme="minorHAnsi" w:hAnsiTheme="minorHAnsi" w:cstheme="minorHAnsi"/>
          <w:sz w:val="22"/>
          <w:szCs w:val="22"/>
        </w:rPr>
        <w:fldChar w:fldCharType="separate"/>
      </w:r>
      <w:r w:rsidR="00DB76A4" w:rsidRPr="008A184E">
        <w:rPr>
          <w:rFonts w:asciiTheme="minorHAnsi" w:hAnsiTheme="minorHAnsi" w:cstheme="minorHAnsi"/>
          <w:noProof/>
          <w:sz w:val="22"/>
          <w:szCs w:val="22"/>
        </w:rPr>
        <w:t xml:space="preserve">(Woods </w:t>
      </w:r>
      <w:r w:rsidR="00DB76A4" w:rsidRPr="008A184E">
        <w:rPr>
          <w:rFonts w:asciiTheme="minorHAnsi" w:hAnsiTheme="minorHAnsi" w:cstheme="minorHAnsi"/>
          <w:i/>
          <w:noProof/>
          <w:sz w:val="22"/>
          <w:szCs w:val="22"/>
        </w:rPr>
        <w:t>et al.</w:t>
      </w:r>
      <w:r w:rsidR="00DB76A4" w:rsidRPr="008A184E">
        <w:rPr>
          <w:rFonts w:asciiTheme="minorHAnsi" w:hAnsiTheme="minorHAnsi" w:cstheme="minorHAnsi"/>
          <w:noProof/>
          <w:sz w:val="22"/>
          <w:szCs w:val="22"/>
        </w:rPr>
        <w:t>, 2018)</w:t>
      </w:r>
      <w:r w:rsidR="00DB76A4" w:rsidRPr="008A184E">
        <w:rPr>
          <w:rFonts w:asciiTheme="minorHAnsi" w:hAnsiTheme="minorHAnsi" w:cstheme="minorHAnsi"/>
          <w:sz w:val="22"/>
          <w:szCs w:val="22"/>
        </w:rPr>
        <w:fldChar w:fldCharType="end"/>
      </w:r>
      <w:r w:rsidR="00DB76A4" w:rsidRPr="008A184E">
        <w:rPr>
          <w:rFonts w:asciiTheme="minorHAnsi" w:hAnsiTheme="minorHAnsi" w:cstheme="minorHAnsi"/>
          <w:sz w:val="22"/>
          <w:szCs w:val="22"/>
        </w:rPr>
        <w:t>. Three exchange barriers exist m</w:t>
      </w:r>
      <w:r w:rsidR="00E267D3" w:rsidRPr="008A184E">
        <w:rPr>
          <w:rFonts w:asciiTheme="minorHAnsi" w:hAnsiTheme="minorHAnsi" w:cstheme="minorHAnsi"/>
          <w:sz w:val="22"/>
          <w:szCs w:val="22"/>
        </w:rPr>
        <w:t xml:space="preserve">oving inwards from the </w:t>
      </w:r>
      <w:r w:rsidR="00DB76A4" w:rsidRPr="008A184E">
        <w:rPr>
          <w:rFonts w:asciiTheme="minorHAnsi" w:hAnsiTheme="minorHAnsi" w:cstheme="minorHAnsi"/>
          <w:sz w:val="22"/>
          <w:szCs w:val="22"/>
        </w:rPr>
        <w:t>decidua</w:t>
      </w:r>
      <w:r w:rsidR="00E267D3" w:rsidRPr="008A184E">
        <w:rPr>
          <w:rFonts w:asciiTheme="minorHAnsi" w:hAnsiTheme="minorHAnsi" w:cstheme="minorHAnsi"/>
          <w:sz w:val="22"/>
          <w:szCs w:val="22"/>
        </w:rPr>
        <w:t xml:space="preserve"> </w:t>
      </w:r>
      <w:r w:rsidR="00DB76A4" w:rsidRPr="008A184E">
        <w:rPr>
          <w:rFonts w:asciiTheme="minorHAnsi" w:hAnsiTheme="minorHAnsi" w:cstheme="minorHAnsi"/>
          <w:sz w:val="22"/>
          <w:szCs w:val="22"/>
        </w:rPr>
        <w:t>to the</w:t>
      </w:r>
      <w:r w:rsidR="00E267D3" w:rsidRPr="008A184E">
        <w:rPr>
          <w:rFonts w:asciiTheme="minorHAnsi" w:hAnsiTheme="minorHAnsi" w:cstheme="minorHAnsi"/>
          <w:sz w:val="22"/>
          <w:szCs w:val="22"/>
        </w:rPr>
        <w:t xml:space="preserve"> fetal </w:t>
      </w:r>
      <w:r w:rsidR="00DB76A4" w:rsidRPr="008A184E">
        <w:rPr>
          <w:rFonts w:asciiTheme="minorHAnsi" w:hAnsiTheme="minorHAnsi" w:cstheme="minorHAnsi"/>
          <w:sz w:val="22"/>
          <w:szCs w:val="22"/>
        </w:rPr>
        <w:t xml:space="preserve">compartment </w:t>
      </w:r>
      <w:r w:rsidR="007878E9" w:rsidRPr="008A184E">
        <w:rPr>
          <w:rFonts w:asciiTheme="minorHAnsi" w:hAnsiTheme="minorHAnsi" w:cstheme="minorHAnsi"/>
          <w:sz w:val="22"/>
          <w:szCs w:val="22"/>
        </w:rPr>
        <w:t xml:space="preserve">including </w:t>
      </w:r>
      <w:r w:rsidR="00E267D3" w:rsidRPr="008A184E">
        <w:rPr>
          <w:rFonts w:asciiTheme="minorHAnsi" w:hAnsiTheme="minorHAnsi" w:cstheme="minorHAnsi"/>
          <w:sz w:val="22"/>
          <w:szCs w:val="22"/>
        </w:rPr>
        <w:t>two syncytiotrophoblast layers</w:t>
      </w:r>
      <w:r w:rsidR="00DB76A4" w:rsidRPr="008A184E">
        <w:rPr>
          <w:rFonts w:asciiTheme="minorHAnsi" w:hAnsiTheme="minorHAnsi" w:cstheme="minorHAnsi"/>
          <w:sz w:val="22"/>
          <w:szCs w:val="22"/>
        </w:rPr>
        <w:t xml:space="preserve"> (in the labyrinth layer)</w:t>
      </w:r>
      <w:r w:rsidR="00E267D3" w:rsidRPr="008A184E">
        <w:rPr>
          <w:rFonts w:asciiTheme="minorHAnsi" w:hAnsiTheme="minorHAnsi" w:cstheme="minorHAnsi"/>
          <w:sz w:val="22"/>
          <w:szCs w:val="22"/>
        </w:rPr>
        <w:t xml:space="preserve"> and </w:t>
      </w:r>
      <w:r w:rsidR="00974D32" w:rsidRPr="008A184E">
        <w:rPr>
          <w:rFonts w:asciiTheme="minorHAnsi" w:hAnsiTheme="minorHAnsi" w:cstheme="minorHAnsi"/>
          <w:sz w:val="22"/>
          <w:szCs w:val="22"/>
        </w:rPr>
        <w:t xml:space="preserve">one </w:t>
      </w:r>
      <w:r w:rsidR="00E267D3" w:rsidRPr="008A184E">
        <w:rPr>
          <w:rFonts w:asciiTheme="minorHAnsi" w:hAnsiTheme="minorHAnsi" w:cstheme="minorHAnsi"/>
          <w:sz w:val="22"/>
          <w:szCs w:val="22"/>
        </w:rPr>
        <w:t xml:space="preserve">fetal endothelial cell layer </w:t>
      </w:r>
      <w:r w:rsidR="00E267D3" w:rsidRPr="008A184E">
        <w:rPr>
          <w:rFonts w:asciiTheme="minorHAnsi" w:hAnsiTheme="minorHAnsi" w:cstheme="minorHAnsi"/>
          <w:sz w:val="22"/>
          <w:szCs w:val="22"/>
        </w:rPr>
        <w:fldChar w:fldCharType="begin" w:fldLock="1"/>
      </w:r>
      <w:r w:rsidR="00E267D3" w:rsidRPr="008A184E">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00E267D3" w:rsidRPr="008A184E">
        <w:rPr>
          <w:rFonts w:asciiTheme="minorHAnsi" w:hAnsiTheme="minorHAnsi" w:cstheme="minorHAnsi"/>
          <w:sz w:val="22"/>
          <w:szCs w:val="22"/>
        </w:rPr>
        <w:fldChar w:fldCharType="separate"/>
      </w:r>
      <w:r w:rsidR="00E267D3" w:rsidRPr="008A184E">
        <w:rPr>
          <w:rFonts w:asciiTheme="minorHAnsi" w:hAnsiTheme="minorHAnsi" w:cstheme="minorHAnsi"/>
          <w:noProof/>
          <w:sz w:val="22"/>
          <w:szCs w:val="22"/>
        </w:rPr>
        <w:t xml:space="preserve">(Georgiades </w:t>
      </w:r>
      <w:r w:rsidR="00E267D3" w:rsidRPr="008A184E">
        <w:rPr>
          <w:rFonts w:asciiTheme="minorHAnsi" w:hAnsiTheme="minorHAnsi" w:cstheme="minorHAnsi"/>
          <w:i/>
          <w:noProof/>
          <w:sz w:val="22"/>
          <w:szCs w:val="22"/>
        </w:rPr>
        <w:t>et al.</w:t>
      </w:r>
      <w:r w:rsidR="00E267D3" w:rsidRPr="008A184E">
        <w:rPr>
          <w:rFonts w:asciiTheme="minorHAnsi" w:hAnsiTheme="minorHAnsi" w:cstheme="minorHAnsi"/>
          <w:noProof/>
          <w:sz w:val="22"/>
          <w:szCs w:val="22"/>
        </w:rPr>
        <w:t>, 2002)</w:t>
      </w:r>
      <w:r w:rsidR="00E267D3" w:rsidRPr="008A184E">
        <w:rPr>
          <w:rFonts w:asciiTheme="minorHAnsi" w:hAnsiTheme="minorHAnsi" w:cstheme="minorHAnsi"/>
          <w:sz w:val="22"/>
          <w:szCs w:val="22"/>
        </w:rPr>
        <w:fldChar w:fldCharType="end"/>
      </w:r>
      <w:r w:rsidR="00E267D3" w:rsidRPr="008A184E">
        <w:rPr>
          <w:rFonts w:asciiTheme="minorHAnsi" w:hAnsiTheme="minorHAnsi" w:cstheme="minorHAnsi"/>
          <w:sz w:val="22"/>
          <w:szCs w:val="22"/>
        </w:rPr>
        <w:t>.</w:t>
      </w:r>
      <w:r w:rsidR="006B3852" w:rsidRPr="008A184E">
        <w:rPr>
          <w:rFonts w:asciiTheme="minorHAnsi" w:hAnsiTheme="minorHAnsi" w:cstheme="minorHAnsi"/>
          <w:sz w:val="22"/>
          <w:szCs w:val="22"/>
        </w:rPr>
        <w:t xml:space="preserve"> The </w:t>
      </w:r>
      <w:r w:rsidR="00974D32" w:rsidRPr="008A184E">
        <w:rPr>
          <w:rFonts w:asciiTheme="minorHAnsi" w:hAnsiTheme="minorHAnsi" w:cstheme="minorHAnsi"/>
          <w:sz w:val="22"/>
          <w:szCs w:val="22"/>
        </w:rPr>
        <w:t xml:space="preserve">two </w:t>
      </w:r>
      <w:r w:rsidR="006B3852" w:rsidRPr="008A184E">
        <w:rPr>
          <w:rFonts w:asciiTheme="minorHAnsi" w:hAnsiTheme="minorHAnsi" w:cstheme="minorHAnsi"/>
          <w:sz w:val="22"/>
          <w:szCs w:val="22"/>
        </w:rPr>
        <w:t>syncytiotrophoblast</w:t>
      </w:r>
      <w:r w:rsidR="00974D32" w:rsidRPr="008A184E">
        <w:rPr>
          <w:rFonts w:asciiTheme="minorHAnsi" w:hAnsiTheme="minorHAnsi" w:cstheme="minorHAnsi"/>
          <w:sz w:val="22"/>
          <w:szCs w:val="22"/>
        </w:rPr>
        <w:t xml:space="preserve"> barriers </w:t>
      </w:r>
      <w:r w:rsidR="00DB76A4" w:rsidRPr="008A184E">
        <w:rPr>
          <w:rFonts w:asciiTheme="minorHAnsi" w:hAnsiTheme="minorHAnsi" w:cstheme="minorHAnsi"/>
          <w:sz w:val="22"/>
          <w:szCs w:val="22"/>
        </w:rPr>
        <w:t xml:space="preserve">comprise the </w:t>
      </w:r>
      <w:r w:rsidR="00121382" w:rsidRPr="008A184E">
        <w:rPr>
          <w:rFonts w:asciiTheme="minorHAnsi" w:hAnsiTheme="minorHAnsi" w:cstheme="minorHAnsi"/>
          <w:sz w:val="22"/>
          <w:szCs w:val="22"/>
        </w:rPr>
        <w:t xml:space="preserve">microvillous membrane facing the maternal circulation and </w:t>
      </w:r>
      <w:r w:rsidR="00DB76A4" w:rsidRPr="008A184E">
        <w:rPr>
          <w:rFonts w:asciiTheme="minorHAnsi" w:hAnsiTheme="minorHAnsi" w:cstheme="minorHAnsi"/>
          <w:sz w:val="22"/>
          <w:szCs w:val="22"/>
        </w:rPr>
        <w:t>the</w:t>
      </w:r>
      <w:r w:rsidR="00121382" w:rsidRPr="008A184E">
        <w:rPr>
          <w:rFonts w:asciiTheme="minorHAnsi" w:hAnsiTheme="minorHAnsi" w:cstheme="minorHAnsi"/>
          <w:sz w:val="22"/>
          <w:szCs w:val="22"/>
        </w:rPr>
        <w:t xml:space="preserve"> basal membrane facing fetal circulation </w:t>
      </w:r>
      <w:r w:rsidR="00121382" w:rsidRPr="008A184E">
        <w:rPr>
          <w:rFonts w:asciiTheme="minorHAnsi" w:hAnsiTheme="minorHAnsi" w:cstheme="minorHAnsi"/>
          <w:sz w:val="22"/>
          <w:szCs w:val="22"/>
        </w:rPr>
        <w:fldChar w:fldCharType="begin" w:fldLock="1"/>
      </w:r>
      <w:r w:rsidR="00BB10BD" w:rsidRPr="008A184E">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121382" w:rsidRPr="008A184E">
        <w:rPr>
          <w:rFonts w:asciiTheme="minorHAnsi" w:hAnsiTheme="minorHAnsi" w:cstheme="minorHAnsi"/>
          <w:sz w:val="22"/>
          <w:szCs w:val="22"/>
        </w:rPr>
        <w:fldChar w:fldCharType="separate"/>
      </w:r>
      <w:r w:rsidR="00121382" w:rsidRPr="008A184E">
        <w:rPr>
          <w:rFonts w:asciiTheme="minorHAnsi" w:hAnsiTheme="minorHAnsi" w:cstheme="minorHAnsi"/>
          <w:noProof/>
          <w:sz w:val="22"/>
          <w:szCs w:val="22"/>
        </w:rPr>
        <w:t xml:space="preserve">(Brett </w:t>
      </w:r>
      <w:r w:rsidR="00121382" w:rsidRPr="008A184E">
        <w:rPr>
          <w:rFonts w:asciiTheme="minorHAnsi" w:hAnsiTheme="minorHAnsi" w:cstheme="minorHAnsi"/>
          <w:i/>
          <w:noProof/>
          <w:sz w:val="22"/>
          <w:szCs w:val="22"/>
        </w:rPr>
        <w:t>et al.</w:t>
      </w:r>
      <w:r w:rsidR="00121382" w:rsidRPr="008A184E">
        <w:rPr>
          <w:rFonts w:asciiTheme="minorHAnsi" w:hAnsiTheme="minorHAnsi" w:cstheme="minorHAnsi"/>
          <w:noProof/>
          <w:sz w:val="22"/>
          <w:szCs w:val="22"/>
        </w:rPr>
        <w:t>, 2014)</w:t>
      </w:r>
      <w:r w:rsidR="00121382" w:rsidRPr="008A184E">
        <w:rPr>
          <w:rFonts w:asciiTheme="minorHAnsi" w:hAnsiTheme="minorHAnsi" w:cstheme="minorHAnsi"/>
          <w:sz w:val="22"/>
          <w:szCs w:val="22"/>
        </w:rPr>
        <w:fldChar w:fldCharType="end"/>
      </w:r>
      <w:r w:rsidR="00121382" w:rsidRPr="008A184E">
        <w:rPr>
          <w:rFonts w:asciiTheme="minorHAnsi" w:hAnsiTheme="minorHAnsi" w:cstheme="minorHAnsi"/>
          <w:sz w:val="22"/>
          <w:szCs w:val="22"/>
        </w:rPr>
        <w:t xml:space="preserve">. </w:t>
      </w:r>
      <w:r w:rsidR="00055F98" w:rsidRPr="008A184E">
        <w:rPr>
          <w:rFonts w:asciiTheme="minorHAnsi" w:hAnsiTheme="minorHAnsi" w:cstheme="minorHAnsi"/>
          <w:sz w:val="22"/>
          <w:szCs w:val="22"/>
        </w:rPr>
        <w:t xml:space="preserve">Figure 1 represents the mouse placenta </w:t>
      </w:r>
      <w:r w:rsidR="00726F42" w:rsidRPr="008A184E">
        <w:rPr>
          <w:rFonts w:asciiTheme="minorHAnsi" w:hAnsiTheme="minorHAnsi" w:cstheme="minorHAnsi"/>
          <w:sz w:val="22"/>
          <w:szCs w:val="22"/>
        </w:rPr>
        <w:fldChar w:fldCharType="begin" w:fldLock="1"/>
      </w:r>
      <w:r w:rsidR="00120498" w:rsidRPr="008A184E">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00726F42" w:rsidRPr="008A184E">
        <w:rPr>
          <w:rFonts w:asciiTheme="minorHAnsi" w:hAnsiTheme="minorHAnsi" w:cstheme="minorHAnsi"/>
          <w:sz w:val="22"/>
          <w:szCs w:val="22"/>
        </w:rPr>
        <w:fldChar w:fldCharType="separate"/>
      </w:r>
      <w:r w:rsidR="00726F42" w:rsidRPr="008A184E">
        <w:rPr>
          <w:rFonts w:asciiTheme="minorHAnsi" w:hAnsiTheme="minorHAnsi" w:cstheme="minorHAnsi"/>
          <w:noProof/>
          <w:sz w:val="22"/>
          <w:szCs w:val="22"/>
        </w:rPr>
        <w:t>(Bronson &amp; Bale, 2016)</w:t>
      </w:r>
      <w:r w:rsidR="00726F42" w:rsidRPr="008A184E">
        <w:rPr>
          <w:rFonts w:asciiTheme="minorHAnsi" w:hAnsiTheme="minorHAnsi" w:cstheme="minorHAnsi"/>
          <w:sz w:val="22"/>
          <w:szCs w:val="22"/>
        </w:rPr>
        <w:fldChar w:fldCharType="end"/>
      </w:r>
      <w:r w:rsidR="00726F42" w:rsidRPr="008A184E">
        <w:rPr>
          <w:rFonts w:asciiTheme="minorHAnsi" w:hAnsiTheme="minorHAnsi" w:cstheme="minorHAnsi"/>
          <w:sz w:val="22"/>
          <w:szCs w:val="22"/>
        </w:rPr>
        <w:t>.</w:t>
      </w:r>
    </w:p>
    <w:p w14:paraId="2CA3DFF2" w14:textId="26BFC055" w:rsidR="00556E02" w:rsidRPr="008A184E" w:rsidRDefault="009569E0" w:rsidP="00CC26DA">
      <w:pPr>
        <w:rPr>
          <w:rFonts w:asciiTheme="minorHAnsi" w:hAnsiTheme="minorHAnsi" w:cstheme="minorHAnsi"/>
          <w:sz w:val="22"/>
          <w:szCs w:val="22"/>
        </w:rPr>
      </w:pPr>
      <w:r w:rsidRPr="008A184E">
        <w:rPr>
          <w:rFonts w:asciiTheme="minorHAnsi" w:hAnsiTheme="minorHAnsi" w:cstheme="minorHAnsi"/>
          <w:sz w:val="22"/>
          <w:szCs w:val="22"/>
        </w:rPr>
        <w:t>At midgestation, p</w:t>
      </w:r>
      <w:r w:rsidR="00974D32" w:rsidRPr="008A184E">
        <w:rPr>
          <w:rFonts w:asciiTheme="minorHAnsi" w:hAnsiTheme="minorHAnsi" w:cstheme="minorHAnsi"/>
          <w:sz w:val="22"/>
          <w:szCs w:val="22"/>
        </w:rPr>
        <w:t>lacental invasion of the maternal uterine cavity occurs</w:t>
      </w:r>
      <w:r w:rsidRPr="008A184E">
        <w:rPr>
          <w:rFonts w:asciiTheme="minorHAnsi" w:hAnsiTheme="minorHAnsi" w:cstheme="minorHAnsi"/>
          <w:sz w:val="22"/>
          <w:szCs w:val="22"/>
        </w:rPr>
        <w:t xml:space="preserve"> to allow</w:t>
      </w:r>
      <w:r w:rsidR="00974D32" w:rsidRPr="008A184E">
        <w:rPr>
          <w:rFonts w:asciiTheme="minorHAnsi" w:hAnsiTheme="minorHAnsi" w:cstheme="minorHAnsi"/>
          <w:sz w:val="22"/>
          <w:szCs w:val="22"/>
        </w:rPr>
        <w:t xml:space="preserve"> maternal blood flow into the placental cavity</w:t>
      </w:r>
      <w:r w:rsidR="00C94C3A" w:rsidRPr="008A184E">
        <w:rPr>
          <w:rFonts w:asciiTheme="minorHAnsi" w:hAnsiTheme="minorHAnsi" w:cstheme="minorHAnsi"/>
          <w:sz w:val="22"/>
          <w:szCs w:val="22"/>
        </w:rPr>
        <w:t xml:space="preserve"> </w:t>
      </w:r>
      <w:r w:rsidR="00974D32" w:rsidRPr="008A184E">
        <w:rPr>
          <w:rFonts w:asciiTheme="minorHAnsi" w:hAnsiTheme="minorHAnsi" w:cstheme="minorHAnsi"/>
          <w:sz w:val="22"/>
          <w:szCs w:val="22"/>
        </w:rPr>
        <w:fldChar w:fldCharType="begin" w:fldLock="1"/>
      </w:r>
      <w:r w:rsidR="008C6790" w:rsidRPr="008A184E">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00974D32" w:rsidRPr="008A184E">
        <w:rPr>
          <w:rFonts w:asciiTheme="minorHAnsi" w:hAnsiTheme="minorHAnsi" w:cstheme="minorHAnsi"/>
          <w:sz w:val="22"/>
          <w:szCs w:val="22"/>
        </w:rPr>
        <w:fldChar w:fldCharType="separate"/>
      </w:r>
      <w:r w:rsidR="00BB10BD" w:rsidRPr="008A184E">
        <w:rPr>
          <w:rFonts w:asciiTheme="minorHAnsi" w:hAnsiTheme="minorHAnsi" w:cstheme="minorHAnsi"/>
          <w:noProof/>
          <w:sz w:val="22"/>
          <w:szCs w:val="22"/>
        </w:rPr>
        <w:t xml:space="preserve">(Malassine </w:t>
      </w:r>
      <w:r w:rsidR="00BB10BD" w:rsidRPr="008A184E">
        <w:rPr>
          <w:rFonts w:asciiTheme="minorHAnsi" w:hAnsiTheme="minorHAnsi" w:cstheme="minorHAnsi"/>
          <w:i/>
          <w:noProof/>
          <w:sz w:val="22"/>
          <w:szCs w:val="22"/>
        </w:rPr>
        <w:t>et al.</w:t>
      </w:r>
      <w:r w:rsidR="00BB10BD" w:rsidRPr="008A184E">
        <w:rPr>
          <w:rFonts w:asciiTheme="minorHAnsi" w:hAnsiTheme="minorHAnsi" w:cstheme="minorHAnsi"/>
          <w:noProof/>
          <w:sz w:val="22"/>
          <w:szCs w:val="22"/>
        </w:rPr>
        <w:t xml:space="preserve">, 2003; Woods </w:t>
      </w:r>
      <w:r w:rsidR="00BB10BD" w:rsidRPr="008A184E">
        <w:rPr>
          <w:rFonts w:asciiTheme="minorHAnsi" w:hAnsiTheme="minorHAnsi" w:cstheme="minorHAnsi"/>
          <w:i/>
          <w:noProof/>
          <w:sz w:val="22"/>
          <w:szCs w:val="22"/>
        </w:rPr>
        <w:t>et al.</w:t>
      </w:r>
      <w:r w:rsidR="00BB10BD" w:rsidRPr="008A184E">
        <w:rPr>
          <w:rFonts w:asciiTheme="minorHAnsi" w:hAnsiTheme="minorHAnsi" w:cstheme="minorHAnsi"/>
          <w:noProof/>
          <w:sz w:val="22"/>
          <w:szCs w:val="22"/>
        </w:rPr>
        <w:t>, 2018)</w:t>
      </w:r>
      <w:r w:rsidR="00974D32" w:rsidRPr="008A184E">
        <w:rPr>
          <w:rFonts w:asciiTheme="minorHAnsi" w:hAnsiTheme="minorHAnsi" w:cstheme="minorHAnsi"/>
          <w:sz w:val="22"/>
          <w:szCs w:val="22"/>
        </w:rPr>
        <w:fldChar w:fldCharType="end"/>
      </w:r>
      <w:r w:rsidR="00974D32" w:rsidRPr="008A184E">
        <w:rPr>
          <w:rFonts w:asciiTheme="minorHAnsi" w:hAnsiTheme="minorHAnsi" w:cstheme="minorHAnsi"/>
          <w:sz w:val="22"/>
          <w:szCs w:val="22"/>
        </w:rPr>
        <w:t>.</w:t>
      </w:r>
      <w:r w:rsidR="00C94C3A" w:rsidRPr="008A184E">
        <w:rPr>
          <w:rFonts w:asciiTheme="minorHAnsi" w:hAnsiTheme="minorHAnsi" w:cstheme="minorHAnsi"/>
          <w:sz w:val="22"/>
          <w:szCs w:val="22"/>
        </w:rPr>
        <w:t xml:space="preserve"> This invasion </w:t>
      </w:r>
      <w:r w:rsidRPr="008A184E">
        <w:rPr>
          <w:rFonts w:asciiTheme="minorHAnsi" w:hAnsiTheme="minorHAnsi" w:cstheme="minorHAnsi"/>
          <w:sz w:val="22"/>
          <w:szCs w:val="22"/>
        </w:rPr>
        <w:t>permits</w:t>
      </w:r>
      <w:r w:rsidR="00C94C3A" w:rsidRPr="008A184E">
        <w:rPr>
          <w:rFonts w:asciiTheme="minorHAnsi" w:hAnsiTheme="minorHAnsi" w:cstheme="minorHAnsi"/>
          <w:sz w:val="22"/>
          <w:szCs w:val="22"/>
        </w:rPr>
        <w:t xml:space="preserve"> direct nutrient uptake from the maternal circulatio</w:t>
      </w:r>
      <w:r w:rsidR="00BB10BD" w:rsidRPr="008A184E">
        <w:rPr>
          <w:rFonts w:asciiTheme="minorHAnsi" w:hAnsiTheme="minorHAnsi" w:cstheme="minorHAnsi"/>
          <w:sz w:val="22"/>
          <w:szCs w:val="22"/>
        </w:rPr>
        <w:t>n</w:t>
      </w:r>
      <w:r w:rsidRPr="008A184E">
        <w:rPr>
          <w:rFonts w:asciiTheme="minorHAnsi" w:hAnsiTheme="minorHAnsi" w:cstheme="minorHAnsi"/>
          <w:sz w:val="22"/>
          <w:szCs w:val="22"/>
        </w:rPr>
        <w:t xml:space="preserve"> to the fetus through the placenta</w:t>
      </w:r>
      <w:r w:rsidR="00C94C3A" w:rsidRPr="008A184E">
        <w:rPr>
          <w:rFonts w:asciiTheme="minorHAnsi" w:hAnsiTheme="minorHAnsi" w:cstheme="minorHAnsi"/>
          <w:sz w:val="22"/>
          <w:szCs w:val="22"/>
        </w:rPr>
        <w:t>. Prior to this invasio</w:t>
      </w:r>
      <w:r w:rsidR="00705D84" w:rsidRPr="008A184E">
        <w:rPr>
          <w:rFonts w:asciiTheme="minorHAnsi" w:hAnsiTheme="minorHAnsi" w:cstheme="minorHAnsi"/>
          <w:sz w:val="22"/>
          <w:szCs w:val="22"/>
        </w:rPr>
        <w:t>n,</w:t>
      </w:r>
      <w:r w:rsidR="00C94C3A" w:rsidRPr="008A184E">
        <w:rPr>
          <w:rFonts w:asciiTheme="minorHAnsi" w:hAnsiTheme="minorHAnsi" w:cstheme="minorHAnsi"/>
          <w:sz w:val="22"/>
          <w:szCs w:val="22"/>
        </w:rPr>
        <w:t xml:space="preserve"> the embryo acquires nutrients from the yolk sac, </w:t>
      </w:r>
      <w:r w:rsidR="00705D84" w:rsidRPr="008A184E">
        <w:rPr>
          <w:rFonts w:asciiTheme="minorHAnsi" w:hAnsiTheme="minorHAnsi" w:cstheme="minorHAnsi"/>
          <w:sz w:val="22"/>
          <w:szCs w:val="22"/>
        </w:rPr>
        <w:t>the initial placental structure that absorbs nutrients from maternal circulation</w:t>
      </w:r>
      <w:r w:rsidR="008C6790" w:rsidRPr="008A184E">
        <w:rPr>
          <w:rFonts w:asciiTheme="minorHAnsi" w:hAnsiTheme="minorHAnsi" w:cstheme="minorHAnsi"/>
          <w:sz w:val="22"/>
          <w:szCs w:val="22"/>
        </w:rPr>
        <w:t xml:space="preserve"> </w:t>
      </w:r>
      <w:r w:rsidR="008C6790" w:rsidRPr="008A184E">
        <w:rPr>
          <w:rFonts w:asciiTheme="minorHAnsi" w:hAnsiTheme="minorHAnsi" w:cstheme="minorHAnsi"/>
          <w:sz w:val="22"/>
          <w:szCs w:val="22"/>
        </w:rPr>
        <w:fldChar w:fldCharType="begin" w:fldLock="1"/>
      </w:r>
      <w:r w:rsidR="00B425F3" w:rsidRPr="008A184E">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008C6790" w:rsidRPr="008A184E">
        <w:rPr>
          <w:rFonts w:asciiTheme="minorHAnsi" w:hAnsiTheme="minorHAnsi" w:cstheme="minorHAnsi"/>
          <w:sz w:val="22"/>
          <w:szCs w:val="22"/>
        </w:rPr>
        <w:fldChar w:fldCharType="separate"/>
      </w:r>
      <w:r w:rsidR="00270FB0" w:rsidRPr="008A184E">
        <w:rPr>
          <w:rFonts w:asciiTheme="minorHAnsi" w:hAnsiTheme="minorHAnsi" w:cstheme="minorHAnsi"/>
          <w:noProof/>
          <w:sz w:val="22"/>
          <w:szCs w:val="22"/>
        </w:rPr>
        <w:t xml:space="preserve">(Malassine </w:t>
      </w:r>
      <w:r w:rsidR="00270FB0" w:rsidRPr="008A184E">
        <w:rPr>
          <w:rFonts w:asciiTheme="minorHAnsi" w:hAnsiTheme="minorHAnsi" w:cstheme="minorHAnsi"/>
          <w:i/>
          <w:noProof/>
          <w:sz w:val="22"/>
          <w:szCs w:val="22"/>
        </w:rPr>
        <w:t>et al.</w:t>
      </w:r>
      <w:r w:rsidR="00270FB0" w:rsidRPr="008A184E">
        <w:rPr>
          <w:rFonts w:asciiTheme="minorHAnsi" w:hAnsiTheme="minorHAnsi" w:cstheme="minorHAnsi"/>
          <w:noProof/>
          <w:sz w:val="22"/>
          <w:szCs w:val="22"/>
        </w:rPr>
        <w:t xml:space="preserve">, 2003; Woods </w:t>
      </w:r>
      <w:r w:rsidR="00270FB0" w:rsidRPr="008A184E">
        <w:rPr>
          <w:rFonts w:asciiTheme="minorHAnsi" w:hAnsiTheme="minorHAnsi" w:cstheme="minorHAnsi"/>
          <w:i/>
          <w:noProof/>
          <w:sz w:val="22"/>
          <w:szCs w:val="22"/>
        </w:rPr>
        <w:t>et al.</w:t>
      </w:r>
      <w:r w:rsidR="00270FB0" w:rsidRPr="008A184E">
        <w:rPr>
          <w:rFonts w:asciiTheme="minorHAnsi" w:hAnsiTheme="minorHAnsi" w:cstheme="minorHAnsi"/>
          <w:noProof/>
          <w:sz w:val="22"/>
          <w:szCs w:val="22"/>
        </w:rPr>
        <w:t>, 2018)</w:t>
      </w:r>
      <w:r w:rsidR="008C6790" w:rsidRPr="008A184E">
        <w:rPr>
          <w:rFonts w:asciiTheme="minorHAnsi" w:hAnsiTheme="minorHAnsi" w:cstheme="minorHAnsi"/>
          <w:sz w:val="22"/>
          <w:szCs w:val="22"/>
        </w:rPr>
        <w:fldChar w:fldCharType="end"/>
      </w:r>
      <w:r w:rsidR="008C6790" w:rsidRPr="008A184E">
        <w:rPr>
          <w:rFonts w:asciiTheme="minorHAnsi" w:hAnsiTheme="minorHAnsi" w:cstheme="minorHAnsi"/>
          <w:sz w:val="22"/>
          <w:szCs w:val="22"/>
        </w:rPr>
        <w:t>.</w:t>
      </w:r>
    </w:p>
    <w:p w14:paraId="726CEF30" w14:textId="5820FE6B" w:rsidR="00726F42" w:rsidRPr="008A184E" w:rsidRDefault="00726F42" w:rsidP="00CC26DA">
      <w:pPr>
        <w:rPr>
          <w:rFonts w:asciiTheme="minorHAnsi" w:hAnsiTheme="minorHAnsi" w:cstheme="minorHAnsi"/>
          <w:sz w:val="22"/>
          <w:szCs w:val="22"/>
        </w:rPr>
      </w:pPr>
    </w:p>
    <w:p w14:paraId="04CD43FD" w14:textId="51B5F0B7" w:rsidR="00726F42" w:rsidRPr="008A184E" w:rsidRDefault="00726F42" w:rsidP="00CC26DA">
      <w:pPr>
        <w:rPr>
          <w:rFonts w:asciiTheme="minorHAnsi" w:hAnsiTheme="minorHAnsi" w:cstheme="minorHAnsi"/>
          <w:sz w:val="22"/>
          <w:szCs w:val="22"/>
        </w:rPr>
      </w:pPr>
    </w:p>
    <w:p w14:paraId="4BE071F9" w14:textId="7C8140F5" w:rsidR="00726F42" w:rsidRPr="008A184E" w:rsidRDefault="00726F42" w:rsidP="00CC26DA">
      <w:pPr>
        <w:rPr>
          <w:rFonts w:asciiTheme="minorHAnsi" w:hAnsiTheme="minorHAnsi" w:cstheme="minorHAnsi"/>
          <w:sz w:val="22"/>
          <w:szCs w:val="22"/>
        </w:rPr>
      </w:pPr>
    </w:p>
    <w:p w14:paraId="05A5FF9A" w14:textId="4C4B6F84" w:rsidR="00726F42" w:rsidRPr="008A184E" w:rsidRDefault="00726F42" w:rsidP="00CC26DA">
      <w:pPr>
        <w:rPr>
          <w:rFonts w:asciiTheme="minorHAnsi" w:hAnsiTheme="minorHAnsi" w:cstheme="minorHAnsi"/>
          <w:sz w:val="22"/>
          <w:szCs w:val="22"/>
        </w:rPr>
      </w:pPr>
    </w:p>
    <w:p w14:paraId="6613FD7F" w14:textId="7147374B" w:rsidR="00726F42" w:rsidRPr="008A184E" w:rsidRDefault="00726F42" w:rsidP="00CC26DA">
      <w:pPr>
        <w:rPr>
          <w:rFonts w:asciiTheme="minorHAnsi" w:hAnsiTheme="minorHAnsi" w:cstheme="minorHAnsi"/>
          <w:sz w:val="22"/>
          <w:szCs w:val="22"/>
        </w:rPr>
      </w:pPr>
    </w:p>
    <w:p w14:paraId="54212B09" w14:textId="4173D0E0" w:rsidR="00726F42" w:rsidRPr="008A184E" w:rsidRDefault="00726F42" w:rsidP="00726F42">
      <w:pPr>
        <w:pStyle w:val="Heading3"/>
        <w:rPr>
          <w:rFonts w:asciiTheme="minorHAnsi" w:hAnsiTheme="minorHAnsi" w:cstheme="minorHAnsi"/>
        </w:rPr>
      </w:pPr>
      <w:bookmarkStart w:id="6" w:name="_Toc16512863"/>
      <w:r w:rsidRPr="008A184E">
        <w:rPr>
          <w:rFonts w:asciiTheme="minorHAnsi" w:hAnsiTheme="minorHAnsi" w:cstheme="minorHAnsi"/>
        </w:rPr>
        <w:lastRenderedPageBreak/>
        <w:t xml:space="preserve">Figure 1: Diagram representing </w:t>
      </w:r>
      <w:r w:rsidR="00FD7092" w:rsidRPr="008A184E">
        <w:rPr>
          <w:rFonts w:asciiTheme="minorHAnsi" w:hAnsiTheme="minorHAnsi" w:cstheme="minorHAnsi"/>
        </w:rPr>
        <w:t xml:space="preserve">the </w:t>
      </w:r>
      <w:r w:rsidRPr="008A184E">
        <w:rPr>
          <w:rFonts w:asciiTheme="minorHAnsi" w:hAnsiTheme="minorHAnsi" w:cstheme="minorHAnsi"/>
        </w:rPr>
        <w:t>mouse placenta</w:t>
      </w:r>
      <w:r w:rsidR="00FD7092" w:rsidRPr="008A184E">
        <w:rPr>
          <w:rFonts w:asciiTheme="minorHAnsi" w:hAnsiTheme="minorHAnsi" w:cstheme="minorHAnsi"/>
        </w:rPr>
        <w:t>l cell types and zones</w:t>
      </w:r>
      <w:r w:rsidR="002815F0" w:rsidRPr="008A184E">
        <w:rPr>
          <w:rFonts w:asciiTheme="minorHAnsi" w:hAnsiTheme="minorHAnsi" w:cstheme="minorHAnsi"/>
        </w:rPr>
        <w:t xml:space="preserve"> from </w:t>
      </w:r>
      <w:r w:rsidR="00120498" w:rsidRPr="008A184E">
        <w:rPr>
          <w:rFonts w:asciiTheme="minorHAnsi" w:hAnsiTheme="minorHAnsi" w:cstheme="minorHAnsi"/>
        </w:rPr>
        <w:fldChar w:fldCharType="begin" w:fldLock="1"/>
      </w:r>
      <w:r w:rsidR="00836729" w:rsidRPr="008A184E">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00120498" w:rsidRPr="008A184E">
        <w:rPr>
          <w:rFonts w:asciiTheme="minorHAnsi" w:hAnsiTheme="minorHAnsi" w:cstheme="minorHAnsi"/>
        </w:rPr>
        <w:fldChar w:fldCharType="separate"/>
      </w:r>
      <w:r w:rsidR="00120498" w:rsidRPr="008A184E">
        <w:rPr>
          <w:rFonts w:asciiTheme="minorHAnsi" w:hAnsiTheme="minorHAnsi" w:cstheme="minorHAnsi"/>
          <w:noProof/>
        </w:rPr>
        <w:t>(Bronson &amp; Bale, 2016)</w:t>
      </w:r>
      <w:bookmarkEnd w:id="6"/>
      <w:r w:rsidR="00120498" w:rsidRPr="008A184E">
        <w:rPr>
          <w:rFonts w:asciiTheme="minorHAnsi" w:hAnsiTheme="minorHAnsi" w:cstheme="minorHAnsi"/>
        </w:rPr>
        <w:fldChar w:fldCharType="end"/>
      </w:r>
    </w:p>
    <w:p w14:paraId="5DE690A0" w14:textId="77777777" w:rsidR="00726F42" w:rsidRPr="008A184E" w:rsidRDefault="00726F42" w:rsidP="00CC26DA">
      <w:pPr>
        <w:rPr>
          <w:rFonts w:asciiTheme="minorHAnsi" w:hAnsiTheme="minorHAnsi" w:cstheme="minorHAnsi"/>
          <w:sz w:val="22"/>
          <w:szCs w:val="22"/>
        </w:rPr>
      </w:pPr>
    </w:p>
    <w:p w14:paraId="2542311B" w14:textId="61677BF6" w:rsidR="00726F42" w:rsidRPr="008A184E" w:rsidRDefault="00726F42" w:rsidP="00CC26DA">
      <w:pPr>
        <w:rPr>
          <w:rFonts w:asciiTheme="minorHAnsi" w:hAnsiTheme="minorHAnsi" w:cstheme="minorHAnsi"/>
          <w:sz w:val="22"/>
          <w:szCs w:val="22"/>
        </w:rPr>
      </w:pPr>
      <w:r w:rsidRPr="008A184E">
        <w:rPr>
          <w:rFonts w:asciiTheme="minorHAnsi" w:hAnsiTheme="minorHAnsi" w:cstheme="minorHAnsi"/>
          <w:noProof/>
          <w:sz w:val="22"/>
          <w:szCs w:val="22"/>
        </w:rPr>
        <w:drawing>
          <wp:anchor distT="0" distB="0" distL="114300" distR="114300" simplePos="0" relativeHeight="251658240" behindDoc="1" locked="0" layoutInCell="1" allowOverlap="1" wp14:anchorId="4622328A" wp14:editId="35E305EF">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1030"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73556971" w14:textId="77777777" w:rsidR="00726F42" w:rsidRPr="008A184E" w:rsidRDefault="00726F42" w:rsidP="00726F42">
      <w:pPr>
        <w:rPr>
          <w:rFonts w:asciiTheme="minorHAnsi" w:hAnsiTheme="minorHAnsi" w:cstheme="minorHAnsi"/>
          <w:sz w:val="22"/>
          <w:szCs w:val="22"/>
        </w:rPr>
      </w:pPr>
      <w:r w:rsidRPr="008A184E">
        <w:rPr>
          <w:rFonts w:asciiTheme="minorHAnsi" w:hAnsiTheme="minorHAnsi" w:cstheme="minorHAnsi"/>
          <w:i/>
          <w:iCs/>
          <w:sz w:val="22"/>
          <w:szCs w:val="22"/>
        </w:rPr>
        <w:t>Neuropsychopharmacology Reviews</w:t>
      </w:r>
      <w:r w:rsidRPr="008A184E">
        <w:rPr>
          <w:rFonts w:asciiTheme="minorHAnsi" w:hAnsiTheme="minorHAnsi" w:cstheme="minorHAnsi"/>
          <w:sz w:val="22"/>
          <w:szCs w:val="22"/>
        </w:rPr>
        <w:t xml:space="preserve"> (2016) </w:t>
      </w:r>
      <w:r w:rsidRPr="008A184E">
        <w:rPr>
          <w:rFonts w:asciiTheme="minorHAnsi" w:hAnsiTheme="minorHAnsi" w:cstheme="minorHAnsi"/>
          <w:b/>
          <w:bCs/>
          <w:sz w:val="22"/>
          <w:szCs w:val="22"/>
        </w:rPr>
        <w:t>41</w:t>
      </w:r>
      <w:r w:rsidRPr="008A184E">
        <w:rPr>
          <w:rFonts w:asciiTheme="minorHAnsi" w:hAnsiTheme="minorHAnsi" w:cstheme="minorHAnsi"/>
          <w:sz w:val="22"/>
          <w:szCs w:val="22"/>
        </w:rPr>
        <w:t>, 207-218;</w:t>
      </w:r>
    </w:p>
    <w:p w14:paraId="2EBB093D" w14:textId="77777777" w:rsidR="00726F42" w:rsidRPr="008A184E" w:rsidRDefault="00726F42" w:rsidP="00726F42">
      <w:pPr>
        <w:rPr>
          <w:rFonts w:asciiTheme="minorHAnsi" w:hAnsiTheme="minorHAnsi" w:cstheme="minorHAnsi"/>
          <w:sz w:val="22"/>
          <w:szCs w:val="22"/>
        </w:rPr>
      </w:pPr>
      <w:r w:rsidRPr="008A184E">
        <w:rPr>
          <w:rFonts w:asciiTheme="minorHAnsi" w:hAnsiTheme="minorHAnsi" w:cstheme="minorHAnsi"/>
          <w:sz w:val="22"/>
          <w:szCs w:val="22"/>
        </w:rPr>
        <w:t>doi:10.1038/npp.2015.231</w:t>
      </w:r>
    </w:p>
    <w:p w14:paraId="2108B179" w14:textId="77777777" w:rsidR="00726F42" w:rsidRPr="008A184E" w:rsidRDefault="00726F42" w:rsidP="00CC26DA">
      <w:pPr>
        <w:rPr>
          <w:rFonts w:asciiTheme="minorHAnsi" w:hAnsiTheme="minorHAnsi" w:cstheme="minorHAnsi"/>
          <w:sz w:val="22"/>
          <w:szCs w:val="22"/>
        </w:rPr>
      </w:pPr>
    </w:p>
    <w:p w14:paraId="0E7D7587" w14:textId="77777777" w:rsidR="00C77FF6" w:rsidRPr="008A184E" w:rsidRDefault="00C77FF6" w:rsidP="00CC26DA">
      <w:pPr>
        <w:rPr>
          <w:rFonts w:asciiTheme="minorHAnsi" w:hAnsiTheme="minorHAnsi" w:cstheme="minorHAnsi"/>
          <w:sz w:val="22"/>
          <w:szCs w:val="22"/>
        </w:rPr>
      </w:pPr>
    </w:p>
    <w:p w14:paraId="3F6ECA13" w14:textId="79868F29" w:rsidR="007C3BBD" w:rsidRPr="008A184E" w:rsidRDefault="007C3BBD" w:rsidP="007C3BBD">
      <w:pPr>
        <w:pStyle w:val="Heading2"/>
        <w:rPr>
          <w:rFonts w:asciiTheme="minorHAnsi" w:hAnsiTheme="minorHAnsi" w:cstheme="minorHAnsi"/>
        </w:rPr>
      </w:pPr>
      <w:bookmarkStart w:id="7" w:name="_Toc15461858"/>
      <w:bookmarkStart w:id="8" w:name="_Toc16512864"/>
      <w:r w:rsidRPr="008A184E">
        <w:rPr>
          <w:rFonts w:asciiTheme="minorHAnsi" w:hAnsiTheme="minorHAnsi" w:cstheme="minorHAnsi"/>
        </w:rPr>
        <w:t>Cortisol</w:t>
      </w:r>
      <w:r w:rsidR="00737410" w:rsidRPr="008A184E">
        <w:rPr>
          <w:rFonts w:asciiTheme="minorHAnsi" w:hAnsiTheme="minorHAnsi" w:cstheme="minorHAnsi"/>
        </w:rPr>
        <w:t>/Corticosterone</w:t>
      </w:r>
      <w:r w:rsidRPr="008A184E">
        <w:rPr>
          <w:rFonts w:asciiTheme="minorHAnsi" w:hAnsiTheme="minorHAnsi" w:cstheme="minorHAnsi"/>
        </w:rPr>
        <w:t xml:space="preserve"> Levels</w:t>
      </w:r>
      <w:r w:rsidR="000E7CFE" w:rsidRPr="008A184E">
        <w:rPr>
          <w:rFonts w:asciiTheme="minorHAnsi" w:hAnsiTheme="minorHAnsi" w:cstheme="minorHAnsi"/>
        </w:rPr>
        <w:t xml:space="preserve"> </w:t>
      </w:r>
      <w:r w:rsidRPr="008A184E">
        <w:rPr>
          <w:rFonts w:asciiTheme="minorHAnsi" w:hAnsiTheme="minorHAnsi" w:cstheme="minorHAnsi"/>
        </w:rPr>
        <w:t>in Pregnancy</w:t>
      </w:r>
      <w:bookmarkEnd w:id="7"/>
      <w:bookmarkEnd w:id="8"/>
    </w:p>
    <w:p w14:paraId="54AE345D" w14:textId="55A0348B" w:rsidR="00903CAE" w:rsidRPr="008A184E" w:rsidRDefault="007C3BBD" w:rsidP="007C3BBD">
      <w:pPr>
        <w:rPr>
          <w:rFonts w:asciiTheme="minorHAnsi" w:hAnsiTheme="minorHAnsi" w:cstheme="minorHAnsi"/>
          <w:sz w:val="22"/>
          <w:szCs w:val="22"/>
        </w:rPr>
      </w:pPr>
      <w:r w:rsidRPr="008A184E">
        <w:rPr>
          <w:rFonts w:asciiTheme="minorHAnsi" w:hAnsiTheme="minorHAnsi" w:cstheme="minorHAnsi"/>
          <w:sz w:val="22"/>
          <w:szCs w:val="22"/>
        </w:rPr>
        <w:t xml:space="preserve">During </w:t>
      </w:r>
      <w:r w:rsidR="003D5038" w:rsidRPr="008A184E">
        <w:rPr>
          <w:rFonts w:asciiTheme="minorHAnsi" w:hAnsiTheme="minorHAnsi" w:cstheme="minorHAnsi"/>
          <w:sz w:val="22"/>
          <w:szCs w:val="22"/>
        </w:rPr>
        <w:t xml:space="preserve">human </w:t>
      </w:r>
      <w:r w:rsidRPr="008A184E">
        <w:rPr>
          <w:rFonts w:asciiTheme="minorHAnsi" w:hAnsiTheme="minorHAnsi" w:cstheme="minorHAnsi"/>
          <w:sz w:val="22"/>
          <w:szCs w:val="22"/>
        </w:rPr>
        <w:t xml:space="preserve">pregnancy, mean cortisol rises gradually as pregnancy progresses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0140-6736(55)90002-7","ISSN":"0140-6736","author":[{"dropping-particle":"","family":"Bayliss","given":"R.I.S.","non-dropping-particle":"","parse-names":false,"suffix":""},{"dropping-particle":"","family":"Browne","given":"J.C.McC.","non-dropping-particle":"","parse-names":false,"suffix":""},{"dropping-particle":"","family":"Round","given":"BrendaP.","non-dropping-particle":"","parse-names":false,"suffix":""},{"dropping-particle":"","family":"Steinbeck","given":"A.W.","non-dropping-particle":"","parse-names":false,"suffix":""}],"container-title":"The Lancet","id":"ITEM-1","issue":"6854","issued":{"date-parts":[["1955","1","8"]]},"page":"62-64","publisher":"Elsevier","title":"PLASMA-17-HYDROXYCORTICOSTEROIDS IN PREGNANCY","type":"article-journal","volume":"265"},"uris":["http://www.mendeley.com/documents/?uuid=abbbf86d-4259-3165-bfbe-9ecfbe33a0c6"]},{"id":"ITEM-2","itemData":{"DOI":"10.1016/0002-9378(81)90318-5","ISSN":"0002-9378","abstract":"Adrenocorticotropin (ACTH) and cortisol in plasma were measured weekly from early in gestation through delivery in five women whose pregnancies were normal. During the twelfth week of pregnancy, the concentration of ACTH in plasma of blood samples obtained between 0800 and 0900 hours was 23 ± 4.6 pg/ml (mean and SEM) and rose progressively to 59 ± 16 pg/ml at 37 weeks. The levels of ACTH in plasma were significantly lower throughout pregnancy than those found in nonpregnant women. During labor and delivery, ACTH levels rose strikingly to values of 301 ± 137 pg/ml. As pregnancy advanced, the concentration of cortisol in plasma increased progressively from 149 ± 34 ng/ml (mean and SEM) at 12 weeks to 352 ± 90 ng/ml at 26 weeks' gestation but changed minimally thereafter until labor commenced, during which values of 706 ± 148 ng/ml were achieved. ACTH and cortisol secretory patterns over a 24-hour period were also investigated in one subject during each trimester of pregnancy. Diurnal variations were observed that were qualitatively similar to those seen in nonpregnant women. From the results of these studies, we conclude that ACTH levels are suppressed in plasma of normal pregnant women but are higher in late pregnancy than in early pregnancy. The rise in plasma ACTH concentrations, as pregnancy advances, in spite of increasing levels of plasma cortisol, estrogen, and progesterone, is suggestive of the possibility that a source of ACTH exists that is not subject to negative feedback control, that the clearance of free cortisol increases as pregnancy advances, or that there is an alteration in the metabolism of the ACTH precursor protein produced by the pituitary and/or placenta.","author":[{"dropping-particle":"","family":"Carr","given":"Bruce R.","non-dropping-particle":"","parse-names":false,"suffix":""},{"dropping-particle":"","family":"Parker","given":"C. Richard","non-dropping-particle":"","parse-names":false,"suffix":""},{"dropping-particle":"","family":"Madden","given":"James D.","non-dropping-particle":"","parse-names":false,"suffix":""},{"dropping-particle":"","family":"MacDonald","given":"Paul C.","non-dropping-particle":"","parse-names":false,"suffix":""},{"dropping-particle":"","family":"Porter","given":"John C.","non-dropping-particle":"","parse-names":false,"suffix":""}],"container-title":"American Journal of Obstetrics and Gynecology","id":"ITEM-2","issue":"4","issued":{"date-parts":[["1981","2","15"]]},"page":"416-422","publisher":"Mosby","title":"Maternal plasma adrenocorticotropin and cortisol relationships throughout human pregnancy","type":"article-journal","volume":"139"},"uris":["http://www.mendeley.com/documents/?uuid=0b37f7f7-408a-3dc7-814c-604c24e9ca34"]}],"mendeley":{"formattedCitation":"(Bayliss &lt;i&gt;et al.&lt;/i&gt;, 1955; Carr &lt;i&gt;et al.&lt;/i&gt;, 1981)","manualFormatting":"(Carr et al., 1981)","plainTextFormattedCitation":"(Bayliss et al., 1955; Carr et al., 1981)","previouslyFormattedCitation":"(Bayliss &lt;i&gt;et al.&lt;/i&gt;, 1955; Carr &lt;i&gt;et al.&lt;/i&gt;, 1981)"},"properties":{"noteIndex":0},"schema":"https://github.com/citation-style-language/schema/raw/master/csl-citation.json"}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(Carr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1981)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Mean cortisol levels increase </w:t>
      </w:r>
      <w:r w:rsidR="00201392" w:rsidRPr="008A184E">
        <w:rPr>
          <w:rFonts w:asciiTheme="minorHAnsi" w:hAnsiTheme="minorHAnsi" w:cstheme="minorHAnsi"/>
          <w:sz w:val="22"/>
          <w:szCs w:val="22"/>
        </w:rPr>
        <w:t xml:space="preserve">in humans </w:t>
      </w:r>
      <w:r w:rsidRPr="008A184E">
        <w:rPr>
          <w:rFonts w:asciiTheme="minorHAnsi" w:hAnsiTheme="minorHAnsi" w:cstheme="minorHAnsi"/>
          <w:sz w:val="22"/>
          <w:szCs w:val="22"/>
        </w:rPr>
        <w:t xml:space="preserve">during the first, second and third trimester by 1.6, 2.4 and 2.9 folds, respectively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{"citationItems":[{"id":"ITEM-1","itemData":{"DOI":"10.1210/jc.2010-2395","ISSN":"0021-972X","PMID":"21367926","abstract":"CONTEXT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 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 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CBG.","author":[{"dropping-particle":"","family":"Jung","given":"Caroline","non-dropping-particle":"","parse-names":false,"suffix":""},{"dropping-particle":"","family":"Ho","given":"Jui T.","non-dropping-particle":"","parse-names":false,"suffix":""},{"dropping-particle":"","family":"Torpy","given":"David J.","non-dropping-particle":"","parse-names":false,"suffix":""},{"dropping-particle":"","family":"Rogers","given":"Anne","non-dropping-particle":"","parse-names":false,"suffix":""},{"dropping-particle":"","family":"Doogue","given":"Matt","non-dropping-particle":"","parse-names":false,"suffix":""},{"dropping-particle":"","family":"Lewis","given":"John G.","non-dropping-particle":"","parse-names":false,"suffix":""},{"dropping-particle":"","family":"Czajko","given":"Raymond J.","non-dropping-particle":"","parse-names":false,"suffix":""},{"dropping-particle":"","family":"Inder","given":"Warrick J.","non-dropping-particle":"","parse-names":false,"suffix":""}],"container-title":"The Journal of Clinical Endocrinology &amp; Metabolism","id":"ITEM-1","issue":"5","issued":{"date-parts":[["2011","5"]]},"page":"1533-1540","title":"A Longitudinal Study of Plasma and Urinary Cortisol in Pregnancy and Postpartum","type":"article-journal","volume":"96"},"uris":["http://www.mendeley.com/documents/?uuid=1c59c968-f229-3530-86a2-f1b057797e34"]}],"mendeley":{"formattedCitation":"(Jung &lt;i&gt;et al.&lt;/i&gt;, 2011)","plainTextFormattedCitation":"(Jung et al., 2011)","previouslyFormattedCitation":"(Jung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(Jung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 increased cortisol levels may be explained by placental secretions of estrogen stimulating maternal cortisol production and mitigating maternal negative feedback </w:t>
      </w:r>
      <w:r w:rsidRPr="008A184E">
        <w:rPr>
          <w:rFonts w:asciiTheme="minorHAnsi" w:hAnsiTheme="minorHAnsi" w:cstheme="minorHAnsi"/>
          <w:sz w:val="22"/>
          <w:szCs w:val="22"/>
        </w:rPr>
        <w:fldChar w:fldCharType="begin" w:fldLock="1"/>
      </w:r>
      <w:r w:rsidR="00903CAE" w:rsidRPr="008A184E">
        <w:rPr>
          <w:rFonts w:asciiTheme="minorHAnsi" w:hAnsiTheme="minorHAnsi" w:cstheme="minorHAnsi"/>
          <w:sz w:val="22"/>
          <w:szCs w:val="22"/>
        </w:rPr>
        <w:instrText>ADDIN CSL_CITATION {"citationItems":[{"id":"ITEM-1","itemData":{"DOI":"10.1210/er.2004-0025","ISSN":"0163-769X","author":[{"dropping-particle":"","family":"Lindsay","given":"John R.","non-dropping-particle":"","parse-names":false,"suffix":""},{"dropping-particle":"","family":"Nieman","given":"Lynnette K.","non-dropping-particle":"","parse-names":false,"suffix":""}],"container-title":"Endocrine Reviews","id":"ITEM-1","issue":"6","issued":{"date-parts":[["2005","10","1"]]},"page":"775-799","publisher":"Narnia","title":"The Hypothalamic-Pituitary-Adrenal Axis in Pregnancy: Challenges in Disease Detection and Treatment","type":"article-journal","volume":"26"},"uris":["http://www.mendeley.com/documents/?uuid=0413b0ef-ce22-31f0-b84e-3fbe824d331b"]},{"id":"ITEM-2","itemData":{"DOI":"10.1159/000354702","ISSN":"1423-0194","PMID":"23969897","abstract":"Overexposure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M","non-dropping-particle":"","parse-names":false,"suffix":""}],"container-title":"Neuroendocrinology","id":"ITEM-2","issue":"2","issued":{"date-parts":[["2013"]]},"page":"106-15","publisher":"Karger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outcomes.","type":"article-journal","volume":"98"},"uris":["http://www.mendeley.com/documents/?uuid=7446d093-09a4-37db-b005-320e67046347"]}],"mendeley":{"formattedCitation":"(Lindsay &amp; Nieman, 2005; Duthie &amp; Reynolds, 2013)","plainTextFormattedCitation":"(Lindsay &amp; Nieman, 2005; Duthie &amp; Reynolds, 2013)","previouslyFormattedCitation":"(Lindsay &amp; Nieman, 2005; Duthie &amp; Reynolds, 2013)"},"properties":{"noteIndex":0},"schema":"https://github.com/citation-style-language/schema/raw/master/csl-citation.json"}</w:instrText>
      </w:r>
      <w:r w:rsidRPr="008A184E">
        <w:rPr>
          <w:rFonts w:asciiTheme="minorHAnsi" w:hAnsiTheme="minorHAnsi" w:cstheme="minorHAnsi"/>
          <w:sz w:val="22"/>
          <w:szCs w:val="22"/>
        </w:rPr>
        <w:fldChar w:fldCharType="separate"/>
      </w:r>
      <w:r w:rsidR="00903CAE" w:rsidRPr="008A184E">
        <w:rPr>
          <w:rFonts w:asciiTheme="minorHAnsi" w:hAnsiTheme="minorHAnsi" w:cstheme="minorHAnsi"/>
          <w:noProof/>
          <w:sz w:val="22"/>
          <w:szCs w:val="22"/>
        </w:rPr>
        <w:t>(Lindsay &amp; Nieman, 2005; Duthie &amp; Reynolds,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and/or by placental production of </w:t>
      </w:r>
      <w:r w:rsidR="00903CAE" w:rsidRPr="008A184E">
        <w:rPr>
          <w:rFonts w:asciiTheme="minorHAnsi" w:hAnsiTheme="minorHAnsi" w:cstheme="minorHAnsi"/>
          <w:sz w:val="22"/>
          <w:szCs w:val="22"/>
        </w:rPr>
        <w:t>corticotropin-releasing hormone (CRH)</w:t>
      </w:r>
      <w:r w:rsidRPr="008A184E">
        <w:rPr>
          <w:rFonts w:asciiTheme="minorHAnsi" w:hAnsiTheme="minorHAnsi" w:cstheme="minorHAnsi"/>
          <w:sz w:val="22"/>
          <w:szCs w:val="22"/>
        </w:rPr>
        <w:t xml:space="preserve"> into the maternal circulation </w:t>
      </w:r>
      <w:r w:rsidR="004B22DB" w:rsidRPr="008A184E">
        <w:rPr>
          <w:rFonts w:asciiTheme="minorHAnsi" w:hAnsiTheme="minorHAnsi" w:cstheme="minorHAnsi"/>
          <w:sz w:val="22"/>
          <w:szCs w:val="22"/>
        </w:rPr>
        <w:t>in mid- and late gestation</w:t>
      </w:r>
      <w:r w:rsidR="00F0338B" w:rsidRPr="008A184E">
        <w:rPr>
          <w:rFonts w:asciiTheme="minorHAnsi" w:hAnsiTheme="minorHAnsi" w:cstheme="minorHAnsi"/>
          <w:sz w:val="22"/>
          <w:szCs w:val="22"/>
        </w:rPr>
        <w:t xml:space="preserve"> </w:t>
      </w:r>
      <w:r w:rsidRPr="008A184E">
        <w:rPr>
          <w:rFonts w:asciiTheme="minorHAnsi" w:hAnsiTheme="minorHAnsi" w:cstheme="minorHAnsi"/>
          <w:sz w:val="22"/>
          <w:szCs w:val="22"/>
        </w:rPr>
        <w:fldChar w:fldCharType="begin" w:fldLock="1"/>
      </w:r>
      <w:r w:rsidR="00AD47D6" w:rsidRPr="008A184E">
        <w:rPr>
          <w:rFonts w:asciiTheme="minorHAnsi" w:hAnsiTheme="minorHAnsi" w:cstheme="minorHAnsi"/>
          <w:sz w:val="22"/>
          <w:szCs w:val="22"/>
        </w:rPr>
        <w:instrText>ADDIN CSL_CITATION {"citationItems":[{"id":"ITEM-1","itemData":{"DOI":"10.1159/000354702","ISSN":"1423-0194","PMID":"23969897","abstract":"Overexposure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M","non-dropping-particle":"","parse-names":false,"suffix":""}],"container-title":"Neuroendocrinology","id":"ITEM-1","issue":"2","issued":{"date-parts":[["2013"]]},"page":"106-15","publisher":"Karger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outcomes.","type":"article-journal","volume":"98"},"uris":["http://www.mendeley.com/documents/?uuid=7446d093-09a4-37db-b005-320e67046347"]}],"mendeley":{"formattedCitation":"(Duthie &amp; Reynolds, 2013)","plainTextFormattedCitation":"(Duthie &amp; Reynolds, 2013)","previouslyFormattedCitation":"(Duthie &amp; Reynolds, 2013)"},"properties":{"noteIndex":0},"schema":"https://github.com/citation-style-language/schema/raw/master/csl-citation.json"}</w:instrText>
      </w:r>
      <w:r w:rsidRPr="008A184E">
        <w:rPr>
          <w:rFonts w:asciiTheme="minorHAnsi" w:hAnsiTheme="minorHAnsi" w:cstheme="minorHAnsi"/>
          <w:sz w:val="22"/>
          <w:szCs w:val="22"/>
        </w:rPr>
        <w:fldChar w:fldCharType="separate"/>
      </w:r>
      <w:r w:rsidR="00903CAE" w:rsidRPr="008A184E">
        <w:rPr>
          <w:rFonts w:asciiTheme="minorHAnsi" w:hAnsiTheme="minorHAnsi" w:cstheme="minorHAnsi"/>
          <w:noProof/>
          <w:sz w:val="22"/>
          <w:szCs w:val="22"/>
        </w:rPr>
        <w:t>(Duthie &amp; Reynolds,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903CAE" w:rsidRPr="008A184E">
        <w:rPr>
          <w:rFonts w:asciiTheme="minorHAnsi" w:hAnsiTheme="minorHAnsi" w:cstheme="minorHAnsi"/>
          <w:sz w:val="22"/>
          <w:szCs w:val="22"/>
        </w:rPr>
        <w:t>Maternal cortisol promotes placental CRH production, which in turn promotes maternal HPA axis activity thus acting as a feed-forward positive mechanism.</w:t>
      </w:r>
    </w:p>
    <w:p w14:paraId="58BDAB0C" w14:textId="20C61D83" w:rsidR="00CC26DA" w:rsidRPr="008A184E" w:rsidRDefault="000A215B" w:rsidP="00201392">
      <w:pPr>
        <w:rPr>
          <w:rFonts w:asciiTheme="minorHAnsi" w:hAnsiTheme="minorHAnsi" w:cstheme="minorHAnsi"/>
          <w:sz w:val="22"/>
          <w:szCs w:val="22"/>
        </w:rPr>
      </w:pPr>
      <w:r w:rsidRPr="008A184E">
        <w:rPr>
          <w:rFonts w:asciiTheme="minorHAnsi" w:hAnsiTheme="minorHAnsi" w:cstheme="minorHAnsi"/>
          <w:sz w:val="22"/>
          <w:szCs w:val="22"/>
        </w:rPr>
        <w:t>However, in mouse pregnancy</w:t>
      </w:r>
      <w:r w:rsidR="009B0BF5" w:rsidRPr="008A184E">
        <w:rPr>
          <w:rFonts w:asciiTheme="minorHAnsi" w:hAnsiTheme="minorHAnsi" w:cstheme="minorHAnsi"/>
          <w:sz w:val="22"/>
          <w:szCs w:val="22"/>
        </w:rPr>
        <w:t>, corticosterone levels do not increase as much as humans</w:t>
      </w:r>
      <w:r w:rsidR="008D18BC" w:rsidRPr="008A184E">
        <w:rPr>
          <w:rFonts w:asciiTheme="minorHAnsi" w:hAnsiTheme="minorHAnsi" w:cstheme="minorHAnsi"/>
          <w:sz w:val="22"/>
          <w:szCs w:val="22"/>
        </w:rPr>
        <w:t xml:space="preserve"> near term </w:t>
      </w:r>
      <w:r w:rsidR="00F0338B" w:rsidRPr="008A184E">
        <w:rPr>
          <w:rFonts w:asciiTheme="minorHAnsi" w:hAnsiTheme="minorHAnsi" w:cstheme="minorHAnsi"/>
          <w:sz w:val="22"/>
          <w:szCs w:val="22"/>
        </w:rPr>
        <w:t xml:space="preserve">although there are still </w:t>
      </w:r>
      <w:r w:rsidR="008D18BC" w:rsidRPr="008A184E">
        <w:rPr>
          <w:rFonts w:asciiTheme="minorHAnsi" w:hAnsiTheme="minorHAnsi" w:cstheme="minorHAnsi"/>
          <w:sz w:val="22"/>
          <w:szCs w:val="22"/>
        </w:rPr>
        <w:t>increases</w:t>
      </w:r>
      <w:r w:rsidRPr="008A184E">
        <w:rPr>
          <w:rFonts w:asciiTheme="minorHAnsi" w:hAnsiTheme="minorHAnsi" w:cstheme="minorHAnsi"/>
          <w:sz w:val="22"/>
          <w:szCs w:val="22"/>
        </w:rPr>
        <w:t xml:space="preserve">. </w:t>
      </w:r>
      <w:r w:rsidR="00775E11" w:rsidRPr="008A184E">
        <w:rPr>
          <w:rFonts w:asciiTheme="minorHAnsi" w:hAnsiTheme="minorHAnsi" w:cstheme="minorHAnsi"/>
          <w:sz w:val="22"/>
          <w:szCs w:val="22"/>
        </w:rPr>
        <w:t xml:space="preserve">In </w:t>
      </w:r>
      <w:r w:rsidRPr="008A184E">
        <w:rPr>
          <w:rFonts w:asciiTheme="minorHAnsi" w:hAnsiTheme="minorHAnsi" w:cstheme="minorHAnsi"/>
          <w:sz w:val="22"/>
          <w:szCs w:val="22"/>
        </w:rPr>
        <w:t>pregnant control mice,</w:t>
      </w:r>
      <w:r w:rsidR="00775E11" w:rsidRPr="008A184E">
        <w:rPr>
          <w:rFonts w:asciiTheme="minorHAnsi" w:hAnsiTheme="minorHAnsi" w:cstheme="minorHAnsi"/>
          <w:sz w:val="22"/>
          <w:szCs w:val="22"/>
        </w:rPr>
        <w:t xml:space="preserve"> corti</w:t>
      </w:r>
      <w:r w:rsidR="009B0BF5" w:rsidRPr="008A184E">
        <w:rPr>
          <w:rFonts w:asciiTheme="minorHAnsi" w:hAnsiTheme="minorHAnsi" w:cstheme="minorHAnsi"/>
          <w:sz w:val="22"/>
          <w:szCs w:val="22"/>
        </w:rPr>
        <w:t>c</w:t>
      </w:r>
      <w:r w:rsidR="00775E11" w:rsidRPr="008A184E">
        <w:rPr>
          <w:rFonts w:asciiTheme="minorHAnsi" w:hAnsiTheme="minorHAnsi" w:cstheme="minorHAnsi"/>
          <w:sz w:val="22"/>
          <w:szCs w:val="22"/>
        </w:rPr>
        <w:t>osterone levels were not significantly different at E11 and E17</w:t>
      </w:r>
      <w:r w:rsidRPr="008A184E">
        <w:rPr>
          <w:rFonts w:asciiTheme="minorHAnsi" w:hAnsiTheme="minorHAnsi" w:cstheme="minorHAnsi"/>
          <w:sz w:val="22"/>
          <w:szCs w:val="22"/>
        </w:rPr>
        <w:t xml:space="preserve"> despite </w:t>
      </w:r>
      <w:r w:rsidR="009B0BF5" w:rsidRPr="008A184E">
        <w:rPr>
          <w:rFonts w:asciiTheme="minorHAnsi" w:hAnsiTheme="minorHAnsi" w:cstheme="minorHAnsi"/>
          <w:sz w:val="22"/>
          <w:szCs w:val="22"/>
        </w:rPr>
        <w:t xml:space="preserve">slightly </w:t>
      </w:r>
      <w:r w:rsidRPr="008A184E">
        <w:rPr>
          <w:rFonts w:asciiTheme="minorHAnsi" w:hAnsiTheme="minorHAnsi" w:cstheme="minorHAnsi"/>
          <w:sz w:val="22"/>
          <w:szCs w:val="22"/>
        </w:rPr>
        <w:t>higher levels at E17</w:t>
      </w:r>
      <w:r w:rsidR="00775E11" w:rsidRPr="008A184E">
        <w:rPr>
          <w:rFonts w:asciiTheme="minorHAnsi" w:hAnsiTheme="minorHAnsi" w:cstheme="minorHAnsi"/>
          <w:sz w:val="22"/>
          <w:szCs w:val="22"/>
        </w:rPr>
        <w:t xml:space="preserve"> </w:t>
      </w:r>
      <w:r w:rsidR="00775E11"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{"citationItems":[{"id":"ITEM-1","itemData":{"DOI":"10.1371/journal.pone.0180306","ISSN":"1932-6203","abstract":"Maternal stress is a common adversity during pregnancy. Gestational corticosterone alternations are thought to contribute to the etiology of postpartum behavioral disturbances. However, the impact of stress during pregnancy, in particular noise exposure, on gestational corticosterone fluctuations and spatial cognition in postpartum mice has not been fully understood yet. We hypothesized that noise exposure during pregnancy negatively affects gestational corticosterone levels and postpartum memory function in the dams similar to the physical stressors. Pregnant C57BL/6 mice were randomly assigned to either one of two stress conditions or a control condition. The noise stress (NS) was induced by presenting a loud intermittent 3000 Hz frequency on gestational days (GDs) 12, 14, and 16 for 24 hours, whereas the physical stress (PS) consisted of restraint and exposure to an elevated platform on GDs 12–16. Plasma corticosterone level was collected on GDs 11 and 17, and Morris water task (MWT) was carried out 30 days after parturition. Compared to the control group, the level of corticosterone in the stressed groups was significantly increased on GD17 relative to GD11. Significantly longer swim time and lower swim speed were observed in both stressed groups relative to the control group. Probe time was significantly shorter in the NS group than the other groups. The delta corticosterone level was significantly correlated with the swim time as well as the probe time in the three groups. Given the results, the adverse effects of gestational noise exposure on the hypothalamic pituitary-adrenal (HPA) axis activation and postpartum spatial learning and memory function were as large as/ or a bit stronger than the physical stresses. The findings suggest the significance of conservation against loud noise exposure in daily living, as well as need to further notice to the different aspects of gestational stress in mothers’ behavior like offspring.","author":[{"dropping-particle":"","family":"Jafari","given":"Zahra","non-dropping-particle":"","parse-names":false,"suffix":""},{"dropping-particle":"","family":"Mehla","given":"Jogender","non-dropping-particle":"","parse-names":false,"suffix":""},{"dropping-particle":"","family":"Afrashteh","given":"Navvab","non-dropping-particle":"","parse-names":false,"suffix":""},{"dropping-particle":"","family":"Kolb","given":"Bryan E.","non-dropping-particle":"","parse-names":false,"suffix":""},{"dropping-particle":"","family":"Mohajerani","given":"Majid H.","non-dropping-particle":"","parse-names":false,"suffix":""}],"container-title":"PLOS ONE","editor":[{"dropping-particle":"","family":"Pawluski","given":"Jodi","non-dropping-particle":"","parse-names":false,"suffix":""}],"id":"ITEM-1","issue":"7","issued":{"date-parts":[["2017","7","10"]]},"page":"e0180306","publisher":"Public Library of Science","title":"Corticosterone response to gestational stress and postpartum memory function in mice","type":"article-journal","volume":"12"},"uris":["http://www.mendeley.com/documents/?uuid=a04838d7-1997-3a13-a83d-9bd46699a0c5"]}],"mendeley":{"formattedCitation":"(Jafari &lt;i&gt;et al.&lt;/i&gt;, 2017)","plainTextFormattedCitation":"(Jafari et al., 2017)","previouslyFormattedCitation":"(Jafari &lt;i&gt;et al.&lt;/i&gt;, 2017)"},"properties":{"noteIndex":0},"schema":"https://github.com/citation-style-language/schema/raw/master/csl-citation.json"}</w:instrText>
      </w:r>
      <w:r w:rsidR="00775E11" w:rsidRPr="008A184E">
        <w:rPr>
          <w:rFonts w:asciiTheme="minorHAnsi" w:hAnsiTheme="minorHAnsi" w:cstheme="minorHAnsi"/>
          <w:sz w:val="22"/>
          <w:szCs w:val="22"/>
        </w:rPr>
        <w:fldChar w:fldCharType="separate"/>
      </w:r>
      <w:r w:rsidR="00775E11" w:rsidRPr="008A184E">
        <w:rPr>
          <w:rFonts w:asciiTheme="minorHAnsi" w:hAnsiTheme="minorHAnsi" w:cstheme="minorHAnsi"/>
          <w:noProof/>
          <w:sz w:val="22"/>
          <w:szCs w:val="22"/>
        </w:rPr>
        <w:t xml:space="preserve">(Jafari </w:t>
      </w:r>
      <w:r w:rsidR="00775E11" w:rsidRPr="008A184E">
        <w:rPr>
          <w:rFonts w:asciiTheme="minorHAnsi" w:hAnsiTheme="minorHAnsi" w:cstheme="minorHAnsi"/>
          <w:i/>
          <w:noProof/>
          <w:sz w:val="22"/>
          <w:szCs w:val="22"/>
        </w:rPr>
        <w:t>et al.</w:t>
      </w:r>
      <w:r w:rsidR="00775E11" w:rsidRPr="008A184E">
        <w:rPr>
          <w:rFonts w:asciiTheme="minorHAnsi" w:hAnsiTheme="minorHAnsi" w:cstheme="minorHAnsi"/>
          <w:noProof/>
          <w:sz w:val="22"/>
          <w:szCs w:val="22"/>
        </w:rPr>
        <w:t>, 2017)</w:t>
      </w:r>
      <w:r w:rsidR="00775E11" w:rsidRPr="008A184E">
        <w:rPr>
          <w:rFonts w:asciiTheme="minorHAnsi" w:hAnsiTheme="minorHAnsi" w:cstheme="minorHAnsi"/>
          <w:sz w:val="22"/>
          <w:szCs w:val="22"/>
        </w:rPr>
        <w:fldChar w:fldCharType="end"/>
      </w:r>
      <w:r w:rsidR="00775E11" w:rsidRPr="008A184E">
        <w:rPr>
          <w:rFonts w:asciiTheme="minorHAnsi" w:hAnsiTheme="minorHAnsi" w:cstheme="minorHAnsi"/>
          <w:sz w:val="22"/>
          <w:szCs w:val="22"/>
        </w:rPr>
        <w:t xml:space="preserve">. </w:t>
      </w:r>
      <w:r w:rsidRPr="008A184E">
        <w:rPr>
          <w:rFonts w:asciiTheme="minorHAnsi" w:hAnsiTheme="minorHAnsi" w:cstheme="minorHAnsi"/>
          <w:sz w:val="22"/>
          <w:szCs w:val="22"/>
        </w:rPr>
        <w:t>Other studies showed an increase in</w:t>
      </w:r>
      <w:r w:rsidR="009B0BF5" w:rsidRPr="008A184E">
        <w:rPr>
          <w:rFonts w:asciiTheme="minorHAnsi" w:hAnsiTheme="minorHAnsi" w:cstheme="minorHAnsi"/>
          <w:sz w:val="22"/>
          <w:szCs w:val="22"/>
        </w:rPr>
        <w:t xml:space="preserve"> corticosterone levels at E19 compared to E16 in control unstressed mice </w:t>
      </w:r>
      <w:r w:rsidR="009B0BF5" w:rsidRPr="008A184E">
        <w:rPr>
          <w:rFonts w:asciiTheme="minorHAnsi" w:hAnsiTheme="minorHAnsi" w:cstheme="minorHAnsi"/>
          <w:sz w:val="22"/>
          <w:szCs w:val="22"/>
        </w:rPr>
        <w:fldChar w:fldCharType="begin" w:fldLock="1"/>
      </w:r>
      <w:r w:rsidR="003F398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9B0BF5" w:rsidRPr="008A184E">
        <w:rPr>
          <w:rFonts w:asciiTheme="minorHAnsi" w:hAnsiTheme="minorHAnsi" w:cstheme="minorHAnsi"/>
          <w:sz w:val="22"/>
          <w:szCs w:val="22"/>
        </w:rPr>
        <w:fldChar w:fldCharType="separate"/>
      </w:r>
      <w:r w:rsidR="009B0BF5" w:rsidRPr="008A184E">
        <w:rPr>
          <w:rFonts w:asciiTheme="minorHAnsi" w:hAnsiTheme="minorHAnsi" w:cstheme="minorHAnsi"/>
          <w:noProof/>
          <w:sz w:val="22"/>
          <w:szCs w:val="22"/>
        </w:rPr>
        <w:t xml:space="preserve">(Vaughan </w:t>
      </w:r>
      <w:r w:rsidR="009B0BF5" w:rsidRPr="008A184E">
        <w:rPr>
          <w:rFonts w:asciiTheme="minorHAnsi" w:hAnsiTheme="minorHAnsi" w:cstheme="minorHAnsi"/>
          <w:i/>
          <w:noProof/>
          <w:sz w:val="22"/>
          <w:szCs w:val="22"/>
        </w:rPr>
        <w:t>et al.</w:t>
      </w:r>
      <w:r w:rsidR="009B0BF5" w:rsidRPr="008A184E">
        <w:rPr>
          <w:rFonts w:asciiTheme="minorHAnsi" w:hAnsiTheme="minorHAnsi" w:cstheme="minorHAnsi"/>
          <w:noProof/>
          <w:sz w:val="22"/>
          <w:szCs w:val="22"/>
        </w:rPr>
        <w:t>, 2012)</w:t>
      </w:r>
      <w:r w:rsidR="009B0BF5" w:rsidRPr="008A184E">
        <w:rPr>
          <w:rFonts w:asciiTheme="minorHAnsi" w:hAnsiTheme="minorHAnsi" w:cstheme="minorHAnsi"/>
          <w:sz w:val="22"/>
          <w:szCs w:val="22"/>
        </w:rPr>
        <w:fldChar w:fldCharType="end"/>
      </w:r>
      <w:r w:rsidR="009B0BF5" w:rsidRPr="008A184E">
        <w:rPr>
          <w:rFonts w:asciiTheme="minorHAnsi" w:hAnsiTheme="minorHAnsi" w:cstheme="minorHAnsi"/>
          <w:sz w:val="22"/>
          <w:szCs w:val="22"/>
        </w:rPr>
        <w:t>.</w:t>
      </w:r>
      <w:r w:rsidRPr="008A184E">
        <w:rPr>
          <w:rFonts w:asciiTheme="minorHAnsi" w:hAnsiTheme="minorHAnsi" w:cstheme="minorHAnsi"/>
          <w:sz w:val="22"/>
          <w:szCs w:val="22"/>
        </w:rPr>
        <w:t xml:space="preserve"> </w:t>
      </w:r>
      <w:r w:rsidR="008D52EA" w:rsidRPr="008A184E">
        <w:rPr>
          <w:rFonts w:asciiTheme="minorHAnsi" w:hAnsiTheme="minorHAnsi" w:cstheme="minorHAnsi"/>
          <w:sz w:val="22"/>
          <w:szCs w:val="22"/>
        </w:rPr>
        <w:t xml:space="preserve">Unstressed pregnant mice had higher corticosterone levels </w:t>
      </w:r>
      <w:r w:rsidR="007C1A9F" w:rsidRPr="008A184E">
        <w:rPr>
          <w:rFonts w:asciiTheme="minorHAnsi" w:hAnsiTheme="minorHAnsi" w:cstheme="minorHAnsi"/>
          <w:sz w:val="22"/>
          <w:szCs w:val="22"/>
        </w:rPr>
        <w:t xml:space="preserve">with peak levels at E16 being 60 times higher than non-pregnant mice </w:t>
      </w:r>
      <w:r w:rsidR="007C1A9F" w:rsidRPr="008A184E">
        <w:rPr>
          <w:rFonts w:asciiTheme="minorHAnsi" w:hAnsiTheme="minorHAnsi" w:cstheme="minorHAnsi"/>
          <w:sz w:val="22"/>
          <w:szCs w:val="22"/>
        </w:rPr>
        <w:fldChar w:fldCharType="begin" w:fldLock="1"/>
      </w:r>
      <w:r w:rsidR="00874782" w:rsidRPr="008A184E">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007C1A9F" w:rsidRPr="008A184E">
        <w:rPr>
          <w:rFonts w:asciiTheme="minorHAnsi" w:hAnsiTheme="minorHAnsi" w:cstheme="minorHAnsi"/>
          <w:sz w:val="22"/>
          <w:szCs w:val="22"/>
        </w:rPr>
        <w:fldChar w:fldCharType="separate"/>
      </w:r>
      <w:r w:rsidR="007C1A9F" w:rsidRPr="008A184E">
        <w:rPr>
          <w:rFonts w:asciiTheme="minorHAnsi" w:hAnsiTheme="minorHAnsi" w:cstheme="minorHAnsi"/>
          <w:noProof/>
          <w:sz w:val="22"/>
          <w:szCs w:val="22"/>
        </w:rPr>
        <w:t xml:space="preserve">(Barlow </w:t>
      </w:r>
      <w:r w:rsidR="007C1A9F" w:rsidRPr="008A184E">
        <w:rPr>
          <w:rFonts w:asciiTheme="minorHAnsi" w:hAnsiTheme="minorHAnsi" w:cstheme="minorHAnsi"/>
          <w:i/>
          <w:noProof/>
          <w:sz w:val="22"/>
          <w:szCs w:val="22"/>
        </w:rPr>
        <w:t>et al.</w:t>
      </w:r>
      <w:r w:rsidR="007C1A9F" w:rsidRPr="008A184E">
        <w:rPr>
          <w:rFonts w:asciiTheme="minorHAnsi" w:hAnsiTheme="minorHAnsi" w:cstheme="minorHAnsi"/>
          <w:noProof/>
          <w:sz w:val="22"/>
          <w:szCs w:val="22"/>
        </w:rPr>
        <w:t>, 1973)</w:t>
      </w:r>
      <w:r w:rsidR="007C1A9F" w:rsidRPr="008A184E">
        <w:rPr>
          <w:rFonts w:asciiTheme="minorHAnsi" w:hAnsiTheme="minorHAnsi" w:cstheme="minorHAnsi"/>
          <w:sz w:val="22"/>
          <w:szCs w:val="22"/>
        </w:rPr>
        <w:fldChar w:fldCharType="end"/>
      </w:r>
      <w:r w:rsidR="007C1A9F" w:rsidRPr="008A184E">
        <w:rPr>
          <w:rFonts w:asciiTheme="minorHAnsi" w:hAnsiTheme="minorHAnsi" w:cstheme="minorHAnsi"/>
          <w:sz w:val="22"/>
          <w:szCs w:val="22"/>
        </w:rPr>
        <w:t>. The levels then dropped after E16 until delivery at E19</w:t>
      </w:r>
      <w:r w:rsidR="003F3984" w:rsidRPr="008A184E">
        <w:rPr>
          <w:rFonts w:asciiTheme="minorHAnsi" w:hAnsiTheme="minorHAnsi" w:cstheme="minorHAnsi"/>
          <w:sz w:val="22"/>
          <w:szCs w:val="22"/>
        </w:rPr>
        <w:t xml:space="preserve"> </w:t>
      </w:r>
      <w:r w:rsidR="003F3984" w:rsidRPr="008A184E">
        <w:rPr>
          <w:rFonts w:asciiTheme="minorHAnsi" w:hAnsiTheme="minorHAnsi" w:cstheme="minorHAnsi"/>
          <w:sz w:val="22"/>
          <w:szCs w:val="22"/>
        </w:rPr>
        <w:fldChar w:fldCharType="begin" w:fldLock="1"/>
      </w:r>
      <w:r w:rsidR="00761A50" w:rsidRPr="008A184E">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003F3984" w:rsidRPr="008A184E">
        <w:rPr>
          <w:rFonts w:asciiTheme="minorHAnsi" w:hAnsiTheme="minorHAnsi" w:cstheme="minorHAnsi"/>
          <w:sz w:val="22"/>
          <w:szCs w:val="22"/>
        </w:rPr>
        <w:fldChar w:fldCharType="separate"/>
      </w:r>
      <w:r w:rsidR="003F3984" w:rsidRPr="008A184E">
        <w:rPr>
          <w:rFonts w:asciiTheme="minorHAnsi" w:hAnsiTheme="minorHAnsi" w:cstheme="minorHAnsi"/>
          <w:noProof/>
          <w:sz w:val="22"/>
          <w:szCs w:val="22"/>
        </w:rPr>
        <w:t xml:space="preserve">(Barlow </w:t>
      </w:r>
      <w:r w:rsidR="003F3984" w:rsidRPr="008A184E">
        <w:rPr>
          <w:rFonts w:asciiTheme="minorHAnsi" w:hAnsiTheme="minorHAnsi" w:cstheme="minorHAnsi"/>
          <w:i/>
          <w:noProof/>
          <w:sz w:val="22"/>
          <w:szCs w:val="22"/>
        </w:rPr>
        <w:t>et al.</w:t>
      </w:r>
      <w:r w:rsidR="003F3984" w:rsidRPr="008A184E">
        <w:rPr>
          <w:rFonts w:asciiTheme="minorHAnsi" w:hAnsiTheme="minorHAnsi" w:cstheme="minorHAnsi"/>
          <w:noProof/>
          <w:sz w:val="22"/>
          <w:szCs w:val="22"/>
        </w:rPr>
        <w:t>, 1973)</w:t>
      </w:r>
      <w:r w:rsidR="003F3984" w:rsidRPr="008A184E">
        <w:rPr>
          <w:rFonts w:asciiTheme="minorHAnsi" w:hAnsiTheme="minorHAnsi" w:cstheme="minorHAnsi"/>
          <w:sz w:val="22"/>
          <w:szCs w:val="22"/>
        </w:rPr>
        <w:fldChar w:fldCharType="end"/>
      </w:r>
      <w:r w:rsidR="00761A50" w:rsidRPr="008A184E">
        <w:rPr>
          <w:rFonts w:asciiTheme="minorHAnsi" w:hAnsiTheme="minorHAnsi" w:cstheme="minorHAnsi"/>
          <w:sz w:val="22"/>
          <w:szCs w:val="22"/>
        </w:rPr>
        <w:t>.</w:t>
      </w:r>
      <w:r w:rsidR="007C1A9F" w:rsidRPr="008A184E">
        <w:rPr>
          <w:rFonts w:asciiTheme="minorHAnsi" w:hAnsiTheme="minorHAnsi" w:cstheme="minorHAnsi"/>
          <w:sz w:val="22"/>
          <w:szCs w:val="22"/>
        </w:rPr>
        <w:t xml:space="preserve"> </w:t>
      </w:r>
    </w:p>
    <w:p w14:paraId="6B66F37E" w14:textId="77777777" w:rsidR="00AD57E5" w:rsidRPr="008A184E" w:rsidRDefault="00AD57E5" w:rsidP="00201392">
      <w:pPr>
        <w:rPr>
          <w:rFonts w:asciiTheme="minorHAnsi" w:hAnsiTheme="minorHAnsi" w:cstheme="minorHAnsi"/>
          <w:sz w:val="22"/>
          <w:szCs w:val="22"/>
          <w:highlight w:val="cyan"/>
        </w:rPr>
      </w:pPr>
    </w:p>
    <w:p w14:paraId="1336B0E6" w14:textId="77777777" w:rsidR="007C3BBD" w:rsidRPr="008A184E" w:rsidRDefault="007C3BBD" w:rsidP="007C3BBD">
      <w:pPr>
        <w:pStyle w:val="Heading2"/>
        <w:rPr>
          <w:rFonts w:asciiTheme="minorHAnsi" w:hAnsiTheme="minorHAnsi" w:cstheme="minorHAnsi"/>
        </w:rPr>
      </w:pPr>
      <w:bookmarkStart w:id="9" w:name="_Toc15461860"/>
      <w:bookmarkStart w:id="10" w:name="_Toc16512865"/>
      <w:r w:rsidRPr="008A184E">
        <w:rPr>
          <w:rFonts w:asciiTheme="minorHAnsi" w:hAnsiTheme="minorHAnsi" w:cstheme="minorHAnsi"/>
        </w:rPr>
        <w:t>Fetal HPA Axis Development</w:t>
      </w:r>
      <w:bookmarkEnd w:id="9"/>
      <w:bookmarkEnd w:id="10"/>
    </w:p>
    <w:p w14:paraId="342D13EA" w14:textId="321F9315" w:rsidR="007C3BBD" w:rsidRPr="008A184E" w:rsidRDefault="007C3BBD" w:rsidP="007C3BBD">
      <w:pPr>
        <w:rPr>
          <w:rFonts w:asciiTheme="minorHAnsi" w:hAnsiTheme="minorHAnsi" w:cstheme="minorHAnsi"/>
          <w:sz w:val="22"/>
          <w:szCs w:val="22"/>
        </w:rPr>
      </w:pPr>
      <w:r w:rsidRPr="008A184E">
        <w:rPr>
          <w:rFonts w:asciiTheme="minorHAnsi" w:hAnsiTheme="minorHAnsi" w:cstheme="minorHAnsi"/>
          <w:sz w:val="22"/>
          <w:szCs w:val="22"/>
        </w:rPr>
        <w:t xml:space="preserve">The </w:t>
      </w:r>
      <w:r w:rsidR="002275CE" w:rsidRPr="008A184E">
        <w:rPr>
          <w:rFonts w:asciiTheme="minorHAnsi" w:hAnsiTheme="minorHAnsi" w:cstheme="minorHAnsi"/>
          <w:sz w:val="22"/>
          <w:szCs w:val="22"/>
        </w:rPr>
        <w:t xml:space="preserve">human </w:t>
      </w:r>
      <w:r w:rsidRPr="008A184E">
        <w:rPr>
          <w:rFonts w:asciiTheme="minorHAnsi" w:hAnsiTheme="minorHAnsi" w:cstheme="minorHAnsi"/>
          <w:sz w:val="22"/>
          <w:szCs w:val="22"/>
        </w:rPr>
        <w:t xml:space="preserve">fetal hypothalamic-pituitary axis activity is detected as early as 8-12 weeks of gestation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{"citationItems":[{"id":"ITEM-1","itemData":{"DOI":"10.1136/FN.82.3.F250","ISSN":"1359-2998","PMID":"10794797","abstract":"The hypothalamus, pituitary, and adrenal glands are dynamic endocrine organs during fetal development.1-3 The adrenal glands, in particular, exhibit remarkable transformation in size, morphology, and function during the prenatal and neonatal periods.2 3 It is now recognised that normal development of the hypothalamic–pituitary–adrenal (HPA) axis is essential for: (1) the regulation of intrauterine homeostasis; and (2) the timely differentiation and maturation of vital organ systems including the lungs, liver, and central nervous system necessary for immediate neonatal survival after birth. In addition, acting together with the placenta, the HPA axis might indirectly control the normal timing of parturition in primates.1-3 The liberal use of exogenous antenatal and postnatal corticosteroids during pregnancy and early neonatal life have also raised concerns about potential adverse effects on the HPA axis and subsequent neurodevelopment.4 Thus, an understanding of the physiology and function of the HPA axis in intrauterine and extrauterine life is important for neonatologists. This article aims to provide an overview on the physiology of the glucocorticoid axis and the effects that exogenous corticosteroids have on this system.\n\nHormone activity in the HPA axis can be detected between eight and 12 weeks of gestation, early in fetal development.1-3Corticotrophin releasing hormone (CRH) is produced from the fetal hypothalamus and the placenta during pregnancy. It is the primary secretagogue controlling pro-opiomelanocortin (POMC) mRNA expression and pituitary corticotroph secretion of adrenocorticotrophin (ACTH).1 3 CRH regulates the growth of pituitary corticotrophs, adrenocortical differentiation, and steroidogenic maturation of the fetal HPA axis.3 It is also a potent vasodilator of the fetoplacental circulation and can potentiate the function of local mediators and hormones, such as prostaglandins and oxytocin, in increasing myometrial contractility during labour.1 The progressive increase in the concentration of CRH in fetal and maternal circulations at late gestation …","author":[{"dropping-particle":"","family":"Ng","given":"P C","non-dropping-particle":"","parse-names":false,"suffix":""}],"container-title":"Archives of disease in childhood. Fetal and neonatal edition","id":"ITEM-1","issue":"3","issued":{"date-parts":[["2000","5","1"]]},"page":"F250-4","publisher":"BMJ Publishing Group","title":"The fetal and neonatal hypothalamic-pituitary-adrenal axis.","type":"article-journal","volume":"82"},"uris":["http://www.mendeley.com/documents/?uuid=d729e21a-7ed5-3dc8-a6b8-341d91acbee8"]}],"mendeley":{"formattedCitation":"(Ng, 2000)","plainTextFormattedCitation":"(Ng, 2000)","previouslyFormattedCitation":"(Ng, 2000)"},"properties":{"noteIndex":0},"schema":"https://github.com/citation-style-language/schema/raw/master/csl-citation.json"}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(Ng, 2000)</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and is fully developed in the second trimester of pregnancy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outcomes","type":"article-journal","volume":"10"},"uris":["http://www.mendeley.com/documents/?uuid=f1a1d9b4-9ea4-3352-8eae-b21ce05893c2"]}],"mendeley":{"formattedCitation":"(Moisiadis &amp; Matthews, 2014)","plainTextFormattedCitation":"(Moisiadis &amp; Matthews, 2014)","previouslyFormattedCitation":"(Moisiadis &amp; Matthews, 2014)"},"properties":{"noteIndex":0},"schema":"https://github.com/citation-style-language/schema/raw/master/csl-citation.json"}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(Moisiadis &amp; Matthews, 2014)</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In early pregnancy, fetal cortisol is thought to primarily be attained from maternal cortisol, as the fetus is believed to sufficiently produce cortisol at 22 weeks of gestation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{"citationItems":[{"id":"ITEM-1","itemData":{"DOI":"10.1073/pnas.1201295109","ISSN":"1091-6490","PMID":"22529357","abstract":"Stress-related variation in the intrauterine milieu may impact brain development and emergent function, with long-term implications in terms of susceptibility for affective disorders. Studies in animals suggest limbic regions in the developing brain are particularly sensitive to exposure to the stress hormone cortisol. However, the nature, magnitude, and time course of these effects have not yet been adequately characterized in humans. A prospective, longitudinal study was conducted in 65 normal, healthy mother-child dyads to examine the association of maternal cortisol in early, mid-, and late gestation with subsequent measures at approximately 7 y age of child amygdala and hippocampus volume and affective problems. After accounting for the effects of potential confounding pre- and postnatal factors, higher maternal cortisol levels in earlier but not later gestation was associated with a larger right amygdala volume in girls (a 1 SD increase in cortisol was associated with a 6.4% increase in right amygdala volume), but not in boys. Moreover, higher maternal cortisol levels in early gestation was associated with more affective problems in girls, and this association was mediated, in part, by amygdala volume. No association between maternal cortisol in pregnancy and child hippocampus volume was observed in either sex. The current findings represent, to the best of our knowledge, the first report linking maternal stress hormone levels in human pregnancy with subsequent child amygdala volume and affect. The results underscore the importance of the intrauterine environment and suggest the origins of neuropsychiatric disorders may have their foundations early in life.","author":[{"dropping-particle":"","family":"Buss","given":"Claudia","non-dropping-particle":"","parse-names":false,"suffix":""},{"dropping-particle":"","family":"Davis","given":"Elysia Poggi","non-dropping-particle":"","parse-names":false,"suffix":""},{"dropping-particle":"","family":"Shahbaba","given":"Babak","non-dropping-particle":"","parse-names":false,"suffix":""},{"dropping-particle":"","family":"Pruessner","given":"Jens C","non-dropping-particle":"","parse-names":false,"suffix":""},{"dropping-particle":"","family":"Head","given":"Kevin","non-dropping-particle":"","parse-names":false,"suffix":""},{"dropping-particle":"","family":"Sandman","given":"Curt A","non-dropping-particle":"","parse-names":false,"suffix":""}],"container-title":"Proceedings of the National Academy of Sciences of the United States of America","id":"ITEM-1","issue":"20","issued":{"date-parts":[["2012","5","15"]]},"page":"E1312-9","publisher":"National Academy of Sciences","title":"Maternal cortisol over the course of pregnancy and subsequent child amygdala and hippocampus volumes and affective problems.","type":"article-journal","volume":"109"},"uris":["http://www.mendeley.com/documents/?uuid=2a404959-a8e2-3dc7-825f-a2bfb3867795"]}],"mendeley":{"formattedCitation":"(Buss &lt;i&gt;et al.&lt;/i&gt;, 2012)","plainTextFormattedCitation":"(Buss et al., 2012)","previouslyFormattedCitation":"(Buss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(Buss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Given the critical developmental window by which fetal organs and HPA axis are developing, it is possible that increased </w:t>
      </w:r>
      <w:r w:rsidRPr="008A184E">
        <w:rPr>
          <w:rFonts w:asciiTheme="minorHAnsi" w:hAnsiTheme="minorHAnsi" w:cstheme="minorHAnsi"/>
          <w:sz w:val="22"/>
          <w:szCs w:val="22"/>
        </w:rPr>
        <w:lastRenderedPageBreak/>
        <w:t xml:space="preserve">maternal cortisol levels in early pregnancy compared to late pregnancy may have more deleterious effects on fetal development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Reviews","id":"ITEM-1","issue":"6","issued":{"date-parts":[["2013","12","1"]]},"page":"885-916","publisher":"Narnia","title":"Early-Life Glucocorticoid Exposure: The Hypothalamic-Pituitary-Adrenal Axis, Placental Function, and Long-term Disease Risk","type":"article-journal","volume":"34"},"uris":["http://www.mendeley.com/documents/?uuid=d1ba4f6a-5f7a-378b-b66e-15e35e75c440"]},{"id":"ITEM-2","itemData":{"DOI":"10.1111/j.1365-2796.2007.01809.x","ISSN":"0954-6820","author":[{"dropping-particle":"","family":"Barker","given":"D. J. P.","non-dropping-particle":"","parse-names":false,"suffix":""}],"container-title":"Journal of Internal Medicine","id":"ITEM-2","issue":"5","issued":{"date-parts":[["2007","5","1"]]},"page":"412-417","publisher":"John Wiley &amp; Sons, Ltd (10.1111)","title":"The origins of the developmental origins theory","type":"article-journal","volume":"261"},"uris":["http://www.mendeley.com/documents/?uuid=52e37407-33c2-3306-99fe-1d3f81613cf4"]}],"mendeley":{"formattedCitation":"(Barker, 2007; Braun &lt;i&gt;et al.&lt;/i&gt;, 2013)","plainTextFormattedCitation":"(Barker, 2007; Braun et al., 2013)","previouslyFormattedCitation":"(Barker, 2007; Braun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(Barker, 2007; Braun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In mice, the </w:t>
      </w:r>
      <w:r w:rsidR="00C1469B" w:rsidRPr="008A184E">
        <w:rPr>
          <w:rFonts w:asciiTheme="minorHAnsi" w:hAnsiTheme="minorHAnsi" w:cstheme="minorHAnsi"/>
          <w:sz w:val="22"/>
          <w:szCs w:val="22"/>
        </w:rPr>
        <w:t xml:space="preserve">offspring </w:t>
      </w:r>
      <w:r w:rsidRPr="008A184E">
        <w:rPr>
          <w:rFonts w:asciiTheme="minorHAnsi" w:hAnsiTheme="minorHAnsi" w:cstheme="minorHAnsi"/>
          <w:sz w:val="22"/>
          <w:szCs w:val="22"/>
        </w:rPr>
        <w:t xml:space="preserve">HPA develops postnatal in two phases. On postnatal day (PND) 1 through 12, the mouse HPA is considered hypo-responsive, and after PND 12 the HPA system matures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{"citationItems":[{"id":"ITEM-1","itemData":{"DOI":"10.1016/S0736-5748(03)00030-3","ISSN":"0736-5748","abstract":"The main characteristic of the postnatal development of the stress system in the rat is the so-called stress hypo-responsive period (SHRP). Lasting from postnatal day (pnd) 4 to pnd 14, this period is characterized by very low basal corticosterone levels and an inability of mild stressors to induce an enhanced ACTH and corticosterone release. During the last years, the mouse has become a generally used animal in stress research, also due to the wide availability of genetically modified mouse strains. However, very few data are available on the ontogeny of the stress system in the mouse. This study therefore describes the postnatal ontogeny of peripheral and central aspects of the hypothalamic–pituitary–adrenal (HPA) axis in the mouse. We measured ACTH and corticosterone in blood and CRH, urocortin 3 (UCN3), mineralocorticoid receptor (MR) and glucocorticoid receptor (GR) transcripts in the brain at postnatal days 1, 2, 4, 6, 9, 12, 14 and 16. Our results show that we can subdivide the postnatal development of the HPA axis in the mouse in two phases. The first phase corresponds to the SHRP in the rat and lasts from right after birth (pnd 1) until pnd 12. Basal corticosterone levels were low and novelty exposure did not enhance corticosterone or ACTH levels. This period is further characterized by a high expression of CRH in the paraventricular nucleus (PVN) of the hypothalamus. Expression levels of GR in the hippocampus and UCN3 in the perifornical area are low at birth but increase significantly during the SHRP, both reaching the highest expression level at pnd 12. In the second phase, the mice have developed past the SHRP and were now exhibiting enhanced corticosterone basal levels and a response of ACTH and corticosterone to mild novelty stress. CRH expression was decreased significantly, while expression of UCN3 and GR remained high, with a small decrease at pnd 16. The expression of MR in the hippocampus was very dynamic throughout the postnatal development of the HPA axis and changed in a time and subregion specific manner. These results demonstrate for the first time the correlation between the postnatal endocrine development of the mouse and gene expression changes of central regulators of HPA axis function.","author":[{"dropping-particle":"","family":"Schmidt","given":"M.","non-dropping-particle":"","parse-names":false,"suffix":""},{"dropping-particle":"","family":"Enthoven","given":"L.","non-dropping-particle":"","parse-names":false,"suffix":""},{"dropping-particle":"","family":"Mark","given":"M.","non-dropping-particle":"van der","parse-names":false,"suffix":""},{"dropping-particle":"","family":"Levine","given":"S.","non-dropping-particle":"","parse-names":false,"suffix":""},{"dropping-particle":"","family":"Kloet","given":"E.R.","non-dropping-particle":"de","parse-names":false,"suffix":""},{"dropping-particle":"","family":"Oitzl","given":"M.S.","non-dropping-particle":"","parse-names":false,"suffix":""}],"container-title":"International Journal of Developmental Neuroscience","id":"ITEM-1","issue":"3","issued":{"date-parts":[["2003","5","1"]]},"page":"125-132","publisher":"Pergamon","title":"The postnatal development of the hypothalamic–pituitary–adrenal axis in the mouse","type":"article-journal","volume":"21"},"uris":["http://www.mendeley.com/documents/?uuid=97e5720a-2e90-3d83-8f74-c8e7e8c773c9"]}],"mendeley":{"formattedCitation":"(Schmidt &lt;i&gt;et al.&lt;/i&gt;, 2003)","plainTextFormattedCitation":"(Schmidt et al., 2003)","previouslyFormattedCitation":"(Schmidt &lt;i&gt;et al.&lt;/i&gt;, 2003)"},"properties":{"noteIndex":0},"schema":"https://github.com/citation-style-language/schema/raw/master/csl-citation.json"}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(Schmidt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p>
    <w:p w14:paraId="4061BFDD" w14:textId="77777777" w:rsidR="007C3BBD" w:rsidRPr="008A184E" w:rsidRDefault="007C3BBD" w:rsidP="007C3BBD">
      <w:pPr>
        <w:rPr>
          <w:rFonts w:asciiTheme="minorHAnsi" w:hAnsiTheme="minorHAnsi" w:cstheme="minorHAnsi"/>
          <w:sz w:val="22"/>
          <w:szCs w:val="22"/>
        </w:rPr>
      </w:pPr>
    </w:p>
    <w:p w14:paraId="010A628C" w14:textId="77777777" w:rsidR="007C3BBD" w:rsidRPr="008A184E" w:rsidRDefault="007C3BBD" w:rsidP="007C3BBD">
      <w:pPr>
        <w:pStyle w:val="Heading2"/>
        <w:rPr>
          <w:rFonts w:asciiTheme="minorHAnsi" w:hAnsiTheme="minorHAnsi" w:cstheme="minorHAnsi"/>
        </w:rPr>
      </w:pPr>
      <w:bookmarkStart w:id="11" w:name="_Toc15461861"/>
      <w:bookmarkStart w:id="12" w:name="_Toc16512866"/>
      <w:r w:rsidRPr="008A184E">
        <w:rPr>
          <w:rFonts w:asciiTheme="minorHAnsi" w:hAnsiTheme="minorHAnsi" w:cstheme="minorHAnsi"/>
        </w:rPr>
        <w:t>Glucocorticoid Treatments in Pregnancy</w:t>
      </w:r>
      <w:bookmarkEnd w:id="11"/>
      <w:bookmarkEnd w:id="12"/>
    </w:p>
    <w:p w14:paraId="06733F7F" w14:textId="10EFAD08" w:rsidR="007C3BBD" w:rsidRPr="008A184E" w:rsidRDefault="007C3BBD" w:rsidP="007C3BBD">
      <w:pPr>
        <w:rPr>
          <w:rFonts w:asciiTheme="minorHAnsi" w:hAnsiTheme="minorHAnsi" w:cstheme="minorHAnsi"/>
          <w:sz w:val="22"/>
          <w:szCs w:val="22"/>
        </w:rPr>
      </w:pPr>
      <w:r w:rsidRPr="008A184E">
        <w:rPr>
          <w:rFonts w:asciiTheme="minorHAnsi" w:hAnsiTheme="minorHAnsi" w:cstheme="minorHAnsi"/>
          <w:sz w:val="22"/>
          <w:szCs w:val="22"/>
        </w:rPr>
        <w:t xml:space="preserve">In addition to the naturally increasing cortisol levels in pregnancy, glucocorticoid </w:t>
      </w:r>
      <w:r w:rsidR="004F32E7" w:rsidRPr="008A184E">
        <w:rPr>
          <w:rFonts w:asciiTheme="minorHAnsi" w:hAnsiTheme="minorHAnsi" w:cstheme="minorHAnsi"/>
          <w:sz w:val="22"/>
          <w:szCs w:val="22"/>
        </w:rPr>
        <w:t xml:space="preserve">(GC) </w:t>
      </w:r>
      <w:r w:rsidRPr="008A184E">
        <w:rPr>
          <w:rFonts w:asciiTheme="minorHAnsi" w:hAnsiTheme="minorHAnsi" w:cstheme="minorHAnsi"/>
          <w:sz w:val="22"/>
          <w:szCs w:val="22"/>
        </w:rPr>
        <w:t xml:space="preserve">treatments are further prescribed during pregnancy for multiple reasons. </w:t>
      </w:r>
      <w:r w:rsidR="00E06E30" w:rsidRPr="008A184E">
        <w:rPr>
          <w:rFonts w:asciiTheme="minorHAnsi" w:hAnsiTheme="minorHAnsi" w:cstheme="minorHAnsi"/>
          <w:sz w:val="22"/>
          <w:szCs w:val="22"/>
        </w:rPr>
        <w:t xml:space="preserve">A single course of synthetic corticosteroid treatment is prescribed to women who are at risk of delivering premature babies. The treatment is proven to increase offspring chances of survival post-delivery </w:t>
      </w:r>
      <w:r w:rsidR="00E06E30" w:rsidRPr="008A184E">
        <w:rPr>
          <w:rFonts w:asciiTheme="minorHAnsi" w:hAnsiTheme="minorHAnsi" w:cstheme="minorHAnsi"/>
          <w:sz w:val="22"/>
          <w:szCs w:val="22"/>
        </w:rPr>
        <w:fldChar w:fldCharType="begin" w:fldLock="1"/>
      </w:r>
      <w:r w:rsidR="00E06E30"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-2","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 Baisden &lt;i&gt;et al.&lt;/i&gt;, 2007)","plainTextFormattedCitation":"(Doyle et al., 2000; Baisden et al., 2007)","previouslyFormattedCitation":"(Doyle &lt;i&gt;et al.&lt;/i&gt;, 2000; Baisden &lt;i&gt;et al.&lt;/i&gt;, 2007)"},"properties":{"noteIndex":0},"schema":"https://github.com/citation-style-language/schema/raw/master/csl-citation.json"}</w:instrText>
      </w:r>
      <w:r w:rsidR="00E06E30" w:rsidRPr="008A184E">
        <w:rPr>
          <w:rFonts w:asciiTheme="minorHAnsi" w:hAnsiTheme="minorHAnsi" w:cstheme="minorHAnsi"/>
          <w:sz w:val="22"/>
          <w:szCs w:val="22"/>
        </w:rPr>
        <w:fldChar w:fldCharType="separate"/>
      </w:r>
      <w:r w:rsidR="00E06E30" w:rsidRPr="008A184E">
        <w:rPr>
          <w:rFonts w:asciiTheme="minorHAnsi" w:hAnsiTheme="minorHAnsi" w:cstheme="minorHAnsi"/>
          <w:noProof/>
          <w:sz w:val="22"/>
          <w:szCs w:val="22"/>
        </w:rPr>
        <w:t xml:space="preserve">(Doyle </w:t>
      </w:r>
      <w:r w:rsidR="00E06E30" w:rsidRPr="008A184E">
        <w:rPr>
          <w:rFonts w:asciiTheme="minorHAnsi" w:hAnsiTheme="minorHAnsi" w:cstheme="minorHAnsi"/>
          <w:i/>
          <w:noProof/>
          <w:sz w:val="22"/>
          <w:szCs w:val="22"/>
        </w:rPr>
        <w:t>et al.</w:t>
      </w:r>
      <w:r w:rsidR="00E06E30" w:rsidRPr="008A184E">
        <w:rPr>
          <w:rFonts w:asciiTheme="minorHAnsi" w:hAnsiTheme="minorHAnsi" w:cstheme="minorHAnsi"/>
          <w:noProof/>
          <w:sz w:val="22"/>
          <w:szCs w:val="22"/>
        </w:rPr>
        <w:t xml:space="preserve">, 2000; Baisden </w:t>
      </w:r>
      <w:r w:rsidR="00E06E30" w:rsidRPr="008A184E">
        <w:rPr>
          <w:rFonts w:asciiTheme="minorHAnsi" w:hAnsiTheme="minorHAnsi" w:cstheme="minorHAnsi"/>
          <w:i/>
          <w:noProof/>
          <w:sz w:val="22"/>
          <w:szCs w:val="22"/>
        </w:rPr>
        <w:t>et al.</w:t>
      </w:r>
      <w:r w:rsidR="00E06E30" w:rsidRPr="008A184E">
        <w:rPr>
          <w:rFonts w:asciiTheme="minorHAnsi" w:hAnsiTheme="minorHAnsi" w:cstheme="minorHAnsi"/>
          <w:noProof/>
          <w:sz w:val="22"/>
          <w:szCs w:val="22"/>
        </w:rPr>
        <w:t>, 2007)</w:t>
      </w:r>
      <w:r w:rsidR="00E06E30" w:rsidRPr="008A184E">
        <w:rPr>
          <w:rFonts w:asciiTheme="minorHAnsi" w:hAnsiTheme="minorHAnsi" w:cstheme="minorHAnsi"/>
          <w:sz w:val="22"/>
          <w:szCs w:val="22"/>
        </w:rPr>
        <w:fldChar w:fldCharType="end"/>
      </w:r>
      <w:r w:rsidR="00E06E30"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Glucocorticoid treatments are prescribed as they enhance fetal growth, specifically fetal lung maturation to prevent respiratory distress syndrome (RDS), and aid in overall embryogenesis to prevent perinatal death due to hemorrhages, heart failure and other underlying causes associated with preterm birth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10.2174/138161210793797898","ISSN":"13816128","author":[{"dropping-particle":"","family":"Lunghi","given":"L.","non-dropping-particle":"","parse-names":false,"suffix":""},{"dropping-particle":"","family":"Pavan","given":"B.","non-dropping-particle":"","parse-names":false,"suffix":""},{"dropping-particle":"","family":"Biondi","given":"C.","non-dropping-particle":"","parse-names":false,"suffix":""},{"dropping-particle":"","family":"Paolillo","given":"R.","non-dropping-particle":"","parse-names":false,"suffix":""},{"dropping-particle":"","family":"Valerio","given":"A.","non-dropping-particle":"","parse-names":false,"suffix":""},{"dropping-particle":"","family":"Vesce","given":"F.","non-dropping-particle":"","parse-names":false,"suffix":""},{"dropping-particle":"","family":"Patella","given":"A.","non-dropping-particle":"","parse-names":false,"suffix":""}],"container-title":"Current Pharmaceutical Design","id":"ITEM-2","issue":"32","issued":{"date-parts":[["2010","11","1"]]},"page":"3616-3637","title":"Use of Glucocorticoids in Pregnancy","type":"article-journal","volume":"16"},"uris":["http://www.mendeley.com/documents/?uuid=dca89187-cae3-3ab6-b594-b71bbf13ad50"]}],"mendeley":{"formattedCitation":"(Lunghi &lt;i&gt;et al.&lt;/i&gt;, 2010; Singh &lt;i&gt;et al.&lt;/i&gt;, 2012)","plainTextFormattedCitation":"(Lunghi et al., 2010; Singh et al., 2012)","previouslyFormattedCitation":"(Lunghi &lt;i&gt;et al.&lt;/i&gt;, 2010; Singh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(Lunghi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2010; Singh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Specifically, betamethasone, dexamethasone, prednisolone, corticosteroids, or cortisol are prescribed to women who have acute asthma or asthma, hyperemesis gravidarum, depression, stress, or are at risk of delivering preterm babies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(Singh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 use of corticosteroids is widespread. In a Danish cohort study encompassing all births in Denmark from 1996-2008, about 20% of women reported use of corticosteroids from 4 weeks prior to delivery until delivery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(Hviid &amp; Mølgaard-Nielsen, 2011)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In an American cohort study including 152,531 pregnancies between 1996-2000, 3.5% of pregnant women who had a documented diagnosis associated with preterm birth used corticosteroids, while 1.7% of pregnant women who did not have a documented diagnosis used corticosteroid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{"citationItems":[{"id":"ITEM-1","itemData":{"DOI":"10.1016/j.ajog.2004.04.025","abstract":"Objective: The purpose of this study was to provide information on the prevalence of the use of prescription drugs among pregnant women in the United States. Study design: A retrospective study was conducted with the use of the automated databases of 8 health maintenance organizations that are involved in the Health Maintenance Research Network Center for Education and Research on Therapeutics. Women who delivered of an infant in a hospital from January 1, 1996, through December 31, 2000, were identified. Prescription drug use according to therapeutic class and the United States Food and Drug Administration risk classification system was evaluated, with the assumption of a gestational duration of 270 days, with three 90-day trimesters of pregnancy, and with a 90-day period before pregnancy. Nonprescrip-tion drug use was not assessed. Results: During the period 1996 through 2000, 152,531 deliveries were identified that met the criteria for study. For 98,182 deliveries (64%), a drug other than a vitamin or mineral supplement was prescribed in the 270 days before delivery: 3595 women (2.4%) received a drug from category A; 76,292 women (50.0%) received a drug from category B; 57,604 women (37.8%) received a drug from category C; 7333 women (4.8%) received a drug from category D, and 6976 women (4.6%) received a drug from category X of the United States Food and Drug Administration risk classification system. Overall, 5157 women (3.4%) received a category D drug, and 1653 women KEY WORD Prescription drug","author":[{"dropping-particle":"","family":"Andrade","given":"Susan E","non-dropping-particle":"","parse-names":false,"suffix":""},{"dropping-particle":"","family":"Gurwitz","given":"Jerry H","non-dropping-particle":"","parse-names":false,"suffix":""},{"dropping-particle":"","family":"Davis","given":"Robert L","non-dropping-particle":"","parse-names":false,"suffix":""},{"dropping-particle":"","family":"Chan","given":"K Arnold","non-dropping-particle":"","parse-names":false,"suffix":""},{"dropping-particle":"","family":"Finkelstein","given":"Jonathan A","non-dropping-particle":"","parse-names":false,"suffix":""},{"dropping-particle":"","family":"Fortman","given":"Kris","non-dropping-particle":"","parse-names":false,"suffix":""},{"dropping-particle":"","family":"Mcphillips","given":"Heather","non-dropping-particle":"","parse-names":false,"suffix":""},{"dropping-particle":"","family":"Raebel","given":"Marsha A","non-dropping-particle":"","parse-names":false,"suffix":""},{"dropping-particle":"","family":"Roblin","given":"Douglas","non-dropping-particle":"","parse-names":false,"suffix":""},{"dropping-particle":"","family":"Smith","given":"David H","non-dropping-particle":"","parse-names":false,"suffix":""},{"dropping-particle":"","family":"Yood","given":"Marianne Ulcickas","non-dropping-particle":"","parse-names":false,"suffix":""},{"dropping-particle":"","family":"Morse","given":"Abraham N","non-dropping-particle":"","parse-names":false,"suffix":""},{"dropping-particle":"","family":"Platt","given":"Richard","non-dropping-particle":"","parse-names":false,"suffix":""}],"container-title":"American Journal of Obstetrics and Gynecology","id":"ITEM-1","issued":{"date-parts":[["2004"]]},"page":"398-407","title":"Prescription drug use in pregnancy","type":"article-journal","volume":"191"},"uris":["http://www.mendeley.com/documents/?uuid=cc7f898c-7db3-3651-bf46-6fecdd966306"]}],"mendeley":{"formattedCitation":"(Andrade &lt;i&gt;et al.&lt;/i&gt;, 2004)","plainTextFormattedCitation":"(Andrade et al., 2004)","previouslyFormattedCitation":"(Andrade &lt;i&gt;et al.&lt;/i&gt;, 2004)"},"properties":{"noteIndex":0},"schema":"https://github.com/citation-style-language/schema/raw/master/csl-citation.json"}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(Andrade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2004)</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Despite the placenta’s function to protect the fetus from excess maternal corticosteroid, synthetic corticosteroids used in preterm treatments can readily cross the placenta bypassing inactivation by </w:t>
      </w:r>
      <w:r w:rsidR="001C4BEB" w:rsidRPr="008A184E">
        <w:rPr>
          <w:rFonts w:asciiTheme="minorHAnsi" w:hAnsiTheme="minorHAnsi" w:cstheme="minorHAnsi"/>
          <w:sz w:val="22"/>
          <w:szCs w:val="22"/>
        </w:rPr>
        <w:t>HSD11B2</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 Singh &lt;i&gt;et al.&lt;/i&gt;, 2012)","plainTextFormattedCitation":"(Cuffe et al., 2011; Singh et al., 2012)","previouslyFormattedCitation":"(Cuffe &lt;i&gt;et al.&lt;/i&gt;, 2011; Singh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(Cuffe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2011; Singh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A47E76" w:rsidRPr="008A184E">
        <w:rPr>
          <w:rFonts w:asciiTheme="minorHAnsi" w:hAnsiTheme="minorHAnsi" w:cstheme="minorHAnsi"/>
          <w:sz w:val="22"/>
          <w:szCs w:val="22"/>
        </w:rPr>
        <w:t xml:space="preserve"> </w:t>
      </w:r>
      <w:r w:rsidR="000E4575" w:rsidRPr="008A184E">
        <w:rPr>
          <w:rFonts w:asciiTheme="minorHAnsi" w:hAnsiTheme="minorHAnsi" w:cstheme="minorHAnsi"/>
          <w:sz w:val="22"/>
          <w:szCs w:val="22"/>
        </w:rPr>
        <w:t xml:space="preserve"> </w:t>
      </w:r>
    </w:p>
    <w:p w14:paraId="664EBA86" w14:textId="77777777" w:rsidR="00CC26DA" w:rsidRPr="008A184E" w:rsidRDefault="00CC26DA" w:rsidP="007C3BBD">
      <w:pPr>
        <w:rPr>
          <w:rFonts w:asciiTheme="minorHAnsi" w:hAnsiTheme="minorHAnsi" w:cstheme="minorHAnsi"/>
          <w:sz w:val="22"/>
          <w:szCs w:val="22"/>
        </w:rPr>
      </w:pPr>
    </w:p>
    <w:p w14:paraId="7AAF395A" w14:textId="3E94B9F0" w:rsidR="00B6171C" w:rsidRPr="008A184E" w:rsidRDefault="00E06E30" w:rsidP="00D8113E">
      <w:pPr>
        <w:pStyle w:val="Heading2"/>
        <w:rPr>
          <w:rFonts w:asciiTheme="minorHAnsi" w:hAnsiTheme="minorHAnsi" w:cstheme="minorHAnsi"/>
        </w:rPr>
      </w:pPr>
      <w:bookmarkStart w:id="13" w:name="_Toc15461862"/>
      <w:bookmarkStart w:id="14" w:name="_Toc16512867"/>
      <w:r w:rsidRPr="008A184E">
        <w:rPr>
          <w:rFonts w:asciiTheme="minorHAnsi" w:hAnsiTheme="minorHAnsi" w:cstheme="minorHAnsi"/>
        </w:rPr>
        <w:t>Effect</w:t>
      </w:r>
      <w:r w:rsidR="004A0DD1" w:rsidRPr="008A184E">
        <w:rPr>
          <w:rFonts w:asciiTheme="minorHAnsi" w:hAnsiTheme="minorHAnsi" w:cstheme="minorHAnsi"/>
        </w:rPr>
        <w:t>s</w:t>
      </w:r>
      <w:r w:rsidRPr="008A184E">
        <w:rPr>
          <w:rFonts w:asciiTheme="minorHAnsi" w:hAnsiTheme="minorHAnsi" w:cstheme="minorHAnsi"/>
        </w:rPr>
        <w:t xml:space="preserve"> of</w:t>
      </w:r>
      <w:r w:rsidR="0009009F" w:rsidRPr="008A184E">
        <w:rPr>
          <w:rFonts w:asciiTheme="minorHAnsi" w:hAnsiTheme="minorHAnsi" w:cstheme="minorHAnsi"/>
        </w:rPr>
        <w:t xml:space="preserve"> </w:t>
      </w:r>
      <w:r w:rsidRPr="008A184E">
        <w:rPr>
          <w:rFonts w:asciiTheme="minorHAnsi" w:hAnsiTheme="minorHAnsi" w:cstheme="minorHAnsi"/>
        </w:rPr>
        <w:t xml:space="preserve">Glucocorticoid Exposure on </w:t>
      </w:r>
      <w:r w:rsidR="00B6171C" w:rsidRPr="008A184E">
        <w:rPr>
          <w:rFonts w:asciiTheme="minorHAnsi" w:hAnsiTheme="minorHAnsi" w:cstheme="minorHAnsi"/>
        </w:rPr>
        <w:t>Placenta</w:t>
      </w:r>
      <w:r w:rsidR="00D8113E" w:rsidRPr="008A184E">
        <w:rPr>
          <w:rFonts w:asciiTheme="minorHAnsi" w:hAnsiTheme="minorHAnsi" w:cstheme="minorHAnsi"/>
        </w:rPr>
        <w:t>l</w:t>
      </w:r>
      <w:r w:rsidR="00B6171C" w:rsidRPr="008A184E">
        <w:rPr>
          <w:rFonts w:asciiTheme="minorHAnsi" w:hAnsiTheme="minorHAnsi" w:cstheme="minorHAnsi"/>
        </w:rPr>
        <w:t xml:space="preserve"> and Fet</w:t>
      </w:r>
      <w:bookmarkEnd w:id="13"/>
      <w:r w:rsidR="00D8113E" w:rsidRPr="008A184E">
        <w:rPr>
          <w:rFonts w:asciiTheme="minorHAnsi" w:hAnsiTheme="minorHAnsi" w:cstheme="minorHAnsi"/>
        </w:rPr>
        <w:t>al Development</w:t>
      </w:r>
      <w:bookmarkEnd w:id="14"/>
    </w:p>
    <w:p w14:paraId="32DEF88F" w14:textId="04917211" w:rsidR="00D8113E" w:rsidRPr="008A184E" w:rsidRDefault="000B4308" w:rsidP="00D8113E">
      <w:pPr>
        <w:rPr>
          <w:rFonts w:asciiTheme="minorHAnsi" w:hAnsiTheme="minorHAnsi" w:cstheme="minorHAnsi"/>
          <w:sz w:val="22"/>
          <w:szCs w:val="22"/>
        </w:rPr>
      </w:pPr>
      <w:r w:rsidRPr="008A184E">
        <w:rPr>
          <w:rFonts w:asciiTheme="minorHAnsi" w:hAnsiTheme="minorHAnsi" w:cstheme="minorHAnsi"/>
          <w:sz w:val="22"/>
          <w:szCs w:val="22"/>
        </w:rPr>
        <w:t>Pregnant</w:t>
      </w:r>
      <w:r w:rsidR="00AF28D8" w:rsidRPr="008A184E">
        <w:rPr>
          <w:rFonts w:asciiTheme="minorHAnsi" w:hAnsiTheme="minorHAnsi" w:cstheme="minorHAnsi"/>
          <w:sz w:val="22"/>
          <w:szCs w:val="22"/>
        </w:rPr>
        <w:t xml:space="preserve"> rats </w:t>
      </w:r>
      <w:r w:rsidRPr="008A184E">
        <w:rPr>
          <w:rFonts w:asciiTheme="minorHAnsi" w:hAnsiTheme="minorHAnsi" w:cstheme="minorHAnsi"/>
          <w:sz w:val="22"/>
          <w:szCs w:val="22"/>
        </w:rPr>
        <w:t xml:space="preserve">treated </w:t>
      </w:r>
      <w:r w:rsidR="00AF28D8" w:rsidRPr="008A184E">
        <w:rPr>
          <w:rFonts w:asciiTheme="minorHAnsi" w:hAnsiTheme="minorHAnsi" w:cstheme="minorHAnsi"/>
          <w:sz w:val="22"/>
          <w:szCs w:val="22"/>
        </w:rPr>
        <w:t>with dexamethasone at E13 until E20 showed reduced placental and fetal weights</w:t>
      </w:r>
      <w:r w:rsidR="0094077C" w:rsidRPr="008A184E">
        <w:rPr>
          <w:rFonts w:asciiTheme="minorHAnsi" w:hAnsiTheme="minorHAnsi" w:cstheme="minorHAnsi"/>
          <w:sz w:val="22"/>
          <w:szCs w:val="22"/>
        </w:rPr>
        <w:t xml:space="preserve">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Despite the evident placental and fetal growth restriction, dexamethasone did not affect litter size </w:t>
      </w:r>
      <w:r w:rsidR="0094077C" w:rsidRPr="008A184E">
        <w:rPr>
          <w:rFonts w:asciiTheme="minorHAnsi" w:hAnsiTheme="minorHAnsi" w:cstheme="minorHAnsi"/>
          <w:sz w:val="22"/>
          <w:szCs w:val="22"/>
        </w:rPr>
        <w:t xml:space="preserve">or fetal viability </w:t>
      </w:r>
      <w:r w:rsidRPr="008A184E">
        <w:rPr>
          <w:rFonts w:asciiTheme="minorHAnsi" w:hAnsiTheme="minorHAnsi" w:cstheme="minorHAnsi"/>
          <w:sz w:val="22"/>
          <w:szCs w:val="22"/>
        </w:rPr>
        <w:fldChar w:fldCharType="begin" w:fldLock="1"/>
      </w:r>
      <w:r w:rsidR="00897E6C"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09009F" w:rsidRPr="008A184E">
        <w:rPr>
          <w:rFonts w:asciiTheme="minorHAnsi" w:hAnsiTheme="minorHAnsi" w:cstheme="minorHAnsi"/>
          <w:sz w:val="22"/>
          <w:szCs w:val="22"/>
        </w:rPr>
        <w:t xml:space="preserve">Rats exposed to triamcinolone once at E16 had </w:t>
      </w:r>
      <w:r w:rsidR="00BE1B84" w:rsidRPr="008A184E">
        <w:rPr>
          <w:rFonts w:asciiTheme="minorHAnsi" w:hAnsiTheme="minorHAnsi" w:cstheme="minorHAnsi"/>
          <w:sz w:val="22"/>
          <w:szCs w:val="22"/>
        </w:rPr>
        <w:t xml:space="preserve">53% </w:t>
      </w:r>
      <w:r w:rsidR="0009009F" w:rsidRPr="008A184E">
        <w:rPr>
          <w:rFonts w:asciiTheme="minorHAnsi" w:hAnsiTheme="minorHAnsi" w:cstheme="minorHAnsi"/>
          <w:sz w:val="22"/>
          <w:szCs w:val="22"/>
        </w:rPr>
        <w:t>reduc</w:t>
      </w:r>
      <w:r w:rsidR="00BE1B84" w:rsidRPr="008A184E">
        <w:rPr>
          <w:rFonts w:asciiTheme="minorHAnsi" w:hAnsiTheme="minorHAnsi" w:cstheme="minorHAnsi"/>
          <w:sz w:val="22"/>
          <w:szCs w:val="22"/>
        </w:rPr>
        <w:t>tion in</w:t>
      </w:r>
      <w:r w:rsidR="0009009F" w:rsidRPr="008A184E">
        <w:rPr>
          <w:rFonts w:asciiTheme="minorHAnsi" w:hAnsiTheme="minorHAnsi" w:cstheme="minorHAnsi"/>
          <w:sz w:val="22"/>
          <w:szCs w:val="22"/>
        </w:rPr>
        <w:t xml:space="preserve"> placental</w:t>
      </w:r>
      <w:r w:rsidR="00BE1B84" w:rsidRPr="008A184E">
        <w:rPr>
          <w:rFonts w:asciiTheme="minorHAnsi" w:hAnsiTheme="minorHAnsi" w:cstheme="minorHAnsi"/>
          <w:sz w:val="22"/>
          <w:szCs w:val="22"/>
        </w:rPr>
        <w:t xml:space="preserve"> weight</w:t>
      </w:r>
      <w:r w:rsidR="0009009F" w:rsidRPr="008A184E">
        <w:rPr>
          <w:rFonts w:asciiTheme="minorHAnsi" w:hAnsiTheme="minorHAnsi" w:cstheme="minorHAnsi"/>
          <w:sz w:val="22"/>
          <w:szCs w:val="22"/>
        </w:rPr>
        <w:t xml:space="preserve"> and </w:t>
      </w:r>
      <w:r w:rsidR="00BE1B84" w:rsidRPr="008A184E">
        <w:rPr>
          <w:rFonts w:asciiTheme="minorHAnsi" w:hAnsiTheme="minorHAnsi" w:cstheme="minorHAnsi"/>
          <w:sz w:val="22"/>
          <w:szCs w:val="22"/>
        </w:rPr>
        <w:t xml:space="preserve">73% reduction in </w:t>
      </w:r>
      <w:r w:rsidR="0009009F" w:rsidRPr="008A184E">
        <w:rPr>
          <w:rFonts w:asciiTheme="minorHAnsi" w:hAnsiTheme="minorHAnsi" w:cstheme="minorHAnsi"/>
          <w:sz w:val="22"/>
          <w:szCs w:val="22"/>
        </w:rPr>
        <w:t xml:space="preserve">fetal weights </w:t>
      </w:r>
      <w:r w:rsidR="0009009F"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0009009F"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0009009F" w:rsidRPr="008A184E">
        <w:rPr>
          <w:rFonts w:asciiTheme="minorHAnsi" w:hAnsiTheme="minorHAnsi" w:cstheme="minorHAnsi"/>
          <w:sz w:val="22"/>
          <w:szCs w:val="22"/>
        </w:rPr>
        <w:fldChar w:fldCharType="end"/>
      </w:r>
      <w:r w:rsidR="0009009F" w:rsidRPr="008A184E">
        <w:rPr>
          <w:rFonts w:asciiTheme="minorHAnsi" w:hAnsiTheme="minorHAnsi" w:cstheme="minorHAnsi"/>
          <w:sz w:val="22"/>
          <w:szCs w:val="22"/>
        </w:rPr>
        <w:t xml:space="preserve">. </w:t>
      </w:r>
      <w:r w:rsidR="00B6171C" w:rsidRPr="008A184E">
        <w:rPr>
          <w:rFonts w:asciiTheme="minorHAnsi" w:hAnsiTheme="minorHAnsi" w:cstheme="minorHAnsi"/>
          <w:sz w:val="22"/>
          <w:szCs w:val="22"/>
        </w:rPr>
        <w:t xml:space="preserve">Mice exposed to a sound stressor on E10.5, E12.5, and E14.5 showed reduced fetal body weight and </w:t>
      </w:r>
      <w:r w:rsidR="001C4BEB" w:rsidRPr="008A184E">
        <w:rPr>
          <w:rFonts w:asciiTheme="minorHAnsi" w:hAnsiTheme="minorHAnsi" w:cstheme="minorHAnsi"/>
          <w:sz w:val="22"/>
          <w:szCs w:val="22"/>
        </w:rPr>
        <w:t xml:space="preserve">had </w:t>
      </w:r>
      <w:r w:rsidR="00B6171C" w:rsidRPr="008A184E">
        <w:rPr>
          <w:rFonts w:asciiTheme="minorHAnsi" w:hAnsiTheme="minorHAnsi" w:cstheme="minorHAnsi"/>
          <w:sz w:val="22"/>
          <w:szCs w:val="22"/>
        </w:rPr>
        <w:t xml:space="preserve">growth restriction that was more evident in female fetuses </w:t>
      </w:r>
      <w:r w:rsidR="00B6171C" w:rsidRPr="008A184E">
        <w:rPr>
          <w:rFonts w:asciiTheme="minorHAnsi" w:hAnsiTheme="minorHAnsi" w:cstheme="minorHAnsi"/>
          <w:sz w:val="22"/>
          <w:szCs w:val="22"/>
        </w:rPr>
        <w:fldChar w:fldCharType="begin" w:fldLock="1"/>
      </w:r>
      <w:r w:rsidR="00B6171C" w:rsidRPr="008A184E">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00B6171C" w:rsidRPr="008A184E">
        <w:rPr>
          <w:rFonts w:asciiTheme="minorHAnsi" w:hAnsiTheme="minorHAnsi" w:cstheme="minorHAnsi"/>
          <w:sz w:val="22"/>
          <w:szCs w:val="22"/>
        </w:rPr>
        <w:fldChar w:fldCharType="separate"/>
      </w:r>
      <w:r w:rsidR="00B6171C" w:rsidRPr="008A184E">
        <w:rPr>
          <w:rFonts w:asciiTheme="minorHAnsi" w:hAnsiTheme="minorHAnsi" w:cstheme="minorHAnsi"/>
          <w:noProof/>
          <w:sz w:val="22"/>
          <w:szCs w:val="22"/>
        </w:rPr>
        <w:t xml:space="preserve">(Wieczorek </w:t>
      </w:r>
      <w:r w:rsidR="00B6171C" w:rsidRPr="008A184E">
        <w:rPr>
          <w:rFonts w:asciiTheme="minorHAnsi" w:hAnsiTheme="minorHAnsi" w:cstheme="minorHAnsi"/>
          <w:i/>
          <w:noProof/>
          <w:sz w:val="22"/>
          <w:szCs w:val="22"/>
        </w:rPr>
        <w:t>et al.</w:t>
      </w:r>
      <w:r w:rsidR="00B6171C" w:rsidRPr="008A184E">
        <w:rPr>
          <w:rFonts w:asciiTheme="minorHAnsi" w:hAnsiTheme="minorHAnsi" w:cstheme="minorHAnsi"/>
          <w:noProof/>
          <w:sz w:val="22"/>
          <w:szCs w:val="22"/>
        </w:rPr>
        <w:t>, 2019)</w:t>
      </w:r>
      <w:r w:rsidR="00B6171C" w:rsidRPr="008A184E">
        <w:rPr>
          <w:rFonts w:asciiTheme="minorHAnsi" w:hAnsiTheme="minorHAnsi" w:cstheme="minorHAnsi"/>
          <w:sz w:val="22"/>
          <w:szCs w:val="22"/>
        </w:rPr>
        <w:fldChar w:fldCharType="end"/>
      </w:r>
      <w:r w:rsidR="00B6171C" w:rsidRPr="008A184E">
        <w:rPr>
          <w:rFonts w:asciiTheme="minorHAnsi" w:hAnsiTheme="minorHAnsi" w:cstheme="minorHAnsi"/>
          <w:sz w:val="22"/>
          <w:szCs w:val="22"/>
        </w:rPr>
        <w:t xml:space="preserve">. Pregnant mice exposed to dexamethasone on E15, E16, and E17 had reduced placental and fetal weights and trophoblast </w:t>
      </w:r>
      <w:r w:rsidR="00817D79" w:rsidRPr="008A184E">
        <w:rPr>
          <w:rFonts w:asciiTheme="minorHAnsi" w:hAnsiTheme="minorHAnsi" w:cstheme="minorHAnsi"/>
          <w:sz w:val="22"/>
          <w:szCs w:val="22"/>
        </w:rPr>
        <w:t>swelling</w:t>
      </w:r>
      <w:r w:rsidR="00B6171C" w:rsidRPr="008A184E">
        <w:rPr>
          <w:rFonts w:asciiTheme="minorHAnsi" w:hAnsiTheme="minorHAnsi" w:cstheme="minorHAnsi"/>
          <w:sz w:val="22"/>
          <w:szCs w:val="22"/>
        </w:rPr>
        <w:t xml:space="preserve"> in the junctional and labyrinth zones </w:t>
      </w:r>
      <w:r w:rsidR="00B6171C" w:rsidRPr="008A184E">
        <w:rPr>
          <w:rFonts w:asciiTheme="minorHAnsi" w:hAnsiTheme="minorHAnsi" w:cstheme="minorHAnsi"/>
          <w:sz w:val="22"/>
          <w:szCs w:val="22"/>
        </w:rPr>
        <w:fldChar w:fldCharType="begin" w:fldLock="1"/>
      </w:r>
      <w:r w:rsidR="00B6171C"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2007)","plainTextFormattedCitation":"(Baisden et al., 2007)","previouslyFormattedCitation":"(Baisden &lt;i&gt;et al.&lt;/i&gt;, 2007)"},"properties":{"noteIndex":0},"schema":"https://github.com/citation-style-language/schema/raw/master/csl-citation.json"}</w:instrText>
      </w:r>
      <w:r w:rsidR="00B6171C" w:rsidRPr="008A184E">
        <w:rPr>
          <w:rFonts w:asciiTheme="minorHAnsi" w:hAnsiTheme="minorHAnsi" w:cstheme="minorHAnsi"/>
          <w:sz w:val="22"/>
          <w:szCs w:val="22"/>
        </w:rPr>
        <w:fldChar w:fldCharType="separate"/>
      </w:r>
      <w:r w:rsidR="00B6171C" w:rsidRPr="008A184E">
        <w:rPr>
          <w:rFonts w:asciiTheme="minorHAnsi" w:hAnsiTheme="minorHAnsi" w:cstheme="minorHAnsi"/>
          <w:noProof/>
          <w:sz w:val="22"/>
          <w:szCs w:val="22"/>
        </w:rPr>
        <w:t xml:space="preserve">(Baisden </w:t>
      </w:r>
      <w:r w:rsidR="00B6171C" w:rsidRPr="008A184E">
        <w:rPr>
          <w:rFonts w:asciiTheme="minorHAnsi" w:hAnsiTheme="minorHAnsi" w:cstheme="minorHAnsi"/>
          <w:i/>
          <w:noProof/>
          <w:sz w:val="22"/>
          <w:szCs w:val="22"/>
        </w:rPr>
        <w:t>et al.</w:t>
      </w:r>
      <w:r w:rsidR="00B6171C" w:rsidRPr="008A184E">
        <w:rPr>
          <w:rFonts w:asciiTheme="minorHAnsi" w:hAnsiTheme="minorHAnsi" w:cstheme="minorHAnsi"/>
          <w:noProof/>
          <w:sz w:val="22"/>
          <w:szCs w:val="22"/>
        </w:rPr>
        <w:t>, 2007)</w:t>
      </w:r>
      <w:r w:rsidR="00B6171C" w:rsidRPr="008A184E">
        <w:rPr>
          <w:rFonts w:asciiTheme="minorHAnsi" w:hAnsiTheme="minorHAnsi" w:cstheme="minorHAnsi"/>
          <w:sz w:val="22"/>
          <w:szCs w:val="22"/>
        </w:rPr>
        <w:fldChar w:fldCharType="end"/>
      </w:r>
      <w:r w:rsidR="00B6171C" w:rsidRPr="008A184E">
        <w:rPr>
          <w:rFonts w:asciiTheme="minorHAnsi" w:hAnsiTheme="minorHAnsi" w:cstheme="minorHAnsi"/>
          <w:sz w:val="22"/>
          <w:szCs w:val="22"/>
        </w:rPr>
        <w:t>.</w:t>
      </w:r>
      <w:r w:rsidR="00935D20" w:rsidRPr="008A184E">
        <w:rPr>
          <w:rFonts w:asciiTheme="minorHAnsi" w:hAnsiTheme="minorHAnsi" w:cstheme="minorHAnsi"/>
          <w:sz w:val="22"/>
          <w:szCs w:val="22"/>
        </w:rPr>
        <w:t xml:space="preserve"> Furthermore, mice given dexamethasone at E11-E16 had reduced </w:t>
      </w:r>
      <w:r w:rsidR="00E92D65" w:rsidRPr="008A184E">
        <w:rPr>
          <w:rFonts w:asciiTheme="minorHAnsi" w:hAnsiTheme="minorHAnsi" w:cstheme="minorHAnsi"/>
          <w:sz w:val="22"/>
          <w:szCs w:val="22"/>
        </w:rPr>
        <w:t xml:space="preserve">fetal and </w:t>
      </w:r>
      <w:r w:rsidR="00935D20" w:rsidRPr="008A184E">
        <w:rPr>
          <w:rFonts w:asciiTheme="minorHAnsi" w:hAnsiTheme="minorHAnsi" w:cstheme="minorHAnsi"/>
          <w:sz w:val="22"/>
          <w:szCs w:val="22"/>
        </w:rPr>
        <w:t>placental weights at E16</w:t>
      </w:r>
      <w:r w:rsidR="00E92D65" w:rsidRPr="008A184E">
        <w:rPr>
          <w:rFonts w:asciiTheme="minorHAnsi" w:hAnsiTheme="minorHAnsi" w:cstheme="minorHAnsi"/>
          <w:sz w:val="22"/>
          <w:szCs w:val="22"/>
        </w:rPr>
        <w:t>,</w:t>
      </w:r>
      <w:r w:rsidR="00935D20" w:rsidRPr="008A184E">
        <w:rPr>
          <w:rFonts w:asciiTheme="minorHAnsi" w:hAnsiTheme="minorHAnsi" w:cstheme="minorHAnsi"/>
          <w:sz w:val="22"/>
          <w:szCs w:val="22"/>
        </w:rPr>
        <w:t xml:space="preserve"> but the volume of the placental junctional and labyrinth zone was unchanged despite less fetal capillaries in the labyrinth zone </w:t>
      </w:r>
      <w:r w:rsidR="000A5FB7" w:rsidRPr="008A184E">
        <w:rPr>
          <w:rFonts w:asciiTheme="minorHAnsi" w:hAnsiTheme="minorHAnsi" w:cstheme="minorHAnsi"/>
          <w:sz w:val="22"/>
          <w:szCs w:val="22"/>
        </w:rPr>
        <w:fldChar w:fldCharType="begin" w:fldLock="1"/>
      </w:r>
      <w:r w:rsidR="008C2535"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0A5FB7" w:rsidRPr="008A184E">
        <w:rPr>
          <w:rFonts w:asciiTheme="minorHAnsi" w:hAnsiTheme="minorHAnsi" w:cstheme="minorHAnsi"/>
          <w:sz w:val="22"/>
          <w:szCs w:val="22"/>
        </w:rPr>
        <w:fldChar w:fldCharType="separate"/>
      </w:r>
      <w:r w:rsidR="000A5FB7" w:rsidRPr="008A184E">
        <w:rPr>
          <w:rFonts w:asciiTheme="minorHAnsi" w:hAnsiTheme="minorHAnsi" w:cstheme="minorHAnsi"/>
          <w:noProof/>
          <w:sz w:val="22"/>
          <w:szCs w:val="22"/>
        </w:rPr>
        <w:t xml:space="preserve">(Vaughan </w:t>
      </w:r>
      <w:r w:rsidR="000A5FB7" w:rsidRPr="008A184E">
        <w:rPr>
          <w:rFonts w:asciiTheme="minorHAnsi" w:hAnsiTheme="minorHAnsi" w:cstheme="minorHAnsi"/>
          <w:i/>
          <w:noProof/>
          <w:sz w:val="22"/>
          <w:szCs w:val="22"/>
        </w:rPr>
        <w:t>et al.</w:t>
      </w:r>
      <w:r w:rsidR="000A5FB7" w:rsidRPr="008A184E">
        <w:rPr>
          <w:rFonts w:asciiTheme="minorHAnsi" w:hAnsiTheme="minorHAnsi" w:cstheme="minorHAnsi"/>
          <w:noProof/>
          <w:sz w:val="22"/>
          <w:szCs w:val="22"/>
        </w:rPr>
        <w:t>, 2012)</w:t>
      </w:r>
      <w:r w:rsidR="000A5FB7" w:rsidRPr="008A184E">
        <w:rPr>
          <w:rFonts w:asciiTheme="minorHAnsi" w:hAnsiTheme="minorHAnsi" w:cstheme="minorHAnsi"/>
          <w:sz w:val="22"/>
          <w:szCs w:val="22"/>
        </w:rPr>
        <w:fldChar w:fldCharType="end"/>
      </w:r>
      <w:r w:rsidR="000A5FB7" w:rsidRPr="008A184E">
        <w:rPr>
          <w:rFonts w:asciiTheme="minorHAnsi" w:hAnsiTheme="minorHAnsi" w:cstheme="minorHAnsi"/>
          <w:sz w:val="22"/>
          <w:szCs w:val="22"/>
        </w:rPr>
        <w:t xml:space="preserve">. </w:t>
      </w:r>
      <w:r w:rsidR="008C2535" w:rsidRPr="008A184E">
        <w:rPr>
          <w:rFonts w:asciiTheme="minorHAnsi" w:hAnsiTheme="minorHAnsi" w:cstheme="minorHAnsi"/>
          <w:sz w:val="22"/>
          <w:szCs w:val="22"/>
        </w:rPr>
        <w:t>On the contrary to the evident reduction in placental and fetal weights seen in some papers, m</w:t>
      </w:r>
      <w:r w:rsidR="00E92D65" w:rsidRPr="008A184E">
        <w:rPr>
          <w:rFonts w:asciiTheme="minorHAnsi" w:hAnsiTheme="minorHAnsi" w:cstheme="minorHAnsi"/>
          <w:sz w:val="22"/>
          <w:szCs w:val="22"/>
        </w:rPr>
        <w:t xml:space="preserve">ice treated with dexamethasone on E13.5 and E14.5 showed no effect on fetal weight at E15.5, E18.5, or at birth </w:t>
      </w:r>
      <w:r w:rsidR="008C2535" w:rsidRPr="008A184E">
        <w:rPr>
          <w:rFonts w:asciiTheme="minorHAnsi" w:hAnsiTheme="minorHAnsi" w:cstheme="minorHAnsi"/>
          <w:sz w:val="22"/>
          <w:szCs w:val="22"/>
        </w:rPr>
        <w:fldChar w:fldCharType="begin" w:fldLock="1"/>
      </w:r>
      <w:r w:rsidR="00AD53EC"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8A184E">
        <w:rPr>
          <w:rFonts w:asciiTheme="minorHAnsi" w:hAnsiTheme="minorHAnsi" w:cstheme="minorHAnsi"/>
          <w:sz w:val="22"/>
          <w:szCs w:val="22"/>
        </w:rPr>
        <w:fldChar w:fldCharType="separate"/>
      </w:r>
      <w:r w:rsidR="008C2535" w:rsidRPr="008A184E">
        <w:rPr>
          <w:rFonts w:asciiTheme="minorHAnsi" w:hAnsiTheme="minorHAnsi" w:cstheme="minorHAnsi"/>
          <w:noProof/>
          <w:sz w:val="22"/>
          <w:szCs w:val="22"/>
        </w:rPr>
        <w:t xml:space="preserve">(Audette </w:t>
      </w:r>
      <w:r w:rsidR="008C2535" w:rsidRPr="008A184E">
        <w:rPr>
          <w:rFonts w:asciiTheme="minorHAnsi" w:hAnsiTheme="minorHAnsi" w:cstheme="minorHAnsi"/>
          <w:i/>
          <w:noProof/>
          <w:sz w:val="22"/>
          <w:szCs w:val="22"/>
        </w:rPr>
        <w:t>et al.</w:t>
      </w:r>
      <w:r w:rsidR="008C2535" w:rsidRPr="008A184E">
        <w:rPr>
          <w:rFonts w:asciiTheme="minorHAnsi" w:hAnsiTheme="minorHAnsi" w:cstheme="minorHAnsi"/>
          <w:noProof/>
          <w:sz w:val="22"/>
          <w:szCs w:val="22"/>
        </w:rPr>
        <w:t>, 2011)</w:t>
      </w:r>
      <w:r w:rsidR="008C2535" w:rsidRPr="008A184E">
        <w:rPr>
          <w:rFonts w:asciiTheme="minorHAnsi" w:hAnsiTheme="minorHAnsi" w:cstheme="minorHAnsi"/>
          <w:sz w:val="22"/>
          <w:szCs w:val="22"/>
        </w:rPr>
        <w:fldChar w:fldCharType="end"/>
      </w:r>
      <w:r w:rsidR="00E92D65" w:rsidRPr="008A184E">
        <w:rPr>
          <w:rFonts w:asciiTheme="minorHAnsi" w:hAnsiTheme="minorHAnsi" w:cstheme="minorHAnsi"/>
          <w:sz w:val="22"/>
          <w:szCs w:val="22"/>
        </w:rPr>
        <w:t xml:space="preserve">. There was </w:t>
      </w:r>
      <w:r w:rsidR="008C2535" w:rsidRPr="008A184E">
        <w:rPr>
          <w:rFonts w:asciiTheme="minorHAnsi" w:hAnsiTheme="minorHAnsi" w:cstheme="minorHAnsi"/>
          <w:sz w:val="22"/>
          <w:szCs w:val="22"/>
        </w:rPr>
        <w:t xml:space="preserve">also </w:t>
      </w:r>
      <w:r w:rsidR="00E92D65" w:rsidRPr="008A184E">
        <w:rPr>
          <w:rFonts w:asciiTheme="minorHAnsi" w:hAnsiTheme="minorHAnsi" w:cstheme="minorHAnsi"/>
          <w:sz w:val="22"/>
          <w:szCs w:val="22"/>
        </w:rPr>
        <w:t>no effect on placental weights at E15.5</w:t>
      </w:r>
      <w:r w:rsidR="008C2535" w:rsidRPr="008A184E">
        <w:rPr>
          <w:rFonts w:asciiTheme="minorHAnsi" w:hAnsiTheme="minorHAnsi" w:cstheme="minorHAnsi"/>
          <w:sz w:val="22"/>
          <w:szCs w:val="22"/>
        </w:rPr>
        <w:t xml:space="preserve">, E17.5 in male or female placentas, but at E18.5 female placentas had reduced weight but male placentas were not different </w:t>
      </w:r>
      <w:r w:rsidR="008C2535" w:rsidRPr="008A184E">
        <w:rPr>
          <w:rFonts w:asciiTheme="minorHAnsi" w:hAnsiTheme="minorHAnsi" w:cstheme="minorHAnsi"/>
          <w:sz w:val="22"/>
          <w:szCs w:val="22"/>
        </w:rPr>
        <w:fldChar w:fldCharType="begin" w:fldLock="1"/>
      </w:r>
      <w:r w:rsidR="00AD53EC"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8A184E">
        <w:rPr>
          <w:rFonts w:asciiTheme="minorHAnsi" w:hAnsiTheme="minorHAnsi" w:cstheme="minorHAnsi"/>
          <w:sz w:val="22"/>
          <w:szCs w:val="22"/>
        </w:rPr>
        <w:fldChar w:fldCharType="separate"/>
      </w:r>
      <w:r w:rsidR="008C2535" w:rsidRPr="008A184E">
        <w:rPr>
          <w:rFonts w:asciiTheme="minorHAnsi" w:hAnsiTheme="minorHAnsi" w:cstheme="minorHAnsi"/>
          <w:noProof/>
          <w:sz w:val="22"/>
          <w:szCs w:val="22"/>
        </w:rPr>
        <w:t xml:space="preserve">(Audette </w:t>
      </w:r>
      <w:r w:rsidR="008C2535" w:rsidRPr="008A184E">
        <w:rPr>
          <w:rFonts w:asciiTheme="minorHAnsi" w:hAnsiTheme="minorHAnsi" w:cstheme="minorHAnsi"/>
          <w:i/>
          <w:noProof/>
          <w:sz w:val="22"/>
          <w:szCs w:val="22"/>
        </w:rPr>
        <w:t>et al.</w:t>
      </w:r>
      <w:r w:rsidR="008C2535" w:rsidRPr="008A184E">
        <w:rPr>
          <w:rFonts w:asciiTheme="minorHAnsi" w:hAnsiTheme="minorHAnsi" w:cstheme="minorHAnsi"/>
          <w:noProof/>
          <w:sz w:val="22"/>
          <w:szCs w:val="22"/>
        </w:rPr>
        <w:t>, 2011)</w:t>
      </w:r>
      <w:r w:rsidR="008C2535" w:rsidRPr="008A184E">
        <w:rPr>
          <w:rFonts w:asciiTheme="minorHAnsi" w:hAnsiTheme="minorHAnsi" w:cstheme="minorHAnsi"/>
          <w:sz w:val="22"/>
          <w:szCs w:val="22"/>
        </w:rPr>
        <w:fldChar w:fldCharType="end"/>
      </w:r>
      <w:r w:rsidR="008C2535" w:rsidRPr="008A184E">
        <w:rPr>
          <w:rFonts w:asciiTheme="minorHAnsi" w:hAnsiTheme="minorHAnsi" w:cstheme="minorHAnsi"/>
          <w:sz w:val="22"/>
          <w:szCs w:val="22"/>
        </w:rPr>
        <w:t>. However, placental</w:t>
      </w:r>
      <w:r w:rsidR="00E92D65" w:rsidRPr="008A184E">
        <w:rPr>
          <w:rFonts w:asciiTheme="minorHAnsi" w:hAnsiTheme="minorHAnsi" w:cstheme="minorHAnsi"/>
          <w:sz w:val="22"/>
          <w:szCs w:val="22"/>
        </w:rPr>
        <w:t xml:space="preserve"> junctional </w:t>
      </w:r>
      <w:r w:rsidR="008C2535" w:rsidRPr="008A184E">
        <w:rPr>
          <w:rFonts w:asciiTheme="minorHAnsi" w:hAnsiTheme="minorHAnsi" w:cstheme="minorHAnsi"/>
          <w:sz w:val="22"/>
          <w:szCs w:val="22"/>
        </w:rPr>
        <w:t xml:space="preserve">and labyrinth </w:t>
      </w:r>
      <w:r w:rsidR="00E92D65" w:rsidRPr="008A184E">
        <w:rPr>
          <w:rFonts w:asciiTheme="minorHAnsi" w:hAnsiTheme="minorHAnsi" w:cstheme="minorHAnsi"/>
          <w:sz w:val="22"/>
          <w:szCs w:val="22"/>
        </w:rPr>
        <w:t>zone proportions</w:t>
      </w:r>
      <w:r w:rsidR="008C2535" w:rsidRPr="008A184E">
        <w:rPr>
          <w:rFonts w:asciiTheme="minorHAnsi" w:hAnsiTheme="minorHAnsi" w:cstheme="minorHAnsi"/>
          <w:sz w:val="22"/>
          <w:szCs w:val="22"/>
        </w:rPr>
        <w:t xml:space="preserve"> with respect to the total placental area was unchanged </w:t>
      </w:r>
      <w:r w:rsidR="008C2535" w:rsidRPr="008A184E">
        <w:rPr>
          <w:rFonts w:asciiTheme="minorHAnsi" w:hAnsiTheme="minorHAnsi" w:cstheme="minorHAnsi"/>
          <w:sz w:val="22"/>
          <w:szCs w:val="22"/>
        </w:rPr>
        <w:fldChar w:fldCharType="begin" w:fldLock="1"/>
      </w:r>
      <w:r w:rsidR="00AD53EC"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8A184E">
        <w:rPr>
          <w:rFonts w:asciiTheme="minorHAnsi" w:hAnsiTheme="minorHAnsi" w:cstheme="minorHAnsi"/>
          <w:sz w:val="22"/>
          <w:szCs w:val="22"/>
        </w:rPr>
        <w:fldChar w:fldCharType="separate"/>
      </w:r>
      <w:r w:rsidR="008C2535" w:rsidRPr="008A184E">
        <w:rPr>
          <w:rFonts w:asciiTheme="minorHAnsi" w:hAnsiTheme="minorHAnsi" w:cstheme="minorHAnsi"/>
          <w:noProof/>
          <w:sz w:val="22"/>
          <w:szCs w:val="22"/>
        </w:rPr>
        <w:t xml:space="preserve">(Audette </w:t>
      </w:r>
      <w:r w:rsidR="008C2535" w:rsidRPr="008A184E">
        <w:rPr>
          <w:rFonts w:asciiTheme="minorHAnsi" w:hAnsiTheme="minorHAnsi" w:cstheme="minorHAnsi"/>
          <w:i/>
          <w:noProof/>
          <w:sz w:val="22"/>
          <w:szCs w:val="22"/>
        </w:rPr>
        <w:t>et al.</w:t>
      </w:r>
      <w:r w:rsidR="008C2535" w:rsidRPr="008A184E">
        <w:rPr>
          <w:rFonts w:asciiTheme="minorHAnsi" w:hAnsiTheme="minorHAnsi" w:cstheme="minorHAnsi"/>
          <w:noProof/>
          <w:sz w:val="22"/>
          <w:szCs w:val="22"/>
        </w:rPr>
        <w:t>, 2011)</w:t>
      </w:r>
      <w:r w:rsidR="008C2535" w:rsidRPr="008A184E">
        <w:rPr>
          <w:rFonts w:asciiTheme="minorHAnsi" w:hAnsiTheme="minorHAnsi" w:cstheme="minorHAnsi"/>
          <w:sz w:val="22"/>
          <w:szCs w:val="22"/>
        </w:rPr>
        <w:fldChar w:fldCharType="end"/>
      </w:r>
      <w:r w:rsidR="008C2535" w:rsidRPr="008A184E">
        <w:rPr>
          <w:rFonts w:asciiTheme="minorHAnsi" w:hAnsiTheme="minorHAnsi" w:cstheme="minorHAnsi"/>
          <w:sz w:val="22"/>
          <w:szCs w:val="22"/>
        </w:rPr>
        <w:t xml:space="preserve">. </w:t>
      </w:r>
      <w:r w:rsidR="00E92D65" w:rsidRPr="008A184E">
        <w:rPr>
          <w:rFonts w:asciiTheme="minorHAnsi" w:hAnsiTheme="minorHAnsi" w:cstheme="minorHAnsi"/>
          <w:sz w:val="22"/>
          <w:szCs w:val="22"/>
        </w:rPr>
        <w:t xml:space="preserve"> </w:t>
      </w:r>
    </w:p>
    <w:p w14:paraId="66EBEB16" w14:textId="77777777" w:rsidR="00D8113E" w:rsidRPr="008A184E" w:rsidRDefault="00D8113E" w:rsidP="00D8113E">
      <w:pPr>
        <w:rPr>
          <w:rFonts w:asciiTheme="minorHAnsi" w:hAnsiTheme="minorHAnsi" w:cstheme="minorHAnsi"/>
          <w:sz w:val="22"/>
          <w:szCs w:val="22"/>
        </w:rPr>
      </w:pPr>
    </w:p>
    <w:p w14:paraId="4329E819" w14:textId="3E90C313" w:rsidR="00D8113E" w:rsidRPr="008A184E" w:rsidRDefault="00D8113E" w:rsidP="00D8113E">
      <w:pPr>
        <w:pStyle w:val="Heading2"/>
        <w:rPr>
          <w:rFonts w:asciiTheme="minorHAnsi" w:hAnsiTheme="minorHAnsi" w:cstheme="minorHAnsi"/>
        </w:rPr>
      </w:pPr>
      <w:bookmarkStart w:id="15" w:name="_Toc16512868"/>
      <w:r w:rsidRPr="008A184E">
        <w:rPr>
          <w:rFonts w:asciiTheme="minorHAnsi" w:hAnsiTheme="minorHAnsi" w:cstheme="minorHAnsi"/>
        </w:rPr>
        <w:t xml:space="preserve">Effect of Glucocorticoid Exposure on Placental </w:t>
      </w:r>
      <w:r w:rsidR="002529DD" w:rsidRPr="008A184E">
        <w:rPr>
          <w:rFonts w:asciiTheme="minorHAnsi" w:hAnsiTheme="minorHAnsi" w:cstheme="minorHAnsi"/>
        </w:rPr>
        <w:t>Nutrient</w:t>
      </w:r>
      <w:r w:rsidRPr="008A184E">
        <w:rPr>
          <w:rFonts w:asciiTheme="minorHAnsi" w:hAnsiTheme="minorHAnsi" w:cstheme="minorHAnsi"/>
        </w:rPr>
        <w:t xml:space="preserve"> Transporters</w:t>
      </w:r>
      <w:bookmarkEnd w:id="15"/>
    </w:p>
    <w:p w14:paraId="7D9F7D83" w14:textId="5A661709" w:rsidR="00761B15" w:rsidRPr="008A184E" w:rsidRDefault="00D8113E" w:rsidP="00D8113E">
      <w:pPr>
        <w:rPr>
          <w:rFonts w:asciiTheme="minorHAnsi" w:hAnsiTheme="minorHAnsi" w:cstheme="minorHAnsi"/>
          <w:sz w:val="22"/>
          <w:szCs w:val="22"/>
        </w:rPr>
      </w:pPr>
      <w:r w:rsidRPr="008A184E">
        <w:rPr>
          <w:rFonts w:asciiTheme="minorHAnsi" w:hAnsiTheme="minorHAnsi" w:cstheme="minorHAnsi"/>
          <w:sz w:val="22"/>
          <w:szCs w:val="22"/>
        </w:rPr>
        <w:t xml:space="preserve">Since the placenta is the only source of fetal nutrient acquisition, transporter expression may reflect the efficiency at which maternal nutrients pass through the placenta to the fetus. To pass to the fetus, the </w:t>
      </w:r>
      <w:r w:rsidRPr="008A184E">
        <w:rPr>
          <w:rFonts w:asciiTheme="minorHAnsi" w:hAnsiTheme="minorHAnsi" w:cstheme="minorHAnsi"/>
          <w:sz w:val="22"/>
          <w:szCs w:val="22"/>
        </w:rPr>
        <w:lastRenderedPageBreak/>
        <w:t xml:space="preserve">nutrients need to bypass the three placental exchange barriers including two syncytiotrophoblast layers and the fetal endothelial cell layer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(Georgiades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9F0AF8" w:rsidRPr="008A184E">
        <w:rPr>
          <w:rFonts w:asciiTheme="minorHAnsi" w:hAnsiTheme="minorHAnsi" w:cstheme="minorHAnsi"/>
          <w:sz w:val="22"/>
          <w:szCs w:val="22"/>
        </w:rPr>
        <w:t xml:space="preserve">The findings below highlight the conflicting evidence </w:t>
      </w:r>
      <w:r w:rsidR="00DE711B" w:rsidRPr="008A184E">
        <w:rPr>
          <w:rFonts w:asciiTheme="minorHAnsi" w:hAnsiTheme="minorHAnsi" w:cstheme="minorHAnsi"/>
          <w:sz w:val="22"/>
          <w:szCs w:val="22"/>
        </w:rPr>
        <w:t xml:space="preserve">within species and between models </w:t>
      </w:r>
      <w:r w:rsidR="009F0AF8" w:rsidRPr="008A184E">
        <w:rPr>
          <w:rFonts w:asciiTheme="minorHAnsi" w:hAnsiTheme="minorHAnsi" w:cstheme="minorHAnsi"/>
          <w:sz w:val="22"/>
          <w:szCs w:val="22"/>
        </w:rPr>
        <w:t>regarding placental transporter expression, which emphasizes the need for further studies.</w:t>
      </w:r>
    </w:p>
    <w:p w14:paraId="46E18948" w14:textId="77777777" w:rsidR="00B57152" w:rsidRPr="008A184E" w:rsidRDefault="00B57152" w:rsidP="00D8113E">
      <w:pPr>
        <w:rPr>
          <w:rFonts w:asciiTheme="minorHAnsi" w:hAnsiTheme="minorHAnsi" w:cstheme="minorHAnsi"/>
          <w:sz w:val="22"/>
          <w:szCs w:val="22"/>
        </w:rPr>
      </w:pPr>
    </w:p>
    <w:p w14:paraId="089D04D8" w14:textId="5D759007" w:rsidR="00E73D7B" w:rsidRPr="008A184E" w:rsidRDefault="00761B15" w:rsidP="00123B2D">
      <w:pPr>
        <w:pStyle w:val="Heading3"/>
        <w:rPr>
          <w:rFonts w:asciiTheme="minorHAnsi" w:hAnsiTheme="minorHAnsi" w:cstheme="minorHAnsi"/>
        </w:rPr>
      </w:pPr>
      <w:bookmarkStart w:id="16" w:name="_Toc16512869"/>
      <w:r w:rsidRPr="008A184E">
        <w:rPr>
          <w:rFonts w:asciiTheme="minorHAnsi" w:hAnsiTheme="minorHAnsi" w:cstheme="minorHAnsi"/>
        </w:rPr>
        <w:t>Glucose Transporters</w:t>
      </w:r>
      <w:bookmarkEnd w:id="16"/>
    </w:p>
    <w:p w14:paraId="4A7EB715" w14:textId="13D5E09B" w:rsidR="00B57152" w:rsidRPr="008A184E" w:rsidRDefault="00E841ED" w:rsidP="00D8113E">
      <w:pPr>
        <w:rPr>
          <w:rFonts w:asciiTheme="minorHAnsi" w:hAnsiTheme="minorHAnsi" w:cstheme="minorHAnsi"/>
          <w:sz w:val="22"/>
          <w:szCs w:val="22"/>
        </w:rPr>
      </w:pPr>
      <w:r w:rsidRPr="008A184E">
        <w:rPr>
          <w:rFonts w:asciiTheme="minorHAnsi" w:hAnsiTheme="minorHAnsi" w:cstheme="minorHAnsi"/>
          <w:sz w:val="22"/>
          <w:szCs w:val="22"/>
        </w:rPr>
        <w:t xml:space="preserve">Glucose transport across the mammalian placenta is thought to occur mainly via GLUT1 and is complemented by GLUT3 </w:t>
      </w:r>
      <w:r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1999)","plainTextFormattedCitation":"(Hahn &amp; Desoye, 1996; Hahn et al., 1999)","previouslyFormattedCitation":"(Hahn &amp; Desoye, 1996; Hahn &lt;i&gt;et al.&lt;/i&gt;, 1999)"},"properties":{"noteIndex":0},"schema":"https://github.com/citation-style-language/schema/raw/master/csl-citation.json"}</w:instrText>
      </w:r>
      <w:r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&amp; Desoye, 1996; 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961D2E" w:rsidRPr="008A184E">
        <w:rPr>
          <w:rFonts w:asciiTheme="minorHAnsi" w:hAnsiTheme="minorHAnsi" w:cstheme="minorHAnsi"/>
          <w:sz w:val="22"/>
          <w:szCs w:val="22"/>
        </w:rPr>
        <w:t xml:space="preserve">GLUT1 and GLUT3 are the most extensively studied transporters in the placenta. </w:t>
      </w:r>
      <w:r w:rsidR="00761B15" w:rsidRPr="008A184E">
        <w:rPr>
          <w:rFonts w:asciiTheme="minorHAnsi" w:hAnsiTheme="minorHAnsi" w:cstheme="minorHAnsi"/>
          <w:sz w:val="22"/>
          <w:szCs w:val="22"/>
        </w:rPr>
        <w:t xml:space="preserve">Rats exposed to triamcinolone (TA) at E16 had reduced mRNA and protein expression of GLUT1 </w:t>
      </w:r>
      <w:r w:rsidR="00B57152" w:rsidRPr="008A184E">
        <w:rPr>
          <w:rFonts w:asciiTheme="minorHAnsi" w:hAnsiTheme="minorHAnsi" w:cstheme="minorHAnsi"/>
          <w:sz w:val="22"/>
          <w:szCs w:val="22"/>
        </w:rPr>
        <w:t>and GLUT3</w:t>
      </w:r>
      <w:r w:rsidR="00AD57E5" w:rsidRPr="008A184E">
        <w:rPr>
          <w:rFonts w:asciiTheme="minorHAnsi" w:hAnsiTheme="minorHAnsi" w:cstheme="minorHAnsi"/>
          <w:sz w:val="22"/>
          <w:szCs w:val="22"/>
        </w:rPr>
        <w:t xml:space="preserve"> at E21 </w:t>
      </w:r>
      <w:r w:rsidR="00AD53EC"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00AD53EC"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00AD53EC" w:rsidRPr="008A184E">
        <w:rPr>
          <w:rFonts w:asciiTheme="minorHAnsi" w:hAnsiTheme="minorHAnsi" w:cstheme="minorHAnsi"/>
          <w:sz w:val="22"/>
          <w:szCs w:val="22"/>
        </w:rPr>
        <w:fldChar w:fldCharType="end"/>
      </w:r>
      <w:r w:rsidR="00B57152" w:rsidRPr="008A184E">
        <w:rPr>
          <w:rFonts w:asciiTheme="minorHAnsi" w:hAnsiTheme="minorHAnsi" w:cstheme="minorHAnsi"/>
          <w:sz w:val="22"/>
          <w:szCs w:val="22"/>
        </w:rPr>
        <w:t xml:space="preserve">. </w:t>
      </w:r>
      <w:r w:rsidR="00490786" w:rsidRPr="008A184E">
        <w:rPr>
          <w:rFonts w:asciiTheme="minorHAnsi" w:hAnsiTheme="minorHAnsi" w:cstheme="minorHAnsi"/>
          <w:sz w:val="22"/>
          <w:szCs w:val="22"/>
        </w:rPr>
        <w:t>Inversely, p</w:t>
      </w:r>
      <w:r w:rsidR="006B24DC" w:rsidRPr="008A184E">
        <w:rPr>
          <w:rFonts w:asciiTheme="minorHAnsi" w:hAnsiTheme="minorHAnsi" w:cstheme="minorHAnsi"/>
          <w:sz w:val="22"/>
          <w:szCs w:val="22"/>
        </w:rPr>
        <w:t xml:space="preserve">regnant rats exposed to 100 or 200 </w:t>
      </w:r>
      <w:proofErr w:type="spellStart"/>
      <w:r w:rsidR="006B24DC" w:rsidRPr="008A184E">
        <w:rPr>
          <w:rFonts w:asciiTheme="minorHAnsi" w:hAnsiTheme="minorHAnsi" w:cstheme="minorHAnsi"/>
          <w:sz w:val="22"/>
          <w:szCs w:val="22"/>
        </w:rPr>
        <w:t>ug</w:t>
      </w:r>
      <w:proofErr w:type="spellEnd"/>
      <w:r w:rsidR="006B24DC" w:rsidRPr="008A184E">
        <w:rPr>
          <w:rFonts w:asciiTheme="minorHAnsi" w:hAnsiTheme="minorHAnsi" w:cstheme="minorHAnsi"/>
          <w:sz w:val="22"/>
          <w:szCs w:val="22"/>
        </w:rPr>
        <w:t xml:space="preserve">/kg body weight/ day of dexamethasone starting at E15 showed increased placental GLUT1 protein expression by 1.6 and 1.9 fold, respectively at E21 indicating a dose-dependent effect </w:t>
      </w:r>
      <w:r w:rsidR="006B24DC" w:rsidRPr="008A184E">
        <w:rPr>
          <w:rFonts w:asciiTheme="minorHAnsi" w:hAnsiTheme="minorHAnsi" w:cstheme="minorHAnsi"/>
          <w:sz w:val="22"/>
          <w:szCs w:val="22"/>
        </w:rPr>
        <w:fldChar w:fldCharType="begin" w:fldLock="1"/>
      </w:r>
      <w:r w:rsidR="00FA49AA" w:rsidRPr="008A184E">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006B24DC" w:rsidRPr="008A184E">
        <w:rPr>
          <w:rFonts w:asciiTheme="minorHAnsi" w:hAnsiTheme="minorHAnsi" w:cstheme="minorHAnsi"/>
          <w:sz w:val="22"/>
          <w:szCs w:val="22"/>
        </w:rPr>
        <w:fldChar w:fldCharType="separate"/>
      </w:r>
      <w:r w:rsidR="006B24DC" w:rsidRPr="008A184E">
        <w:rPr>
          <w:rFonts w:asciiTheme="minorHAnsi" w:hAnsiTheme="minorHAnsi" w:cstheme="minorHAnsi"/>
          <w:noProof/>
          <w:sz w:val="22"/>
          <w:szCs w:val="22"/>
        </w:rPr>
        <w:t>(Langdown &amp; Sugden, 2001)</w:t>
      </w:r>
      <w:r w:rsidR="006B24DC" w:rsidRPr="008A184E">
        <w:rPr>
          <w:rFonts w:asciiTheme="minorHAnsi" w:hAnsiTheme="minorHAnsi" w:cstheme="minorHAnsi"/>
          <w:sz w:val="22"/>
          <w:szCs w:val="22"/>
        </w:rPr>
        <w:fldChar w:fldCharType="end"/>
      </w:r>
      <w:r w:rsidR="006B24DC" w:rsidRPr="008A184E">
        <w:rPr>
          <w:rFonts w:asciiTheme="minorHAnsi" w:hAnsiTheme="minorHAnsi" w:cstheme="minorHAnsi"/>
          <w:sz w:val="22"/>
          <w:szCs w:val="22"/>
        </w:rPr>
        <w:t>.</w:t>
      </w:r>
    </w:p>
    <w:p w14:paraId="3F308B58" w14:textId="77777777" w:rsidR="009F0AF8" w:rsidRPr="008A184E" w:rsidRDefault="009F0AF8" w:rsidP="00D8113E">
      <w:pPr>
        <w:rPr>
          <w:rFonts w:asciiTheme="minorHAnsi" w:hAnsiTheme="minorHAnsi" w:cstheme="minorHAnsi"/>
          <w:sz w:val="22"/>
          <w:szCs w:val="22"/>
        </w:rPr>
      </w:pPr>
    </w:p>
    <w:p w14:paraId="72269108" w14:textId="498987A5" w:rsidR="009D6679" w:rsidRPr="008A184E" w:rsidRDefault="00761B15" w:rsidP="00D8113E">
      <w:pPr>
        <w:rPr>
          <w:rFonts w:asciiTheme="minorHAnsi" w:hAnsiTheme="minorHAnsi" w:cstheme="minorHAnsi"/>
          <w:sz w:val="22"/>
          <w:szCs w:val="22"/>
        </w:rPr>
      </w:pPr>
      <w:r w:rsidRPr="008A184E">
        <w:rPr>
          <w:rFonts w:asciiTheme="minorHAnsi" w:hAnsiTheme="minorHAnsi" w:cstheme="minorHAnsi"/>
          <w:sz w:val="22"/>
          <w:szCs w:val="22"/>
        </w:rPr>
        <w:t>M</w:t>
      </w:r>
      <w:r w:rsidR="00D8113E" w:rsidRPr="008A184E">
        <w:rPr>
          <w:rFonts w:asciiTheme="minorHAnsi" w:hAnsiTheme="minorHAnsi" w:cstheme="minorHAnsi"/>
          <w:sz w:val="22"/>
          <w:szCs w:val="22"/>
        </w:rPr>
        <w:t xml:space="preserve">ice exposed to corticosterone </w:t>
      </w:r>
      <w:r w:rsidR="00B57152" w:rsidRPr="008A184E">
        <w:rPr>
          <w:rFonts w:asciiTheme="minorHAnsi" w:hAnsiTheme="minorHAnsi" w:cstheme="minorHAnsi"/>
          <w:sz w:val="22"/>
          <w:szCs w:val="22"/>
        </w:rPr>
        <w:t xml:space="preserve">in their drinking water </w:t>
      </w:r>
      <w:r w:rsidR="00D8113E" w:rsidRPr="008A184E">
        <w:rPr>
          <w:rFonts w:asciiTheme="minorHAnsi" w:hAnsiTheme="minorHAnsi" w:cstheme="minorHAnsi"/>
          <w:sz w:val="22"/>
          <w:szCs w:val="22"/>
        </w:rPr>
        <w:t>at E11-E16 had increased placental GLUT1 and GLUT</w:t>
      </w:r>
      <w:r w:rsidR="00B57152" w:rsidRPr="008A184E">
        <w:rPr>
          <w:rFonts w:asciiTheme="minorHAnsi" w:hAnsiTheme="minorHAnsi" w:cstheme="minorHAnsi"/>
          <w:sz w:val="22"/>
          <w:szCs w:val="22"/>
        </w:rPr>
        <w:t>3 gene</w:t>
      </w:r>
      <w:r w:rsidR="00D8113E" w:rsidRPr="008A184E">
        <w:rPr>
          <w:rFonts w:asciiTheme="minorHAnsi" w:hAnsiTheme="minorHAnsi" w:cstheme="minorHAnsi"/>
          <w:sz w:val="22"/>
          <w:szCs w:val="22"/>
        </w:rPr>
        <w:t xml:space="preserve"> expression at E16, while mice exposed at E1</w:t>
      </w:r>
      <w:r w:rsidR="00B57152" w:rsidRPr="008A184E">
        <w:rPr>
          <w:rFonts w:asciiTheme="minorHAnsi" w:hAnsiTheme="minorHAnsi" w:cstheme="minorHAnsi"/>
          <w:sz w:val="22"/>
          <w:szCs w:val="22"/>
        </w:rPr>
        <w:t>4</w:t>
      </w:r>
      <w:r w:rsidR="00D8113E" w:rsidRPr="008A184E">
        <w:rPr>
          <w:rFonts w:asciiTheme="minorHAnsi" w:hAnsiTheme="minorHAnsi" w:cstheme="minorHAnsi"/>
          <w:sz w:val="22"/>
          <w:szCs w:val="22"/>
        </w:rPr>
        <w:t xml:space="preserve">-E19 showed </w:t>
      </w:r>
      <w:r w:rsidR="00490786" w:rsidRPr="008A184E">
        <w:rPr>
          <w:rFonts w:asciiTheme="minorHAnsi" w:hAnsiTheme="minorHAnsi" w:cstheme="minorHAnsi"/>
          <w:sz w:val="22"/>
          <w:szCs w:val="22"/>
        </w:rPr>
        <w:t>unchanged</w:t>
      </w:r>
      <w:r w:rsidR="00B57152" w:rsidRPr="008A184E">
        <w:rPr>
          <w:rFonts w:asciiTheme="minorHAnsi" w:hAnsiTheme="minorHAnsi" w:cstheme="minorHAnsi"/>
          <w:sz w:val="22"/>
          <w:szCs w:val="22"/>
        </w:rPr>
        <w:t xml:space="preserve"> expression </w:t>
      </w:r>
      <w:r w:rsidR="00D8113E" w:rsidRPr="008A184E">
        <w:rPr>
          <w:rFonts w:asciiTheme="minorHAnsi" w:hAnsiTheme="minorHAnsi" w:cstheme="minorHAnsi"/>
          <w:sz w:val="22"/>
          <w:szCs w:val="22"/>
        </w:rPr>
        <w:fldChar w:fldCharType="begin" w:fldLock="1"/>
      </w:r>
      <w:r w:rsidR="00D8113E"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D8113E" w:rsidRPr="008A184E">
        <w:rPr>
          <w:rFonts w:asciiTheme="minorHAnsi" w:hAnsiTheme="minorHAnsi" w:cstheme="minorHAnsi"/>
          <w:sz w:val="22"/>
          <w:szCs w:val="22"/>
        </w:rPr>
        <w:fldChar w:fldCharType="separate"/>
      </w:r>
      <w:r w:rsidR="00D8113E" w:rsidRPr="008A184E">
        <w:rPr>
          <w:rFonts w:asciiTheme="minorHAnsi" w:hAnsiTheme="minorHAnsi" w:cstheme="minorHAnsi"/>
          <w:noProof/>
          <w:sz w:val="22"/>
          <w:szCs w:val="22"/>
        </w:rPr>
        <w:t xml:space="preserve">(Vaughan </w:t>
      </w:r>
      <w:r w:rsidR="00D8113E" w:rsidRPr="008A184E">
        <w:rPr>
          <w:rFonts w:asciiTheme="minorHAnsi" w:hAnsiTheme="minorHAnsi" w:cstheme="minorHAnsi"/>
          <w:i/>
          <w:noProof/>
          <w:sz w:val="22"/>
          <w:szCs w:val="22"/>
        </w:rPr>
        <w:t>et al.</w:t>
      </w:r>
      <w:r w:rsidR="00D8113E" w:rsidRPr="008A184E">
        <w:rPr>
          <w:rFonts w:asciiTheme="minorHAnsi" w:hAnsiTheme="minorHAnsi" w:cstheme="minorHAnsi"/>
          <w:noProof/>
          <w:sz w:val="22"/>
          <w:szCs w:val="22"/>
        </w:rPr>
        <w:t>, 2015)</w:t>
      </w:r>
      <w:r w:rsidR="00D8113E" w:rsidRPr="008A184E">
        <w:rPr>
          <w:rFonts w:asciiTheme="minorHAnsi" w:hAnsiTheme="minorHAnsi" w:cstheme="minorHAnsi"/>
          <w:sz w:val="22"/>
          <w:szCs w:val="22"/>
        </w:rPr>
        <w:fldChar w:fldCharType="end"/>
      </w:r>
      <w:r w:rsidR="00D8113E" w:rsidRPr="008A184E">
        <w:rPr>
          <w:rFonts w:asciiTheme="minorHAnsi" w:hAnsiTheme="minorHAnsi" w:cstheme="minorHAnsi"/>
          <w:sz w:val="22"/>
          <w:szCs w:val="22"/>
        </w:rPr>
        <w:t xml:space="preserve">. </w:t>
      </w:r>
      <w:r w:rsidR="009D6679" w:rsidRPr="008A184E">
        <w:rPr>
          <w:rFonts w:asciiTheme="minorHAnsi" w:hAnsiTheme="minorHAnsi" w:cstheme="minorHAnsi"/>
          <w:sz w:val="22"/>
          <w:szCs w:val="22"/>
        </w:rPr>
        <w:t>Unlike</w:t>
      </w:r>
      <w:r w:rsidR="009F77C3" w:rsidRPr="008A184E">
        <w:rPr>
          <w:rFonts w:asciiTheme="minorHAnsi" w:hAnsiTheme="minorHAnsi" w:cstheme="minorHAnsi"/>
          <w:sz w:val="22"/>
          <w:szCs w:val="22"/>
        </w:rPr>
        <w:t xml:space="preserve"> the transporter expression at both timepoints, transplacental clearance of radiolabeled glucose was unchanged at E16 after the exposure from E11-E16, but clearance was reduced by 33% at E19 after exposure from E14-E19 </w:t>
      </w:r>
      <w:r w:rsidR="00495BF0" w:rsidRPr="008A184E">
        <w:rPr>
          <w:rFonts w:asciiTheme="minorHAnsi" w:hAnsiTheme="minorHAnsi" w:cstheme="minorHAnsi"/>
          <w:sz w:val="22"/>
          <w:szCs w:val="22"/>
        </w:rPr>
        <w:fldChar w:fldCharType="begin" w:fldLock="1"/>
      </w:r>
      <w:r w:rsidR="00495BF0"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495BF0" w:rsidRPr="008A184E">
        <w:rPr>
          <w:rFonts w:asciiTheme="minorHAnsi" w:hAnsiTheme="minorHAnsi" w:cstheme="minorHAnsi"/>
          <w:sz w:val="22"/>
          <w:szCs w:val="22"/>
        </w:rPr>
        <w:fldChar w:fldCharType="separate"/>
      </w:r>
      <w:r w:rsidR="00495BF0" w:rsidRPr="008A184E">
        <w:rPr>
          <w:rFonts w:asciiTheme="minorHAnsi" w:hAnsiTheme="minorHAnsi" w:cstheme="minorHAnsi"/>
          <w:noProof/>
          <w:sz w:val="22"/>
          <w:szCs w:val="22"/>
        </w:rPr>
        <w:t xml:space="preserve">(Vaughan </w:t>
      </w:r>
      <w:r w:rsidR="00495BF0" w:rsidRPr="008A184E">
        <w:rPr>
          <w:rFonts w:asciiTheme="minorHAnsi" w:hAnsiTheme="minorHAnsi" w:cstheme="minorHAnsi"/>
          <w:i/>
          <w:noProof/>
          <w:sz w:val="22"/>
          <w:szCs w:val="22"/>
        </w:rPr>
        <w:t>et al.</w:t>
      </w:r>
      <w:r w:rsidR="00495BF0" w:rsidRPr="008A184E">
        <w:rPr>
          <w:rFonts w:asciiTheme="minorHAnsi" w:hAnsiTheme="minorHAnsi" w:cstheme="minorHAnsi"/>
          <w:noProof/>
          <w:sz w:val="22"/>
          <w:szCs w:val="22"/>
        </w:rPr>
        <w:t>, 2015)</w:t>
      </w:r>
      <w:r w:rsidR="00495BF0" w:rsidRPr="008A184E">
        <w:rPr>
          <w:rFonts w:asciiTheme="minorHAnsi" w:hAnsiTheme="minorHAnsi" w:cstheme="minorHAnsi"/>
          <w:sz w:val="22"/>
          <w:szCs w:val="22"/>
        </w:rPr>
        <w:fldChar w:fldCharType="end"/>
      </w:r>
      <w:r w:rsidR="00495BF0" w:rsidRPr="008A184E">
        <w:rPr>
          <w:rFonts w:asciiTheme="minorHAnsi" w:hAnsiTheme="minorHAnsi" w:cstheme="minorHAnsi"/>
          <w:sz w:val="22"/>
          <w:szCs w:val="22"/>
        </w:rPr>
        <w:t xml:space="preserve">. This suggests that other glucose transporters may be involved in placental glucose uptake </w:t>
      </w:r>
      <w:r w:rsidR="00495BF0" w:rsidRPr="008A184E">
        <w:rPr>
          <w:rFonts w:asciiTheme="minorHAnsi" w:hAnsiTheme="minorHAnsi" w:cstheme="minorHAnsi"/>
          <w:sz w:val="22"/>
          <w:szCs w:val="22"/>
        </w:rPr>
        <w:fldChar w:fldCharType="begin" w:fldLock="1"/>
      </w:r>
      <w:r w:rsidR="00D04463"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495BF0" w:rsidRPr="008A184E">
        <w:rPr>
          <w:rFonts w:asciiTheme="minorHAnsi" w:hAnsiTheme="minorHAnsi" w:cstheme="minorHAnsi"/>
          <w:sz w:val="22"/>
          <w:szCs w:val="22"/>
        </w:rPr>
        <w:fldChar w:fldCharType="separate"/>
      </w:r>
      <w:r w:rsidR="00495BF0" w:rsidRPr="008A184E">
        <w:rPr>
          <w:rFonts w:asciiTheme="minorHAnsi" w:hAnsiTheme="minorHAnsi" w:cstheme="minorHAnsi"/>
          <w:noProof/>
          <w:sz w:val="22"/>
          <w:szCs w:val="22"/>
        </w:rPr>
        <w:t xml:space="preserve">(Vaughan </w:t>
      </w:r>
      <w:r w:rsidR="00495BF0" w:rsidRPr="008A184E">
        <w:rPr>
          <w:rFonts w:asciiTheme="minorHAnsi" w:hAnsiTheme="minorHAnsi" w:cstheme="minorHAnsi"/>
          <w:i/>
          <w:noProof/>
          <w:sz w:val="22"/>
          <w:szCs w:val="22"/>
        </w:rPr>
        <w:t>et al.</w:t>
      </w:r>
      <w:r w:rsidR="00495BF0" w:rsidRPr="008A184E">
        <w:rPr>
          <w:rFonts w:asciiTheme="minorHAnsi" w:hAnsiTheme="minorHAnsi" w:cstheme="minorHAnsi"/>
          <w:noProof/>
          <w:sz w:val="22"/>
          <w:szCs w:val="22"/>
        </w:rPr>
        <w:t>, 2015)</w:t>
      </w:r>
      <w:r w:rsidR="00495BF0" w:rsidRPr="008A184E">
        <w:rPr>
          <w:rFonts w:asciiTheme="minorHAnsi" w:hAnsiTheme="minorHAnsi" w:cstheme="minorHAnsi"/>
          <w:sz w:val="22"/>
          <w:szCs w:val="22"/>
        </w:rPr>
        <w:fldChar w:fldCharType="end"/>
      </w:r>
      <w:r w:rsidR="00495BF0" w:rsidRPr="008A184E">
        <w:rPr>
          <w:rFonts w:asciiTheme="minorHAnsi" w:hAnsiTheme="minorHAnsi" w:cstheme="minorHAnsi"/>
          <w:sz w:val="22"/>
          <w:szCs w:val="22"/>
        </w:rPr>
        <w:t>.</w:t>
      </w:r>
      <w:r w:rsidR="009D6679" w:rsidRPr="008A184E">
        <w:rPr>
          <w:rFonts w:asciiTheme="minorHAnsi" w:hAnsiTheme="minorHAnsi" w:cstheme="minorHAnsi"/>
          <w:sz w:val="22"/>
          <w:szCs w:val="22"/>
        </w:rPr>
        <w:t xml:space="preserve"> </w:t>
      </w:r>
      <w:r w:rsidR="00527AE3" w:rsidRPr="008A184E">
        <w:rPr>
          <w:rFonts w:asciiTheme="minorHAnsi" w:hAnsiTheme="minorHAnsi" w:cstheme="minorHAnsi"/>
          <w:sz w:val="22"/>
          <w:szCs w:val="22"/>
        </w:rPr>
        <w:t xml:space="preserve">Opposite results show that mice </w:t>
      </w:r>
      <w:r w:rsidR="009D6679" w:rsidRPr="008A184E">
        <w:rPr>
          <w:rFonts w:asciiTheme="minorHAnsi" w:hAnsiTheme="minorHAnsi" w:cstheme="minorHAnsi"/>
          <w:sz w:val="22"/>
          <w:szCs w:val="22"/>
        </w:rPr>
        <w:t xml:space="preserve">treated with dexamethasone for 60 hours </w:t>
      </w:r>
      <w:r w:rsidR="00527AE3" w:rsidRPr="008A184E">
        <w:rPr>
          <w:rFonts w:asciiTheme="minorHAnsi" w:hAnsiTheme="minorHAnsi" w:cstheme="minorHAnsi"/>
          <w:sz w:val="22"/>
          <w:szCs w:val="22"/>
        </w:rPr>
        <w:t xml:space="preserve">via a minipump starting </w:t>
      </w:r>
      <w:r w:rsidR="009D6679" w:rsidRPr="008A184E">
        <w:rPr>
          <w:rFonts w:asciiTheme="minorHAnsi" w:hAnsiTheme="minorHAnsi" w:cstheme="minorHAnsi"/>
          <w:sz w:val="22"/>
          <w:szCs w:val="22"/>
        </w:rPr>
        <w:t>at E12.5 showed unaltered gene expression of GLUT1</w:t>
      </w:r>
      <w:r w:rsidR="00527AE3" w:rsidRPr="008A184E">
        <w:rPr>
          <w:rFonts w:asciiTheme="minorHAnsi" w:hAnsiTheme="minorHAnsi" w:cstheme="minorHAnsi"/>
          <w:sz w:val="22"/>
          <w:szCs w:val="22"/>
        </w:rPr>
        <w:t xml:space="preserve"> and</w:t>
      </w:r>
      <w:r w:rsidR="009D6679" w:rsidRPr="008A184E">
        <w:rPr>
          <w:rFonts w:asciiTheme="minorHAnsi" w:hAnsiTheme="minorHAnsi" w:cstheme="minorHAnsi"/>
          <w:sz w:val="22"/>
          <w:szCs w:val="22"/>
        </w:rPr>
        <w:t xml:space="preserve"> GLUT3</w:t>
      </w:r>
      <w:r w:rsidR="00527AE3" w:rsidRPr="008A184E">
        <w:rPr>
          <w:rFonts w:asciiTheme="minorHAnsi" w:hAnsiTheme="minorHAnsi" w:cstheme="minorHAnsi"/>
          <w:sz w:val="22"/>
          <w:szCs w:val="22"/>
        </w:rPr>
        <w:t xml:space="preserve"> </w:t>
      </w:r>
      <w:r w:rsidR="009D6679" w:rsidRPr="008A184E">
        <w:rPr>
          <w:rFonts w:asciiTheme="minorHAnsi" w:hAnsiTheme="minorHAnsi" w:cstheme="minorHAnsi"/>
          <w:sz w:val="22"/>
          <w:szCs w:val="22"/>
        </w:rPr>
        <w:t xml:space="preserve">at E14.5 and at E17.5 </w:t>
      </w:r>
      <w:r w:rsidR="009D6679" w:rsidRPr="008A184E">
        <w:rPr>
          <w:rFonts w:asciiTheme="minorHAnsi" w:hAnsiTheme="minorHAnsi" w:cstheme="minorHAnsi"/>
          <w:sz w:val="22"/>
          <w:szCs w:val="22"/>
        </w:rPr>
        <w:fldChar w:fldCharType="begin" w:fldLock="1"/>
      </w:r>
      <w:r w:rsidR="009D6679" w:rsidRPr="008A184E">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2011)","plainTextFormattedCitation":"(Cuffe et al., 2011)","previouslyFormattedCitation":"(Cuffe &lt;i&gt;et al.&lt;/i&gt;, 2011)"},"properties":{"noteIndex":0},"schema":"https://github.com/citation-style-language/schema/raw/master/csl-citation.json"}</w:instrText>
      </w:r>
      <w:r w:rsidR="009D6679" w:rsidRPr="008A184E">
        <w:rPr>
          <w:rFonts w:asciiTheme="minorHAnsi" w:hAnsiTheme="minorHAnsi" w:cstheme="minorHAnsi"/>
          <w:sz w:val="22"/>
          <w:szCs w:val="22"/>
        </w:rPr>
        <w:fldChar w:fldCharType="separate"/>
      </w:r>
      <w:r w:rsidR="009D6679" w:rsidRPr="008A184E">
        <w:rPr>
          <w:rFonts w:asciiTheme="minorHAnsi" w:hAnsiTheme="minorHAnsi" w:cstheme="minorHAnsi"/>
          <w:noProof/>
          <w:sz w:val="22"/>
          <w:szCs w:val="22"/>
        </w:rPr>
        <w:t xml:space="preserve">(Cuffe </w:t>
      </w:r>
      <w:r w:rsidR="009D6679" w:rsidRPr="008A184E">
        <w:rPr>
          <w:rFonts w:asciiTheme="minorHAnsi" w:hAnsiTheme="minorHAnsi" w:cstheme="minorHAnsi"/>
          <w:i/>
          <w:noProof/>
          <w:sz w:val="22"/>
          <w:szCs w:val="22"/>
        </w:rPr>
        <w:t>et al.</w:t>
      </w:r>
      <w:r w:rsidR="009D6679" w:rsidRPr="008A184E">
        <w:rPr>
          <w:rFonts w:asciiTheme="minorHAnsi" w:hAnsiTheme="minorHAnsi" w:cstheme="minorHAnsi"/>
          <w:noProof/>
          <w:sz w:val="22"/>
          <w:szCs w:val="22"/>
        </w:rPr>
        <w:t>, 2011)</w:t>
      </w:r>
      <w:r w:rsidR="009D6679" w:rsidRPr="008A184E">
        <w:rPr>
          <w:rFonts w:asciiTheme="minorHAnsi" w:hAnsiTheme="minorHAnsi" w:cstheme="minorHAnsi"/>
          <w:sz w:val="22"/>
          <w:szCs w:val="22"/>
        </w:rPr>
        <w:fldChar w:fldCharType="end"/>
      </w:r>
      <w:r w:rsidR="009D6679" w:rsidRPr="008A184E">
        <w:rPr>
          <w:rFonts w:asciiTheme="minorHAnsi" w:hAnsiTheme="minorHAnsi" w:cstheme="minorHAnsi"/>
          <w:sz w:val="22"/>
          <w:szCs w:val="22"/>
        </w:rPr>
        <w:t>.</w:t>
      </w:r>
    </w:p>
    <w:p w14:paraId="7751DA49" w14:textId="77777777" w:rsidR="009F0AF8" w:rsidRPr="008A184E" w:rsidRDefault="009F0AF8" w:rsidP="00D8113E">
      <w:pPr>
        <w:rPr>
          <w:rFonts w:asciiTheme="minorHAnsi" w:hAnsiTheme="minorHAnsi" w:cstheme="minorHAnsi"/>
          <w:sz w:val="22"/>
          <w:szCs w:val="22"/>
        </w:rPr>
      </w:pPr>
    </w:p>
    <w:p w14:paraId="3B73F33D" w14:textId="2C6FD181" w:rsidR="00B57152" w:rsidRPr="008A184E" w:rsidRDefault="009D6679" w:rsidP="00D8113E">
      <w:pPr>
        <w:rPr>
          <w:rFonts w:asciiTheme="minorHAnsi" w:hAnsiTheme="minorHAnsi" w:cstheme="minorHAnsi"/>
          <w:sz w:val="22"/>
          <w:szCs w:val="22"/>
        </w:rPr>
      </w:pPr>
      <w:r w:rsidRPr="008A184E">
        <w:rPr>
          <w:rFonts w:asciiTheme="minorHAnsi" w:hAnsiTheme="minorHAnsi" w:cstheme="minorHAnsi"/>
          <w:sz w:val="22"/>
          <w:szCs w:val="22"/>
        </w:rPr>
        <w:t xml:space="preserve">Human placental extracts from term deliveries further showed reductions in GLUT1 mRNA and protein expression after TA treatment along with reduced protein expression of GLUT3 but unaltered GLUT3 mRNA expression </w:t>
      </w:r>
      <w:r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5A62AD" w:rsidRPr="008A184E">
        <w:rPr>
          <w:rFonts w:asciiTheme="minorHAnsi" w:hAnsiTheme="minorHAnsi" w:cstheme="minorHAnsi"/>
          <w:sz w:val="22"/>
          <w:szCs w:val="22"/>
        </w:rPr>
        <w:t>Another study showed that h</w:t>
      </w:r>
      <w:r w:rsidR="00826EA5" w:rsidRPr="008A184E">
        <w:rPr>
          <w:rFonts w:asciiTheme="minorHAnsi" w:hAnsiTheme="minorHAnsi" w:cstheme="minorHAnsi"/>
          <w:sz w:val="22"/>
          <w:szCs w:val="22"/>
        </w:rPr>
        <w:t xml:space="preserve">uman placental extracts from term deliveries </w:t>
      </w:r>
      <w:r w:rsidRPr="008A184E">
        <w:rPr>
          <w:rFonts w:asciiTheme="minorHAnsi" w:hAnsiTheme="minorHAnsi" w:cstheme="minorHAnsi"/>
          <w:sz w:val="22"/>
          <w:szCs w:val="22"/>
        </w:rPr>
        <w:t>h</w:t>
      </w:r>
      <w:r w:rsidR="00826EA5" w:rsidRPr="008A184E">
        <w:rPr>
          <w:rFonts w:asciiTheme="minorHAnsi" w:hAnsiTheme="minorHAnsi" w:cstheme="minorHAnsi"/>
          <w:sz w:val="22"/>
          <w:szCs w:val="22"/>
        </w:rPr>
        <w:t>ad unaltered GLUT1</w:t>
      </w:r>
      <w:r w:rsidR="005E6FCA" w:rsidRPr="008A184E">
        <w:rPr>
          <w:rFonts w:asciiTheme="minorHAnsi" w:hAnsiTheme="minorHAnsi" w:cstheme="minorHAnsi"/>
          <w:sz w:val="22"/>
          <w:szCs w:val="22"/>
        </w:rPr>
        <w:t xml:space="preserve"> </w:t>
      </w:r>
      <w:r w:rsidR="00826EA5" w:rsidRPr="008A184E">
        <w:rPr>
          <w:rFonts w:asciiTheme="minorHAnsi" w:hAnsiTheme="minorHAnsi" w:cstheme="minorHAnsi"/>
          <w:sz w:val="22"/>
          <w:szCs w:val="22"/>
        </w:rPr>
        <w:t xml:space="preserve">mRNA expression but increased </w:t>
      </w:r>
      <w:r w:rsidR="005E6FCA" w:rsidRPr="008A184E">
        <w:rPr>
          <w:rFonts w:asciiTheme="minorHAnsi" w:hAnsiTheme="minorHAnsi" w:cstheme="minorHAnsi"/>
          <w:sz w:val="22"/>
          <w:szCs w:val="22"/>
        </w:rPr>
        <w:t xml:space="preserve">GLUT1 </w:t>
      </w:r>
      <w:r w:rsidR="00826EA5" w:rsidRPr="008A184E">
        <w:rPr>
          <w:rFonts w:asciiTheme="minorHAnsi" w:hAnsiTheme="minorHAnsi" w:cstheme="minorHAnsi"/>
          <w:sz w:val="22"/>
          <w:szCs w:val="22"/>
        </w:rPr>
        <w:t xml:space="preserve">protein expression when treated </w:t>
      </w:r>
      <w:r w:rsidR="001331F4" w:rsidRPr="008A184E">
        <w:rPr>
          <w:rFonts w:asciiTheme="minorHAnsi" w:hAnsiTheme="minorHAnsi" w:cstheme="minorHAnsi"/>
          <w:sz w:val="22"/>
          <w:szCs w:val="22"/>
        </w:rPr>
        <w:t>w</w:t>
      </w:r>
      <w:r w:rsidR="00826EA5" w:rsidRPr="008A184E">
        <w:rPr>
          <w:rFonts w:asciiTheme="minorHAnsi" w:hAnsiTheme="minorHAnsi" w:cstheme="minorHAnsi"/>
          <w:sz w:val="22"/>
          <w:szCs w:val="22"/>
        </w:rPr>
        <w:t>ith 1, 2, and 20 mg</w:t>
      </w:r>
      <w:r w:rsidR="001331F4" w:rsidRPr="008A184E">
        <w:rPr>
          <w:rFonts w:asciiTheme="minorHAnsi" w:hAnsiTheme="minorHAnsi" w:cstheme="minorHAnsi"/>
          <w:sz w:val="22"/>
          <w:szCs w:val="22"/>
        </w:rPr>
        <w:t>/</w:t>
      </w:r>
      <w:r w:rsidR="00826EA5" w:rsidRPr="008A184E">
        <w:rPr>
          <w:rFonts w:asciiTheme="minorHAnsi" w:hAnsiTheme="minorHAnsi" w:cstheme="minorHAnsi"/>
          <w:sz w:val="22"/>
          <w:szCs w:val="22"/>
        </w:rPr>
        <w:t xml:space="preserve">ml of hydrocortisone </w:t>
      </w:r>
      <w:r w:rsidR="001331F4" w:rsidRPr="008A184E">
        <w:rPr>
          <w:rFonts w:asciiTheme="minorHAnsi" w:hAnsiTheme="minorHAnsi" w:cstheme="minorHAnsi"/>
          <w:sz w:val="22"/>
          <w:szCs w:val="22"/>
        </w:rPr>
        <w:fldChar w:fldCharType="begin" w:fldLock="1"/>
      </w:r>
      <w:r w:rsidR="006B24DC"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1331F4" w:rsidRPr="008A184E">
        <w:rPr>
          <w:rFonts w:asciiTheme="minorHAnsi" w:hAnsiTheme="minorHAnsi" w:cstheme="minorHAnsi"/>
          <w:sz w:val="22"/>
          <w:szCs w:val="22"/>
        </w:rPr>
        <w:fldChar w:fldCharType="separate"/>
      </w:r>
      <w:r w:rsidR="001331F4" w:rsidRPr="008A184E">
        <w:rPr>
          <w:rFonts w:asciiTheme="minorHAnsi" w:hAnsiTheme="minorHAnsi" w:cstheme="minorHAnsi"/>
          <w:noProof/>
          <w:sz w:val="22"/>
          <w:szCs w:val="22"/>
        </w:rPr>
        <w:t xml:space="preserve">(Mateos </w:t>
      </w:r>
      <w:r w:rsidR="001331F4" w:rsidRPr="008A184E">
        <w:rPr>
          <w:rFonts w:asciiTheme="minorHAnsi" w:hAnsiTheme="minorHAnsi" w:cstheme="minorHAnsi"/>
          <w:i/>
          <w:noProof/>
          <w:sz w:val="22"/>
          <w:szCs w:val="22"/>
        </w:rPr>
        <w:t>et al.</w:t>
      </w:r>
      <w:r w:rsidR="001331F4" w:rsidRPr="008A184E">
        <w:rPr>
          <w:rFonts w:asciiTheme="minorHAnsi" w:hAnsiTheme="minorHAnsi" w:cstheme="minorHAnsi"/>
          <w:noProof/>
          <w:sz w:val="22"/>
          <w:szCs w:val="22"/>
        </w:rPr>
        <w:t>, 2018)</w:t>
      </w:r>
      <w:r w:rsidR="001331F4" w:rsidRPr="008A184E">
        <w:rPr>
          <w:rFonts w:asciiTheme="minorHAnsi" w:hAnsiTheme="minorHAnsi" w:cstheme="minorHAnsi"/>
          <w:sz w:val="22"/>
          <w:szCs w:val="22"/>
        </w:rPr>
        <w:fldChar w:fldCharType="end"/>
      </w:r>
      <w:r w:rsidR="001331F4" w:rsidRPr="008A184E">
        <w:rPr>
          <w:rFonts w:asciiTheme="minorHAnsi" w:hAnsiTheme="minorHAnsi" w:cstheme="minorHAnsi"/>
          <w:sz w:val="22"/>
          <w:szCs w:val="22"/>
        </w:rPr>
        <w:t>.</w:t>
      </w:r>
      <w:r w:rsidR="005E6FCA" w:rsidRPr="008A184E">
        <w:rPr>
          <w:rFonts w:asciiTheme="minorHAnsi" w:hAnsiTheme="minorHAnsi" w:cstheme="minorHAnsi"/>
          <w:sz w:val="22"/>
          <w:szCs w:val="22"/>
        </w:rPr>
        <w:t xml:space="preserve"> </w:t>
      </w:r>
      <w:r w:rsidR="00762C07" w:rsidRPr="008A184E">
        <w:rPr>
          <w:rFonts w:asciiTheme="minorHAnsi" w:hAnsiTheme="minorHAnsi" w:cstheme="minorHAnsi"/>
          <w:sz w:val="22"/>
          <w:szCs w:val="22"/>
        </w:rPr>
        <w:t xml:space="preserve">GLUT3 </w:t>
      </w:r>
      <w:r w:rsidR="005E6FCA" w:rsidRPr="008A184E">
        <w:rPr>
          <w:rFonts w:asciiTheme="minorHAnsi" w:hAnsiTheme="minorHAnsi" w:cstheme="minorHAnsi"/>
          <w:sz w:val="22"/>
          <w:szCs w:val="22"/>
        </w:rPr>
        <w:t xml:space="preserve">mRNA expression was increased when placental explants were treated with 2mg/ml hydrocortisone only </w:t>
      </w:r>
      <w:r w:rsidR="005E6FCA" w:rsidRPr="008A184E">
        <w:rPr>
          <w:rFonts w:asciiTheme="minorHAnsi" w:hAnsiTheme="minorHAnsi" w:cstheme="minorHAnsi"/>
          <w:sz w:val="22"/>
          <w:szCs w:val="22"/>
        </w:rPr>
        <w:fldChar w:fldCharType="begin" w:fldLock="1"/>
      </w:r>
      <w:r w:rsidR="006B24DC"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5E6FCA" w:rsidRPr="008A184E">
        <w:rPr>
          <w:rFonts w:asciiTheme="minorHAnsi" w:hAnsiTheme="minorHAnsi" w:cstheme="minorHAnsi"/>
          <w:sz w:val="22"/>
          <w:szCs w:val="22"/>
        </w:rPr>
        <w:fldChar w:fldCharType="separate"/>
      </w:r>
      <w:r w:rsidR="005E6FCA" w:rsidRPr="008A184E">
        <w:rPr>
          <w:rFonts w:asciiTheme="minorHAnsi" w:hAnsiTheme="minorHAnsi" w:cstheme="minorHAnsi"/>
          <w:noProof/>
          <w:sz w:val="22"/>
          <w:szCs w:val="22"/>
        </w:rPr>
        <w:t xml:space="preserve">(Mateos </w:t>
      </w:r>
      <w:r w:rsidR="005E6FCA" w:rsidRPr="008A184E">
        <w:rPr>
          <w:rFonts w:asciiTheme="minorHAnsi" w:hAnsiTheme="minorHAnsi" w:cstheme="minorHAnsi"/>
          <w:i/>
          <w:noProof/>
          <w:sz w:val="22"/>
          <w:szCs w:val="22"/>
        </w:rPr>
        <w:t>et al.</w:t>
      </w:r>
      <w:r w:rsidR="005E6FCA" w:rsidRPr="008A184E">
        <w:rPr>
          <w:rFonts w:asciiTheme="minorHAnsi" w:hAnsiTheme="minorHAnsi" w:cstheme="minorHAnsi"/>
          <w:noProof/>
          <w:sz w:val="22"/>
          <w:szCs w:val="22"/>
        </w:rPr>
        <w:t>, 2018)</w:t>
      </w:r>
      <w:r w:rsidR="005E6FCA" w:rsidRPr="008A184E">
        <w:rPr>
          <w:rFonts w:asciiTheme="minorHAnsi" w:hAnsiTheme="minorHAnsi" w:cstheme="minorHAnsi"/>
          <w:sz w:val="22"/>
          <w:szCs w:val="22"/>
        </w:rPr>
        <w:fldChar w:fldCharType="end"/>
      </w:r>
      <w:r w:rsidR="005E6FCA" w:rsidRPr="008A184E">
        <w:rPr>
          <w:rFonts w:asciiTheme="minorHAnsi" w:hAnsiTheme="minorHAnsi" w:cstheme="minorHAnsi"/>
          <w:sz w:val="22"/>
          <w:szCs w:val="22"/>
        </w:rPr>
        <w:t>.</w:t>
      </w:r>
      <w:r w:rsidR="00E859AB" w:rsidRPr="008A184E">
        <w:rPr>
          <w:rFonts w:asciiTheme="minorHAnsi" w:hAnsiTheme="minorHAnsi" w:cstheme="minorHAnsi"/>
          <w:sz w:val="22"/>
          <w:szCs w:val="22"/>
        </w:rPr>
        <w:t xml:space="preserve"> Despite the increased GLUT3 mRNA expression at 2mg/ml and the increased GLUT1 protein expression at all doses of hydrocortisone, placental uptake of radiolabeled glucose was decreased by 30-40% when explants were treated with 2 and 20 mg/ml hydrocortisone </w:t>
      </w:r>
      <w:r w:rsidR="00E859AB" w:rsidRPr="008A184E">
        <w:rPr>
          <w:rFonts w:asciiTheme="minorHAnsi" w:hAnsiTheme="minorHAnsi" w:cstheme="minorHAnsi"/>
          <w:sz w:val="22"/>
          <w:szCs w:val="22"/>
        </w:rPr>
        <w:fldChar w:fldCharType="begin" w:fldLock="1"/>
      </w:r>
      <w:r w:rsidR="006B24DC"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E859AB" w:rsidRPr="008A184E">
        <w:rPr>
          <w:rFonts w:asciiTheme="minorHAnsi" w:hAnsiTheme="minorHAnsi" w:cstheme="minorHAnsi"/>
          <w:sz w:val="22"/>
          <w:szCs w:val="22"/>
        </w:rPr>
        <w:fldChar w:fldCharType="separate"/>
      </w:r>
      <w:r w:rsidR="00E859AB" w:rsidRPr="008A184E">
        <w:rPr>
          <w:rFonts w:asciiTheme="minorHAnsi" w:hAnsiTheme="minorHAnsi" w:cstheme="minorHAnsi"/>
          <w:noProof/>
          <w:sz w:val="22"/>
          <w:szCs w:val="22"/>
        </w:rPr>
        <w:t xml:space="preserve">(Mateos </w:t>
      </w:r>
      <w:r w:rsidR="00E859AB" w:rsidRPr="008A184E">
        <w:rPr>
          <w:rFonts w:asciiTheme="minorHAnsi" w:hAnsiTheme="minorHAnsi" w:cstheme="minorHAnsi"/>
          <w:i/>
          <w:noProof/>
          <w:sz w:val="22"/>
          <w:szCs w:val="22"/>
        </w:rPr>
        <w:t>et al.</w:t>
      </w:r>
      <w:r w:rsidR="00E859AB" w:rsidRPr="008A184E">
        <w:rPr>
          <w:rFonts w:asciiTheme="minorHAnsi" w:hAnsiTheme="minorHAnsi" w:cstheme="minorHAnsi"/>
          <w:noProof/>
          <w:sz w:val="22"/>
          <w:szCs w:val="22"/>
        </w:rPr>
        <w:t>, 2018)</w:t>
      </w:r>
      <w:r w:rsidR="00E859AB" w:rsidRPr="008A184E">
        <w:rPr>
          <w:rFonts w:asciiTheme="minorHAnsi" w:hAnsiTheme="minorHAnsi" w:cstheme="minorHAnsi"/>
          <w:sz w:val="22"/>
          <w:szCs w:val="22"/>
        </w:rPr>
        <w:fldChar w:fldCharType="end"/>
      </w:r>
      <w:r w:rsidR="00E859AB" w:rsidRPr="008A184E">
        <w:rPr>
          <w:rFonts w:asciiTheme="minorHAnsi" w:hAnsiTheme="minorHAnsi" w:cstheme="minorHAnsi"/>
          <w:sz w:val="22"/>
          <w:szCs w:val="22"/>
        </w:rPr>
        <w:t>.</w:t>
      </w:r>
      <w:r w:rsidR="00F1137D" w:rsidRPr="008A184E">
        <w:rPr>
          <w:rFonts w:asciiTheme="minorHAnsi" w:hAnsiTheme="minorHAnsi" w:cstheme="minorHAnsi"/>
          <w:sz w:val="22"/>
          <w:szCs w:val="22"/>
        </w:rPr>
        <w:t xml:space="preserve"> </w:t>
      </w:r>
    </w:p>
    <w:p w14:paraId="58C51AE0" w14:textId="1CA4FB7D" w:rsidR="00B92933" w:rsidRPr="008A184E" w:rsidRDefault="00B92933" w:rsidP="00D8113E">
      <w:pPr>
        <w:rPr>
          <w:rFonts w:asciiTheme="minorHAnsi" w:hAnsiTheme="minorHAnsi" w:cstheme="minorHAnsi"/>
          <w:sz w:val="22"/>
          <w:szCs w:val="22"/>
        </w:rPr>
      </w:pPr>
      <w:r w:rsidRPr="008A184E">
        <w:rPr>
          <w:rFonts w:asciiTheme="minorHAnsi" w:hAnsiTheme="minorHAnsi" w:cstheme="minorHAnsi"/>
          <w:sz w:val="22"/>
          <w:szCs w:val="22"/>
        </w:rPr>
        <w:t xml:space="preserve">Refer to </w:t>
      </w:r>
      <w:r w:rsidRPr="008A184E">
        <w:rPr>
          <w:rFonts w:asciiTheme="minorHAnsi" w:hAnsiTheme="minorHAnsi" w:cstheme="minorHAnsi"/>
          <w:i/>
          <w:sz w:val="22"/>
          <w:szCs w:val="22"/>
        </w:rPr>
        <w:t>Appendix A</w:t>
      </w:r>
      <w:r w:rsidRPr="008A184E">
        <w:rPr>
          <w:rFonts w:asciiTheme="minorHAnsi" w:hAnsiTheme="minorHAnsi" w:cstheme="minorHAnsi"/>
          <w:sz w:val="22"/>
          <w:szCs w:val="22"/>
        </w:rPr>
        <w:t xml:space="preserve"> for a table summary of results.  </w:t>
      </w:r>
    </w:p>
    <w:p w14:paraId="4C54157B" w14:textId="5D1F364B" w:rsidR="00B57152" w:rsidRPr="008A184E" w:rsidRDefault="00B57152" w:rsidP="00D8113E">
      <w:pPr>
        <w:rPr>
          <w:rFonts w:asciiTheme="minorHAnsi" w:hAnsiTheme="minorHAnsi" w:cstheme="minorHAnsi"/>
          <w:sz w:val="22"/>
          <w:szCs w:val="22"/>
        </w:rPr>
      </w:pPr>
    </w:p>
    <w:p w14:paraId="1172D409" w14:textId="257A4BF9" w:rsidR="005A62AD" w:rsidRPr="008A184E" w:rsidRDefault="005A62AD" w:rsidP="00C453B5">
      <w:pPr>
        <w:pStyle w:val="Heading3"/>
        <w:rPr>
          <w:rFonts w:asciiTheme="minorHAnsi" w:hAnsiTheme="minorHAnsi" w:cstheme="minorHAnsi"/>
        </w:rPr>
      </w:pPr>
      <w:bookmarkStart w:id="17" w:name="_Toc16512870"/>
      <w:r w:rsidRPr="008A184E">
        <w:rPr>
          <w:rFonts w:asciiTheme="minorHAnsi" w:hAnsiTheme="minorHAnsi" w:cstheme="minorHAnsi"/>
        </w:rPr>
        <w:t>Amino Acid Tra</w:t>
      </w:r>
      <w:r w:rsidR="00C453B5" w:rsidRPr="008A184E">
        <w:rPr>
          <w:rFonts w:asciiTheme="minorHAnsi" w:hAnsiTheme="minorHAnsi" w:cstheme="minorHAnsi"/>
        </w:rPr>
        <w:t>ns</w:t>
      </w:r>
      <w:r w:rsidRPr="008A184E">
        <w:rPr>
          <w:rFonts w:asciiTheme="minorHAnsi" w:hAnsiTheme="minorHAnsi" w:cstheme="minorHAnsi"/>
        </w:rPr>
        <w:t>porters</w:t>
      </w:r>
      <w:bookmarkEnd w:id="17"/>
      <w:r w:rsidRPr="008A184E">
        <w:rPr>
          <w:rFonts w:asciiTheme="minorHAnsi" w:hAnsiTheme="minorHAnsi" w:cstheme="minorHAnsi"/>
        </w:rPr>
        <w:t xml:space="preserve"> </w:t>
      </w:r>
    </w:p>
    <w:p w14:paraId="5F569DC6" w14:textId="53FD032E" w:rsidR="009B4159" w:rsidRPr="008A184E" w:rsidRDefault="00CA5BE8" w:rsidP="003E4494">
      <w:pPr>
        <w:rPr>
          <w:rFonts w:asciiTheme="minorHAnsi" w:hAnsiTheme="minorHAnsi" w:cstheme="minorHAnsi"/>
        </w:rPr>
      </w:pPr>
      <w:r w:rsidRPr="008A184E">
        <w:rPr>
          <w:rFonts w:asciiTheme="minorHAnsi" w:hAnsiTheme="minorHAnsi" w:cstheme="minorHAnsi"/>
          <w:sz w:val="22"/>
          <w:szCs w:val="22"/>
        </w:rPr>
        <w:t>Amino acid concentrations are higher in the fet</w:t>
      </w:r>
      <w:r w:rsidR="007A5832" w:rsidRPr="008A184E">
        <w:rPr>
          <w:rFonts w:asciiTheme="minorHAnsi" w:hAnsiTheme="minorHAnsi" w:cstheme="minorHAnsi"/>
          <w:sz w:val="22"/>
          <w:szCs w:val="22"/>
        </w:rPr>
        <w:t>al umbilical vein</w:t>
      </w:r>
      <w:r w:rsidRPr="008A184E">
        <w:rPr>
          <w:rFonts w:asciiTheme="minorHAnsi" w:hAnsiTheme="minorHAnsi" w:cstheme="minorHAnsi"/>
          <w:sz w:val="22"/>
          <w:szCs w:val="22"/>
        </w:rPr>
        <w:t xml:space="preserve"> than in the mother</w:t>
      </w:r>
      <w:r w:rsidR="007A5832" w:rsidRPr="008A184E">
        <w:rPr>
          <w:rFonts w:asciiTheme="minorHAnsi" w:hAnsiTheme="minorHAnsi" w:cstheme="minorHAnsi"/>
          <w:sz w:val="22"/>
          <w:szCs w:val="22"/>
        </w:rPr>
        <w:t>’s circulation</w:t>
      </w:r>
      <w:r w:rsidRPr="008A184E">
        <w:rPr>
          <w:rFonts w:asciiTheme="minorHAnsi" w:hAnsiTheme="minorHAnsi" w:cstheme="minorHAnsi"/>
          <w:sz w:val="22"/>
          <w:szCs w:val="22"/>
        </w:rPr>
        <w:t xml:space="preserve"> showing a need for active transport of amino acids through the placenta</w:t>
      </w:r>
      <w:r w:rsidR="007A5832" w:rsidRPr="008A184E">
        <w:rPr>
          <w:rFonts w:asciiTheme="minorHAnsi" w:hAnsiTheme="minorHAnsi" w:cstheme="minorHAnsi"/>
          <w:sz w:val="22"/>
          <w:szCs w:val="22"/>
        </w:rPr>
        <w:t xml:space="preserve"> </w:t>
      </w:r>
      <w:r w:rsidR="007A5832" w:rsidRPr="008A184E">
        <w:rPr>
          <w:rFonts w:asciiTheme="minorHAnsi" w:hAnsiTheme="minorHAnsi" w:cstheme="minorHAnsi"/>
          <w:sz w:val="22"/>
          <w:szCs w:val="22"/>
        </w:rPr>
        <w:fldChar w:fldCharType="begin" w:fldLock="1"/>
      </w:r>
      <w:r w:rsidR="00B5476C" w:rsidRPr="008A184E">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007A5832" w:rsidRPr="008A184E">
        <w:rPr>
          <w:rFonts w:asciiTheme="minorHAnsi" w:hAnsiTheme="minorHAnsi" w:cstheme="minorHAnsi"/>
          <w:sz w:val="22"/>
          <w:szCs w:val="22"/>
        </w:rPr>
        <w:fldChar w:fldCharType="separate"/>
      </w:r>
      <w:r w:rsidR="007A5832" w:rsidRPr="008A184E">
        <w:rPr>
          <w:rFonts w:asciiTheme="minorHAnsi" w:hAnsiTheme="minorHAnsi" w:cstheme="minorHAnsi"/>
          <w:noProof/>
          <w:sz w:val="22"/>
          <w:szCs w:val="22"/>
        </w:rPr>
        <w:t xml:space="preserve">(Cetin </w:t>
      </w:r>
      <w:r w:rsidR="007A5832" w:rsidRPr="008A184E">
        <w:rPr>
          <w:rFonts w:asciiTheme="minorHAnsi" w:hAnsiTheme="minorHAnsi" w:cstheme="minorHAnsi"/>
          <w:i/>
          <w:noProof/>
          <w:sz w:val="22"/>
          <w:szCs w:val="22"/>
        </w:rPr>
        <w:t>et al.</w:t>
      </w:r>
      <w:r w:rsidR="007A5832" w:rsidRPr="008A184E">
        <w:rPr>
          <w:rFonts w:asciiTheme="minorHAnsi" w:hAnsiTheme="minorHAnsi" w:cstheme="minorHAnsi"/>
          <w:noProof/>
          <w:sz w:val="22"/>
          <w:szCs w:val="22"/>
        </w:rPr>
        <w:t>, 1996)</w:t>
      </w:r>
      <w:r w:rsidR="007A5832" w:rsidRPr="008A184E">
        <w:rPr>
          <w:rFonts w:asciiTheme="minorHAnsi" w:hAnsiTheme="minorHAnsi" w:cstheme="minorHAnsi"/>
          <w:sz w:val="22"/>
          <w:szCs w:val="22"/>
        </w:rPr>
        <w:fldChar w:fldCharType="end"/>
      </w:r>
      <w:r w:rsidR="007A5832" w:rsidRPr="008A184E">
        <w:rPr>
          <w:rFonts w:asciiTheme="minorHAnsi" w:hAnsiTheme="minorHAnsi" w:cstheme="minorHAnsi"/>
          <w:sz w:val="22"/>
          <w:szCs w:val="22"/>
        </w:rPr>
        <w:t>.</w:t>
      </w:r>
      <w:r w:rsidR="001E124C" w:rsidRPr="008A184E">
        <w:rPr>
          <w:rFonts w:asciiTheme="minorHAnsi" w:hAnsiTheme="minorHAnsi" w:cstheme="minorHAnsi"/>
          <w:sz w:val="22"/>
          <w:szCs w:val="22"/>
        </w:rPr>
        <w:t xml:space="preserve"> </w:t>
      </w:r>
      <w:r w:rsidR="0002196E" w:rsidRPr="008A184E">
        <w:rPr>
          <w:rFonts w:asciiTheme="minorHAnsi" w:hAnsiTheme="minorHAnsi" w:cstheme="minorHAnsi"/>
          <w:sz w:val="22"/>
          <w:szCs w:val="22"/>
        </w:rPr>
        <w:t>Several transport systems exist on the placental membrane including</w:t>
      </w:r>
      <w:r w:rsidR="005F1EC7" w:rsidRPr="008A184E">
        <w:rPr>
          <w:rFonts w:asciiTheme="minorHAnsi" w:hAnsiTheme="minorHAnsi" w:cstheme="minorHAnsi"/>
          <w:sz w:val="22"/>
          <w:szCs w:val="22"/>
        </w:rPr>
        <w:t xml:space="preserve">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005F1EC7" w:rsidRPr="008A184E">
        <w:rPr>
          <w:rFonts w:asciiTheme="minorHAnsi" w:hAnsiTheme="minorHAnsi" w:cstheme="minorHAnsi"/>
          <w:sz w:val="22"/>
          <w:szCs w:val="22"/>
          <w:shd w:val="clear" w:color="auto" w:fill="FFFFFF"/>
        </w:rPr>
        <w:t>β, system y+</w:t>
      </w:r>
      <w:r w:rsidR="002950AE" w:rsidRPr="008A184E">
        <w:rPr>
          <w:rFonts w:asciiTheme="minorHAnsi" w:hAnsiTheme="minorHAnsi" w:cstheme="minorHAnsi"/>
          <w:sz w:val="22"/>
          <w:szCs w:val="22"/>
          <w:shd w:val="clear" w:color="auto" w:fill="FFFFFF"/>
        </w:rPr>
        <w:t>, and</w:t>
      </w:r>
      <w:r w:rsidR="005F1EC7" w:rsidRPr="008A184E">
        <w:rPr>
          <w:rFonts w:asciiTheme="minorHAnsi" w:hAnsiTheme="minorHAnsi" w:cstheme="minorHAnsi"/>
          <w:sz w:val="22"/>
          <w:szCs w:val="22"/>
          <w:shd w:val="clear" w:color="auto" w:fill="FFFFFF"/>
        </w:rPr>
        <w:t xml:space="preserve"> other</w:t>
      </w:r>
      <w:r w:rsidR="002950AE" w:rsidRPr="008A184E">
        <w:rPr>
          <w:rFonts w:asciiTheme="minorHAnsi" w:hAnsiTheme="minorHAnsi" w:cstheme="minorHAnsi"/>
          <w:sz w:val="22"/>
          <w:szCs w:val="22"/>
          <w:shd w:val="clear" w:color="auto" w:fill="FFFFFF"/>
        </w:rPr>
        <w:t xml:space="preserve"> systems</w:t>
      </w:r>
      <w:r w:rsidR="005F1EC7" w:rsidRPr="008A184E">
        <w:rPr>
          <w:rFonts w:asciiTheme="minorHAnsi" w:hAnsiTheme="minorHAnsi" w:cstheme="minorHAnsi"/>
          <w:sz w:val="22"/>
          <w:szCs w:val="22"/>
          <w:shd w:val="clear" w:color="auto" w:fill="FFFFFF"/>
        </w:rPr>
        <w:t xml:space="preserve"> </w:t>
      </w:r>
      <w:r w:rsidR="00B5476C" w:rsidRPr="008A184E">
        <w:rPr>
          <w:rFonts w:asciiTheme="minorHAnsi" w:hAnsiTheme="minorHAnsi" w:cstheme="minorHAnsi"/>
          <w:sz w:val="22"/>
          <w:szCs w:val="22"/>
          <w:shd w:val="clear" w:color="auto" w:fill="FFFFFF"/>
        </w:rPr>
        <w:fldChar w:fldCharType="begin" w:fldLock="1"/>
      </w:r>
      <w:r w:rsidR="00E841ED" w:rsidRPr="008A184E">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00B5476C" w:rsidRPr="008A184E">
        <w:rPr>
          <w:rFonts w:asciiTheme="minorHAnsi" w:hAnsiTheme="minorHAnsi" w:cstheme="minorHAnsi"/>
          <w:sz w:val="22"/>
          <w:szCs w:val="22"/>
          <w:shd w:val="clear" w:color="auto" w:fill="FFFFFF"/>
        </w:rPr>
        <w:fldChar w:fldCharType="separate"/>
      </w:r>
      <w:r w:rsidR="00C651F8" w:rsidRPr="008A184E">
        <w:rPr>
          <w:rFonts w:asciiTheme="minorHAnsi" w:hAnsiTheme="minorHAnsi" w:cstheme="minorHAnsi"/>
          <w:noProof/>
          <w:sz w:val="22"/>
          <w:szCs w:val="22"/>
          <w:shd w:val="clear" w:color="auto" w:fill="FFFFFF"/>
        </w:rPr>
        <w:t xml:space="preserve">(Regnault </w:t>
      </w:r>
      <w:r w:rsidR="00C651F8" w:rsidRPr="008A184E">
        <w:rPr>
          <w:rFonts w:asciiTheme="minorHAnsi" w:hAnsiTheme="minorHAnsi" w:cstheme="minorHAnsi"/>
          <w:i/>
          <w:noProof/>
          <w:sz w:val="22"/>
          <w:szCs w:val="22"/>
          <w:shd w:val="clear" w:color="auto" w:fill="FFFFFF"/>
        </w:rPr>
        <w:t>et al.</w:t>
      </w:r>
      <w:r w:rsidR="00C651F8" w:rsidRPr="008A184E">
        <w:rPr>
          <w:rFonts w:asciiTheme="minorHAnsi" w:hAnsiTheme="minorHAnsi" w:cstheme="minorHAnsi"/>
          <w:noProof/>
          <w:sz w:val="22"/>
          <w:szCs w:val="22"/>
          <w:shd w:val="clear" w:color="auto" w:fill="FFFFFF"/>
        </w:rPr>
        <w:t xml:space="preserve">, 2002; Gaccioli </w:t>
      </w:r>
      <w:r w:rsidR="00C651F8" w:rsidRPr="008A184E">
        <w:rPr>
          <w:rFonts w:asciiTheme="minorHAnsi" w:hAnsiTheme="minorHAnsi" w:cstheme="minorHAnsi"/>
          <w:i/>
          <w:noProof/>
          <w:sz w:val="22"/>
          <w:szCs w:val="22"/>
          <w:shd w:val="clear" w:color="auto" w:fill="FFFFFF"/>
        </w:rPr>
        <w:t>et al.</w:t>
      </w:r>
      <w:r w:rsidR="00C651F8" w:rsidRPr="008A184E">
        <w:rPr>
          <w:rFonts w:asciiTheme="minorHAnsi" w:hAnsiTheme="minorHAnsi" w:cstheme="minorHAnsi"/>
          <w:noProof/>
          <w:sz w:val="22"/>
          <w:szCs w:val="22"/>
          <w:shd w:val="clear" w:color="auto" w:fill="FFFFFF"/>
        </w:rPr>
        <w:t xml:space="preserve">, 2015; Vaughan </w:t>
      </w:r>
      <w:r w:rsidR="00C651F8" w:rsidRPr="008A184E">
        <w:rPr>
          <w:rFonts w:asciiTheme="minorHAnsi" w:hAnsiTheme="minorHAnsi" w:cstheme="minorHAnsi"/>
          <w:i/>
          <w:noProof/>
          <w:sz w:val="22"/>
          <w:szCs w:val="22"/>
          <w:shd w:val="clear" w:color="auto" w:fill="FFFFFF"/>
        </w:rPr>
        <w:t>et al.</w:t>
      </w:r>
      <w:r w:rsidR="00C651F8" w:rsidRPr="008A184E">
        <w:rPr>
          <w:rFonts w:asciiTheme="minorHAnsi" w:hAnsiTheme="minorHAnsi" w:cstheme="minorHAnsi"/>
          <w:noProof/>
          <w:sz w:val="22"/>
          <w:szCs w:val="22"/>
          <w:shd w:val="clear" w:color="auto" w:fill="FFFFFF"/>
        </w:rPr>
        <w:t>, 2017)</w:t>
      </w:r>
      <w:r w:rsidR="00B5476C" w:rsidRPr="008A184E">
        <w:rPr>
          <w:rFonts w:asciiTheme="minorHAnsi" w:hAnsiTheme="minorHAnsi" w:cstheme="minorHAnsi"/>
          <w:sz w:val="22"/>
          <w:szCs w:val="22"/>
          <w:shd w:val="clear" w:color="auto" w:fill="FFFFFF"/>
        </w:rPr>
        <w:fldChar w:fldCharType="end"/>
      </w:r>
      <w:r w:rsidR="00193F83" w:rsidRPr="008A184E">
        <w:rPr>
          <w:rFonts w:asciiTheme="minorHAnsi" w:hAnsiTheme="minorHAnsi" w:cstheme="minorHAnsi"/>
          <w:sz w:val="22"/>
          <w:szCs w:val="22"/>
          <w:shd w:val="clear" w:color="auto" w:fill="FFFFFF"/>
        </w:rPr>
        <w:t xml:space="preserve">. </w:t>
      </w:r>
      <w:r w:rsidR="00461074" w:rsidRPr="008A184E">
        <w:rPr>
          <w:rFonts w:asciiTheme="minorHAnsi" w:hAnsiTheme="minorHAnsi" w:cstheme="minorHAnsi"/>
          <w:sz w:val="22"/>
          <w:szCs w:val="22"/>
        </w:rPr>
        <w:t>System A</w:t>
      </w:r>
      <w:r w:rsidR="00417971" w:rsidRPr="008A184E">
        <w:rPr>
          <w:rFonts w:asciiTheme="minorHAnsi" w:hAnsiTheme="minorHAnsi" w:cstheme="minorHAnsi"/>
          <w:sz w:val="22"/>
          <w:szCs w:val="22"/>
        </w:rPr>
        <w:t xml:space="preserve"> is sodium-dependent and allows transport of</w:t>
      </w:r>
      <w:r w:rsidR="00461074" w:rsidRPr="008A184E">
        <w:rPr>
          <w:rFonts w:asciiTheme="minorHAnsi" w:hAnsiTheme="minorHAnsi" w:cstheme="minorHAnsi"/>
          <w:sz w:val="22"/>
          <w:szCs w:val="22"/>
        </w:rPr>
        <w:t xml:space="preserve"> small non-branched amino acids like alanine and glycine </w:t>
      </w:r>
      <w:r w:rsidR="00417971"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417971" w:rsidRPr="008A184E">
        <w:rPr>
          <w:rFonts w:asciiTheme="minorHAnsi" w:hAnsiTheme="minorHAnsi" w:cstheme="minorHAnsi"/>
          <w:sz w:val="22"/>
          <w:szCs w:val="22"/>
        </w:rPr>
        <w:fldChar w:fldCharType="separate"/>
      </w:r>
      <w:r w:rsidR="00417971" w:rsidRPr="008A184E">
        <w:rPr>
          <w:rFonts w:asciiTheme="minorHAnsi" w:hAnsiTheme="minorHAnsi" w:cstheme="minorHAnsi"/>
          <w:noProof/>
          <w:sz w:val="22"/>
          <w:szCs w:val="22"/>
        </w:rPr>
        <w:t xml:space="preserve">(Jones </w:t>
      </w:r>
      <w:r w:rsidR="00417971" w:rsidRPr="008A184E">
        <w:rPr>
          <w:rFonts w:asciiTheme="minorHAnsi" w:hAnsiTheme="minorHAnsi" w:cstheme="minorHAnsi"/>
          <w:i/>
          <w:noProof/>
          <w:sz w:val="22"/>
          <w:szCs w:val="22"/>
        </w:rPr>
        <w:t>et al.</w:t>
      </w:r>
      <w:r w:rsidR="00417971" w:rsidRPr="008A184E">
        <w:rPr>
          <w:rFonts w:asciiTheme="minorHAnsi" w:hAnsiTheme="minorHAnsi" w:cstheme="minorHAnsi"/>
          <w:noProof/>
          <w:sz w:val="22"/>
          <w:szCs w:val="22"/>
        </w:rPr>
        <w:t>, 2006)</w:t>
      </w:r>
      <w:r w:rsidR="00417971" w:rsidRPr="008A184E">
        <w:rPr>
          <w:rFonts w:asciiTheme="minorHAnsi" w:hAnsiTheme="minorHAnsi" w:cstheme="minorHAnsi"/>
          <w:sz w:val="22"/>
          <w:szCs w:val="22"/>
        </w:rPr>
        <w:fldChar w:fldCharType="end"/>
      </w:r>
      <w:r w:rsidR="00C57F7C" w:rsidRPr="008A184E">
        <w:rPr>
          <w:rFonts w:asciiTheme="minorHAnsi" w:hAnsiTheme="minorHAnsi" w:cstheme="minorHAnsi"/>
          <w:sz w:val="22"/>
          <w:szCs w:val="22"/>
        </w:rPr>
        <w:t>, and it</w:t>
      </w:r>
      <w:r w:rsidR="00C651F8" w:rsidRPr="008A184E">
        <w:rPr>
          <w:rFonts w:asciiTheme="minorHAnsi" w:hAnsiTheme="minorHAnsi" w:cstheme="minorHAnsi"/>
          <w:sz w:val="22"/>
          <w:szCs w:val="22"/>
        </w:rPr>
        <w:t xml:space="preserve">s activity is strongly related to fetal growth with evidence suggesting that system A activity being negatively associated with the severity of IUGR </w:t>
      </w:r>
      <w:r w:rsidR="00C651F8" w:rsidRPr="008A184E">
        <w:rPr>
          <w:rFonts w:asciiTheme="minorHAnsi" w:hAnsiTheme="minorHAnsi" w:cstheme="minorHAnsi"/>
          <w:sz w:val="22"/>
          <w:szCs w:val="22"/>
        </w:rPr>
        <w:fldChar w:fldCharType="begin" w:fldLock="1"/>
      </w:r>
      <w:r w:rsidR="00E841ED" w:rsidRPr="008A184E">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00C651F8" w:rsidRPr="008A184E">
        <w:rPr>
          <w:rFonts w:asciiTheme="minorHAnsi" w:hAnsiTheme="minorHAnsi" w:cstheme="minorHAnsi"/>
          <w:sz w:val="22"/>
          <w:szCs w:val="22"/>
        </w:rPr>
        <w:fldChar w:fldCharType="separate"/>
      </w:r>
      <w:r w:rsidR="00C651F8" w:rsidRPr="008A184E">
        <w:rPr>
          <w:rFonts w:asciiTheme="minorHAnsi" w:hAnsiTheme="minorHAnsi" w:cstheme="minorHAnsi"/>
          <w:noProof/>
          <w:sz w:val="22"/>
          <w:szCs w:val="22"/>
        </w:rPr>
        <w:t xml:space="preserve">(Glazier </w:t>
      </w:r>
      <w:r w:rsidR="00C651F8" w:rsidRPr="008A184E">
        <w:rPr>
          <w:rFonts w:asciiTheme="minorHAnsi" w:hAnsiTheme="minorHAnsi" w:cstheme="minorHAnsi"/>
          <w:i/>
          <w:noProof/>
          <w:sz w:val="22"/>
          <w:szCs w:val="22"/>
        </w:rPr>
        <w:t>et al.</w:t>
      </w:r>
      <w:r w:rsidR="00C651F8" w:rsidRPr="008A184E">
        <w:rPr>
          <w:rFonts w:asciiTheme="minorHAnsi" w:hAnsiTheme="minorHAnsi" w:cstheme="minorHAnsi"/>
          <w:noProof/>
          <w:sz w:val="22"/>
          <w:szCs w:val="22"/>
        </w:rPr>
        <w:t xml:space="preserve">, 1997; Vaughan </w:t>
      </w:r>
      <w:r w:rsidR="00C651F8" w:rsidRPr="008A184E">
        <w:rPr>
          <w:rFonts w:asciiTheme="minorHAnsi" w:hAnsiTheme="minorHAnsi" w:cstheme="minorHAnsi"/>
          <w:i/>
          <w:noProof/>
          <w:sz w:val="22"/>
          <w:szCs w:val="22"/>
        </w:rPr>
        <w:t>et al.</w:t>
      </w:r>
      <w:r w:rsidR="00C651F8" w:rsidRPr="008A184E">
        <w:rPr>
          <w:rFonts w:asciiTheme="minorHAnsi" w:hAnsiTheme="minorHAnsi" w:cstheme="minorHAnsi"/>
          <w:noProof/>
          <w:sz w:val="22"/>
          <w:szCs w:val="22"/>
        </w:rPr>
        <w:t>, 2017)</w:t>
      </w:r>
      <w:r w:rsidR="00C651F8" w:rsidRPr="008A184E">
        <w:rPr>
          <w:rFonts w:asciiTheme="minorHAnsi" w:hAnsiTheme="minorHAnsi" w:cstheme="minorHAnsi"/>
          <w:sz w:val="22"/>
          <w:szCs w:val="22"/>
        </w:rPr>
        <w:fldChar w:fldCharType="end"/>
      </w:r>
      <w:r w:rsidR="00773337" w:rsidRPr="008A184E">
        <w:rPr>
          <w:rFonts w:asciiTheme="minorHAnsi" w:hAnsiTheme="minorHAnsi" w:cstheme="minorHAnsi"/>
          <w:sz w:val="22"/>
          <w:szCs w:val="22"/>
        </w:rPr>
        <w:t xml:space="preserve">. Hence, despite the presence of multiple placental amino acid transport systems, </w:t>
      </w:r>
      <w:r w:rsidR="00187EB9" w:rsidRPr="008A184E">
        <w:rPr>
          <w:rFonts w:asciiTheme="minorHAnsi" w:hAnsiTheme="minorHAnsi" w:cstheme="minorHAnsi"/>
          <w:sz w:val="22"/>
          <w:szCs w:val="22"/>
        </w:rPr>
        <w:t>system A was the main studied system in most of the currently available research.</w:t>
      </w:r>
    </w:p>
    <w:p w14:paraId="3E0D7625" w14:textId="77777777" w:rsidR="009B4159" w:rsidRPr="008A184E" w:rsidRDefault="009B4159" w:rsidP="003E4494">
      <w:pPr>
        <w:rPr>
          <w:rFonts w:asciiTheme="minorHAnsi" w:hAnsiTheme="minorHAnsi" w:cstheme="minorHAnsi"/>
          <w:sz w:val="22"/>
          <w:szCs w:val="22"/>
        </w:rPr>
      </w:pPr>
    </w:p>
    <w:p w14:paraId="3AEF873A" w14:textId="18EFAEB1" w:rsidR="003E4494" w:rsidRPr="008A184E" w:rsidRDefault="00D8113E" w:rsidP="003E4494">
      <w:pPr>
        <w:rPr>
          <w:rFonts w:asciiTheme="minorHAnsi" w:hAnsiTheme="minorHAnsi" w:cstheme="minorHAnsi"/>
          <w:sz w:val="22"/>
          <w:szCs w:val="22"/>
        </w:rPr>
      </w:pPr>
      <w:r w:rsidRPr="008A184E">
        <w:rPr>
          <w:rFonts w:asciiTheme="minorHAnsi" w:hAnsiTheme="minorHAnsi" w:cstheme="minorHAnsi"/>
          <w:sz w:val="22"/>
          <w:szCs w:val="22"/>
        </w:rPr>
        <w:lastRenderedPageBreak/>
        <w:t xml:space="preserve">Midgestation administration of dexamethasone in mice at E13.5 and E14.5 caused </w:t>
      </w:r>
      <w:r w:rsidR="00FA25BF" w:rsidRPr="008A184E">
        <w:rPr>
          <w:rFonts w:asciiTheme="minorHAnsi" w:hAnsiTheme="minorHAnsi" w:cstheme="minorHAnsi"/>
          <w:sz w:val="22"/>
          <w:szCs w:val="22"/>
        </w:rPr>
        <w:t>unaltered</w:t>
      </w:r>
      <w:r w:rsidRPr="008A184E">
        <w:rPr>
          <w:rFonts w:asciiTheme="minorHAnsi" w:hAnsiTheme="minorHAnsi" w:cstheme="minorHAnsi"/>
          <w:sz w:val="22"/>
          <w:szCs w:val="22"/>
        </w:rPr>
        <w:t xml:space="preserve"> placental System A </w:t>
      </w:r>
      <w:r w:rsidR="00CA0080" w:rsidRPr="008A184E">
        <w:rPr>
          <w:rFonts w:asciiTheme="minorHAnsi" w:hAnsiTheme="minorHAnsi" w:cstheme="minorHAnsi"/>
          <w:sz w:val="22"/>
          <w:szCs w:val="22"/>
        </w:rPr>
        <w:t xml:space="preserve">transfer of radiolabeled </w:t>
      </w:r>
      <w:r w:rsidRPr="008A184E">
        <w:rPr>
          <w:rFonts w:asciiTheme="minorHAnsi" w:hAnsiTheme="minorHAnsi" w:cstheme="minorHAnsi"/>
          <w:sz w:val="22"/>
          <w:szCs w:val="22"/>
        </w:rPr>
        <w:t xml:space="preserve">amino acid </w:t>
      </w:r>
      <w:r w:rsidR="00FA25BF" w:rsidRPr="008A184E">
        <w:rPr>
          <w:rFonts w:asciiTheme="minorHAnsi" w:hAnsiTheme="minorHAnsi" w:cstheme="minorHAnsi"/>
          <w:sz w:val="22"/>
          <w:szCs w:val="22"/>
        </w:rPr>
        <w:t xml:space="preserve">at E15.5 and E17.5 along with unchanged mRNA expression of SNAT1, SNAT2 and SNAT4 in male and female placentas </w:t>
      </w:r>
      <w:r w:rsidR="00FA25BF" w:rsidRPr="008A184E">
        <w:rPr>
          <w:rFonts w:asciiTheme="minorHAnsi" w:hAnsiTheme="minorHAnsi" w:cstheme="minorHAnsi"/>
          <w:sz w:val="22"/>
          <w:szCs w:val="22"/>
        </w:rPr>
        <w:fldChar w:fldCharType="begin" w:fldLock="1"/>
      </w:r>
      <w:r w:rsidR="00FA25BF"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FA25BF" w:rsidRPr="008A184E">
        <w:rPr>
          <w:rFonts w:asciiTheme="minorHAnsi" w:hAnsiTheme="minorHAnsi" w:cstheme="minorHAnsi"/>
          <w:sz w:val="22"/>
          <w:szCs w:val="22"/>
        </w:rPr>
        <w:fldChar w:fldCharType="separate"/>
      </w:r>
      <w:r w:rsidR="00FA25BF" w:rsidRPr="008A184E">
        <w:rPr>
          <w:rFonts w:asciiTheme="minorHAnsi" w:hAnsiTheme="minorHAnsi" w:cstheme="minorHAnsi"/>
          <w:noProof/>
          <w:sz w:val="22"/>
          <w:szCs w:val="22"/>
        </w:rPr>
        <w:t xml:space="preserve">(Audette </w:t>
      </w:r>
      <w:r w:rsidR="00FA25BF" w:rsidRPr="008A184E">
        <w:rPr>
          <w:rFonts w:asciiTheme="minorHAnsi" w:hAnsiTheme="minorHAnsi" w:cstheme="minorHAnsi"/>
          <w:i/>
          <w:noProof/>
          <w:sz w:val="22"/>
          <w:szCs w:val="22"/>
        </w:rPr>
        <w:t>et al.</w:t>
      </w:r>
      <w:r w:rsidR="00FA25BF" w:rsidRPr="008A184E">
        <w:rPr>
          <w:rFonts w:asciiTheme="minorHAnsi" w:hAnsiTheme="minorHAnsi" w:cstheme="minorHAnsi"/>
          <w:noProof/>
          <w:sz w:val="22"/>
          <w:szCs w:val="22"/>
        </w:rPr>
        <w:t>, 2011)</w:t>
      </w:r>
      <w:r w:rsidR="00FA25BF" w:rsidRPr="008A184E">
        <w:rPr>
          <w:rFonts w:asciiTheme="minorHAnsi" w:hAnsiTheme="minorHAnsi" w:cstheme="minorHAnsi"/>
          <w:sz w:val="22"/>
          <w:szCs w:val="22"/>
        </w:rPr>
        <w:fldChar w:fldCharType="end"/>
      </w:r>
      <w:r w:rsidR="00FA25BF" w:rsidRPr="008A184E">
        <w:rPr>
          <w:rFonts w:asciiTheme="minorHAnsi" w:hAnsiTheme="minorHAnsi" w:cstheme="minorHAnsi"/>
          <w:sz w:val="22"/>
          <w:szCs w:val="22"/>
        </w:rPr>
        <w:t xml:space="preserve">. </w:t>
      </w:r>
      <w:r w:rsidR="00AE1363" w:rsidRPr="008A184E">
        <w:rPr>
          <w:rFonts w:asciiTheme="minorHAnsi" w:hAnsiTheme="minorHAnsi" w:cstheme="minorHAnsi"/>
          <w:sz w:val="22"/>
          <w:szCs w:val="22"/>
        </w:rPr>
        <w:t>However, at E18.5, system</w:t>
      </w:r>
      <w:r w:rsidR="00260F5F" w:rsidRPr="008A184E">
        <w:rPr>
          <w:rFonts w:asciiTheme="minorHAnsi" w:hAnsiTheme="minorHAnsi" w:cstheme="minorHAnsi"/>
          <w:sz w:val="22"/>
          <w:szCs w:val="22"/>
        </w:rPr>
        <w:t xml:space="preserve"> </w:t>
      </w:r>
      <w:r w:rsidR="00AE1363" w:rsidRPr="008A184E">
        <w:rPr>
          <w:rFonts w:asciiTheme="minorHAnsi" w:hAnsiTheme="minorHAnsi" w:cstheme="minorHAnsi"/>
          <w:sz w:val="22"/>
          <w:szCs w:val="22"/>
        </w:rPr>
        <w:t xml:space="preserve">A mediated amino acid transfer </w:t>
      </w:r>
      <w:r w:rsidR="00857171" w:rsidRPr="008A184E">
        <w:rPr>
          <w:rFonts w:asciiTheme="minorHAnsi" w:hAnsiTheme="minorHAnsi" w:cstheme="minorHAnsi"/>
          <w:sz w:val="22"/>
          <w:szCs w:val="22"/>
        </w:rPr>
        <w:t xml:space="preserve">of radiolabeled amino acid </w:t>
      </w:r>
      <w:r w:rsidR="00AE1363" w:rsidRPr="008A184E">
        <w:rPr>
          <w:rFonts w:asciiTheme="minorHAnsi" w:hAnsiTheme="minorHAnsi" w:cstheme="minorHAnsi"/>
          <w:sz w:val="22"/>
          <w:szCs w:val="22"/>
        </w:rPr>
        <w:t xml:space="preserve">was reduced in male and female placentas </w:t>
      </w:r>
      <w:r w:rsidR="0084582F" w:rsidRPr="008A184E">
        <w:rPr>
          <w:rFonts w:asciiTheme="minorHAnsi" w:hAnsiTheme="minorHAnsi" w:cstheme="minorHAnsi"/>
          <w:sz w:val="22"/>
          <w:szCs w:val="22"/>
        </w:rPr>
        <w:t xml:space="preserve">despite no </w:t>
      </w:r>
      <w:r w:rsidR="00AE1363" w:rsidRPr="008A184E">
        <w:rPr>
          <w:rFonts w:asciiTheme="minorHAnsi" w:hAnsiTheme="minorHAnsi" w:cstheme="minorHAnsi"/>
          <w:sz w:val="22"/>
          <w:szCs w:val="22"/>
        </w:rPr>
        <w:t xml:space="preserve">significant changes in SNAT1, SNAT2, and SNAT4 </w:t>
      </w:r>
      <w:r w:rsidR="0084582F" w:rsidRPr="008A184E">
        <w:rPr>
          <w:rFonts w:asciiTheme="minorHAnsi" w:hAnsiTheme="minorHAnsi" w:cstheme="minorHAnsi"/>
          <w:sz w:val="22"/>
          <w:szCs w:val="22"/>
        </w:rPr>
        <w:t>transporter expression</w:t>
      </w:r>
      <w:r w:rsidR="00AE1363"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at E18.5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840434" w:rsidRPr="008A184E">
        <w:rPr>
          <w:rFonts w:asciiTheme="minorHAnsi" w:hAnsiTheme="minorHAnsi" w:cstheme="minorHAnsi"/>
          <w:sz w:val="22"/>
          <w:szCs w:val="22"/>
        </w:rPr>
        <w:t xml:space="preserve"> </w:t>
      </w:r>
      <w:r w:rsidR="00AE1363" w:rsidRPr="008A184E">
        <w:rPr>
          <w:rFonts w:asciiTheme="minorHAnsi" w:hAnsiTheme="minorHAnsi" w:cstheme="minorHAnsi"/>
          <w:sz w:val="22"/>
          <w:szCs w:val="22"/>
        </w:rPr>
        <w:t xml:space="preserve">This indicates a potential long-term effect of midgestational dexamethasone exposure on placental system </w:t>
      </w:r>
      <w:proofErr w:type="spellStart"/>
      <w:r w:rsidR="00AE1363" w:rsidRPr="008A184E">
        <w:rPr>
          <w:rFonts w:asciiTheme="minorHAnsi" w:hAnsiTheme="minorHAnsi" w:cstheme="minorHAnsi"/>
          <w:sz w:val="22"/>
          <w:szCs w:val="22"/>
        </w:rPr>
        <w:t>A</w:t>
      </w:r>
      <w:proofErr w:type="spellEnd"/>
      <w:r w:rsidR="00AE1363" w:rsidRPr="008A184E">
        <w:rPr>
          <w:rFonts w:asciiTheme="minorHAnsi" w:hAnsiTheme="minorHAnsi" w:cstheme="minorHAnsi"/>
          <w:sz w:val="22"/>
          <w:szCs w:val="22"/>
        </w:rPr>
        <w:t xml:space="preserve"> amino acid transfer </w:t>
      </w:r>
      <w:r w:rsidR="00AE1363" w:rsidRPr="008A184E">
        <w:rPr>
          <w:rFonts w:asciiTheme="minorHAnsi" w:hAnsiTheme="minorHAnsi" w:cstheme="minorHAnsi"/>
          <w:sz w:val="22"/>
          <w:szCs w:val="22"/>
        </w:rPr>
        <w:fldChar w:fldCharType="begin" w:fldLock="1"/>
      </w:r>
      <w:r w:rsidR="00AE1363"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AE1363" w:rsidRPr="008A184E">
        <w:rPr>
          <w:rFonts w:asciiTheme="minorHAnsi" w:hAnsiTheme="minorHAnsi" w:cstheme="minorHAnsi"/>
          <w:sz w:val="22"/>
          <w:szCs w:val="22"/>
        </w:rPr>
        <w:fldChar w:fldCharType="separate"/>
      </w:r>
      <w:r w:rsidR="00AE1363" w:rsidRPr="008A184E">
        <w:rPr>
          <w:rFonts w:asciiTheme="minorHAnsi" w:hAnsiTheme="minorHAnsi" w:cstheme="minorHAnsi"/>
          <w:noProof/>
          <w:sz w:val="22"/>
          <w:szCs w:val="22"/>
        </w:rPr>
        <w:t xml:space="preserve">(Audette </w:t>
      </w:r>
      <w:r w:rsidR="00AE1363" w:rsidRPr="008A184E">
        <w:rPr>
          <w:rFonts w:asciiTheme="minorHAnsi" w:hAnsiTheme="minorHAnsi" w:cstheme="minorHAnsi"/>
          <w:i/>
          <w:noProof/>
          <w:sz w:val="22"/>
          <w:szCs w:val="22"/>
        </w:rPr>
        <w:t>et al.</w:t>
      </w:r>
      <w:r w:rsidR="00AE1363" w:rsidRPr="008A184E">
        <w:rPr>
          <w:rFonts w:asciiTheme="minorHAnsi" w:hAnsiTheme="minorHAnsi" w:cstheme="minorHAnsi"/>
          <w:noProof/>
          <w:sz w:val="22"/>
          <w:szCs w:val="22"/>
        </w:rPr>
        <w:t>, 2011)</w:t>
      </w:r>
      <w:r w:rsidR="00AE1363" w:rsidRPr="008A184E">
        <w:rPr>
          <w:rFonts w:asciiTheme="minorHAnsi" w:hAnsiTheme="minorHAnsi" w:cstheme="minorHAnsi"/>
          <w:sz w:val="22"/>
          <w:szCs w:val="22"/>
        </w:rPr>
        <w:fldChar w:fldCharType="end"/>
      </w:r>
      <w:r w:rsidR="00AE1363" w:rsidRPr="008A184E">
        <w:rPr>
          <w:rFonts w:asciiTheme="minorHAnsi" w:hAnsiTheme="minorHAnsi" w:cstheme="minorHAnsi"/>
          <w:sz w:val="22"/>
          <w:szCs w:val="22"/>
        </w:rPr>
        <w:t>.</w:t>
      </w:r>
      <w:r w:rsidR="00C75649" w:rsidRPr="008A184E">
        <w:rPr>
          <w:rFonts w:asciiTheme="minorHAnsi" w:hAnsiTheme="minorHAnsi" w:cstheme="minorHAnsi"/>
          <w:sz w:val="22"/>
          <w:szCs w:val="22"/>
        </w:rPr>
        <w:t xml:space="preserve"> </w:t>
      </w:r>
      <w:r w:rsidR="00857171" w:rsidRPr="008A184E">
        <w:rPr>
          <w:rFonts w:asciiTheme="minorHAnsi" w:hAnsiTheme="minorHAnsi" w:cstheme="minorHAnsi"/>
          <w:sz w:val="22"/>
          <w:szCs w:val="22"/>
        </w:rPr>
        <w:t xml:space="preserve">Furthermore, </w:t>
      </w:r>
      <w:r w:rsidR="00980A48" w:rsidRPr="008A184E">
        <w:rPr>
          <w:rFonts w:asciiTheme="minorHAnsi" w:hAnsiTheme="minorHAnsi" w:cstheme="minorHAnsi"/>
          <w:sz w:val="22"/>
          <w:szCs w:val="22"/>
        </w:rPr>
        <w:t>at E16</w:t>
      </w:r>
      <w:r w:rsidR="009C14E7" w:rsidRPr="008A184E">
        <w:rPr>
          <w:rFonts w:asciiTheme="minorHAnsi" w:hAnsiTheme="minorHAnsi" w:cstheme="minorHAnsi"/>
          <w:sz w:val="22"/>
          <w:szCs w:val="22"/>
        </w:rPr>
        <w:t xml:space="preserve">, </w:t>
      </w:r>
      <w:r w:rsidR="00857171" w:rsidRPr="008A184E">
        <w:rPr>
          <w:rFonts w:asciiTheme="minorHAnsi" w:hAnsiTheme="minorHAnsi" w:cstheme="minorHAnsi"/>
          <w:sz w:val="22"/>
          <w:szCs w:val="22"/>
        </w:rPr>
        <w:t>m</w:t>
      </w:r>
      <w:r w:rsidR="00C75649" w:rsidRPr="008A184E">
        <w:rPr>
          <w:rFonts w:asciiTheme="minorHAnsi" w:hAnsiTheme="minorHAnsi" w:cstheme="minorHAnsi"/>
          <w:sz w:val="22"/>
          <w:szCs w:val="22"/>
        </w:rPr>
        <w:t xml:space="preserve">ice </w:t>
      </w:r>
      <w:r w:rsidR="0021588C" w:rsidRPr="008A184E">
        <w:rPr>
          <w:rFonts w:asciiTheme="minorHAnsi" w:hAnsiTheme="minorHAnsi" w:cstheme="minorHAnsi"/>
          <w:sz w:val="22"/>
          <w:szCs w:val="22"/>
        </w:rPr>
        <w:t>treated with dexamethasone</w:t>
      </w:r>
      <w:r w:rsidR="00C75649" w:rsidRPr="008A184E">
        <w:rPr>
          <w:rFonts w:asciiTheme="minorHAnsi" w:hAnsiTheme="minorHAnsi" w:cstheme="minorHAnsi"/>
          <w:sz w:val="22"/>
          <w:szCs w:val="22"/>
        </w:rPr>
        <w:t xml:space="preserve"> in their drinking water at E11-E16 showed unchanged fetal accumulation of radiolabeled amino acid despite </w:t>
      </w:r>
      <w:r w:rsidR="0021588C" w:rsidRPr="008A184E">
        <w:rPr>
          <w:rFonts w:asciiTheme="minorHAnsi" w:hAnsiTheme="minorHAnsi" w:cstheme="minorHAnsi"/>
          <w:sz w:val="22"/>
          <w:szCs w:val="22"/>
        </w:rPr>
        <w:t>a 35%</w:t>
      </w:r>
      <w:r w:rsidR="00C75649" w:rsidRPr="008A184E">
        <w:rPr>
          <w:rFonts w:asciiTheme="minorHAnsi" w:hAnsiTheme="minorHAnsi" w:cstheme="minorHAnsi"/>
          <w:sz w:val="22"/>
          <w:szCs w:val="22"/>
        </w:rPr>
        <w:t xml:space="preserve"> </w:t>
      </w:r>
      <w:r w:rsidR="00857171" w:rsidRPr="008A184E">
        <w:rPr>
          <w:rFonts w:asciiTheme="minorHAnsi" w:hAnsiTheme="minorHAnsi" w:cstheme="minorHAnsi"/>
          <w:sz w:val="22"/>
          <w:szCs w:val="22"/>
        </w:rPr>
        <w:t xml:space="preserve">increase </w:t>
      </w:r>
      <w:r w:rsidR="00C75649" w:rsidRPr="008A184E">
        <w:rPr>
          <w:rFonts w:asciiTheme="minorHAnsi" w:hAnsiTheme="minorHAnsi" w:cstheme="minorHAnsi"/>
          <w:sz w:val="22"/>
          <w:szCs w:val="22"/>
        </w:rPr>
        <w:t xml:space="preserve">in placental radiolabeled amino acid accumulation </w:t>
      </w:r>
      <w:r w:rsidR="0021588C" w:rsidRPr="008A184E">
        <w:rPr>
          <w:rFonts w:asciiTheme="minorHAnsi" w:hAnsiTheme="minorHAnsi" w:cstheme="minorHAnsi"/>
          <w:sz w:val="22"/>
          <w:szCs w:val="22"/>
        </w:rPr>
        <w:t xml:space="preserve">and increased SNAT1 and SNAT2 gene expression but unaltered SNAT4 expression </w:t>
      </w:r>
      <w:r w:rsidR="00FD6140"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FD6140" w:rsidRPr="008A184E">
        <w:rPr>
          <w:rFonts w:asciiTheme="minorHAnsi" w:hAnsiTheme="minorHAnsi" w:cstheme="minorHAnsi"/>
          <w:sz w:val="22"/>
          <w:szCs w:val="22"/>
        </w:rPr>
        <w:fldChar w:fldCharType="separate"/>
      </w:r>
      <w:r w:rsidR="00FD6140" w:rsidRPr="008A184E">
        <w:rPr>
          <w:rFonts w:asciiTheme="minorHAnsi" w:hAnsiTheme="minorHAnsi" w:cstheme="minorHAnsi"/>
          <w:noProof/>
          <w:sz w:val="22"/>
          <w:szCs w:val="22"/>
        </w:rPr>
        <w:t xml:space="preserve">(Vaughan </w:t>
      </w:r>
      <w:r w:rsidR="00FD6140" w:rsidRPr="008A184E">
        <w:rPr>
          <w:rFonts w:asciiTheme="minorHAnsi" w:hAnsiTheme="minorHAnsi" w:cstheme="minorHAnsi"/>
          <w:i/>
          <w:noProof/>
          <w:sz w:val="22"/>
          <w:szCs w:val="22"/>
        </w:rPr>
        <w:t>et al.</w:t>
      </w:r>
      <w:r w:rsidR="00FD6140" w:rsidRPr="008A184E">
        <w:rPr>
          <w:rFonts w:asciiTheme="minorHAnsi" w:hAnsiTheme="minorHAnsi" w:cstheme="minorHAnsi"/>
          <w:noProof/>
          <w:sz w:val="22"/>
          <w:szCs w:val="22"/>
        </w:rPr>
        <w:t>, 2012)</w:t>
      </w:r>
      <w:r w:rsidR="00FD6140" w:rsidRPr="008A184E">
        <w:rPr>
          <w:rFonts w:asciiTheme="minorHAnsi" w:hAnsiTheme="minorHAnsi" w:cstheme="minorHAnsi"/>
          <w:sz w:val="22"/>
          <w:szCs w:val="22"/>
        </w:rPr>
        <w:fldChar w:fldCharType="end"/>
      </w:r>
      <w:r w:rsidR="0021588C" w:rsidRPr="008A184E">
        <w:rPr>
          <w:rFonts w:asciiTheme="minorHAnsi" w:hAnsiTheme="minorHAnsi" w:cstheme="minorHAnsi"/>
          <w:sz w:val="22"/>
          <w:szCs w:val="22"/>
        </w:rPr>
        <w:t>.</w:t>
      </w:r>
      <w:r w:rsidR="003476FD" w:rsidRPr="008A184E">
        <w:rPr>
          <w:rFonts w:asciiTheme="minorHAnsi" w:hAnsiTheme="minorHAnsi" w:cstheme="minorHAnsi"/>
          <w:sz w:val="22"/>
          <w:szCs w:val="22"/>
        </w:rPr>
        <w:t xml:space="preserve"> </w:t>
      </w:r>
      <w:r w:rsidR="009C14E7" w:rsidRPr="008A184E">
        <w:rPr>
          <w:rFonts w:asciiTheme="minorHAnsi" w:hAnsiTheme="minorHAnsi" w:cstheme="minorHAnsi"/>
          <w:sz w:val="22"/>
          <w:szCs w:val="22"/>
        </w:rPr>
        <w:t>At E19, m</w:t>
      </w:r>
      <w:r w:rsidR="00980A48" w:rsidRPr="008A184E">
        <w:rPr>
          <w:rFonts w:asciiTheme="minorHAnsi" w:hAnsiTheme="minorHAnsi" w:cstheme="minorHAnsi"/>
          <w:sz w:val="22"/>
          <w:szCs w:val="22"/>
        </w:rPr>
        <w:t xml:space="preserve">ice given dexamethasone </w:t>
      </w:r>
      <w:r w:rsidR="00C75649" w:rsidRPr="008A184E">
        <w:rPr>
          <w:rFonts w:asciiTheme="minorHAnsi" w:hAnsiTheme="minorHAnsi" w:cstheme="minorHAnsi"/>
          <w:sz w:val="22"/>
          <w:szCs w:val="22"/>
        </w:rPr>
        <w:t xml:space="preserve">at E14-E19 </w:t>
      </w:r>
      <w:r w:rsidR="009C14E7" w:rsidRPr="008A184E">
        <w:rPr>
          <w:rFonts w:asciiTheme="minorHAnsi" w:hAnsiTheme="minorHAnsi" w:cstheme="minorHAnsi"/>
          <w:sz w:val="22"/>
          <w:szCs w:val="22"/>
        </w:rPr>
        <w:t xml:space="preserve">had reduced fetal and placental accumulation of radiolabeled amino acid by 40-50% despite </w:t>
      </w:r>
      <w:r w:rsidR="00C75649" w:rsidRPr="008A184E">
        <w:rPr>
          <w:rFonts w:asciiTheme="minorHAnsi" w:hAnsiTheme="minorHAnsi" w:cstheme="minorHAnsi"/>
          <w:sz w:val="22"/>
          <w:szCs w:val="22"/>
        </w:rPr>
        <w:t>show</w:t>
      </w:r>
      <w:r w:rsidR="009C14E7" w:rsidRPr="008A184E">
        <w:rPr>
          <w:rFonts w:asciiTheme="minorHAnsi" w:hAnsiTheme="minorHAnsi" w:cstheme="minorHAnsi"/>
          <w:sz w:val="22"/>
          <w:szCs w:val="22"/>
        </w:rPr>
        <w:t>ing</w:t>
      </w:r>
      <w:r w:rsidR="00C75649" w:rsidRPr="008A184E">
        <w:rPr>
          <w:rFonts w:asciiTheme="minorHAnsi" w:hAnsiTheme="minorHAnsi" w:cstheme="minorHAnsi"/>
          <w:sz w:val="22"/>
          <w:szCs w:val="22"/>
        </w:rPr>
        <w:t xml:space="preserve"> increased SNAT1</w:t>
      </w:r>
      <w:r w:rsidR="009C14E7" w:rsidRPr="008A184E">
        <w:rPr>
          <w:rFonts w:asciiTheme="minorHAnsi" w:hAnsiTheme="minorHAnsi" w:cstheme="minorHAnsi"/>
          <w:sz w:val="22"/>
          <w:szCs w:val="22"/>
        </w:rPr>
        <w:t xml:space="preserve"> expression with unchanged SNAT 2 and SNAT4 expression </w:t>
      </w:r>
      <w:r w:rsidR="009C14E7"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9C14E7" w:rsidRPr="008A184E">
        <w:rPr>
          <w:rFonts w:asciiTheme="minorHAnsi" w:hAnsiTheme="minorHAnsi" w:cstheme="minorHAnsi"/>
          <w:sz w:val="22"/>
          <w:szCs w:val="22"/>
        </w:rPr>
        <w:fldChar w:fldCharType="separate"/>
      </w:r>
      <w:r w:rsidR="009C14E7" w:rsidRPr="008A184E">
        <w:rPr>
          <w:rFonts w:asciiTheme="minorHAnsi" w:hAnsiTheme="minorHAnsi" w:cstheme="minorHAnsi"/>
          <w:noProof/>
          <w:sz w:val="22"/>
          <w:szCs w:val="22"/>
        </w:rPr>
        <w:t xml:space="preserve">(Vaughan </w:t>
      </w:r>
      <w:r w:rsidR="009C14E7" w:rsidRPr="008A184E">
        <w:rPr>
          <w:rFonts w:asciiTheme="minorHAnsi" w:hAnsiTheme="minorHAnsi" w:cstheme="minorHAnsi"/>
          <w:i/>
          <w:noProof/>
          <w:sz w:val="22"/>
          <w:szCs w:val="22"/>
        </w:rPr>
        <w:t>et al.</w:t>
      </w:r>
      <w:r w:rsidR="009C14E7" w:rsidRPr="008A184E">
        <w:rPr>
          <w:rFonts w:asciiTheme="minorHAnsi" w:hAnsiTheme="minorHAnsi" w:cstheme="minorHAnsi"/>
          <w:noProof/>
          <w:sz w:val="22"/>
          <w:szCs w:val="22"/>
        </w:rPr>
        <w:t>, 2012)</w:t>
      </w:r>
      <w:r w:rsidR="009C14E7" w:rsidRPr="008A184E">
        <w:rPr>
          <w:rFonts w:asciiTheme="minorHAnsi" w:hAnsiTheme="minorHAnsi" w:cstheme="minorHAnsi"/>
          <w:sz w:val="22"/>
          <w:szCs w:val="22"/>
        </w:rPr>
        <w:fldChar w:fldCharType="end"/>
      </w:r>
      <w:r w:rsidR="009C14E7" w:rsidRPr="008A184E">
        <w:rPr>
          <w:rFonts w:asciiTheme="minorHAnsi" w:hAnsiTheme="minorHAnsi" w:cstheme="minorHAnsi"/>
          <w:sz w:val="22"/>
          <w:szCs w:val="22"/>
        </w:rPr>
        <w:t>.</w:t>
      </w:r>
      <w:r w:rsidR="001A04BE" w:rsidRPr="008A184E">
        <w:rPr>
          <w:rFonts w:asciiTheme="minorHAnsi" w:hAnsiTheme="minorHAnsi" w:cstheme="minorHAnsi"/>
          <w:sz w:val="22"/>
          <w:szCs w:val="22"/>
        </w:rPr>
        <w:t xml:space="preserve"> Mouse placentas at E19 from those given dexamethasone at E11-E16 had a 38% increase in fetal accumulation of amino acid despite no change in placental accumulation and no change in SNAT1, SNAT2, and SNAT4 expression </w:t>
      </w:r>
      <w:r w:rsidR="001A04BE"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1A04BE" w:rsidRPr="008A184E">
        <w:rPr>
          <w:rFonts w:asciiTheme="minorHAnsi" w:hAnsiTheme="minorHAnsi" w:cstheme="minorHAnsi"/>
          <w:sz w:val="22"/>
          <w:szCs w:val="22"/>
        </w:rPr>
        <w:fldChar w:fldCharType="separate"/>
      </w:r>
      <w:r w:rsidR="001A04BE" w:rsidRPr="008A184E">
        <w:rPr>
          <w:rFonts w:asciiTheme="minorHAnsi" w:hAnsiTheme="minorHAnsi" w:cstheme="minorHAnsi"/>
          <w:noProof/>
          <w:sz w:val="22"/>
          <w:szCs w:val="22"/>
        </w:rPr>
        <w:t xml:space="preserve">(Vaughan </w:t>
      </w:r>
      <w:r w:rsidR="001A04BE" w:rsidRPr="008A184E">
        <w:rPr>
          <w:rFonts w:asciiTheme="minorHAnsi" w:hAnsiTheme="minorHAnsi" w:cstheme="minorHAnsi"/>
          <w:i/>
          <w:noProof/>
          <w:sz w:val="22"/>
          <w:szCs w:val="22"/>
        </w:rPr>
        <w:t>et al.</w:t>
      </w:r>
      <w:r w:rsidR="001A04BE" w:rsidRPr="008A184E">
        <w:rPr>
          <w:rFonts w:asciiTheme="minorHAnsi" w:hAnsiTheme="minorHAnsi" w:cstheme="minorHAnsi"/>
          <w:noProof/>
          <w:sz w:val="22"/>
          <w:szCs w:val="22"/>
        </w:rPr>
        <w:t>, 2012)</w:t>
      </w:r>
      <w:r w:rsidR="001A04BE" w:rsidRPr="008A184E">
        <w:rPr>
          <w:rFonts w:asciiTheme="minorHAnsi" w:hAnsiTheme="minorHAnsi" w:cstheme="minorHAnsi"/>
          <w:sz w:val="22"/>
          <w:szCs w:val="22"/>
        </w:rPr>
        <w:fldChar w:fldCharType="end"/>
      </w:r>
      <w:r w:rsidR="001A04BE" w:rsidRPr="008A184E">
        <w:rPr>
          <w:rFonts w:asciiTheme="minorHAnsi" w:hAnsiTheme="minorHAnsi" w:cstheme="minorHAnsi"/>
          <w:sz w:val="22"/>
          <w:szCs w:val="22"/>
        </w:rPr>
        <w:t>.</w:t>
      </w:r>
      <w:r w:rsidR="00BB44EF" w:rsidRPr="008A184E">
        <w:rPr>
          <w:rFonts w:asciiTheme="minorHAnsi" w:hAnsiTheme="minorHAnsi" w:cstheme="minorHAnsi"/>
          <w:sz w:val="22"/>
          <w:szCs w:val="22"/>
        </w:rPr>
        <w:t xml:space="preserve"> This further indicates a time-dependent effect on amino acid transporter expression, placental transport, and fetal accumulation. </w:t>
      </w:r>
      <w:r w:rsidR="003E4494" w:rsidRPr="008A184E">
        <w:rPr>
          <w:rFonts w:asciiTheme="minorHAnsi" w:hAnsiTheme="minorHAnsi" w:cstheme="minorHAnsi"/>
          <w:sz w:val="22"/>
          <w:szCs w:val="22"/>
        </w:rPr>
        <w:t xml:space="preserve">No change in gene expression of SNAT1, SNAT2, and SNAT4 at E14.5 and at E17.5 was detected in mice given dexamethasone for 60 hours starting at E12.5 </w:t>
      </w:r>
      <w:r w:rsidR="003E4494"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2011)","plainTextFormattedCitation":"(Cuffe et al., 2011)","previouslyFormattedCitation":"(Cuffe &lt;i&gt;et al.&lt;/i&gt;, 2011)"},"properties":{"noteIndex":0},"schema":"https://github.com/citation-style-language/schema/raw/master/csl-citation.json"}</w:instrText>
      </w:r>
      <w:r w:rsidR="003E4494" w:rsidRPr="008A184E">
        <w:rPr>
          <w:rFonts w:asciiTheme="minorHAnsi" w:hAnsiTheme="minorHAnsi" w:cstheme="minorHAnsi"/>
          <w:sz w:val="22"/>
          <w:szCs w:val="22"/>
        </w:rPr>
        <w:fldChar w:fldCharType="separate"/>
      </w:r>
      <w:r w:rsidR="003E4494" w:rsidRPr="008A184E">
        <w:rPr>
          <w:rFonts w:asciiTheme="minorHAnsi" w:hAnsiTheme="minorHAnsi" w:cstheme="minorHAnsi"/>
          <w:noProof/>
          <w:sz w:val="22"/>
          <w:szCs w:val="22"/>
        </w:rPr>
        <w:t xml:space="preserve">(Cuffe </w:t>
      </w:r>
      <w:r w:rsidR="003E4494" w:rsidRPr="008A184E">
        <w:rPr>
          <w:rFonts w:asciiTheme="minorHAnsi" w:hAnsiTheme="minorHAnsi" w:cstheme="minorHAnsi"/>
          <w:i/>
          <w:noProof/>
          <w:sz w:val="22"/>
          <w:szCs w:val="22"/>
        </w:rPr>
        <w:t>et al.</w:t>
      </w:r>
      <w:r w:rsidR="003E4494" w:rsidRPr="008A184E">
        <w:rPr>
          <w:rFonts w:asciiTheme="minorHAnsi" w:hAnsiTheme="minorHAnsi" w:cstheme="minorHAnsi"/>
          <w:noProof/>
          <w:sz w:val="22"/>
          <w:szCs w:val="22"/>
        </w:rPr>
        <w:t>, 2011)</w:t>
      </w:r>
      <w:r w:rsidR="003E4494" w:rsidRPr="008A184E">
        <w:rPr>
          <w:rFonts w:asciiTheme="minorHAnsi" w:hAnsiTheme="minorHAnsi" w:cstheme="minorHAnsi"/>
          <w:sz w:val="22"/>
          <w:szCs w:val="22"/>
        </w:rPr>
        <w:fldChar w:fldCharType="end"/>
      </w:r>
      <w:r w:rsidR="003E4494" w:rsidRPr="008A184E">
        <w:rPr>
          <w:rFonts w:asciiTheme="minorHAnsi" w:hAnsiTheme="minorHAnsi" w:cstheme="minorHAnsi"/>
          <w:sz w:val="22"/>
          <w:szCs w:val="22"/>
        </w:rPr>
        <w:t>.</w:t>
      </w:r>
    </w:p>
    <w:p w14:paraId="4D837F28" w14:textId="77777777" w:rsidR="00FA25BF" w:rsidRPr="008A184E" w:rsidRDefault="00FA25BF" w:rsidP="00D8113E">
      <w:pPr>
        <w:rPr>
          <w:rFonts w:asciiTheme="minorHAnsi" w:hAnsiTheme="minorHAnsi" w:cstheme="minorHAnsi"/>
          <w:sz w:val="22"/>
          <w:szCs w:val="22"/>
        </w:rPr>
      </w:pPr>
    </w:p>
    <w:p w14:paraId="64C3AB9F" w14:textId="77777777" w:rsidR="008D4015" w:rsidRPr="008A184E" w:rsidRDefault="00BB44EF" w:rsidP="00D8113E">
      <w:pPr>
        <w:rPr>
          <w:rFonts w:asciiTheme="minorHAnsi" w:hAnsiTheme="minorHAnsi" w:cstheme="minorHAnsi"/>
          <w:sz w:val="22"/>
          <w:szCs w:val="22"/>
        </w:rPr>
      </w:pPr>
      <w:r w:rsidRPr="008A184E">
        <w:rPr>
          <w:rFonts w:asciiTheme="minorHAnsi" w:hAnsiTheme="minorHAnsi" w:cstheme="minorHAnsi"/>
          <w:sz w:val="22"/>
          <w:szCs w:val="22"/>
        </w:rPr>
        <w:t>Human placental explants from term pregnancies were incubated with dexamethasone</w:t>
      </w:r>
      <w:r w:rsidR="00184EDB" w:rsidRPr="008A184E">
        <w:rPr>
          <w:rFonts w:asciiTheme="minorHAnsi" w:hAnsiTheme="minorHAnsi" w:cstheme="minorHAnsi"/>
          <w:sz w:val="22"/>
          <w:szCs w:val="22"/>
        </w:rPr>
        <w:t xml:space="preserve"> for 48 hours</w:t>
      </w:r>
      <w:r w:rsidRPr="008A184E">
        <w:rPr>
          <w:rFonts w:asciiTheme="minorHAnsi" w:hAnsiTheme="minorHAnsi" w:cstheme="minorHAnsi"/>
          <w:sz w:val="22"/>
          <w:szCs w:val="22"/>
        </w:rPr>
        <w:t xml:space="preserve"> </w:t>
      </w:r>
      <w:r w:rsidR="00184EDB" w:rsidRPr="008A184E">
        <w:rPr>
          <w:rFonts w:asciiTheme="minorHAnsi" w:hAnsiTheme="minorHAnsi" w:cstheme="minorHAnsi"/>
          <w:sz w:val="22"/>
          <w:szCs w:val="22"/>
        </w:rPr>
        <w:t>showed 30% increase in placental uptake of radiolabeled amino acid at 10</w:t>
      </w:r>
      <w:r w:rsidR="00184EDB" w:rsidRPr="008A184E">
        <w:rPr>
          <w:rFonts w:asciiTheme="minorHAnsi" w:hAnsiTheme="minorHAnsi" w:cstheme="minorHAnsi"/>
          <w:sz w:val="22"/>
          <w:szCs w:val="22"/>
          <w:vertAlign w:val="superscript"/>
        </w:rPr>
        <w:t xml:space="preserve">-6 </w:t>
      </w:r>
      <w:r w:rsidR="00184EDB" w:rsidRPr="008A184E">
        <w:rPr>
          <w:rFonts w:asciiTheme="minorHAnsi" w:hAnsiTheme="minorHAnsi" w:cstheme="minorHAnsi"/>
          <w:sz w:val="22"/>
          <w:szCs w:val="22"/>
        </w:rPr>
        <w:t>M but not at 10</w:t>
      </w:r>
      <w:r w:rsidR="00184EDB" w:rsidRPr="008A184E">
        <w:rPr>
          <w:rFonts w:asciiTheme="minorHAnsi" w:hAnsiTheme="minorHAnsi" w:cstheme="minorHAnsi"/>
          <w:sz w:val="22"/>
          <w:szCs w:val="22"/>
          <w:vertAlign w:val="superscript"/>
        </w:rPr>
        <w:t xml:space="preserve">-8 </w:t>
      </w:r>
      <w:r w:rsidR="00184EDB" w:rsidRPr="008A184E">
        <w:rPr>
          <w:rFonts w:asciiTheme="minorHAnsi" w:hAnsiTheme="minorHAnsi" w:cstheme="minorHAnsi"/>
          <w:sz w:val="22"/>
          <w:szCs w:val="22"/>
        </w:rPr>
        <w:t>M despite no changes in mRNA expression of SNAT1, SNAT2 or SNAT4</w:t>
      </w:r>
      <w:r w:rsidR="00206F20" w:rsidRPr="008A184E">
        <w:rPr>
          <w:rFonts w:asciiTheme="minorHAnsi" w:hAnsiTheme="minorHAnsi" w:cstheme="minorHAnsi"/>
          <w:sz w:val="22"/>
          <w:szCs w:val="22"/>
        </w:rPr>
        <w:t xml:space="preserve"> at both concentrations</w:t>
      </w:r>
      <w:r w:rsidR="00DD188F" w:rsidRPr="008A184E">
        <w:rPr>
          <w:rFonts w:asciiTheme="minorHAnsi" w:hAnsiTheme="minorHAnsi" w:cstheme="minorHAnsi"/>
          <w:sz w:val="22"/>
          <w:szCs w:val="22"/>
        </w:rPr>
        <w:t xml:space="preserve"> </w:t>
      </w:r>
      <w:r w:rsidR="003E4494" w:rsidRPr="008A184E">
        <w:rPr>
          <w:rFonts w:asciiTheme="minorHAnsi" w:hAnsiTheme="minorHAnsi" w:cstheme="minorHAnsi"/>
          <w:sz w:val="22"/>
          <w:szCs w:val="22"/>
        </w:rPr>
        <w:fldChar w:fldCharType="begin" w:fldLock="1"/>
      </w:r>
      <w:r w:rsidR="00F858CB" w:rsidRPr="008A184E">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003E4494" w:rsidRPr="008A184E">
        <w:rPr>
          <w:rFonts w:asciiTheme="minorHAnsi" w:hAnsiTheme="minorHAnsi" w:cstheme="minorHAnsi"/>
          <w:sz w:val="22"/>
          <w:szCs w:val="22"/>
        </w:rPr>
        <w:fldChar w:fldCharType="separate"/>
      </w:r>
      <w:r w:rsidR="003E4494" w:rsidRPr="008A184E">
        <w:rPr>
          <w:rFonts w:asciiTheme="minorHAnsi" w:hAnsiTheme="minorHAnsi" w:cstheme="minorHAnsi"/>
          <w:noProof/>
          <w:sz w:val="22"/>
          <w:szCs w:val="22"/>
        </w:rPr>
        <w:t xml:space="preserve">(Audette </w:t>
      </w:r>
      <w:r w:rsidR="003E4494" w:rsidRPr="008A184E">
        <w:rPr>
          <w:rFonts w:asciiTheme="minorHAnsi" w:hAnsiTheme="minorHAnsi" w:cstheme="minorHAnsi"/>
          <w:i/>
          <w:noProof/>
          <w:sz w:val="22"/>
          <w:szCs w:val="22"/>
        </w:rPr>
        <w:t>et al.</w:t>
      </w:r>
      <w:r w:rsidR="003E4494" w:rsidRPr="008A184E">
        <w:rPr>
          <w:rFonts w:asciiTheme="minorHAnsi" w:hAnsiTheme="minorHAnsi" w:cstheme="minorHAnsi"/>
          <w:noProof/>
          <w:sz w:val="22"/>
          <w:szCs w:val="22"/>
        </w:rPr>
        <w:t>, 2010)</w:t>
      </w:r>
      <w:r w:rsidR="003E4494" w:rsidRPr="008A184E">
        <w:rPr>
          <w:rFonts w:asciiTheme="minorHAnsi" w:hAnsiTheme="minorHAnsi" w:cstheme="minorHAnsi"/>
          <w:sz w:val="22"/>
          <w:szCs w:val="22"/>
        </w:rPr>
        <w:fldChar w:fldCharType="end"/>
      </w:r>
      <w:r w:rsidR="003E4494" w:rsidRPr="008A184E">
        <w:rPr>
          <w:rFonts w:asciiTheme="minorHAnsi" w:hAnsiTheme="minorHAnsi" w:cstheme="minorHAnsi"/>
          <w:sz w:val="22"/>
          <w:szCs w:val="22"/>
        </w:rPr>
        <w:t xml:space="preserve">. </w:t>
      </w:r>
      <w:r w:rsidR="00F858CB" w:rsidRPr="008A184E">
        <w:rPr>
          <w:rFonts w:asciiTheme="minorHAnsi" w:hAnsiTheme="minorHAnsi" w:cstheme="minorHAnsi"/>
          <w:sz w:val="22"/>
          <w:szCs w:val="22"/>
        </w:rPr>
        <w:t xml:space="preserve">Human term placental extracts from women who were treated with glucocorticoids during gestation showed varied effects depending on the intermittent time between the treatment and delivery </w:t>
      </w:r>
      <w:r w:rsidR="00F858CB"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F858CB" w:rsidRPr="008A184E">
        <w:rPr>
          <w:rFonts w:asciiTheme="minorHAnsi" w:hAnsiTheme="minorHAnsi" w:cstheme="minorHAnsi"/>
          <w:sz w:val="22"/>
          <w:szCs w:val="22"/>
        </w:rPr>
        <w:fldChar w:fldCharType="separate"/>
      </w:r>
      <w:r w:rsidR="00F858CB" w:rsidRPr="008A184E">
        <w:rPr>
          <w:rFonts w:asciiTheme="minorHAnsi" w:hAnsiTheme="minorHAnsi" w:cstheme="minorHAnsi"/>
          <w:noProof/>
          <w:sz w:val="22"/>
          <w:szCs w:val="22"/>
        </w:rPr>
        <w:t xml:space="preserve">(Audette </w:t>
      </w:r>
      <w:r w:rsidR="00F858CB" w:rsidRPr="008A184E">
        <w:rPr>
          <w:rFonts w:asciiTheme="minorHAnsi" w:hAnsiTheme="minorHAnsi" w:cstheme="minorHAnsi"/>
          <w:i/>
          <w:noProof/>
          <w:sz w:val="22"/>
          <w:szCs w:val="22"/>
        </w:rPr>
        <w:t>et al.</w:t>
      </w:r>
      <w:r w:rsidR="00F858CB" w:rsidRPr="008A184E">
        <w:rPr>
          <w:rFonts w:asciiTheme="minorHAnsi" w:hAnsiTheme="minorHAnsi" w:cstheme="minorHAnsi"/>
          <w:noProof/>
          <w:sz w:val="22"/>
          <w:szCs w:val="22"/>
        </w:rPr>
        <w:t>, 2014)</w:t>
      </w:r>
      <w:r w:rsidR="00F858CB" w:rsidRPr="008A184E">
        <w:rPr>
          <w:rFonts w:asciiTheme="minorHAnsi" w:hAnsiTheme="minorHAnsi" w:cstheme="minorHAnsi"/>
          <w:sz w:val="22"/>
          <w:szCs w:val="22"/>
        </w:rPr>
        <w:fldChar w:fldCharType="end"/>
      </w:r>
      <w:r w:rsidR="00F858CB" w:rsidRPr="008A184E">
        <w:rPr>
          <w:rFonts w:asciiTheme="minorHAnsi" w:hAnsiTheme="minorHAnsi" w:cstheme="minorHAnsi"/>
          <w:sz w:val="22"/>
          <w:szCs w:val="22"/>
        </w:rPr>
        <w:t xml:space="preserve">. </w:t>
      </w:r>
      <w:r w:rsidR="00DE711B" w:rsidRPr="008A184E">
        <w:rPr>
          <w:rFonts w:asciiTheme="minorHAnsi" w:hAnsiTheme="minorHAnsi" w:cstheme="minorHAnsi"/>
          <w:sz w:val="22"/>
          <w:szCs w:val="22"/>
        </w:rPr>
        <w:t xml:space="preserve">Uptake of radiolabeled amino acid by placentas of mothers who delivered 14 days after the GC treatment but prior to term was lower than uptake from delivered placentas within less than 14 days of treatment </w:t>
      </w:r>
      <w:r w:rsidR="00DE711B"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DE711B" w:rsidRPr="008A184E">
        <w:rPr>
          <w:rFonts w:asciiTheme="minorHAnsi" w:hAnsiTheme="minorHAnsi" w:cstheme="minorHAnsi"/>
          <w:sz w:val="22"/>
          <w:szCs w:val="22"/>
        </w:rPr>
        <w:fldChar w:fldCharType="separate"/>
      </w:r>
      <w:r w:rsidR="00DE711B" w:rsidRPr="008A184E">
        <w:rPr>
          <w:rFonts w:asciiTheme="minorHAnsi" w:hAnsiTheme="minorHAnsi" w:cstheme="minorHAnsi"/>
          <w:noProof/>
          <w:sz w:val="22"/>
          <w:szCs w:val="22"/>
        </w:rPr>
        <w:t xml:space="preserve">(Audette </w:t>
      </w:r>
      <w:r w:rsidR="00DE711B" w:rsidRPr="008A184E">
        <w:rPr>
          <w:rFonts w:asciiTheme="minorHAnsi" w:hAnsiTheme="minorHAnsi" w:cstheme="minorHAnsi"/>
          <w:i/>
          <w:noProof/>
          <w:sz w:val="22"/>
          <w:szCs w:val="22"/>
        </w:rPr>
        <w:t>et al.</w:t>
      </w:r>
      <w:r w:rsidR="00DE711B" w:rsidRPr="008A184E">
        <w:rPr>
          <w:rFonts w:asciiTheme="minorHAnsi" w:hAnsiTheme="minorHAnsi" w:cstheme="minorHAnsi"/>
          <w:noProof/>
          <w:sz w:val="22"/>
          <w:szCs w:val="22"/>
        </w:rPr>
        <w:t>, 2014)</w:t>
      </w:r>
      <w:r w:rsidR="00DE711B" w:rsidRPr="008A184E">
        <w:rPr>
          <w:rFonts w:asciiTheme="minorHAnsi" w:hAnsiTheme="minorHAnsi" w:cstheme="minorHAnsi"/>
          <w:sz w:val="22"/>
          <w:szCs w:val="22"/>
        </w:rPr>
        <w:fldChar w:fldCharType="end"/>
      </w:r>
      <w:r w:rsidR="00DE711B" w:rsidRPr="008A184E">
        <w:rPr>
          <w:rFonts w:asciiTheme="minorHAnsi" w:hAnsiTheme="minorHAnsi" w:cstheme="minorHAnsi"/>
          <w:sz w:val="22"/>
          <w:szCs w:val="22"/>
        </w:rPr>
        <w:t xml:space="preserve">. Compared to term controls of untreated mothers, term placentas from GC treated mothers had significantly lower system A transport </w:t>
      </w:r>
      <w:r w:rsidR="00DE711B"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DE711B" w:rsidRPr="008A184E">
        <w:rPr>
          <w:rFonts w:asciiTheme="minorHAnsi" w:hAnsiTheme="minorHAnsi" w:cstheme="minorHAnsi"/>
          <w:sz w:val="22"/>
          <w:szCs w:val="22"/>
        </w:rPr>
        <w:fldChar w:fldCharType="separate"/>
      </w:r>
      <w:r w:rsidR="00DE711B" w:rsidRPr="008A184E">
        <w:rPr>
          <w:rFonts w:asciiTheme="minorHAnsi" w:hAnsiTheme="minorHAnsi" w:cstheme="minorHAnsi"/>
          <w:noProof/>
          <w:sz w:val="22"/>
          <w:szCs w:val="22"/>
        </w:rPr>
        <w:t xml:space="preserve">(Audette </w:t>
      </w:r>
      <w:r w:rsidR="00DE711B" w:rsidRPr="008A184E">
        <w:rPr>
          <w:rFonts w:asciiTheme="minorHAnsi" w:hAnsiTheme="minorHAnsi" w:cstheme="minorHAnsi"/>
          <w:i/>
          <w:noProof/>
          <w:sz w:val="22"/>
          <w:szCs w:val="22"/>
        </w:rPr>
        <w:t>et al.</w:t>
      </w:r>
      <w:r w:rsidR="00DE711B" w:rsidRPr="008A184E">
        <w:rPr>
          <w:rFonts w:asciiTheme="minorHAnsi" w:hAnsiTheme="minorHAnsi" w:cstheme="minorHAnsi"/>
          <w:noProof/>
          <w:sz w:val="22"/>
          <w:szCs w:val="22"/>
        </w:rPr>
        <w:t>, 2014)</w:t>
      </w:r>
      <w:r w:rsidR="00DE711B" w:rsidRPr="008A184E">
        <w:rPr>
          <w:rFonts w:asciiTheme="minorHAnsi" w:hAnsiTheme="minorHAnsi" w:cstheme="minorHAnsi"/>
          <w:sz w:val="22"/>
          <w:szCs w:val="22"/>
        </w:rPr>
        <w:fldChar w:fldCharType="end"/>
      </w:r>
      <w:r w:rsidR="00DE711B" w:rsidRPr="008A184E">
        <w:rPr>
          <w:rFonts w:asciiTheme="minorHAnsi" w:hAnsiTheme="minorHAnsi" w:cstheme="minorHAnsi"/>
          <w:sz w:val="22"/>
          <w:szCs w:val="22"/>
        </w:rPr>
        <w:t>.</w:t>
      </w:r>
      <w:r w:rsidR="00B63864" w:rsidRPr="008A184E">
        <w:rPr>
          <w:rFonts w:asciiTheme="minorHAnsi" w:hAnsiTheme="minorHAnsi" w:cstheme="minorHAnsi"/>
          <w:sz w:val="22"/>
          <w:szCs w:val="22"/>
        </w:rPr>
        <w:t xml:space="preserve"> Gene expression revealed no effect on SNAT1 and SNAT2 across all treatment groups and the control, but GC-treated term placentas had reduced SNAT4 expression compared to GC-treated placentas delivered after 14 days of treatment but prior to term </w:t>
      </w:r>
      <w:r w:rsidR="00B63864"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B63864" w:rsidRPr="008A184E">
        <w:rPr>
          <w:rFonts w:asciiTheme="minorHAnsi" w:hAnsiTheme="minorHAnsi" w:cstheme="minorHAnsi"/>
          <w:sz w:val="22"/>
          <w:szCs w:val="22"/>
        </w:rPr>
        <w:fldChar w:fldCharType="separate"/>
      </w:r>
      <w:r w:rsidR="00B63864" w:rsidRPr="008A184E">
        <w:rPr>
          <w:rFonts w:asciiTheme="minorHAnsi" w:hAnsiTheme="minorHAnsi" w:cstheme="minorHAnsi"/>
          <w:noProof/>
          <w:sz w:val="22"/>
          <w:szCs w:val="22"/>
        </w:rPr>
        <w:t xml:space="preserve">(Audette </w:t>
      </w:r>
      <w:r w:rsidR="00B63864" w:rsidRPr="008A184E">
        <w:rPr>
          <w:rFonts w:asciiTheme="minorHAnsi" w:hAnsiTheme="minorHAnsi" w:cstheme="minorHAnsi"/>
          <w:i/>
          <w:noProof/>
          <w:sz w:val="22"/>
          <w:szCs w:val="22"/>
        </w:rPr>
        <w:t>et al.</w:t>
      </w:r>
      <w:r w:rsidR="00B63864" w:rsidRPr="008A184E">
        <w:rPr>
          <w:rFonts w:asciiTheme="minorHAnsi" w:hAnsiTheme="minorHAnsi" w:cstheme="minorHAnsi"/>
          <w:noProof/>
          <w:sz w:val="22"/>
          <w:szCs w:val="22"/>
        </w:rPr>
        <w:t>, 2014)</w:t>
      </w:r>
      <w:r w:rsidR="00B63864" w:rsidRPr="008A184E">
        <w:rPr>
          <w:rFonts w:asciiTheme="minorHAnsi" w:hAnsiTheme="minorHAnsi" w:cstheme="minorHAnsi"/>
          <w:sz w:val="22"/>
          <w:szCs w:val="22"/>
        </w:rPr>
        <w:fldChar w:fldCharType="end"/>
      </w:r>
      <w:r w:rsidR="00B63864" w:rsidRPr="008A184E">
        <w:rPr>
          <w:rFonts w:asciiTheme="minorHAnsi" w:hAnsiTheme="minorHAnsi" w:cstheme="minorHAnsi"/>
          <w:sz w:val="22"/>
          <w:szCs w:val="22"/>
        </w:rPr>
        <w:t>.</w:t>
      </w:r>
      <w:r w:rsidR="0042633D" w:rsidRPr="008A184E">
        <w:rPr>
          <w:rFonts w:asciiTheme="minorHAnsi" w:hAnsiTheme="minorHAnsi" w:cstheme="minorHAnsi"/>
          <w:sz w:val="22"/>
          <w:szCs w:val="22"/>
        </w:rPr>
        <w:t xml:space="preserve"> This further suggests that long-term effects of dexamethasone may be more critical given that the reduced transport was amplified in </w:t>
      </w:r>
      <w:r w:rsidR="002B5A19" w:rsidRPr="008A184E">
        <w:rPr>
          <w:rFonts w:asciiTheme="minorHAnsi" w:hAnsiTheme="minorHAnsi" w:cstheme="minorHAnsi"/>
          <w:sz w:val="22"/>
          <w:szCs w:val="22"/>
        </w:rPr>
        <w:t xml:space="preserve">GC-treated </w:t>
      </w:r>
      <w:r w:rsidR="0042633D" w:rsidRPr="008A184E">
        <w:rPr>
          <w:rFonts w:asciiTheme="minorHAnsi" w:hAnsiTheme="minorHAnsi" w:cstheme="minorHAnsi"/>
          <w:sz w:val="22"/>
          <w:szCs w:val="22"/>
        </w:rPr>
        <w:t xml:space="preserve">placentas delivered after 14 days of treatment but prior to term </w:t>
      </w:r>
      <w:r w:rsidR="002B5A19" w:rsidRPr="008A184E">
        <w:rPr>
          <w:rFonts w:asciiTheme="minorHAnsi" w:hAnsiTheme="minorHAnsi" w:cstheme="minorHAnsi"/>
          <w:sz w:val="22"/>
          <w:szCs w:val="22"/>
        </w:rPr>
        <w:t xml:space="preserve">and in GC-treated term placentas </w:t>
      </w:r>
      <w:r w:rsidR="0042633D" w:rsidRPr="008A184E">
        <w:rPr>
          <w:rFonts w:asciiTheme="minorHAnsi" w:hAnsiTheme="minorHAnsi" w:cstheme="minorHAnsi"/>
          <w:sz w:val="22"/>
          <w:szCs w:val="22"/>
        </w:rPr>
        <w:t>compared to placentas del</w:t>
      </w:r>
      <w:r w:rsidR="00721888" w:rsidRPr="008A184E">
        <w:rPr>
          <w:rFonts w:asciiTheme="minorHAnsi" w:hAnsiTheme="minorHAnsi" w:cstheme="minorHAnsi"/>
          <w:sz w:val="22"/>
          <w:szCs w:val="22"/>
        </w:rPr>
        <w:t>i</w:t>
      </w:r>
      <w:r w:rsidR="0042633D" w:rsidRPr="008A184E">
        <w:rPr>
          <w:rFonts w:asciiTheme="minorHAnsi" w:hAnsiTheme="minorHAnsi" w:cstheme="minorHAnsi"/>
          <w:sz w:val="22"/>
          <w:szCs w:val="22"/>
        </w:rPr>
        <w:t>v</w:t>
      </w:r>
      <w:r w:rsidR="00721888" w:rsidRPr="008A184E">
        <w:rPr>
          <w:rFonts w:asciiTheme="minorHAnsi" w:hAnsiTheme="minorHAnsi" w:cstheme="minorHAnsi"/>
          <w:sz w:val="22"/>
          <w:szCs w:val="22"/>
        </w:rPr>
        <w:t>e</w:t>
      </w:r>
      <w:r w:rsidR="0042633D" w:rsidRPr="008A184E">
        <w:rPr>
          <w:rFonts w:asciiTheme="minorHAnsi" w:hAnsiTheme="minorHAnsi" w:cstheme="minorHAnsi"/>
          <w:sz w:val="22"/>
          <w:szCs w:val="22"/>
        </w:rPr>
        <w:t>red within 14 days of treatment</w:t>
      </w:r>
      <w:r w:rsidR="002B5A19" w:rsidRPr="008A184E">
        <w:rPr>
          <w:rFonts w:asciiTheme="minorHAnsi" w:hAnsiTheme="minorHAnsi" w:cstheme="minorHAnsi"/>
          <w:sz w:val="22"/>
          <w:szCs w:val="22"/>
        </w:rPr>
        <w:t xml:space="preserve"> </w:t>
      </w:r>
      <w:r w:rsidR="002B5A19"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2B5A19" w:rsidRPr="008A184E">
        <w:rPr>
          <w:rFonts w:asciiTheme="minorHAnsi" w:hAnsiTheme="minorHAnsi" w:cstheme="minorHAnsi"/>
          <w:sz w:val="22"/>
          <w:szCs w:val="22"/>
        </w:rPr>
        <w:fldChar w:fldCharType="separate"/>
      </w:r>
      <w:r w:rsidR="002B5A19" w:rsidRPr="008A184E">
        <w:rPr>
          <w:rFonts w:asciiTheme="minorHAnsi" w:hAnsiTheme="minorHAnsi" w:cstheme="minorHAnsi"/>
          <w:noProof/>
          <w:sz w:val="22"/>
          <w:szCs w:val="22"/>
        </w:rPr>
        <w:t xml:space="preserve">(Audette </w:t>
      </w:r>
      <w:r w:rsidR="002B5A19" w:rsidRPr="008A184E">
        <w:rPr>
          <w:rFonts w:asciiTheme="minorHAnsi" w:hAnsiTheme="minorHAnsi" w:cstheme="minorHAnsi"/>
          <w:i/>
          <w:noProof/>
          <w:sz w:val="22"/>
          <w:szCs w:val="22"/>
        </w:rPr>
        <w:t>et al.</w:t>
      </w:r>
      <w:r w:rsidR="002B5A19" w:rsidRPr="008A184E">
        <w:rPr>
          <w:rFonts w:asciiTheme="minorHAnsi" w:hAnsiTheme="minorHAnsi" w:cstheme="minorHAnsi"/>
          <w:noProof/>
          <w:sz w:val="22"/>
          <w:szCs w:val="22"/>
        </w:rPr>
        <w:t>, 2014)</w:t>
      </w:r>
      <w:r w:rsidR="002B5A19" w:rsidRPr="008A184E">
        <w:rPr>
          <w:rFonts w:asciiTheme="minorHAnsi" w:hAnsiTheme="minorHAnsi" w:cstheme="minorHAnsi"/>
          <w:sz w:val="22"/>
          <w:szCs w:val="22"/>
        </w:rPr>
        <w:fldChar w:fldCharType="end"/>
      </w:r>
      <w:r w:rsidR="002B5A19" w:rsidRPr="008A184E">
        <w:rPr>
          <w:rFonts w:asciiTheme="minorHAnsi" w:hAnsiTheme="minorHAnsi" w:cstheme="minorHAnsi"/>
          <w:sz w:val="22"/>
          <w:szCs w:val="22"/>
        </w:rPr>
        <w:t>.</w:t>
      </w:r>
      <w:r w:rsidR="0042633D" w:rsidRPr="008A184E">
        <w:rPr>
          <w:rFonts w:asciiTheme="minorHAnsi" w:hAnsiTheme="minorHAnsi" w:cstheme="minorHAnsi"/>
          <w:sz w:val="22"/>
          <w:szCs w:val="22"/>
        </w:rPr>
        <w:t xml:space="preserve"> </w:t>
      </w:r>
    </w:p>
    <w:p w14:paraId="30CC9466" w14:textId="77777777" w:rsidR="00C34ED5" w:rsidRPr="008A184E" w:rsidRDefault="00C34ED5" w:rsidP="00D8113E">
      <w:pPr>
        <w:rPr>
          <w:rFonts w:asciiTheme="minorHAnsi" w:hAnsiTheme="minorHAnsi" w:cstheme="minorHAnsi"/>
          <w:sz w:val="22"/>
          <w:szCs w:val="22"/>
        </w:rPr>
      </w:pPr>
    </w:p>
    <w:p w14:paraId="7329BB4C" w14:textId="0388C3CF" w:rsidR="00BB44EF" w:rsidRPr="008A184E" w:rsidRDefault="008D4015" w:rsidP="00D8113E">
      <w:pPr>
        <w:rPr>
          <w:rFonts w:asciiTheme="minorHAnsi" w:hAnsiTheme="minorHAnsi" w:cstheme="minorHAnsi"/>
          <w:sz w:val="22"/>
          <w:szCs w:val="22"/>
        </w:rPr>
      </w:pPr>
      <w:r w:rsidRPr="008A184E">
        <w:rPr>
          <w:rFonts w:asciiTheme="minorHAnsi" w:hAnsiTheme="minorHAnsi" w:cstheme="minorHAnsi"/>
          <w:sz w:val="22"/>
          <w:szCs w:val="22"/>
        </w:rPr>
        <w:t xml:space="preserve">In humans, system A transport of radiolabeled amino acids was significantly lower in placental explants of IUGR deliveries </w:t>
      </w:r>
      <w:r w:rsidR="00620013" w:rsidRPr="008A184E">
        <w:rPr>
          <w:rFonts w:asciiTheme="minorHAnsi" w:hAnsiTheme="minorHAnsi" w:cstheme="minorHAnsi"/>
          <w:sz w:val="22"/>
          <w:szCs w:val="22"/>
        </w:rPr>
        <w:fldChar w:fldCharType="begin" w:fldLock="1"/>
      </w:r>
      <w:r w:rsidR="00C651F8" w:rsidRPr="008A184E">
        <w:rPr>
          <w:rFonts w:asciiTheme="minorHAnsi" w:hAnsiTheme="minorHAnsi" w:cstheme="minorHAnsi"/>
          <w:sz w:val="22"/>
          <w:szCs w:val="22"/>
        </w:rPr>
        <w:instrText>ADDIN CSL_CITATION {"citationItems":[{"id":"ITEM-1","itemData":{"DOI":"10.1016/j.placenta.2008.07.001","ISSN":"0143-4004","PMID":"18718657","abstract":"Preeclampsia and intrauterine growth restriction (IUGR) are both associated with abnormal remodeling of maternal spiral arteries perfusing the placental site. This would be expected to be associated with reduced fetal growth, yet only one third of infants of mothers with preeclampsia are growth restricted. Infants with IUGR have decreased concentrations of amino acids in their blood and system A amino acid transporter activity is reduced in their placentas. Since infants of preeclamptic pregnancies have increased circulating amino acids, we tested system A amino acid transport activity of placental villous fragments from pregnancies with small for gestational age (SGA) infants with and without maternal preeclampsia and from uncomplicated and preeclamptic pregnancies with normal sized infants. We confirm the reduced uptake of amino acids in SGA pregnancies without preeclampsia but report that placental amino acid uptake of SGA infants with maternal preeclampsia is not reduced and is identical to uptake by normal and preeclamptic pregnancies with normal weight infants.","author":[{"dropping-particle":"","family":"Shibata","given":"E","non-dropping-particle":"","parse-names":false,"suffix":""},{"dropping-particle":"","family":"Hubel","given":"C A","non-dropping-particle":"","parse-names":false,"suffix":""},{"dropping-particle":"","family":"Powers","given":"R W","non-dropping-particle":"","parse-names":false,"suffix":""},{"dropping-particle":"","family":"Versen-Hoeynck","given":"F","non-dropping-particle":"von","parse-names":false,"suffix":""},{"dropping-particle":"","family":"Gammill","given":"H","non-dropping-particle":"","parse-names":false,"suffix":""},{"dropping-particle":"","family":"Rajakumar","given":"A","non-dropping-particle":"","parse-names":false,"suffix":""},{"dropping-particle":"","family":"Roberts","given":"J M","non-dropping-particle":"","parse-names":false,"suffix":""}],"container-title":"Placenta","id":"ITEM-1","issue":"10","issued":{"date-parts":[["2008","10"]]},"page":"879-82","publisher":"NIH Public Access","title":"Placental system A amino acid transport is reduced in pregnancies with small for gestational age (SGA) infants but not in preeclampsia with SGA infants.","type":"article-journal","volume":"29"},"uris":["http://www.mendeley.com/documents/?uuid=89260580-1ef3-3d4d-9cad-6e82a15c8c2a"]}],"mendeley":{"formattedCitation":"(Shibata &lt;i&gt;et al.&lt;/i&gt;, 2008)","plainTextFormattedCitation":"(Shibata et al., 2008)","previouslyFormattedCitation":"(Shibata &lt;i&gt;et al.&lt;/i&gt;, 2008)"},"properties":{"noteIndex":0},"schema":"https://github.com/citation-style-language/schema/raw/master/csl-citation.json"}</w:instrText>
      </w:r>
      <w:r w:rsidR="00620013" w:rsidRPr="008A184E">
        <w:rPr>
          <w:rFonts w:asciiTheme="minorHAnsi" w:hAnsiTheme="minorHAnsi" w:cstheme="minorHAnsi"/>
          <w:sz w:val="22"/>
          <w:szCs w:val="22"/>
        </w:rPr>
        <w:fldChar w:fldCharType="separate"/>
      </w:r>
      <w:r w:rsidR="00620013" w:rsidRPr="008A184E">
        <w:rPr>
          <w:rFonts w:asciiTheme="minorHAnsi" w:hAnsiTheme="minorHAnsi" w:cstheme="minorHAnsi"/>
          <w:noProof/>
          <w:sz w:val="22"/>
          <w:szCs w:val="22"/>
        </w:rPr>
        <w:t xml:space="preserve">(Shibata </w:t>
      </w:r>
      <w:r w:rsidR="00620013" w:rsidRPr="008A184E">
        <w:rPr>
          <w:rFonts w:asciiTheme="minorHAnsi" w:hAnsiTheme="minorHAnsi" w:cstheme="minorHAnsi"/>
          <w:i/>
          <w:noProof/>
          <w:sz w:val="22"/>
          <w:szCs w:val="22"/>
        </w:rPr>
        <w:t>et al.</w:t>
      </w:r>
      <w:r w:rsidR="00620013" w:rsidRPr="008A184E">
        <w:rPr>
          <w:rFonts w:asciiTheme="minorHAnsi" w:hAnsiTheme="minorHAnsi" w:cstheme="minorHAnsi"/>
          <w:noProof/>
          <w:sz w:val="22"/>
          <w:szCs w:val="22"/>
        </w:rPr>
        <w:t>, 2008)</w:t>
      </w:r>
      <w:r w:rsidR="00620013" w:rsidRPr="008A184E">
        <w:rPr>
          <w:rFonts w:asciiTheme="minorHAnsi" w:hAnsiTheme="minorHAnsi" w:cstheme="minorHAnsi"/>
          <w:sz w:val="22"/>
          <w:szCs w:val="22"/>
        </w:rPr>
        <w:fldChar w:fldCharType="end"/>
      </w:r>
      <w:r w:rsidR="00620013" w:rsidRPr="008A184E">
        <w:rPr>
          <w:rFonts w:asciiTheme="minorHAnsi" w:hAnsiTheme="minorHAnsi" w:cstheme="minorHAnsi"/>
          <w:sz w:val="22"/>
          <w:szCs w:val="22"/>
        </w:rPr>
        <w:t xml:space="preserve">. </w:t>
      </w:r>
      <w:r w:rsidR="0014003E" w:rsidRPr="008A184E">
        <w:rPr>
          <w:rFonts w:asciiTheme="minorHAnsi" w:hAnsiTheme="minorHAnsi" w:cstheme="minorHAnsi"/>
          <w:sz w:val="22"/>
          <w:szCs w:val="22"/>
        </w:rPr>
        <w:t xml:space="preserve">Additionally, placental </w:t>
      </w:r>
      <w:r w:rsidR="00CD1A3F" w:rsidRPr="008A184E">
        <w:rPr>
          <w:rFonts w:asciiTheme="minorHAnsi" w:hAnsiTheme="minorHAnsi" w:cstheme="minorHAnsi"/>
          <w:sz w:val="22"/>
          <w:szCs w:val="22"/>
        </w:rPr>
        <w:t>uptake</w:t>
      </w:r>
      <w:r w:rsidR="0014003E" w:rsidRPr="008A184E">
        <w:rPr>
          <w:rFonts w:asciiTheme="minorHAnsi" w:hAnsiTheme="minorHAnsi" w:cstheme="minorHAnsi"/>
          <w:sz w:val="22"/>
          <w:szCs w:val="22"/>
        </w:rPr>
        <w:t xml:space="preserve"> of lysine was reduced </w:t>
      </w:r>
      <w:r w:rsidR="00CD1A3F" w:rsidRPr="008A184E">
        <w:rPr>
          <w:rFonts w:asciiTheme="minorHAnsi" w:hAnsiTheme="minorHAnsi" w:cstheme="minorHAnsi"/>
          <w:sz w:val="22"/>
          <w:szCs w:val="22"/>
        </w:rPr>
        <w:t>at the basolateral membrane, while system</w:t>
      </w:r>
      <w:r w:rsidR="002151F8" w:rsidRPr="008A184E">
        <w:rPr>
          <w:rFonts w:asciiTheme="minorHAnsi" w:hAnsiTheme="minorHAnsi" w:cstheme="minorHAnsi"/>
          <w:sz w:val="22"/>
          <w:szCs w:val="22"/>
        </w:rPr>
        <w:t>-</w:t>
      </w:r>
      <w:r w:rsidR="00CD1A3F" w:rsidRPr="008A184E">
        <w:rPr>
          <w:rFonts w:asciiTheme="minorHAnsi" w:hAnsiTheme="minorHAnsi" w:cstheme="minorHAnsi"/>
          <w:sz w:val="22"/>
          <w:szCs w:val="22"/>
        </w:rPr>
        <w:t>L</w:t>
      </w:r>
      <w:r w:rsidR="002151F8" w:rsidRPr="008A184E">
        <w:rPr>
          <w:rFonts w:asciiTheme="minorHAnsi" w:hAnsiTheme="minorHAnsi" w:cstheme="minorHAnsi"/>
          <w:sz w:val="22"/>
          <w:szCs w:val="22"/>
        </w:rPr>
        <w:t>-</w:t>
      </w:r>
      <w:r w:rsidR="00CD1A3F" w:rsidRPr="008A184E">
        <w:rPr>
          <w:rFonts w:asciiTheme="minorHAnsi" w:hAnsiTheme="minorHAnsi" w:cstheme="minorHAnsi"/>
          <w:sz w:val="22"/>
          <w:szCs w:val="22"/>
        </w:rPr>
        <w:t xml:space="preserve">mediated uptake of leucine was reduced in the microvillous and basal membranes of placental explants from </w:t>
      </w:r>
      <w:r w:rsidR="002151F8" w:rsidRPr="008A184E">
        <w:rPr>
          <w:rFonts w:asciiTheme="minorHAnsi" w:hAnsiTheme="minorHAnsi" w:cstheme="minorHAnsi"/>
          <w:sz w:val="22"/>
          <w:szCs w:val="22"/>
        </w:rPr>
        <w:t>IUGR pregnancies</w:t>
      </w:r>
      <w:r w:rsidR="00CD1A3F" w:rsidRPr="008A184E">
        <w:rPr>
          <w:rFonts w:asciiTheme="minorHAnsi" w:hAnsiTheme="minorHAnsi" w:cstheme="minorHAnsi"/>
          <w:sz w:val="22"/>
          <w:szCs w:val="22"/>
        </w:rPr>
        <w:t xml:space="preserve"> </w:t>
      </w:r>
      <w:r w:rsidR="00CD1A3F" w:rsidRPr="008A184E">
        <w:rPr>
          <w:rFonts w:asciiTheme="minorHAnsi" w:hAnsiTheme="minorHAnsi" w:cstheme="minorHAnsi"/>
          <w:sz w:val="22"/>
          <w:szCs w:val="22"/>
        </w:rPr>
        <w:fldChar w:fldCharType="begin" w:fldLock="1"/>
      </w:r>
      <w:r w:rsidR="00294FDE" w:rsidRPr="008A184E">
        <w:rPr>
          <w:rFonts w:asciiTheme="minorHAnsi" w:hAnsiTheme="minorHAnsi" w:cstheme="minorHAnsi"/>
          <w:sz w:val="22"/>
          <w:szCs w:val="22"/>
        </w:rPr>
        <w:instrText>ADDIN CSL_CITATION {"citationItems":[{"id":"ITEM-1","itemData":{"DOI":"10.1203/00006450-199810000-00011","ISSN":"0031-3998","abstract":"Intrauterine growth restriction (IUGR) is characterized by a reduction in fetal plasma concentrations of a number of essential amino acids. Whether this is caused by impaired placental transport is unknown. We studied transport of leucine and lysine in syncytiotrophoblast microvillous (MVM) and basal membrane (BM) vesicles isolated from uncomplicated (control) and IUGR pregnancies. In addition, we investigated the possibility that leucine uptake is stimulated by an outwardly directed glycine gradient. Uptake of 3H-L-lysine (0.1 µM) and 3H-L-leucine (0.25 µM) was studied at 37°C using rapid filtration techniques. In IUGR, mediated uptake of lysine was reduced by 44% (p &lt; 0.05) in BM and uptake of leucine was lower in both MVM (-46%, p &lt; 0.05) and BM (-38%, p &lt; 0.05) compared with control vesicles. Intravesicular glycine (2 mM) increased the uptake of leucine by 98% in MVM (p &lt; 0.05). These data suggest that the activity of placental transporters for cationic and neutral amino acids is reduced in IUGR. We speculate that a reduced glycine gradient in the placenta in IUGR, due to reduction in system A activity, will impair leucine transport to the fetus, providing an additional mechanism for reduced placental transport of leucine in IUGR.","author":[{"dropping-particle":"","family":"Jansson","given":"Thomas","non-dropping-particle":"","parse-names":false,"suffix":""},{"dropping-particle":"","family":"Scholtbach","given":"Valeria","non-dropping-particle":"","parse-names":false,"suffix":""},{"dropping-particle":"","family":"Powell","given":"Theresa L","non-dropping-particle":"","parse-names":false,"suffix":""}],"container-title":"Pediatric Research","id":"ITEM-1","issue":"4","issued":{"date-parts":[["1998","10"]]},"page":"532-537","publisher":"Nature Publishing Group","title":"Placental Transport of Leucine and Lysine Is Reduced in Intrauterine Growth Restriction1","type":"article-journal","volume":"44"},"uris":["http://www.mendeley.com/documents/?uuid=a0179e01-3e4d-383c-a7c4-01ee4c5ccf49"]}],"mendeley":{"formattedCitation":"(Jansson &lt;i&gt;et al.&lt;/i&gt;, 1998)","plainTextFormattedCitation":"(Jansson et al., 1998)","previouslyFormattedCitation":"(Jansson &lt;i&gt;et al.&lt;/i&gt;, 1998)"},"properties":{"noteIndex":0},"schema":"https://github.com/citation-style-language/schema/raw/master/csl-citation.json"}</w:instrText>
      </w:r>
      <w:r w:rsidR="00CD1A3F" w:rsidRPr="008A184E">
        <w:rPr>
          <w:rFonts w:asciiTheme="minorHAnsi" w:hAnsiTheme="minorHAnsi" w:cstheme="minorHAnsi"/>
          <w:sz w:val="22"/>
          <w:szCs w:val="22"/>
        </w:rPr>
        <w:fldChar w:fldCharType="separate"/>
      </w:r>
      <w:r w:rsidR="00CD1A3F" w:rsidRPr="008A184E">
        <w:rPr>
          <w:rFonts w:asciiTheme="minorHAnsi" w:hAnsiTheme="minorHAnsi" w:cstheme="minorHAnsi"/>
          <w:noProof/>
          <w:sz w:val="22"/>
          <w:szCs w:val="22"/>
        </w:rPr>
        <w:t xml:space="preserve">(Jansson </w:t>
      </w:r>
      <w:r w:rsidR="00CD1A3F" w:rsidRPr="008A184E">
        <w:rPr>
          <w:rFonts w:asciiTheme="minorHAnsi" w:hAnsiTheme="minorHAnsi" w:cstheme="minorHAnsi"/>
          <w:i/>
          <w:noProof/>
          <w:sz w:val="22"/>
          <w:szCs w:val="22"/>
        </w:rPr>
        <w:t>et al.</w:t>
      </w:r>
      <w:r w:rsidR="00CD1A3F" w:rsidRPr="008A184E">
        <w:rPr>
          <w:rFonts w:asciiTheme="minorHAnsi" w:hAnsiTheme="minorHAnsi" w:cstheme="minorHAnsi"/>
          <w:noProof/>
          <w:sz w:val="22"/>
          <w:szCs w:val="22"/>
        </w:rPr>
        <w:t>, 1998)</w:t>
      </w:r>
      <w:r w:rsidR="00CD1A3F" w:rsidRPr="008A184E">
        <w:rPr>
          <w:rFonts w:asciiTheme="minorHAnsi" w:hAnsiTheme="minorHAnsi" w:cstheme="minorHAnsi"/>
          <w:sz w:val="22"/>
          <w:szCs w:val="22"/>
        </w:rPr>
        <w:fldChar w:fldCharType="end"/>
      </w:r>
      <w:r w:rsidR="00CD1A3F" w:rsidRPr="008A184E">
        <w:rPr>
          <w:rFonts w:asciiTheme="minorHAnsi" w:hAnsiTheme="minorHAnsi" w:cstheme="minorHAnsi"/>
          <w:sz w:val="22"/>
          <w:szCs w:val="22"/>
        </w:rPr>
        <w:t>.</w:t>
      </w:r>
      <w:r w:rsidR="00DF0147" w:rsidRPr="008A184E">
        <w:rPr>
          <w:rFonts w:asciiTheme="minorHAnsi" w:hAnsiTheme="minorHAnsi" w:cstheme="minorHAnsi"/>
          <w:sz w:val="22"/>
          <w:szCs w:val="22"/>
        </w:rPr>
        <w:t xml:space="preserve"> IUGR placentas had</w:t>
      </w:r>
      <w:r w:rsidR="00294FDE" w:rsidRPr="008A184E">
        <w:rPr>
          <w:rFonts w:asciiTheme="minorHAnsi" w:hAnsiTheme="minorHAnsi" w:cstheme="minorHAnsi"/>
          <w:sz w:val="22"/>
          <w:szCs w:val="22"/>
        </w:rPr>
        <w:t xml:space="preserve"> 34%</w:t>
      </w:r>
      <w:r w:rsidR="00DF0147" w:rsidRPr="008A184E">
        <w:rPr>
          <w:rFonts w:asciiTheme="minorHAnsi" w:hAnsiTheme="minorHAnsi" w:cstheme="minorHAnsi"/>
          <w:sz w:val="22"/>
          <w:szCs w:val="22"/>
        </w:rPr>
        <w:t xml:space="preserve"> lower</w:t>
      </w:r>
      <w:r w:rsidR="00294FDE" w:rsidRPr="008A184E">
        <w:rPr>
          <w:rFonts w:asciiTheme="minorHAnsi" w:hAnsiTheme="minorHAnsi" w:cstheme="minorHAnsi"/>
          <w:sz w:val="22"/>
          <w:szCs w:val="22"/>
        </w:rPr>
        <w:t xml:space="preserve"> sodium-dependent</w:t>
      </w:r>
      <w:r w:rsidR="00DF0147" w:rsidRPr="008A184E">
        <w:rPr>
          <w:rFonts w:asciiTheme="minorHAnsi" w:hAnsiTheme="minorHAnsi" w:cstheme="minorHAnsi"/>
          <w:sz w:val="22"/>
          <w:szCs w:val="22"/>
        </w:rPr>
        <w:t xml:space="preserve"> taurine </w:t>
      </w:r>
      <w:r w:rsidR="00294FDE" w:rsidRPr="008A184E">
        <w:rPr>
          <w:rFonts w:asciiTheme="minorHAnsi" w:hAnsiTheme="minorHAnsi" w:cstheme="minorHAnsi"/>
          <w:sz w:val="22"/>
          <w:szCs w:val="22"/>
        </w:rPr>
        <w:t xml:space="preserve">transport in the microvillous membrane compared to healthy controls </w:t>
      </w:r>
      <w:r w:rsidR="00294FDE" w:rsidRPr="008A184E">
        <w:rPr>
          <w:rFonts w:asciiTheme="minorHAnsi" w:hAnsiTheme="minorHAnsi" w:cstheme="minorHAnsi"/>
          <w:sz w:val="22"/>
          <w:szCs w:val="22"/>
        </w:rPr>
        <w:fldChar w:fldCharType="begin" w:fldLock="1"/>
      </w:r>
      <w:r w:rsidR="00620013" w:rsidRPr="008A184E">
        <w:rPr>
          <w:rFonts w:asciiTheme="minorHAnsi" w:hAnsiTheme="minorHAnsi" w:cstheme="minorHAnsi"/>
          <w:sz w:val="22"/>
          <w:szCs w:val="22"/>
        </w:rPr>
        <w:instrText>ADDIN CSL_CITATION {"citationItems":[{"id":"ITEM-1","itemData":{"DOI":"10.1203/00006450-199808000-00016","ISSN":"0031-3998","abstract":"Taurine is an essential amino acid during fetal life and appears to be vital for the growth of the fetus and for the development of the CNS. In intrauterine growth restriction (IUGR), fetal plasma concentrations of taurine are reduced, and we tested the hypothesis that this is caused by altered placental transport of taurine. Syncytiotrophoblast microvillous membrane (MVM) and basal membrane (BM) vesicles were isolated from control(fetal weight, 3068 ± 191 g; gestational age, 37.0 ± 0.7 wk; n = 13) and IUGR pregnancies (fetal weight, 1724 ± 118 g; gestational age, 35.8 ± 0.7 wk; n = 11). Uptake of[3H]taurine (0.5 µM) was studied at 22°C using rapid filtration techniques. Sodium stimulated taurine uptake 35-fold in MVM, confirming Na+-dependent transport in this membrane. A Na+-dependent taurine transport could also be demonstrated in BM; however, the activity was only 6% of that in MVM. Na+-independent transport activities were similar in MVM and BM. In IUGR, MVM Na+-dependent taurine transport was reduced by 34% (p &lt; 0.05), whereas Na+-independent uptake was unaltered. In contrast to MVM, Na+-dependent taurine uptake in BM was unaffected by IUGR, whereas Na+-independent transport was decreased by 33% (p &lt; 0.05). The highly polarized distribution of the Na+/taurine cotransporter to the MVM in conjunction with similar Na+-independent transport rates for taurine in MVM and BM provides the basis for net taurine flux from the mother to the fetus. These data suggest that the low plasma concentrations of taurine in IUGR fetuses are caused by a reduced activity of placental taurine transporters.","author":[{"dropping-particle":"","family":"Norberg","given":"Staffan","non-dropping-particle":"","parse-names":false,"suffix":""},{"dropping-particle":"","family":"Powell","given":"Theresa L","non-dropping-particle":"","parse-names":false,"suffix":""},{"dropping-particle":"","family":"Jansson","given":"Thomas","non-dropping-particle":"","parse-names":false,"suffix":""}],"container-title":"Pediatric Research","id":"ITEM-1","issue":"2","issued":{"date-parts":[["1998","8"]]},"page":"233-238","publisher":"Nature Publishing Group","title":"Intrauterine Growth Restriction Is Associated with a Reduced Activity of Placental Taurine Transporters","type":"article-journal","volume":"44"},"uris":["http://www.mendeley.com/documents/?uuid=83f2443c-8c5c-39f5-9952-5f13fe6bc3c0"]}],"mendeley":{"formattedCitation":"(Norberg &lt;i&gt;et al.&lt;/i&gt;, 1998)","plainTextFormattedCitation":"(Norberg et al., 1998)","previouslyFormattedCitation":"(Norberg &lt;i&gt;et al.&lt;/i&gt;, 1998)"},"properties":{"noteIndex":0},"schema":"https://github.com/citation-style-language/schema/raw/master/csl-citation.json"}</w:instrText>
      </w:r>
      <w:r w:rsidR="00294FDE" w:rsidRPr="008A184E">
        <w:rPr>
          <w:rFonts w:asciiTheme="minorHAnsi" w:hAnsiTheme="minorHAnsi" w:cstheme="minorHAnsi"/>
          <w:sz w:val="22"/>
          <w:szCs w:val="22"/>
        </w:rPr>
        <w:fldChar w:fldCharType="separate"/>
      </w:r>
      <w:r w:rsidR="00294FDE" w:rsidRPr="008A184E">
        <w:rPr>
          <w:rFonts w:asciiTheme="minorHAnsi" w:hAnsiTheme="minorHAnsi" w:cstheme="minorHAnsi"/>
          <w:noProof/>
          <w:sz w:val="22"/>
          <w:szCs w:val="22"/>
        </w:rPr>
        <w:t xml:space="preserve">(Norberg </w:t>
      </w:r>
      <w:r w:rsidR="00294FDE" w:rsidRPr="008A184E">
        <w:rPr>
          <w:rFonts w:asciiTheme="minorHAnsi" w:hAnsiTheme="minorHAnsi" w:cstheme="minorHAnsi"/>
          <w:i/>
          <w:noProof/>
          <w:sz w:val="22"/>
          <w:szCs w:val="22"/>
        </w:rPr>
        <w:t>et al.</w:t>
      </w:r>
      <w:r w:rsidR="00294FDE" w:rsidRPr="008A184E">
        <w:rPr>
          <w:rFonts w:asciiTheme="minorHAnsi" w:hAnsiTheme="minorHAnsi" w:cstheme="minorHAnsi"/>
          <w:noProof/>
          <w:sz w:val="22"/>
          <w:szCs w:val="22"/>
        </w:rPr>
        <w:t>, 1998)</w:t>
      </w:r>
      <w:r w:rsidR="00294FDE" w:rsidRPr="008A184E">
        <w:rPr>
          <w:rFonts w:asciiTheme="minorHAnsi" w:hAnsiTheme="minorHAnsi" w:cstheme="minorHAnsi"/>
          <w:sz w:val="22"/>
          <w:szCs w:val="22"/>
        </w:rPr>
        <w:fldChar w:fldCharType="end"/>
      </w:r>
      <w:r w:rsidR="00294FDE" w:rsidRPr="008A184E">
        <w:rPr>
          <w:rFonts w:asciiTheme="minorHAnsi" w:hAnsiTheme="minorHAnsi" w:cstheme="minorHAnsi"/>
          <w:sz w:val="22"/>
          <w:szCs w:val="22"/>
        </w:rPr>
        <w:t>.</w:t>
      </w:r>
    </w:p>
    <w:p w14:paraId="3728290B" w14:textId="77777777" w:rsidR="00F858CB" w:rsidRPr="008A184E" w:rsidRDefault="00F858CB" w:rsidP="00D8113E">
      <w:pPr>
        <w:rPr>
          <w:rFonts w:asciiTheme="minorHAnsi" w:hAnsiTheme="minorHAnsi" w:cstheme="minorHAnsi"/>
          <w:sz w:val="22"/>
          <w:szCs w:val="22"/>
        </w:rPr>
      </w:pPr>
    </w:p>
    <w:p w14:paraId="14AEA1D0" w14:textId="4A35425B" w:rsidR="00AC14EB" w:rsidRPr="008A184E" w:rsidRDefault="00171F90" w:rsidP="00DD3A76">
      <w:pPr>
        <w:rPr>
          <w:rFonts w:asciiTheme="minorHAnsi" w:hAnsiTheme="minorHAnsi" w:cstheme="minorHAnsi"/>
          <w:sz w:val="22"/>
          <w:szCs w:val="22"/>
        </w:rPr>
      </w:pPr>
      <w:proofErr w:type="spellStart"/>
      <w:r w:rsidRPr="008A184E">
        <w:rPr>
          <w:rFonts w:asciiTheme="minorHAnsi" w:hAnsiTheme="minorHAnsi" w:cstheme="minorHAnsi"/>
          <w:sz w:val="22"/>
          <w:szCs w:val="22"/>
        </w:rPr>
        <w:t>BeWo</w:t>
      </w:r>
      <w:proofErr w:type="spellEnd"/>
      <w:r w:rsidRPr="008A184E">
        <w:rPr>
          <w:rFonts w:asciiTheme="minorHAnsi" w:hAnsiTheme="minorHAnsi" w:cstheme="minorHAnsi"/>
          <w:sz w:val="22"/>
          <w:szCs w:val="22"/>
        </w:rPr>
        <w:t xml:space="preserve"> choriocarcinoma human placental cell lines showed higher radiolabeled sodium-dependent amino acid transfer between membranes when incubated with 1000nM cortisol </w:t>
      </w:r>
      <w:r w:rsidR="00FA49AA"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FA49AA" w:rsidRPr="008A184E">
        <w:rPr>
          <w:rFonts w:asciiTheme="minorHAnsi" w:hAnsiTheme="minorHAnsi" w:cstheme="minorHAnsi"/>
          <w:sz w:val="22"/>
          <w:szCs w:val="22"/>
        </w:rPr>
        <w:fldChar w:fldCharType="separate"/>
      </w:r>
      <w:r w:rsidR="00FA49AA" w:rsidRPr="008A184E">
        <w:rPr>
          <w:rFonts w:asciiTheme="minorHAnsi" w:hAnsiTheme="minorHAnsi" w:cstheme="minorHAnsi"/>
          <w:noProof/>
          <w:sz w:val="22"/>
          <w:szCs w:val="22"/>
        </w:rPr>
        <w:t xml:space="preserve">(Jones </w:t>
      </w:r>
      <w:r w:rsidR="00FA49AA" w:rsidRPr="008A184E">
        <w:rPr>
          <w:rFonts w:asciiTheme="minorHAnsi" w:hAnsiTheme="minorHAnsi" w:cstheme="minorHAnsi"/>
          <w:i/>
          <w:noProof/>
          <w:sz w:val="22"/>
          <w:szCs w:val="22"/>
        </w:rPr>
        <w:t>et al.</w:t>
      </w:r>
      <w:r w:rsidR="00FA49AA" w:rsidRPr="008A184E">
        <w:rPr>
          <w:rFonts w:asciiTheme="minorHAnsi" w:hAnsiTheme="minorHAnsi" w:cstheme="minorHAnsi"/>
          <w:noProof/>
          <w:sz w:val="22"/>
          <w:szCs w:val="22"/>
        </w:rPr>
        <w:t>, 2006)</w:t>
      </w:r>
      <w:r w:rsidR="00FA49AA" w:rsidRPr="008A184E">
        <w:rPr>
          <w:rFonts w:asciiTheme="minorHAnsi" w:hAnsiTheme="minorHAnsi" w:cstheme="minorHAnsi"/>
          <w:sz w:val="22"/>
          <w:szCs w:val="22"/>
        </w:rPr>
        <w:fldChar w:fldCharType="end"/>
      </w:r>
      <w:r w:rsidR="008A185D" w:rsidRPr="008A184E">
        <w:rPr>
          <w:rFonts w:asciiTheme="minorHAnsi" w:hAnsiTheme="minorHAnsi" w:cstheme="minorHAnsi"/>
          <w:sz w:val="22"/>
          <w:szCs w:val="22"/>
        </w:rPr>
        <w:t xml:space="preserve">. SNAT1 mRNA expression was unchanged when </w:t>
      </w:r>
      <w:proofErr w:type="spellStart"/>
      <w:r w:rsidR="008A185D" w:rsidRPr="008A184E">
        <w:rPr>
          <w:rFonts w:asciiTheme="minorHAnsi" w:hAnsiTheme="minorHAnsi" w:cstheme="minorHAnsi"/>
          <w:sz w:val="22"/>
          <w:szCs w:val="22"/>
        </w:rPr>
        <w:t>BeWo</w:t>
      </w:r>
      <w:proofErr w:type="spellEnd"/>
      <w:r w:rsidR="008A185D" w:rsidRPr="008A184E">
        <w:rPr>
          <w:rFonts w:asciiTheme="minorHAnsi" w:hAnsiTheme="minorHAnsi" w:cstheme="minorHAnsi"/>
          <w:sz w:val="22"/>
          <w:szCs w:val="22"/>
        </w:rPr>
        <w:t xml:space="preserve"> cells were incubated with cortisol at 20, 50, 1000, and 2500 </w:t>
      </w:r>
      <w:proofErr w:type="spellStart"/>
      <w:r w:rsidR="008A185D" w:rsidRPr="008A184E">
        <w:rPr>
          <w:rFonts w:asciiTheme="minorHAnsi" w:hAnsiTheme="minorHAnsi" w:cstheme="minorHAnsi"/>
          <w:sz w:val="22"/>
          <w:szCs w:val="22"/>
        </w:rPr>
        <w:t>nM</w:t>
      </w:r>
      <w:proofErr w:type="spellEnd"/>
      <w:r w:rsidR="008A185D" w:rsidRPr="008A184E">
        <w:rPr>
          <w:rFonts w:asciiTheme="minorHAnsi" w:hAnsiTheme="minorHAnsi" w:cstheme="minorHAnsi"/>
          <w:sz w:val="22"/>
          <w:szCs w:val="22"/>
        </w:rPr>
        <w:t xml:space="preserve">, but SNAT2 mRNA expression increased by 21% and 30% when incubated with cortisol at </w:t>
      </w:r>
      <w:r w:rsidR="008A185D" w:rsidRPr="008A184E">
        <w:rPr>
          <w:rFonts w:asciiTheme="minorHAnsi" w:hAnsiTheme="minorHAnsi" w:cstheme="minorHAnsi"/>
          <w:sz w:val="22"/>
          <w:szCs w:val="22"/>
        </w:rPr>
        <w:lastRenderedPageBreak/>
        <w:t>1000nM and 2500n</w:t>
      </w:r>
      <w:r w:rsidR="00577533" w:rsidRPr="008A184E">
        <w:rPr>
          <w:rFonts w:asciiTheme="minorHAnsi" w:hAnsiTheme="minorHAnsi" w:cstheme="minorHAnsi"/>
          <w:sz w:val="22"/>
          <w:szCs w:val="22"/>
        </w:rPr>
        <w:t>M</w:t>
      </w:r>
      <w:r w:rsidR="008A185D" w:rsidRPr="008A184E">
        <w:rPr>
          <w:rFonts w:asciiTheme="minorHAnsi" w:hAnsiTheme="minorHAnsi" w:cstheme="minorHAnsi"/>
          <w:sz w:val="22"/>
          <w:szCs w:val="22"/>
        </w:rPr>
        <w:t xml:space="preserve"> </w:t>
      </w:r>
      <w:r w:rsidR="008A185D"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8A185D" w:rsidRPr="008A184E">
        <w:rPr>
          <w:rFonts w:asciiTheme="minorHAnsi" w:hAnsiTheme="minorHAnsi" w:cstheme="minorHAnsi"/>
          <w:sz w:val="22"/>
          <w:szCs w:val="22"/>
        </w:rPr>
        <w:fldChar w:fldCharType="separate"/>
      </w:r>
      <w:r w:rsidR="008A185D" w:rsidRPr="008A184E">
        <w:rPr>
          <w:rFonts w:asciiTheme="minorHAnsi" w:hAnsiTheme="minorHAnsi" w:cstheme="minorHAnsi"/>
          <w:noProof/>
          <w:sz w:val="22"/>
          <w:szCs w:val="22"/>
        </w:rPr>
        <w:t xml:space="preserve">(Jones </w:t>
      </w:r>
      <w:r w:rsidR="008A185D" w:rsidRPr="008A184E">
        <w:rPr>
          <w:rFonts w:asciiTheme="minorHAnsi" w:hAnsiTheme="minorHAnsi" w:cstheme="minorHAnsi"/>
          <w:i/>
          <w:noProof/>
          <w:sz w:val="22"/>
          <w:szCs w:val="22"/>
        </w:rPr>
        <w:t>et al.</w:t>
      </w:r>
      <w:r w:rsidR="008A185D" w:rsidRPr="008A184E">
        <w:rPr>
          <w:rFonts w:asciiTheme="minorHAnsi" w:hAnsiTheme="minorHAnsi" w:cstheme="minorHAnsi"/>
          <w:noProof/>
          <w:sz w:val="22"/>
          <w:szCs w:val="22"/>
        </w:rPr>
        <w:t>, 2006)</w:t>
      </w:r>
      <w:r w:rsidR="008A185D" w:rsidRPr="008A184E">
        <w:rPr>
          <w:rFonts w:asciiTheme="minorHAnsi" w:hAnsiTheme="minorHAnsi" w:cstheme="minorHAnsi"/>
          <w:sz w:val="22"/>
          <w:szCs w:val="22"/>
        </w:rPr>
        <w:fldChar w:fldCharType="end"/>
      </w:r>
      <w:r w:rsidR="008A185D" w:rsidRPr="008A184E">
        <w:rPr>
          <w:rFonts w:asciiTheme="minorHAnsi" w:hAnsiTheme="minorHAnsi" w:cstheme="minorHAnsi"/>
          <w:sz w:val="22"/>
          <w:szCs w:val="22"/>
        </w:rPr>
        <w:t>.</w:t>
      </w:r>
      <w:r w:rsidR="005960E9" w:rsidRPr="008A184E">
        <w:rPr>
          <w:rFonts w:asciiTheme="minorHAnsi" w:hAnsiTheme="minorHAnsi" w:cstheme="minorHAnsi"/>
          <w:sz w:val="22"/>
          <w:szCs w:val="22"/>
        </w:rPr>
        <w:t xml:space="preserve"> SNAT2 protein expression </w:t>
      </w:r>
      <w:r w:rsidR="000B1841" w:rsidRPr="008A184E">
        <w:rPr>
          <w:rFonts w:asciiTheme="minorHAnsi" w:hAnsiTheme="minorHAnsi" w:cstheme="minorHAnsi"/>
          <w:sz w:val="22"/>
          <w:szCs w:val="22"/>
        </w:rPr>
        <w:t xml:space="preserve">further showed an 11% increase with 1000nM cortisol </w:t>
      </w:r>
      <w:r w:rsidR="000B1841"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0B1841" w:rsidRPr="008A184E">
        <w:rPr>
          <w:rFonts w:asciiTheme="minorHAnsi" w:hAnsiTheme="minorHAnsi" w:cstheme="minorHAnsi"/>
          <w:sz w:val="22"/>
          <w:szCs w:val="22"/>
        </w:rPr>
        <w:fldChar w:fldCharType="separate"/>
      </w:r>
      <w:r w:rsidR="000B1841" w:rsidRPr="008A184E">
        <w:rPr>
          <w:rFonts w:asciiTheme="minorHAnsi" w:hAnsiTheme="minorHAnsi" w:cstheme="minorHAnsi"/>
          <w:noProof/>
          <w:sz w:val="22"/>
          <w:szCs w:val="22"/>
        </w:rPr>
        <w:t xml:space="preserve">(Jones </w:t>
      </w:r>
      <w:r w:rsidR="000B1841" w:rsidRPr="008A184E">
        <w:rPr>
          <w:rFonts w:asciiTheme="minorHAnsi" w:hAnsiTheme="minorHAnsi" w:cstheme="minorHAnsi"/>
          <w:i/>
          <w:noProof/>
          <w:sz w:val="22"/>
          <w:szCs w:val="22"/>
        </w:rPr>
        <w:t>et al.</w:t>
      </w:r>
      <w:r w:rsidR="000B1841" w:rsidRPr="008A184E">
        <w:rPr>
          <w:rFonts w:asciiTheme="minorHAnsi" w:hAnsiTheme="minorHAnsi" w:cstheme="minorHAnsi"/>
          <w:noProof/>
          <w:sz w:val="22"/>
          <w:szCs w:val="22"/>
        </w:rPr>
        <w:t>, 2006)</w:t>
      </w:r>
      <w:r w:rsidR="000B1841" w:rsidRPr="008A184E">
        <w:rPr>
          <w:rFonts w:asciiTheme="minorHAnsi" w:hAnsiTheme="minorHAnsi" w:cstheme="minorHAnsi"/>
          <w:sz w:val="22"/>
          <w:szCs w:val="22"/>
        </w:rPr>
        <w:fldChar w:fldCharType="end"/>
      </w:r>
      <w:r w:rsidR="000B1841" w:rsidRPr="008A184E">
        <w:rPr>
          <w:rFonts w:asciiTheme="minorHAnsi" w:hAnsiTheme="minorHAnsi" w:cstheme="minorHAnsi"/>
          <w:sz w:val="22"/>
          <w:szCs w:val="22"/>
        </w:rPr>
        <w:t>.</w:t>
      </w:r>
    </w:p>
    <w:p w14:paraId="783F6716" w14:textId="3362A284" w:rsidR="00B92933" w:rsidRPr="008A184E" w:rsidRDefault="00B92933" w:rsidP="00DD3A76">
      <w:pPr>
        <w:rPr>
          <w:rFonts w:asciiTheme="minorHAnsi" w:hAnsiTheme="minorHAnsi" w:cstheme="minorHAnsi"/>
          <w:sz w:val="22"/>
          <w:szCs w:val="22"/>
        </w:rPr>
      </w:pPr>
      <w:r w:rsidRPr="008A184E">
        <w:rPr>
          <w:rFonts w:asciiTheme="minorHAnsi" w:hAnsiTheme="minorHAnsi" w:cstheme="minorHAnsi"/>
          <w:sz w:val="22"/>
          <w:szCs w:val="22"/>
        </w:rPr>
        <w:t xml:space="preserve">Refer to </w:t>
      </w:r>
      <w:r w:rsidRPr="008A184E">
        <w:rPr>
          <w:rFonts w:asciiTheme="minorHAnsi" w:hAnsiTheme="minorHAnsi" w:cstheme="minorHAnsi"/>
          <w:i/>
          <w:sz w:val="22"/>
          <w:szCs w:val="22"/>
        </w:rPr>
        <w:t>Appendix A</w:t>
      </w:r>
      <w:r w:rsidRPr="008A184E">
        <w:rPr>
          <w:rFonts w:asciiTheme="minorHAnsi" w:hAnsiTheme="minorHAnsi" w:cstheme="minorHAnsi"/>
          <w:sz w:val="22"/>
          <w:szCs w:val="22"/>
        </w:rPr>
        <w:t xml:space="preserve"> for a table summary of results.  </w:t>
      </w:r>
    </w:p>
    <w:p w14:paraId="7D5A7CB1" w14:textId="77777777" w:rsidR="001279F5" w:rsidRPr="008A184E" w:rsidRDefault="001279F5" w:rsidP="00DD3A76">
      <w:pPr>
        <w:rPr>
          <w:rFonts w:asciiTheme="minorHAnsi" w:hAnsiTheme="minorHAnsi" w:cstheme="minorHAnsi"/>
          <w:sz w:val="22"/>
          <w:szCs w:val="22"/>
        </w:rPr>
      </w:pPr>
    </w:p>
    <w:p w14:paraId="498155BB" w14:textId="2DBCCA7C" w:rsidR="00AC14EB" w:rsidRPr="008A184E" w:rsidRDefault="00276B15" w:rsidP="004F7DE4">
      <w:pPr>
        <w:pStyle w:val="Heading3"/>
        <w:rPr>
          <w:rFonts w:asciiTheme="minorHAnsi" w:hAnsiTheme="minorHAnsi" w:cstheme="minorHAnsi"/>
        </w:rPr>
      </w:pPr>
      <w:bookmarkStart w:id="18" w:name="_Toc16512871"/>
      <w:r w:rsidRPr="008A184E">
        <w:rPr>
          <w:rFonts w:asciiTheme="minorHAnsi" w:hAnsiTheme="minorHAnsi" w:cstheme="minorHAnsi"/>
        </w:rPr>
        <w:t xml:space="preserve">Fatty Acid </w:t>
      </w:r>
      <w:r w:rsidR="00A353DC" w:rsidRPr="008A184E">
        <w:rPr>
          <w:rFonts w:asciiTheme="minorHAnsi" w:hAnsiTheme="minorHAnsi" w:cstheme="minorHAnsi"/>
        </w:rPr>
        <w:t>Trans</w:t>
      </w:r>
      <w:r w:rsidR="0061520E" w:rsidRPr="008A184E">
        <w:rPr>
          <w:rFonts w:asciiTheme="minorHAnsi" w:hAnsiTheme="minorHAnsi" w:cstheme="minorHAnsi"/>
        </w:rPr>
        <w:t>port</w:t>
      </w:r>
      <w:bookmarkEnd w:id="18"/>
    </w:p>
    <w:p w14:paraId="68DEFAD2" w14:textId="3288B1DC" w:rsidR="003F193D" w:rsidRPr="008A184E" w:rsidRDefault="003F193D" w:rsidP="0029786F">
      <w:pPr>
        <w:rPr>
          <w:rFonts w:asciiTheme="minorHAnsi" w:hAnsiTheme="minorHAnsi" w:cstheme="minorHAnsi"/>
          <w:sz w:val="22"/>
          <w:szCs w:val="22"/>
        </w:rPr>
      </w:pPr>
      <w:r w:rsidRPr="008A184E">
        <w:rPr>
          <w:rFonts w:asciiTheme="minorHAnsi" w:hAnsiTheme="minorHAnsi" w:cstheme="minorHAnsi"/>
          <w:sz w:val="22"/>
          <w:szCs w:val="22"/>
        </w:rPr>
        <w:t xml:space="preserve">Lipoprotein lipase (LPL) is present on the placental microvillous membrane and plays a crucial role in lipid metabolism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(Huter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1997)</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It</w:t>
      </w:r>
      <w:r w:rsidR="00585A0A" w:rsidRPr="008A184E">
        <w:rPr>
          <w:rFonts w:asciiTheme="minorHAnsi" w:hAnsiTheme="minorHAnsi" w:cstheme="minorHAnsi"/>
          <w:sz w:val="22"/>
          <w:szCs w:val="22"/>
        </w:rPr>
        <w:t xml:space="preserve">s activity comprises the first step of </w:t>
      </w:r>
      <w:r w:rsidRPr="008A184E">
        <w:rPr>
          <w:rFonts w:asciiTheme="minorHAnsi" w:hAnsiTheme="minorHAnsi" w:cstheme="minorHAnsi"/>
          <w:sz w:val="22"/>
          <w:szCs w:val="22"/>
        </w:rPr>
        <w:t xml:space="preserve">placental transfer of fatty acids from mother to fetus by breaking down maternal triglycerides into fatty acids that can then be transported across the placenta </w:t>
      </w:r>
      <w:r w:rsidRPr="008A184E">
        <w:rPr>
          <w:rFonts w:asciiTheme="minorHAnsi" w:hAnsiTheme="minorHAnsi" w:cstheme="minorHAnsi"/>
          <w:sz w:val="22"/>
          <w:szCs w:val="22"/>
        </w:rPr>
        <w:fldChar w:fldCharType="begin" w:fldLock="1"/>
      </w:r>
      <w:r w:rsidR="00366FC7" w:rsidRPr="008A184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(Huter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1997)</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00366FC7" w:rsidRPr="008A184E">
        <w:rPr>
          <w:rFonts w:asciiTheme="minorHAnsi" w:hAnsiTheme="minorHAnsi" w:cstheme="minorHAnsi"/>
          <w:sz w:val="22"/>
          <w:szCs w:val="22"/>
        </w:rPr>
        <w:fldChar w:fldCharType="begin" w:fldLock="1"/>
      </w:r>
      <w:r w:rsidR="0081568E" w:rsidRPr="008A184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00366FC7" w:rsidRPr="008A184E">
        <w:rPr>
          <w:rFonts w:asciiTheme="minorHAnsi" w:hAnsiTheme="minorHAnsi" w:cstheme="minorHAnsi"/>
          <w:sz w:val="22"/>
          <w:szCs w:val="22"/>
        </w:rPr>
        <w:fldChar w:fldCharType="separate"/>
      </w:r>
      <w:r w:rsidR="00366FC7" w:rsidRPr="008A184E">
        <w:rPr>
          <w:rFonts w:asciiTheme="minorHAnsi" w:hAnsiTheme="minorHAnsi" w:cstheme="minorHAnsi"/>
          <w:noProof/>
          <w:sz w:val="22"/>
          <w:szCs w:val="22"/>
        </w:rPr>
        <w:t xml:space="preserve">(Huter </w:t>
      </w:r>
      <w:r w:rsidR="00366FC7" w:rsidRPr="008A184E">
        <w:rPr>
          <w:rFonts w:asciiTheme="minorHAnsi" w:hAnsiTheme="minorHAnsi" w:cstheme="minorHAnsi"/>
          <w:i/>
          <w:noProof/>
          <w:sz w:val="22"/>
          <w:szCs w:val="22"/>
        </w:rPr>
        <w:t>et al.</w:t>
      </w:r>
      <w:r w:rsidR="00366FC7" w:rsidRPr="008A184E">
        <w:rPr>
          <w:rFonts w:asciiTheme="minorHAnsi" w:hAnsiTheme="minorHAnsi" w:cstheme="minorHAnsi"/>
          <w:noProof/>
          <w:sz w:val="22"/>
          <w:szCs w:val="22"/>
        </w:rPr>
        <w:t>, 1997)</w:t>
      </w:r>
      <w:r w:rsidR="00366FC7" w:rsidRPr="008A184E">
        <w:rPr>
          <w:rFonts w:asciiTheme="minorHAnsi" w:hAnsiTheme="minorHAnsi" w:cstheme="minorHAnsi"/>
          <w:sz w:val="22"/>
          <w:szCs w:val="22"/>
        </w:rPr>
        <w:fldChar w:fldCharType="end"/>
      </w:r>
      <w:r w:rsidR="00366FC7" w:rsidRPr="008A184E">
        <w:rPr>
          <w:rFonts w:asciiTheme="minorHAnsi" w:hAnsiTheme="minorHAnsi" w:cstheme="minorHAnsi"/>
          <w:sz w:val="22"/>
          <w:szCs w:val="22"/>
        </w:rPr>
        <w:t>.</w:t>
      </w:r>
    </w:p>
    <w:p w14:paraId="353CF056" w14:textId="50486A14" w:rsidR="00B53FE7" w:rsidRPr="008A184E" w:rsidRDefault="00AC14EB" w:rsidP="0029786F">
      <w:pPr>
        <w:rPr>
          <w:rFonts w:asciiTheme="minorHAnsi" w:hAnsiTheme="minorHAnsi" w:cstheme="minorHAnsi"/>
          <w:sz w:val="22"/>
          <w:szCs w:val="22"/>
        </w:rPr>
      </w:pPr>
      <w:r w:rsidRPr="008A184E">
        <w:rPr>
          <w:rFonts w:asciiTheme="minorHAnsi" w:hAnsiTheme="minorHAnsi" w:cstheme="minorHAnsi"/>
          <w:sz w:val="22"/>
          <w:szCs w:val="22"/>
        </w:rPr>
        <w:t>To my knowledge, lipid transporter expression and transport</w:t>
      </w:r>
      <w:r w:rsidR="002D1520" w:rsidRPr="008A184E">
        <w:rPr>
          <w:rFonts w:asciiTheme="minorHAnsi" w:hAnsiTheme="minorHAnsi" w:cstheme="minorHAnsi"/>
          <w:sz w:val="22"/>
          <w:szCs w:val="22"/>
        </w:rPr>
        <w:t xml:space="preserve"> activity</w:t>
      </w:r>
      <w:r w:rsidRPr="008A184E">
        <w:rPr>
          <w:rFonts w:asciiTheme="minorHAnsi" w:hAnsiTheme="minorHAnsi" w:cstheme="minorHAnsi"/>
          <w:sz w:val="22"/>
          <w:szCs w:val="22"/>
        </w:rPr>
        <w:t xml:space="preserve"> ha</w:t>
      </w:r>
      <w:r w:rsidR="002D1520" w:rsidRPr="008A184E">
        <w:rPr>
          <w:rFonts w:asciiTheme="minorHAnsi" w:hAnsiTheme="minorHAnsi" w:cstheme="minorHAnsi"/>
          <w:sz w:val="22"/>
          <w:szCs w:val="22"/>
        </w:rPr>
        <w:t>ve</w:t>
      </w:r>
      <w:r w:rsidRPr="008A184E">
        <w:rPr>
          <w:rFonts w:asciiTheme="minorHAnsi" w:hAnsiTheme="minorHAnsi" w:cstheme="minorHAnsi"/>
          <w:sz w:val="22"/>
          <w:szCs w:val="22"/>
        </w:rPr>
        <w:t xml:space="preserve"> not been assessed after antenatal GC exposure</w:t>
      </w:r>
      <w:r w:rsidR="002F5643" w:rsidRPr="008A184E">
        <w:rPr>
          <w:rFonts w:asciiTheme="minorHAnsi" w:hAnsiTheme="minorHAnsi" w:cstheme="minorHAnsi"/>
          <w:sz w:val="22"/>
          <w:szCs w:val="22"/>
        </w:rPr>
        <w:t>, but o</w:t>
      </w:r>
      <w:r w:rsidRPr="008A184E">
        <w:rPr>
          <w:rFonts w:asciiTheme="minorHAnsi" w:hAnsiTheme="minorHAnsi" w:cstheme="minorHAnsi"/>
          <w:sz w:val="22"/>
          <w:szCs w:val="22"/>
        </w:rPr>
        <w:t xml:space="preserve">ne study did assess lipoprotein lipase activity along with fatty acid esterification and oxidation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(Mateos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.Using placental explants from term deliveries, fatty acid utilization and storage was altered when cells were treated with hydrocortisone. Fatty acid oxidation was reduced by 25, 50 and 75% in explants treated with 1, 2 and 20 mg/ml hydrocortisone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(Mateos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4A03F5" w:rsidRPr="008A184E">
        <w:rPr>
          <w:rFonts w:asciiTheme="minorHAnsi" w:hAnsiTheme="minorHAnsi" w:cstheme="minorHAnsi"/>
          <w:sz w:val="22"/>
          <w:szCs w:val="22"/>
        </w:rPr>
        <w:t xml:space="preserve">Fatty acid esterification was also reduced at all doses used. Lipoprotein lipase (LPL) activity showed reductions by 40 and 80% when cells were incubated with 2 and 20 mg/ml hydrocortisone </w:t>
      </w:r>
      <w:r w:rsidR="004A03F5" w:rsidRPr="008A184E">
        <w:rPr>
          <w:rFonts w:asciiTheme="minorHAnsi" w:hAnsiTheme="minorHAnsi" w:cstheme="minorHAnsi"/>
          <w:sz w:val="22"/>
          <w:szCs w:val="22"/>
        </w:rPr>
        <w:fldChar w:fldCharType="begin" w:fldLock="1"/>
      </w:r>
      <w:r w:rsidR="004A03F5"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4A03F5" w:rsidRPr="008A184E">
        <w:rPr>
          <w:rFonts w:asciiTheme="minorHAnsi" w:hAnsiTheme="minorHAnsi" w:cstheme="minorHAnsi"/>
          <w:sz w:val="22"/>
          <w:szCs w:val="22"/>
        </w:rPr>
        <w:fldChar w:fldCharType="separate"/>
      </w:r>
      <w:r w:rsidR="004A03F5" w:rsidRPr="008A184E">
        <w:rPr>
          <w:rFonts w:asciiTheme="minorHAnsi" w:hAnsiTheme="minorHAnsi" w:cstheme="minorHAnsi"/>
          <w:noProof/>
          <w:sz w:val="22"/>
          <w:szCs w:val="22"/>
        </w:rPr>
        <w:t xml:space="preserve">(Mateos </w:t>
      </w:r>
      <w:r w:rsidR="004A03F5" w:rsidRPr="008A184E">
        <w:rPr>
          <w:rFonts w:asciiTheme="minorHAnsi" w:hAnsiTheme="minorHAnsi" w:cstheme="minorHAnsi"/>
          <w:i/>
          <w:noProof/>
          <w:sz w:val="22"/>
          <w:szCs w:val="22"/>
        </w:rPr>
        <w:t>et al.</w:t>
      </w:r>
      <w:r w:rsidR="004A03F5" w:rsidRPr="008A184E">
        <w:rPr>
          <w:rFonts w:asciiTheme="minorHAnsi" w:hAnsiTheme="minorHAnsi" w:cstheme="minorHAnsi"/>
          <w:noProof/>
          <w:sz w:val="22"/>
          <w:szCs w:val="22"/>
        </w:rPr>
        <w:t>, 2018)</w:t>
      </w:r>
      <w:r w:rsidR="004A03F5" w:rsidRPr="008A184E">
        <w:rPr>
          <w:rFonts w:asciiTheme="minorHAnsi" w:hAnsiTheme="minorHAnsi" w:cstheme="minorHAnsi"/>
          <w:sz w:val="22"/>
          <w:szCs w:val="22"/>
        </w:rPr>
        <w:fldChar w:fldCharType="end"/>
      </w:r>
      <w:r w:rsidR="004A03F5" w:rsidRPr="008A184E">
        <w:rPr>
          <w:rFonts w:asciiTheme="minorHAnsi" w:hAnsiTheme="minorHAnsi" w:cstheme="minorHAnsi"/>
          <w:sz w:val="22"/>
          <w:szCs w:val="22"/>
        </w:rPr>
        <w:t>.</w:t>
      </w:r>
      <w:r w:rsidR="00CC3E0F" w:rsidRPr="008A184E">
        <w:rPr>
          <w:rFonts w:asciiTheme="minorHAnsi" w:hAnsiTheme="minorHAnsi" w:cstheme="minorHAnsi"/>
          <w:sz w:val="22"/>
          <w:szCs w:val="22"/>
        </w:rPr>
        <w:t xml:space="preserve"> Hence, fatty acid uptake, storage and oxidation were all impaired. This same study showed reductions in radiolabeled glucose uptake at 2 and 20 mg/ml doses, and the reduced fatty acid metabolism capacity further suggests failed placental compensatory mechanism to utilize fatty acids when glucose uptake is compromised, despite the availability of nutrients </w:t>
      </w:r>
      <w:r w:rsidR="00CC3E0F" w:rsidRPr="008A184E">
        <w:rPr>
          <w:rFonts w:asciiTheme="minorHAnsi" w:hAnsiTheme="minorHAnsi" w:cstheme="minorHAnsi"/>
          <w:sz w:val="22"/>
          <w:szCs w:val="22"/>
        </w:rPr>
        <w:fldChar w:fldCharType="begin" w:fldLock="1"/>
      </w:r>
      <w:r w:rsidR="00CC3E0F"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CC3E0F" w:rsidRPr="008A184E">
        <w:rPr>
          <w:rFonts w:asciiTheme="minorHAnsi" w:hAnsiTheme="minorHAnsi" w:cstheme="minorHAnsi"/>
          <w:sz w:val="22"/>
          <w:szCs w:val="22"/>
        </w:rPr>
        <w:fldChar w:fldCharType="separate"/>
      </w:r>
      <w:r w:rsidR="00CC3E0F" w:rsidRPr="008A184E">
        <w:rPr>
          <w:rFonts w:asciiTheme="minorHAnsi" w:hAnsiTheme="minorHAnsi" w:cstheme="minorHAnsi"/>
          <w:noProof/>
          <w:sz w:val="22"/>
          <w:szCs w:val="22"/>
        </w:rPr>
        <w:t xml:space="preserve">(Mateos </w:t>
      </w:r>
      <w:r w:rsidR="00CC3E0F" w:rsidRPr="008A184E">
        <w:rPr>
          <w:rFonts w:asciiTheme="minorHAnsi" w:hAnsiTheme="minorHAnsi" w:cstheme="minorHAnsi"/>
          <w:i/>
          <w:noProof/>
          <w:sz w:val="22"/>
          <w:szCs w:val="22"/>
        </w:rPr>
        <w:t>et al.</w:t>
      </w:r>
      <w:r w:rsidR="00CC3E0F" w:rsidRPr="008A184E">
        <w:rPr>
          <w:rFonts w:asciiTheme="minorHAnsi" w:hAnsiTheme="minorHAnsi" w:cstheme="minorHAnsi"/>
          <w:noProof/>
          <w:sz w:val="22"/>
          <w:szCs w:val="22"/>
        </w:rPr>
        <w:t>, 2018)</w:t>
      </w:r>
      <w:r w:rsidR="00CC3E0F" w:rsidRPr="008A184E">
        <w:rPr>
          <w:rFonts w:asciiTheme="minorHAnsi" w:hAnsiTheme="minorHAnsi" w:cstheme="minorHAnsi"/>
          <w:sz w:val="22"/>
          <w:szCs w:val="22"/>
        </w:rPr>
        <w:fldChar w:fldCharType="end"/>
      </w:r>
      <w:r w:rsidR="00CC3E0F" w:rsidRPr="008A184E">
        <w:rPr>
          <w:rFonts w:asciiTheme="minorHAnsi" w:hAnsiTheme="minorHAnsi" w:cstheme="minorHAnsi"/>
          <w:sz w:val="22"/>
          <w:szCs w:val="22"/>
        </w:rPr>
        <w:t>.</w:t>
      </w:r>
    </w:p>
    <w:p w14:paraId="74E93473" w14:textId="334CC735" w:rsidR="00463773" w:rsidRPr="008A184E" w:rsidRDefault="0029786F" w:rsidP="0029786F">
      <w:pPr>
        <w:rPr>
          <w:rFonts w:asciiTheme="minorHAnsi" w:hAnsiTheme="minorHAnsi" w:cstheme="minorHAnsi"/>
          <w:sz w:val="22"/>
          <w:szCs w:val="22"/>
        </w:rPr>
      </w:pPr>
      <w:r w:rsidRPr="008A184E">
        <w:rPr>
          <w:rFonts w:asciiTheme="minorHAnsi" w:hAnsiTheme="minorHAnsi" w:cstheme="minorHAnsi"/>
          <w:sz w:val="22"/>
          <w:szCs w:val="22"/>
        </w:rPr>
        <w:t xml:space="preserve">In humans, </w:t>
      </w:r>
      <w:r w:rsidR="00B53FE7" w:rsidRPr="008A184E">
        <w:rPr>
          <w:rFonts w:asciiTheme="minorHAnsi" w:hAnsiTheme="minorHAnsi" w:cstheme="minorHAnsi"/>
          <w:sz w:val="22"/>
          <w:szCs w:val="22"/>
        </w:rPr>
        <w:t>microvillous membrane LPL activity was reduced by 47% in placentas of IUGR preterm pregnancies</w:t>
      </w:r>
      <w:r w:rsidR="00836729" w:rsidRPr="008A184E">
        <w:rPr>
          <w:rFonts w:asciiTheme="minorHAnsi" w:hAnsiTheme="minorHAnsi" w:cstheme="minorHAnsi"/>
          <w:sz w:val="22"/>
          <w:szCs w:val="22"/>
        </w:rPr>
        <w:t xml:space="preserve"> </w:t>
      </w:r>
      <w:r w:rsidR="00836729" w:rsidRPr="008A184E">
        <w:rPr>
          <w:rFonts w:asciiTheme="minorHAnsi" w:hAnsiTheme="minorHAnsi" w:cstheme="minorHAnsi"/>
          <w:sz w:val="22"/>
          <w:szCs w:val="22"/>
        </w:rPr>
        <w:fldChar w:fldCharType="begin" w:fldLock="1"/>
      </w:r>
      <w:r w:rsidR="008E7DD6" w:rsidRPr="008A184E">
        <w:rPr>
          <w:rFonts w:asciiTheme="minorHAnsi" w:hAnsiTheme="minorHAnsi" w:cstheme="minorHAnsi"/>
          <w:sz w:val="22"/>
          <w:szCs w:val="22"/>
        </w:rPr>
        <w:instrText>ADDIN CSL_CITATION {"citationItems":[{"id":"ITEM-1","itemData":{"DOI":"10.1210/jc.2003-032234","ISSN":"0021-972X","author":[{"dropping-particle":"","family":"Magnusson","given":"A. L.","non-dropping-particle":"","parse-names":false,"suffix":""},{"dropping-particle":"","family":"Waterman","given":"I. J.","non-dropping-particle":"","parse-names":false,"suffix":""},{"dropping-particle":"","family":"Wennergren","given":"M.","non-dropping-particle":"","parse-names":false,"suffix":""},{"dropping-particle":"","family":"Jansson","given":"T.","non-dropping-particle":"","parse-names":false,"suffix":""},{"dropping-particle":"","family":"Powell","given":"T. L.","non-dropping-particle":"","parse-names":false,"suffix":""}],"container-title":"The Journal of Clinical Endocrinology &amp; Metabolism","id":"ITEM-1","issue":"9","issued":{"date-parts":[["2004","9","1"]]},"page":"4607-4614","publisher":"Narnia","title":"Triglyceride Hydrolase Activities and Expression of Fatty Acid Binding Proteins in the Human Placenta in Pregnancies Complicated by Intrauterine Growth Restriction and Diabetes","type":"article-journal","volume":"89"},"uris":["http://www.mendeley.com/documents/?uuid=37c8b6b5-870f-3752-b5ce-3db8b684b7a3"]}],"mendeley":{"formattedCitation":"(Magnusson &lt;i&gt;et al.&lt;/i&gt;, 2004)","plainTextFormattedCitation":"(Magnusson et al., 2004)","previouslyFormattedCitation":"(Magnusson &lt;i&gt;et al.&lt;/i&gt;, 2004)"},"properties":{"noteIndex":0},"schema":"https://github.com/citation-style-language/schema/raw/master/csl-citation.json"}</w:instrText>
      </w:r>
      <w:r w:rsidR="00836729" w:rsidRPr="008A184E">
        <w:rPr>
          <w:rFonts w:asciiTheme="minorHAnsi" w:hAnsiTheme="minorHAnsi" w:cstheme="minorHAnsi"/>
          <w:sz w:val="22"/>
          <w:szCs w:val="22"/>
        </w:rPr>
        <w:fldChar w:fldCharType="separate"/>
      </w:r>
      <w:r w:rsidR="00836729" w:rsidRPr="008A184E">
        <w:rPr>
          <w:rFonts w:asciiTheme="minorHAnsi" w:hAnsiTheme="minorHAnsi" w:cstheme="minorHAnsi"/>
          <w:noProof/>
          <w:sz w:val="22"/>
          <w:szCs w:val="22"/>
        </w:rPr>
        <w:t xml:space="preserve">(Magnusson </w:t>
      </w:r>
      <w:r w:rsidR="00836729" w:rsidRPr="008A184E">
        <w:rPr>
          <w:rFonts w:asciiTheme="minorHAnsi" w:hAnsiTheme="minorHAnsi" w:cstheme="minorHAnsi"/>
          <w:i/>
          <w:noProof/>
          <w:sz w:val="22"/>
          <w:szCs w:val="22"/>
        </w:rPr>
        <w:t>et al.</w:t>
      </w:r>
      <w:r w:rsidR="00836729" w:rsidRPr="008A184E">
        <w:rPr>
          <w:rFonts w:asciiTheme="minorHAnsi" w:hAnsiTheme="minorHAnsi" w:cstheme="minorHAnsi"/>
          <w:noProof/>
          <w:sz w:val="22"/>
          <w:szCs w:val="22"/>
        </w:rPr>
        <w:t>, 2004)</w:t>
      </w:r>
      <w:r w:rsidR="00836729" w:rsidRPr="008A184E">
        <w:rPr>
          <w:rFonts w:asciiTheme="minorHAnsi" w:hAnsiTheme="minorHAnsi" w:cstheme="minorHAnsi"/>
          <w:sz w:val="22"/>
          <w:szCs w:val="22"/>
        </w:rPr>
        <w:fldChar w:fldCharType="end"/>
      </w:r>
      <w:r w:rsidR="00836729" w:rsidRPr="008A184E">
        <w:rPr>
          <w:rFonts w:asciiTheme="minorHAnsi" w:hAnsiTheme="minorHAnsi" w:cstheme="minorHAnsi"/>
          <w:sz w:val="22"/>
          <w:szCs w:val="22"/>
        </w:rPr>
        <w:t>.</w:t>
      </w:r>
      <w:r w:rsidR="00366FC7" w:rsidRPr="008A184E">
        <w:rPr>
          <w:rFonts w:asciiTheme="minorHAnsi" w:hAnsiTheme="minorHAnsi" w:cstheme="minorHAnsi"/>
          <w:sz w:val="22"/>
          <w:szCs w:val="22"/>
        </w:rPr>
        <w:t xml:space="preserve"> </w:t>
      </w:r>
      <w:r w:rsidR="003F1702" w:rsidRPr="008A184E">
        <w:rPr>
          <w:rFonts w:asciiTheme="minorHAnsi" w:hAnsiTheme="minorHAnsi" w:cstheme="minorHAnsi"/>
          <w:sz w:val="22"/>
          <w:szCs w:val="22"/>
        </w:rPr>
        <w:t>Additionally, LDL receptor protein levels were reduced in placentas from pregnancies with IUGR (</w:t>
      </w:r>
      <w:proofErr w:type="spellStart"/>
      <w:r w:rsidR="003F1702" w:rsidRPr="008A184E">
        <w:rPr>
          <w:rFonts w:asciiTheme="minorHAnsi" w:hAnsiTheme="minorHAnsi" w:cstheme="minorHAnsi"/>
          <w:sz w:val="22"/>
          <w:szCs w:val="22"/>
        </w:rPr>
        <w:t>Wadsack</w:t>
      </w:r>
      <w:proofErr w:type="spellEnd"/>
      <w:r w:rsidR="003F1702" w:rsidRPr="008A184E">
        <w:rPr>
          <w:rFonts w:asciiTheme="minorHAnsi" w:hAnsiTheme="minorHAnsi" w:cstheme="minorHAnsi"/>
          <w:sz w:val="22"/>
          <w:szCs w:val="22"/>
        </w:rPr>
        <w:t xml:space="preserve"> et al., 2007).</w:t>
      </w:r>
    </w:p>
    <w:p w14:paraId="002269FE" w14:textId="411C1146" w:rsidR="007F535B" w:rsidRPr="008A184E" w:rsidRDefault="007F535B" w:rsidP="0029786F">
      <w:pPr>
        <w:rPr>
          <w:rFonts w:asciiTheme="minorHAnsi" w:hAnsiTheme="minorHAnsi" w:cstheme="minorHAnsi"/>
          <w:sz w:val="22"/>
          <w:szCs w:val="22"/>
        </w:rPr>
      </w:pPr>
      <w:r w:rsidRPr="008A184E">
        <w:rPr>
          <w:rFonts w:asciiTheme="minorHAnsi" w:hAnsiTheme="minorHAnsi" w:cstheme="minorHAnsi"/>
          <w:sz w:val="22"/>
          <w:szCs w:val="22"/>
        </w:rPr>
        <w:t xml:space="preserve">Finally, ultrasound images of human growth-restricted fetuses showed reduced fat and lean mass, suggesting fetal nutrient deprivation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{"citationItems":[{"id":"ITEM-1","itemData":{"DOI":"10.1016/J.AJOG.2004.06.045","ISSN":"0002-9378","abstract":"OBJECTIVE\nThe purpose of this study was to assess fetal subcutaneous fat and lean mass areas as predictors of fetal growth restriction. \n\nSTUDY DESIGN\nSeventeen severe fetal growth-restricted (abdominal circumference, &lt;2 SD) fetuses and 20 control fetuses underwent ultrasound measurements of subcutaneous fat, lean mass, and standard biometry. Thigh subcutaneous fat and lean mass were measured on enlarged ultrasound axial images (subcutaneous fat area=total cross sectional area – lean mass area [bone+muscle areas]). Subcutaneous fat and lean mass areas were expressed as a percentage of the total cross-sectional area and were normalized to femur length and head circumference. Measurements were modeled as a function of fetal growth-restriction status and week of gestation with multiple linear regression. \n\nRESULTS\nFetal growth-restriction fetuses showed reductions in fat and lean mass (in standard biometry) and showed a disproportionate reduction in fat mass compared with lean mass. These were all associated significantly with fetal growth restriction. \n\nCONCLUSION\nFetal growth-restricted fetuses have reduced subcutaneous fat and lean mass compared with control fetuses; a further reduction occurs in subcutaneous fat concentration compared with the reduction in lean mass when fat is normalized for body size, with either head circumference or femur length. Fat-to-bone proportions may be useful in distinguishing the small for gestational age fetus who is truly fetal growth restriction from the constitutionally small fetus.","author":[{"dropping-particle":"","family":"Padoan","given":"Alessandra","non-dropping-particle":"","parse-names":false,"suffix":""},{"dropping-particle":"","family":"Rigano","given":"Serena","non-dropping-particle":"","parse-names":false,"suffix":""},{"dropping-particle":"","family":"Ferrazzi","given":"Enrico","non-dropping-particle":"","parse-names":false,"suffix":""},{"dropping-particle":"","family":"Beaty","given":"Brenda L.","non-dropping-particle":"","parse-names":false,"suffix":""},{"dropping-particle":"","family":"Battaglia","given":"Frederick C.","non-dropping-particle":"","parse-names":false,"suffix":""},{"dropping-particle":"","family":"Galan","given":"Henry L.","non-dropping-particle":"","parse-names":false,"suffix":""}],"container-title":"American Journal of Obstetrics and Gynecology","id":"ITEM-1","issue":"4","issued":{"date-parts":[["2004","10","1"]]},"page":"1459-1464","publisher":"Mosby","title":"Differences in fat and lean mass proportions in normal and growth-restricted fetuses","type":"article-journal","volume":"191"},"uris":["http://www.mendeley.com/documents/?uuid=6d63173e-069b-35d7-abc2-e1f433e2c9f3"]}],"mendeley":{"formattedCitation":"(Padoan &lt;i&gt;et al.&lt;/i&gt;, 2004)","plainTextFormattedCitation":"(Padoan et al., 2004)","previouslyFormattedCitation":"(Padoan &lt;i&gt;et al.&lt;/i&gt;, 2004)"},"properties":{"noteIndex":0},"schema":"https://github.com/citation-style-language/schema/raw/master/csl-citation.json"}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(Padoan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2004)</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DE711B" w:rsidRPr="008A184E">
        <w:rPr>
          <w:rFonts w:asciiTheme="minorHAnsi" w:hAnsiTheme="minorHAnsi" w:cstheme="minorHAnsi"/>
          <w:sz w:val="22"/>
          <w:szCs w:val="22"/>
        </w:rPr>
        <w:t xml:space="preserve"> </w:t>
      </w:r>
    </w:p>
    <w:p w14:paraId="6CCF87CA" w14:textId="7175526C" w:rsidR="00765DC3" w:rsidRPr="008A184E" w:rsidRDefault="00765DC3" w:rsidP="0029786F">
      <w:pPr>
        <w:rPr>
          <w:rFonts w:asciiTheme="minorHAnsi" w:hAnsiTheme="minorHAnsi" w:cstheme="minorHAnsi"/>
          <w:sz w:val="22"/>
          <w:szCs w:val="22"/>
        </w:rPr>
      </w:pPr>
      <w:r w:rsidRPr="008A184E">
        <w:rPr>
          <w:rFonts w:asciiTheme="minorHAnsi" w:hAnsiTheme="minorHAnsi" w:cstheme="minorHAnsi"/>
          <w:sz w:val="22"/>
          <w:szCs w:val="22"/>
        </w:rPr>
        <w:t xml:space="preserve">Refer to </w:t>
      </w:r>
      <w:r w:rsidRPr="008A184E">
        <w:rPr>
          <w:rFonts w:asciiTheme="minorHAnsi" w:hAnsiTheme="minorHAnsi" w:cstheme="minorHAnsi"/>
          <w:i/>
          <w:sz w:val="22"/>
          <w:szCs w:val="22"/>
        </w:rPr>
        <w:t>Appendix A</w:t>
      </w:r>
      <w:r w:rsidRPr="008A184E">
        <w:rPr>
          <w:rFonts w:asciiTheme="minorHAnsi" w:hAnsiTheme="minorHAnsi" w:cstheme="minorHAnsi"/>
          <w:sz w:val="22"/>
          <w:szCs w:val="22"/>
        </w:rPr>
        <w:t xml:space="preserve"> for a table summary of results.</w:t>
      </w:r>
    </w:p>
    <w:p w14:paraId="495E6744" w14:textId="77777777" w:rsidR="00D8113E" w:rsidRPr="008A184E" w:rsidRDefault="00D8113E" w:rsidP="0009009F">
      <w:pPr>
        <w:rPr>
          <w:rFonts w:asciiTheme="minorHAnsi" w:hAnsiTheme="minorHAnsi" w:cstheme="minorHAnsi"/>
          <w:sz w:val="22"/>
          <w:szCs w:val="22"/>
        </w:rPr>
      </w:pPr>
    </w:p>
    <w:p w14:paraId="5359F945" w14:textId="66FB85E7" w:rsidR="004E123E" w:rsidRPr="008A184E" w:rsidRDefault="00D8113E" w:rsidP="00643B1E">
      <w:pPr>
        <w:pStyle w:val="Heading2"/>
        <w:rPr>
          <w:rFonts w:asciiTheme="minorHAnsi" w:hAnsiTheme="minorHAnsi" w:cstheme="minorHAnsi"/>
        </w:rPr>
      </w:pPr>
      <w:bookmarkStart w:id="19" w:name="_Toc15461864"/>
      <w:bookmarkStart w:id="20" w:name="_Toc16512872"/>
      <w:r w:rsidRPr="008A184E">
        <w:rPr>
          <w:rFonts w:asciiTheme="minorHAnsi" w:hAnsiTheme="minorHAnsi" w:cstheme="minorHAnsi"/>
        </w:rPr>
        <w:t xml:space="preserve">Effect of Glucocorticoid Exposure on </w:t>
      </w:r>
      <w:r w:rsidR="00B6171C" w:rsidRPr="008A184E">
        <w:rPr>
          <w:rFonts w:asciiTheme="minorHAnsi" w:hAnsiTheme="minorHAnsi" w:cstheme="minorHAnsi"/>
        </w:rPr>
        <w:t xml:space="preserve">Placental </w:t>
      </w:r>
      <w:r w:rsidRPr="008A184E">
        <w:rPr>
          <w:rFonts w:asciiTheme="minorHAnsi" w:hAnsiTheme="minorHAnsi" w:cstheme="minorHAnsi"/>
        </w:rPr>
        <w:t xml:space="preserve">mTORC1 </w:t>
      </w:r>
      <w:bookmarkEnd w:id="19"/>
      <w:r w:rsidR="00C36456" w:rsidRPr="008A184E">
        <w:rPr>
          <w:rFonts w:asciiTheme="minorHAnsi" w:hAnsiTheme="minorHAnsi" w:cstheme="minorHAnsi"/>
        </w:rPr>
        <w:t>Function</w:t>
      </w:r>
      <w:bookmarkEnd w:id="20"/>
    </w:p>
    <w:p w14:paraId="394C314F" w14:textId="04A0B856" w:rsidR="007012A2" w:rsidRPr="008A184E" w:rsidRDefault="009D5281" w:rsidP="007012A2">
      <w:pPr>
        <w:rPr>
          <w:rFonts w:asciiTheme="minorHAnsi" w:hAnsiTheme="minorHAnsi" w:cstheme="minorHAnsi"/>
          <w:sz w:val="22"/>
          <w:szCs w:val="22"/>
        </w:rPr>
      </w:pPr>
      <w:r w:rsidRPr="008A184E">
        <w:rPr>
          <w:rFonts w:asciiTheme="minorHAnsi" w:hAnsiTheme="minorHAnsi" w:cstheme="minorHAnsi"/>
          <w:sz w:val="22"/>
          <w:szCs w:val="22"/>
        </w:rPr>
        <w:t xml:space="preserve">mTORC1 is a crucial nutrient sensor that plays a role in integrating </w:t>
      </w:r>
      <w:r w:rsidR="00DE68A0" w:rsidRPr="008A184E">
        <w:rPr>
          <w:rFonts w:asciiTheme="minorHAnsi" w:hAnsiTheme="minorHAnsi" w:cstheme="minorHAnsi"/>
          <w:sz w:val="22"/>
          <w:szCs w:val="22"/>
        </w:rPr>
        <w:t xml:space="preserve">maternal and </w:t>
      </w:r>
      <w:r w:rsidRPr="008A184E">
        <w:rPr>
          <w:rFonts w:asciiTheme="minorHAnsi" w:hAnsiTheme="minorHAnsi" w:cstheme="minorHAnsi"/>
          <w:sz w:val="22"/>
          <w:szCs w:val="22"/>
        </w:rPr>
        <w:t xml:space="preserve">fetal signals </w:t>
      </w:r>
      <w:r w:rsidR="00941EEE" w:rsidRPr="008A184E">
        <w:rPr>
          <w:rFonts w:asciiTheme="minorHAnsi" w:hAnsiTheme="minorHAnsi" w:cstheme="minorHAnsi"/>
          <w:sz w:val="22"/>
          <w:szCs w:val="22"/>
        </w:rPr>
        <w:t>to ensure</w:t>
      </w:r>
      <w:r w:rsidRPr="008A184E">
        <w:rPr>
          <w:rFonts w:asciiTheme="minorHAnsi" w:hAnsiTheme="minorHAnsi" w:cstheme="minorHAnsi"/>
          <w:sz w:val="22"/>
          <w:szCs w:val="22"/>
        </w:rPr>
        <w:t xml:space="preserve"> adequate nutrient transport </w:t>
      </w:r>
      <w:r w:rsidR="00941EEE" w:rsidRPr="008A184E">
        <w:rPr>
          <w:rFonts w:asciiTheme="minorHAnsi" w:hAnsiTheme="minorHAnsi" w:cstheme="minorHAnsi"/>
          <w:sz w:val="22"/>
          <w:szCs w:val="22"/>
        </w:rPr>
        <w:t xml:space="preserve">to the fetus </w:t>
      </w:r>
      <w:r w:rsidRPr="008A184E">
        <w:rPr>
          <w:rFonts w:asciiTheme="minorHAnsi" w:hAnsiTheme="minorHAnsi" w:cstheme="minorHAnsi"/>
          <w:sz w:val="22"/>
          <w:szCs w:val="22"/>
        </w:rPr>
        <w:t xml:space="preserve">through the placenta </w:t>
      </w:r>
      <w:r w:rsidRPr="008A184E">
        <w:rPr>
          <w:rFonts w:asciiTheme="minorHAnsi" w:hAnsiTheme="minorHAnsi" w:cstheme="minorHAnsi"/>
          <w:sz w:val="22"/>
          <w:szCs w:val="22"/>
        </w:rPr>
        <w:fldChar w:fldCharType="begin" w:fldLock="1"/>
      </w:r>
      <w:r w:rsidR="007E54B6" w:rsidRPr="008A184E">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8A184E">
        <w:rPr>
          <w:rFonts w:asciiTheme="minorHAnsi" w:hAnsiTheme="minorHAnsi" w:cstheme="minorHAnsi"/>
          <w:sz w:val="22"/>
          <w:szCs w:val="22"/>
        </w:rPr>
        <w:fldChar w:fldCharType="separate"/>
      </w:r>
      <w:r w:rsidR="00227868" w:rsidRPr="008A184E">
        <w:rPr>
          <w:rFonts w:asciiTheme="minorHAnsi" w:hAnsiTheme="minorHAnsi" w:cstheme="minorHAnsi"/>
          <w:noProof/>
          <w:sz w:val="22"/>
          <w:szCs w:val="22"/>
        </w:rPr>
        <w:t xml:space="preserve">(Wen </w:t>
      </w:r>
      <w:r w:rsidR="00227868" w:rsidRPr="008A184E">
        <w:rPr>
          <w:rFonts w:asciiTheme="minorHAnsi" w:hAnsiTheme="minorHAnsi" w:cstheme="minorHAnsi"/>
          <w:i/>
          <w:noProof/>
          <w:sz w:val="22"/>
          <w:szCs w:val="22"/>
        </w:rPr>
        <w:t>et al.</w:t>
      </w:r>
      <w:r w:rsidR="00227868" w:rsidRPr="008A184E">
        <w:rPr>
          <w:rFonts w:asciiTheme="minorHAnsi" w:hAnsiTheme="minorHAnsi" w:cstheme="minorHAnsi"/>
          <w:noProof/>
          <w:sz w:val="22"/>
          <w:szCs w:val="22"/>
        </w:rPr>
        <w:t xml:space="preserve">, 2005; Roos </w:t>
      </w:r>
      <w:r w:rsidR="00227868" w:rsidRPr="008A184E">
        <w:rPr>
          <w:rFonts w:asciiTheme="minorHAnsi" w:hAnsiTheme="minorHAnsi" w:cstheme="minorHAnsi"/>
          <w:i/>
          <w:noProof/>
          <w:sz w:val="22"/>
          <w:szCs w:val="22"/>
        </w:rPr>
        <w:t>et al.</w:t>
      </w:r>
      <w:r w:rsidR="00227868" w:rsidRPr="008A184E">
        <w:rPr>
          <w:rFonts w:asciiTheme="minorHAnsi" w:hAnsiTheme="minorHAnsi" w:cstheme="minorHAnsi"/>
          <w:noProof/>
          <w:sz w:val="22"/>
          <w:szCs w:val="22"/>
        </w:rPr>
        <w:t xml:space="preserve">, 2007; Mparmpakas </w:t>
      </w:r>
      <w:r w:rsidR="00227868" w:rsidRPr="008A184E">
        <w:rPr>
          <w:rFonts w:asciiTheme="minorHAnsi" w:hAnsiTheme="minorHAnsi" w:cstheme="minorHAnsi"/>
          <w:i/>
          <w:noProof/>
          <w:sz w:val="22"/>
          <w:szCs w:val="22"/>
        </w:rPr>
        <w:t>et al.</w:t>
      </w:r>
      <w:r w:rsidR="00227868" w:rsidRPr="008A184E">
        <w:rPr>
          <w:rFonts w:asciiTheme="minorHAnsi" w:hAnsiTheme="minorHAnsi" w:cstheme="minorHAnsi"/>
          <w:noProof/>
          <w:sz w:val="22"/>
          <w:szCs w:val="22"/>
        </w:rPr>
        <w:t>, 2012; Jansson &amp; Powell,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131252" w:rsidRPr="008A184E">
        <w:rPr>
          <w:rFonts w:asciiTheme="minorHAnsi" w:hAnsiTheme="minorHAnsi" w:cstheme="minorHAnsi"/>
          <w:sz w:val="22"/>
          <w:szCs w:val="22"/>
        </w:rPr>
        <w:t xml:space="preserve"> Fewer studies have assessed the relationship between maternal </w:t>
      </w:r>
      <w:r w:rsidR="004F32E7" w:rsidRPr="008A184E">
        <w:rPr>
          <w:rFonts w:asciiTheme="minorHAnsi" w:hAnsiTheme="minorHAnsi" w:cstheme="minorHAnsi"/>
          <w:sz w:val="22"/>
          <w:szCs w:val="22"/>
        </w:rPr>
        <w:t>GC</w:t>
      </w:r>
      <w:r w:rsidR="00131252" w:rsidRPr="008A184E">
        <w:rPr>
          <w:rFonts w:asciiTheme="minorHAnsi" w:hAnsiTheme="minorHAnsi" w:cstheme="minorHAnsi"/>
          <w:sz w:val="22"/>
          <w:szCs w:val="22"/>
        </w:rPr>
        <w:t xml:space="preserve"> exposure and placental mTORC1 activity in rodents or humans, but its activity is reduced in intrauterine growth restriction </w:t>
      </w:r>
      <w:r w:rsidR="00131252" w:rsidRPr="008A184E">
        <w:rPr>
          <w:rFonts w:asciiTheme="minorHAnsi" w:hAnsiTheme="minorHAnsi" w:cstheme="minorHAnsi"/>
          <w:sz w:val="22"/>
          <w:szCs w:val="22"/>
        </w:rPr>
        <w:fldChar w:fldCharType="begin" w:fldLock="1"/>
      </w:r>
      <w:r w:rsidR="00131252" w:rsidRPr="008A184E">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00131252" w:rsidRPr="008A184E">
        <w:rPr>
          <w:rFonts w:asciiTheme="minorHAnsi" w:hAnsiTheme="minorHAnsi" w:cstheme="minorHAnsi"/>
          <w:sz w:val="22"/>
          <w:szCs w:val="22"/>
        </w:rPr>
        <w:fldChar w:fldCharType="separate"/>
      </w:r>
      <w:r w:rsidR="00131252" w:rsidRPr="008A184E">
        <w:rPr>
          <w:rFonts w:asciiTheme="minorHAnsi" w:hAnsiTheme="minorHAnsi" w:cstheme="minorHAnsi"/>
          <w:noProof/>
          <w:sz w:val="22"/>
          <w:szCs w:val="22"/>
        </w:rPr>
        <w:t xml:space="preserve">(Roos </w:t>
      </w:r>
      <w:r w:rsidR="00131252" w:rsidRPr="008A184E">
        <w:rPr>
          <w:rFonts w:asciiTheme="minorHAnsi" w:hAnsiTheme="minorHAnsi" w:cstheme="minorHAnsi"/>
          <w:i/>
          <w:noProof/>
          <w:sz w:val="22"/>
          <w:szCs w:val="22"/>
        </w:rPr>
        <w:t>et al.</w:t>
      </w:r>
      <w:r w:rsidR="00131252" w:rsidRPr="008A184E">
        <w:rPr>
          <w:rFonts w:asciiTheme="minorHAnsi" w:hAnsiTheme="minorHAnsi" w:cstheme="minorHAnsi"/>
          <w:noProof/>
          <w:sz w:val="22"/>
          <w:szCs w:val="22"/>
        </w:rPr>
        <w:t>, 2007)</w:t>
      </w:r>
      <w:r w:rsidR="00131252" w:rsidRPr="008A184E">
        <w:rPr>
          <w:rFonts w:asciiTheme="minorHAnsi" w:hAnsiTheme="minorHAnsi" w:cstheme="minorHAnsi"/>
          <w:sz w:val="22"/>
          <w:szCs w:val="22"/>
        </w:rPr>
        <w:fldChar w:fldCharType="end"/>
      </w:r>
      <w:r w:rsidR="00131252" w:rsidRPr="008A184E">
        <w:rPr>
          <w:rFonts w:asciiTheme="minorHAnsi" w:hAnsiTheme="minorHAnsi" w:cstheme="minorHAnsi"/>
          <w:sz w:val="22"/>
          <w:szCs w:val="22"/>
        </w:rPr>
        <w:t xml:space="preserve">. </w:t>
      </w:r>
      <w:r w:rsidR="007221B7" w:rsidRPr="008A184E">
        <w:rPr>
          <w:rFonts w:asciiTheme="minorHAnsi" w:hAnsiTheme="minorHAnsi" w:cstheme="minorHAnsi"/>
          <w:sz w:val="22"/>
          <w:szCs w:val="22"/>
        </w:rPr>
        <w:t>Mice exposed to corticosterone at E14-E19 had reduced mTORC1 activity at E19 evident by the reduced p</w:t>
      </w:r>
      <w:r w:rsidR="004F26BE" w:rsidRPr="008A184E">
        <w:rPr>
          <w:rFonts w:asciiTheme="minorHAnsi" w:hAnsiTheme="minorHAnsi" w:cstheme="minorHAnsi"/>
          <w:sz w:val="22"/>
          <w:szCs w:val="22"/>
        </w:rPr>
        <w:t>4</w:t>
      </w:r>
      <w:r w:rsidR="007221B7" w:rsidRPr="008A184E">
        <w:rPr>
          <w:rFonts w:asciiTheme="minorHAnsi" w:hAnsiTheme="minorHAnsi" w:cstheme="minorHAnsi"/>
          <w:sz w:val="22"/>
          <w:szCs w:val="22"/>
        </w:rPr>
        <w:t>E-BP1 and pS6K</w:t>
      </w:r>
      <w:r w:rsidR="00131252" w:rsidRPr="008A184E">
        <w:rPr>
          <w:rFonts w:asciiTheme="minorHAnsi" w:hAnsiTheme="minorHAnsi" w:cstheme="minorHAnsi"/>
          <w:sz w:val="22"/>
          <w:szCs w:val="22"/>
        </w:rPr>
        <w:t xml:space="preserve"> expression</w:t>
      </w:r>
      <w:r w:rsidR="007221B7" w:rsidRPr="008A184E">
        <w:rPr>
          <w:rFonts w:asciiTheme="minorHAnsi" w:hAnsiTheme="minorHAnsi" w:cstheme="minorHAnsi"/>
          <w:sz w:val="22"/>
          <w:szCs w:val="22"/>
        </w:rPr>
        <w:t>, downstream targets of mTORC1</w:t>
      </w:r>
      <w:r w:rsidR="004950F5" w:rsidRPr="008A184E">
        <w:rPr>
          <w:rFonts w:asciiTheme="minorHAnsi" w:hAnsiTheme="minorHAnsi" w:cstheme="minorHAnsi"/>
          <w:sz w:val="22"/>
          <w:szCs w:val="22"/>
        </w:rPr>
        <w:t xml:space="preserve">, and increased REDD1 expression which is an inhibitor of mTORC1 signaling </w:t>
      </w:r>
      <w:r w:rsidR="007221B7" w:rsidRPr="008A184E">
        <w:rPr>
          <w:rFonts w:asciiTheme="minorHAnsi" w:hAnsiTheme="minorHAnsi" w:cstheme="minorHAnsi"/>
          <w:sz w:val="22"/>
          <w:szCs w:val="22"/>
        </w:rPr>
        <w:t xml:space="preserve"> </w:t>
      </w:r>
      <w:r w:rsidR="007221B7" w:rsidRPr="008A184E">
        <w:rPr>
          <w:rFonts w:asciiTheme="minorHAnsi" w:hAnsiTheme="minorHAnsi" w:cstheme="minorHAnsi"/>
          <w:sz w:val="22"/>
          <w:szCs w:val="22"/>
        </w:rPr>
        <w:fldChar w:fldCharType="begin" w:fldLock="1"/>
      </w:r>
      <w:r w:rsidR="00691D51"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7221B7" w:rsidRPr="008A184E">
        <w:rPr>
          <w:rFonts w:asciiTheme="minorHAnsi" w:hAnsiTheme="minorHAnsi" w:cstheme="minorHAnsi"/>
          <w:sz w:val="22"/>
          <w:szCs w:val="22"/>
        </w:rPr>
        <w:fldChar w:fldCharType="separate"/>
      </w:r>
      <w:r w:rsidR="007221B7" w:rsidRPr="008A184E">
        <w:rPr>
          <w:rFonts w:asciiTheme="minorHAnsi" w:hAnsiTheme="minorHAnsi" w:cstheme="minorHAnsi"/>
          <w:noProof/>
          <w:sz w:val="22"/>
          <w:szCs w:val="22"/>
        </w:rPr>
        <w:t xml:space="preserve">(Vaughan </w:t>
      </w:r>
      <w:r w:rsidR="007221B7" w:rsidRPr="008A184E">
        <w:rPr>
          <w:rFonts w:asciiTheme="minorHAnsi" w:hAnsiTheme="minorHAnsi" w:cstheme="minorHAnsi"/>
          <w:i/>
          <w:noProof/>
          <w:sz w:val="22"/>
          <w:szCs w:val="22"/>
        </w:rPr>
        <w:t>et al.</w:t>
      </w:r>
      <w:r w:rsidR="007221B7" w:rsidRPr="008A184E">
        <w:rPr>
          <w:rFonts w:asciiTheme="minorHAnsi" w:hAnsiTheme="minorHAnsi" w:cstheme="minorHAnsi"/>
          <w:noProof/>
          <w:sz w:val="22"/>
          <w:szCs w:val="22"/>
        </w:rPr>
        <w:t>, 2015)</w:t>
      </w:r>
      <w:r w:rsidR="007221B7" w:rsidRPr="008A184E">
        <w:rPr>
          <w:rFonts w:asciiTheme="minorHAnsi" w:hAnsiTheme="minorHAnsi" w:cstheme="minorHAnsi"/>
          <w:sz w:val="22"/>
          <w:szCs w:val="22"/>
        </w:rPr>
        <w:fldChar w:fldCharType="end"/>
      </w:r>
      <w:r w:rsidR="007221B7" w:rsidRPr="008A184E">
        <w:rPr>
          <w:rFonts w:asciiTheme="minorHAnsi" w:hAnsiTheme="minorHAnsi" w:cstheme="minorHAnsi"/>
          <w:sz w:val="22"/>
          <w:szCs w:val="22"/>
        </w:rPr>
        <w:t xml:space="preserve">. </w:t>
      </w:r>
      <w:r w:rsidR="004F26BE" w:rsidRPr="008A184E">
        <w:rPr>
          <w:rFonts w:asciiTheme="minorHAnsi" w:hAnsiTheme="minorHAnsi" w:cstheme="minorHAnsi"/>
          <w:sz w:val="22"/>
          <w:szCs w:val="22"/>
        </w:rPr>
        <w:t xml:space="preserve">Mice exposed to corticosterone at E11-E16 had reduced </w:t>
      </w:r>
      <w:proofErr w:type="spellStart"/>
      <w:r w:rsidR="004F26BE" w:rsidRPr="008A184E">
        <w:rPr>
          <w:rFonts w:asciiTheme="minorHAnsi" w:hAnsiTheme="minorHAnsi" w:cstheme="minorHAnsi"/>
          <w:sz w:val="22"/>
          <w:szCs w:val="22"/>
        </w:rPr>
        <w:t>pAKT</w:t>
      </w:r>
      <w:proofErr w:type="spellEnd"/>
      <w:r w:rsidR="004F26BE" w:rsidRPr="008A184E">
        <w:rPr>
          <w:rFonts w:asciiTheme="minorHAnsi" w:hAnsiTheme="minorHAnsi" w:cstheme="minorHAnsi"/>
          <w:sz w:val="22"/>
          <w:szCs w:val="22"/>
        </w:rPr>
        <w:t xml:space="preserve"> levels</w:t>
      </w:r>
      <w:r w:rsidR="00065AAA" w:rsidRPr="008A184E">
        <w:rPr>
          <w:rFonts w:asciiTheme="minorHAnsi" w:hAnsiTheme="minorHAnsi" w:cstheme="minorHAnsi"/>
          <w:sz w:val="22"/>
          <w:szCs w:val="22"/>
        </w:rPr>
        <w:t xml:space="preserve"> but unchanged total AKT levels</w:t>
      </w:r>
      <w:r w:rsidR="00E1684F" w:rsidRPr="008A184E">
        <w:rPr>
          <w:rFonts w:asciiTheme="minorHAnsi" w:hAnsiTheme="minorHAnsi" w:cstheme="minorHAnsi"/>
          <w:sz w:val="22"/>
          <w:szCs w:val="22"/>
        </w:rPr>
        <w:t xml:space="preserve"> and unchanged REDD1 expression</w:t>
      </w:r>
      <w:r w:rsidR="00131252" w:rsidRPr="008A184E">
        <w:rPr>
          <w:rFonts w:asciiTheme="minorHAnsi" w:hAnsiTheme="minorHAnsi" w:cstheme="minorHAnsi"/>
          <w:sz w:val="22"/>
          <w:szCs w:val="22"/>
        </w:rPr>
        <w:t xml:space="preserve">, suggesting </w:t>
      </w:r>
      <w:r w:rsidR="00065AAA" w:rsidRPr="008A184E">
        <w:rPr>
          <w:rFonts w:asciiTheme="minorHAnsi" w:hAnsiTheme="minorHAnsi" w:cstheme="minorHAnsi"/>
          <w:sz w:val="22"/>
          <w:szCs w:val="22"/>
        </w:rPr>
        <w:t>a minimal effect on mTORC1 function</w:t>
      </w:r>
      <w:r w:rsidR="00691D51" w:rsidRPr="008A184E">
        <w:rPr>
          <w:rFonts w:asciiTheme="minorHAnsi" w:hAnsiTheme="minorHAnsi" w:cstheme="minorHAnsi"/>
          <w:sz w:val="22"/>
          <w:szCs w:val="22"/>
        </w:rPr>
        <w:t xml:space="preserve"> at E16 </w:t>
      </w:r>
      <w:r w:rsidR="00691D51" w:rsidRPr="008A184E">
        <w:rPr>
          <w:rFonts w:asciiTheme="minorHAnsi" w:hAnsiTheme="minorHAnsi" w:cstheme="minorHAnsi"/>
          <w:sz w:val="22"/>
          <w:szCs w:val="22"/>
        </w:rPr>
        <w:fldChar w:fldCharType="begin" w:fldLock="1"/>
      </w:r>
      <w:r w:rsidR="006A0BAE"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691D51" w:rsidRPr="008A184E">
        <w:rPr>
          <w:rFonts w:asciiTheme="minorHAnsi" w:hAnsiTheme="minorHAnsi" w:cstheme="minorHAnsi"/>
          <w:sz w:val="22"/>
          <w:szCs w:val="22"/>
        </w:rPr>
        <w:fldChar w:fldCharType="separate"/>
      </w:r>
      <w:r w:rsidR="00691D51" w:rsidRPr="008A184E">
        <w:rPr>
          <w:rFonts w:asciiTheme="minorHAnsi" w:hAnsiTheme="minorHAnsi" w:cstheme="minorHAnsi"/>
          <w:noProof/>
          <w:sz w:val="22"/>
          <w:szCs w:val="22"/>
        </w:rPr>
        <w:t xml:space="preserve">(Vaughan </w:t>
      </w:r>
      <w:r w:rsidR="00691D51" w:rsidRPr="008A184E">
        <w:rPr>
          <w:rFonts w:asciiTheme="minorHAnsi" w:hAnsiTheme="minorHAnsi" w:cstheme="minorHAnsi"/>
          <w:i/>
          <w:noProof/>
          <w:sz w:val="22"/>
          <w:szCs w:val="22"/>
        </w:rPr>
        <w:t>et al.</w:t>
      </w:r>
      <w:r w:rsidR="00691D51" w:rsidRPr="008A184E">
        <w:rPr>
          <w:rFonts w:asciiTheme="minorHAnsi" w:hAnsiTheme="minorHAnsi" w:cstheme="minorHAnsi"/>
          <w:noProof/>
          <w:sz w:val="22"/>
          <w:szCs w:val="22"/>
        </w:rPr>
        <w:t>, 2015)</w:t>
      </w:r>
      <w:r w:rsidR="00691D51" w:rsidRPr="008A184E">
        <w:rPr>
          <w:rFonts w:asciiTheme="minorHAnsi" w:hAnsiTheme="minorHAnsi" w:cstheme="minorHAnsi"/>
          <w:sz w:val="22"/>
          <w:szCs w:val="22"/>
        </w:rPr>
        <w:fldChar w:fldCharType="end"/>
      </w:r>
      <w:r w:rsidR="00691D51" w:rsidRPr="008A184E">
        <w:rPr>
          <w:rFonts w:asciiTheme="minorHAnsi" w:hAnsiTheme="minorHAnsi" w:cstheme="minorHAnsi"/>
          <w:sz w:val="22"/>
          <w:szCs w:val="22"/>
        </w:rPr>
        <w:t>.</w:t>
      </w:r>
    </w:p>
    <w:p w14:paraId="1D75981C" w14:textId="254F7D7D" w:rsidR="00D8113E" w:rsidRPr="008A184E" w:rsidRDefault="00D8113E" w:rsidP="00B6171C">
      <w:pPr>
        <w:rPr>
          <w:rFonts w:asciiTheme="minorHAnsi" w:hAnsiTheme="minorHAnsi" w:cstheme="minorHAnsi"/>
          <w:sz w:val="22"/>
          <w:szCs w:val="22"/>
        </w:rPr>
      </w:pPr>
    </w:p>
    <w:p w14:paraId="758DF8B4" w14:textId="5A4CEC46" w:rsidR="00D8113E" w:rsidRPr="008A184E" w:rsidRDefault="00D8113E" w:rsidP="00D8113E">
      <w:pPr>
        <w:pStyle w:val="Heading2"/>
        <w:rPr>
          <w:rFonts w:asciiTheme="minorHAnsi" w:hAnsiTheme="minorHAnsi" w:cstheme="minorHAnsi"/>
        </w:rPr>
      </w:pPr>
      <w:bookmarkStart w:id="21" w:name="_Toc16512873"/>
      <w:r w:rsidRPr="008A184E">
        <w:rPr>
          <w:rFonts w:asciiTheme="minorHAnsi" w:hAnsiTheme="minorHAnsi" w:cstheme="minorHAnsi"/>
        </w:rPr>
        <w:t>Effect of Glucocorticoid Exposure on Placental Endocrine Function</w:t>
      </w:r>
      <w:bookmarkEnd w:id="21"/>
    </w:p>
    <w:p w14:paraId="2D73775F" w14:textId="2A5741F7" w:rsidR="00643B1E" w:rsidRPr="008A184E" w:rsidRDefault="00643B1E" w:rsidP="00643B1E">
      <w:pPr>
        <w:rPr>
          <w:rFonts w:asciiTheme="minorHAnsi" w:hAnsiTheme="minorHAnsi" w:cstheme="minorHAnsi"/>
          <w:sz w:val="22"/>
          <w:szCs w:val="22"/>
        </w:rPr>
      </w:pPr>
      <w:r w:rsidRPr="008A184E">
        <w:rPr>
          <w:rFonts w:asciiTheme="minorHAnsi" w:hAnsiTheme="minorHAnsi" w:cstheme="minorHAnsi"/>
          <w:sz w:val="22"/>
          <w:szCs w:val="22"/>
        </w:rPr>
        <w:t xml:space="preserve">Pregnant </w:t>
      </w:r>
      <w:r w:rsidR="00F262AA" w:rsidRPr="008A184E">
        <w:rPr>
          <w:rFonts w:asciiTheme="minorHAnsi" w:hAnsiTheme="minorHAnsi" w:cstheme="minorHAnsi"/>
          <w:sz w:val="22"/>
          <w:szCs w:val="22"/>
        </w:rPr>
        <w:t xml:space="preserve">rats treated with dexamethasone at E13 had reduced </w:t>
      </w:r>
      <w:r w:rsidR="00F262AA" w:rsidRPr="008A184E">
        <w:rPr>
          <w:rFonts w:asciiTheme="minorHAnsi" w:hAnsiTheme="minorHAnsi" w:cstheme="minorHAnsi"/>
          <w:i/>
          <w:sz w:val="22"/>
          <w:szCs w:val="22"/>
        </w:rPr>
        <w:t xml:space="preserve">Igf2 </w:t>
      </w:r>
      <w:r w:rsidR="00F262AA" w:rsidRPr="008A184E">
        <w:rPr>
          <w:rFonts w:asciiTheme="minorHAnsi" w:hAnsiTheme="minorHAnsi" w:cstheme="minorHAnsi"/>
          <w:sz w:val="22"/>
          <w:szCs w:val="22"/>
        </w:rPr>
        <w:t xml:space="preserve">mRNA expression in the junctional zone but unaltered expression in the labyrinth zone </w:t>
      </w:r>
      <w:r w:rsidR="003F26C3" w:rsidRPr="008A184E">
        <w:rPr>
          <w:rFonts w:asciiTheme="minorHAnsi" w:hAnsiTheme="minorHAnsi" w:cstheme="minorHAnsi"/>
          <w:sz w:val="22"/>
          <w:szCs w:val="22"/>
        </w:rPr>
        <w:fldChar w:fldCharType="begin" w:fldLock="1"/>
      </w:r>
      <w:r w:rsidR="004B77A7"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003F26C3" w:rsidRPr="008A184E">
        <w:rPr>
          <w:rFonts w:asciiTheme="minorHAnsi" w:hAnsiTheme="minorHAnsi" w:cstheme="minorHAnsi"/>
          <w:sz w:val="22"/>
          <w:szCs w:val="22"/>
        </w:rPr>
        <w:fldChar w:fldCharType="separate"/>
      </w:r>
      <w:r w:rsidR="003F26C3" w:rsidRPr="008A184E">
        <w:rPr>
          <w:rFonts w:asciiTheme="minorHAnsi" w:hAnsiTheme="minorHAnsi" w:cstheme="minorHAnsi"/>
          <w:noProof/>
          <w:sz w:val="22"/>
          <w:szCs w:val="22"/>
        </w:rPr>
        <w:t xml:space="preserve">(Ain </w:t>
      </w:r>
      <w:r w:rsidR="003F26C3" w:rsidRPr="008A184E">
        <w:rPr>
          <w:rFonts w:asciiTheme="minorHAnsi" w:hAnsiTheme="minorHAnsi" w:cstheme="minorHAnsi"/>
          <w:i/>
          <w:noProof/>
          <w:sz w:val="22"/>
          <w:szCs w:val="22"/>
        </w:rPr>
        <w:t>et al.</w:t>
      </w:r>
      <w:r w:rsidR="003F26C3" w:rsidRPr="008A184E">
        <w:rPr>
          <w:rFonts w:asciiTheme="minorHAnsi" w:hAnsiTheme="minorHAnsi" w:cstheme="minorHAnsi"/>
          <w:noProof/>
          <w:sz w:val="22"/>
          <w:szCs w:val="22"/>
        </w:rPr>
        <w:t>, 2005)</w:t>
      </w:r>
      <w:r w:rsidR="003F26C3" w:rsidRPr="008A184E">
        <w:rPr>
          <w:rFonts w:asciiTheme="minorHAnsi" w:hAnsiTheme="minorHAnsi" w:cstheme="minorHAnsi"/>
          <w:sz w:val="22"/>
          <w:szCs w:val="22"/>
        </w:rPr>
        <w:fldChar w:fldCharType="end"/>
      </w:r>
      <w:r w:rsidR="00F262AA"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Conversely, pregnant mice exposed to </w:t>
      </w:r>
      <w:r w:rsidR="00272A58" w:rsidRPr="008A184E">
        <w:rPr>
          <w:rFonts w:asciiTheme="minorHAnsi" w:hAnsiTheme="minorHAnsi" w:cstheme="minorHAnsi"/>
          <w:sz w:val="22"/>
          <w:szCs w:val="22"/>
        </w:rPr>
        <w:t xml:space="preserve">glucocorticoids at midgestation showed no change in placental </w:t>
      </w:r>
      <w:r w:rsidR="00272A58" w:rsidRPr="008A184E">
        <w:rPr>
          <w:rFonts w:asciiTheme="minorHAnsi" w:hAnsiTheme="minorHAnsi" w:cstheme="minorHAnsi"/>
          <w:i/>
          <w:sz w:val="22"/>
          <w:szCs w:val="22"/>
        </w:rPr>
        <w:t xml:space="preserve">Igf2 </w:t>
      </w:r>
      <w:r w:rsidR="00DD1852" w:rsidRPr="008A184E">
        <w:rPr>
          <w:rFonts w:asciiTheme="minorHAnsi" w:hAnsiTheme="minorHAnsi" w:cstheme="minorHAnsi"/>
          <w:sz w:val="22"/>
          <w:szCs w:val="22"/>
        </w:rPr>
        <w:t>gene e</w:t>
      </w:r>
      <w:r w:rsidR="00272A58" w:rsidRPr="008A184E">
        <w:rPr>
          <w:rFonts w:asciiTheme="minorHAnsi" w:hAnsiTheme="minorHAnsi" w:cstheme="minorHAnsi"/>
          <w:sz w:val="22"/>
          <w:szCs w:val="22"/>
        </w:rPr>
        <w:t xml:space="preserve">xpression </w:t>
      </w:r>
      <w:r w:rsidRPr="008A184E">
        <w:rPr>
          <w:rFonts w:asciiTheme="minorHAnsi" w:hAnsiTheme="minorHAnsi" w:cstheme="minorHAnsi"/>
          <w:sz w:val="22"/>
          <w:szCs w:val="22"/>
        </w:rPr>
        <w:fldChar w:fldCharType="begin" w:fldLock="1"/>
      </w:r>
      <w:r w:rsidR="003F26C3"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Physiology","id":"ITEM-3","issue":"5","issued":{"date-parts":[["2015","3","1"]]},"page":"1307-1321","title":"Corticosterone alters materno-fetal glucose partitioning and insulin signalling in pregnant mice","type":"article-journal","volume":"593"},"uris":["http://www.mendeley.com/documents/?uuid=8986b854-54b3-3c36-9545-65f295d45fe2"]}],"mendeley":{"formattedCitation":"(Baisden &lt;i&gt;et al.&lt;/i&gt;, 2007; Cuffe &lt;i&gt;et al.&lt;/i&gt;, 2011; Vaughan &lt;i&gt;et al.&lt;/i&gt;, 2015)","plainTextFormattedCitation":"(Baisden et al., 2007; Cuffe et al., 2011; Vaughan et al., 2015)","previouslyFormattedCitation":"(Baisden &lt;i&gt;et al.&lt;/i&gt;, 2007; Cuffe &lt;i&gt;et al.&lt;/i&gt;, 2011; Vaughan &lt;i&gt;et al.&lt;/i&gt;, 2015)"},"properties":{"noteIndex":0},"schema":"https://github.com/citation-style-language/schema/raw/master/csl-citation.json"}</w:instrText>
      </w:r>
      <w:r w:rsidRPr="008A184E">
        <w:rPr>
          <w:rFonts w:asciiTheme="minorHAnsi" w:hAnsiTheme="minorHAnsi" w:cstheme="minorHAnsi"/>
          <w:sz w:val="22"/>
          <w:szCs w:val="22"/>
        </w:rPr>
        <w:fldChar w:fldCharType="separate"/>
      </w:r>
      <w:r w:rsidR="008F014C" w:rsidRPr="008A184E">
        <w:rPr>
          <w:rFonts w:asciiTheme="minorHAnsi" w:hAnsiTheme="minorHAnsi" w:cstheme="minorHAnsi"/>
          <w:noProof/>
          <w:sz w:val="22"/>
          <w:szCs w:val="22"/>
        </w:rPr>
        <w:t xml:space="preserve">(Baisden </w:t>
      </w:r>
      <w:r w:rsidR="008F014C" w:rsidRPr="008A184E">
        <w:rPr>
          <w:rFonts w:asciiTheme="minorHAnsi" w:hAnsiTheme="minorHAnsi" w:cstheme="minorHAnsi"/>
          <w:i/>
          <w:noProof/>
          <w:sz w:val="22"/>
          <w:szCs w:val="22"/>
        </w:rPr>
        <w:t>et al.</w:t>
      </w:r>
      <w:r w:rsidR="008F014C" w:rsidRPr="008A184E">
        <w:rPr>
          <w:rFonts w:asciiTheme="minorHAnsi" w:hAnsiTheme="minorHAnsi" w:cstheme="minorHAnsi"/>
          <w:noProof/>
          <w:sz w:val="22"/>
          <w:szCs w:val="22"/>
        </w:rPr>
        <w:t xml:space="preserve">, 2007; Cuffe </w:t>
      </w:r>
      <w:r w:rsidR="008F014C" w:rsidRPr="008A184E">
        <w:rPr>
          <w:rFonts w:asciiTheme="minorHAnsi" w:hAnsiTheme="minorHAnsi" w:cstheme="minorHAnsi"/>
          <w:i/>
          <w:noProof/>
          <w:sz w:val="22"/>
          <w:szCs w:val="22"/>
        </w:rPr>
        <w:t>et al.</w:t>
      </w:r>
      <w:r w:rsidR="008F014C" w:rsidRPr="008A184E">
        <w:rPr>
          <w:rFonts w:asciiTheme="minorHAnsi" w:hAnsiTheme="minorHAnsi" w:cstheme="minorHAnsi"/>
          <w:noProof/>
          <w:sz w:val="22"/>
          <w:szCs w:val="22"/>
        </w:rPr>
        <w:t xml:space="preserve">, 2011; Vaughan </w:t>
      </w:r>
      <w:r w:rsidR="008F014C" w:rsidRPr="008A184E">
        <w:rPr>
          <w:rFonts w:asciiTheme="minorHAnsi" w:hAnsiTheme="minorHAnsi" w:cstheme="minorHAnsi"/>
          <w:i/>
          <w:noProof/>
          <w:sz w:val="22"/>
          <w:szCs w:val="22"/>
        </w:rPr>
        <w:t>et al.</w:t>
      </w:r>
      <w:r w:rsidR="008F014C" w:rsidRPr="008A184E">
        <w:rPr>
          <w:rFonts w:asciiTheme="minorHAnsi" w:hAnsiTheme="minorHAnsi" w:cstheme="minorHAnsi"/>
          <w:noProof/>
          <w:sz w:val="22"/>
          <w:szCs w:val="22"/>
        </w:rPr>
        <w:t>, 2015)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p>
    <w:p w14:paraId="54110ED9" w14:textId="77777777" w:rsidR="00643B1E" w:rsidRPr="008A184E" w:rsidRDefault="00643B1E" w:rsidP="00643B1E">
      <w:pPr>
        <w:rPr>
          <w:rFonts w:asciiTheme="minorHAnsi" w:hAnsiTheme="minorHAnsi" w:cstheme="minorHAnsi"/>
        </w:rPr>
      </w:pPr>
    </w:p>
    <w:p w14:paraId="3992A1D2" w14:textId="7B461283" w:rsidR="00D8113E" w:rsidRPr="008A184E" w:rsidRDefault="00D8113E" w:rsidP="00D8113E">
      <w:pPr>
        <w:rPr>
          <w:rFonts w:asciiTheme="minorHAnsi" w:hAnsiTheme="minorHAnsi" w:cstheme="minorHAnsi"/>
          <w:sz w:val="22"/>
          <w:szCs w:val="22"/>
        </w:rPr>
      </w:pPr>
      <w:r w:rsidRPr="008A184E">
        <w:rPr>
          <w:rFonts w:asciiTheme="minorHAnsi" w:hAnsiTheme="minorHAnsi" w:cstheme="minorHAnsi"/>
          <w:sz w:val="22"/>
          <w:szCs w:val="22"/>
        </w:rPr>
        <w:t>G</w:t>
      </w:r>
      <w:r w:rsidR="009B2245" w:rsidRPr="008A184E">
        <w:rPr>
          <w:rFonts w:asciiTheme="minorHAnsi" w:hAnsiTheme="minorHAnsi" w:cstheme="minorHAnsi"/>
          <w:sz w:val="22"/>
          <w:szCs w:val="22"/>
        </w:rPr>
        <w:t xml:space="preserve">rowth differentiation factor 15 </w:t>
      </w:r>
      <w:r w:rsidRPr="008A184E">
        <w:rPr>
          <w:rFonts w:asciiTheme="minorHAnsi" w:hAnsiTheme="minorHAnsi" w:cstheme="minorHAnsi"/>
          <w:sz w:val="22"/>
          <w:szCs w:val="22"/>
        </w:rPr>
        <w:t xml:space="preserve">is produced in the placenta, and changes are associated with a variety of complications including miscarriage, nausea and hypertension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(Tong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2004; Chen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2016; Petry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There are no studies assessing placental GDF15 activity in response to </w:t>
      </w:r>
      <w:r w:rsidR="004F32E7" w:rsidRPr="008A184E">
        <w:rPr>
          <w:rFonts w:asciiTheme="minorHAnsi" w:hAnsiTheme="minorHAnsi" w:cstheme="minorHAnsi"/>
          <w:sz w:val="22"/>
          <w:szCs w:val="22"/>
        </w:rPr>
        <w:t>GC</w:t>
      </w:r>
      <w:r w:rsidRPr="008A184E">
        <w:rPr>
          <w:rFonts w:asciiTheme="minorHAnsi" w:hAnsiTheme="minorHAnsi" w:cstheme="minorHAnsi"/>
          <w:sz w:val="22"/>
          <w:szCs w:val="22"/>
        </w:rPr>
        <w:t xml:space="preserve"> or psychological stress exposures. Placental GDF15 levels are positively correlated with maternal and fetal </w:t>
      </w:r>
      <w:r w:rsidR="00944F2E" w:rsidRPr="008A184E">
        <w:rPr>
          <w:rFonts w:asciiTheme="minorHAnsi" w:hAnsiTheme="minorHAnsi" w:cstheme="minorHAnsi"/>
          <w:sz w:val="22"/>
          <w:szCs w:val="22"/>
        </w:rPr>
        <w:t xml:space="preserve">GDF15 </w:t>
      </w:r>
      <w:r w:rsidRPr="008A184E">
        <w:rPr>
          <w:rFonts w:asciiTheme="minorHAnsi" w:hAnsiTheme="minorHAnsi" w:cstheme="minorHAnsi"/>
          <w:sz w:val="22"/>
          <w:szCs w:val="22"/>
        </w:rPr>
        <w:t xml:space="preserve">levels, suggesting that the placenta is the primary source of this hormone during pregnancy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(Sugulle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2009)</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F66FB0" w:rsidRPr="008A184E">
        <w:rPr>
          <w:rFonts w:asciiTheme="minorHAnsi" w:hAnsiTheme="minorHAnsi" w:cstheme="minorHAnsi"/>
          <w:sz w:val="22"/>
          <w:szCs w:val="22"/>
        </w:rPr>
        <w:t xml:space="preserve"> Based on our results, other placental hormones may be assessed in the future.</w:t>
      </w:r>
    </w:p>
    <w:p w14:paraId="50EC15FF" w14:textId="77777777" w:rsidR="0053551E" w:rsidRPr="008A184E" w:rsidRDefault="0053551E" w:rsidP="007C3BBD">
      <w:pPr>
        <w:rPr>
          <w:rFonts w:asciiTheme="minorHAnsi" w:hAnsiTheme="minorHAnsi" w:cstheme="minorHAnsi"/>
          <w:sz w:val="22"/>
          <w:szCs w:val="22"/>
        </w:rPr>
      </w:pPr>
    </w:p>
    <w:p w14:paraId="0E57AC2E" w14:textId="77777777" w:rsidR="007C3BBD" w:rsidRPr="008A184E" w:rsidRDefault="007C3BBD" w:rsidP="007C3BBD">
      <w:pPr>
        <w:pStyle w:val="Heading2"/>
        <w:rPr>
          <w:rFonts w:asciiTheme="minorHAnsi" w:hAnsiTheme="minorHAnsi" w:cstheme="minorHAnsi"/>
        </w:rPr>
      </w:pPr>
      <w:bookmarkStart w:id="22" w:name="_Toc15461867"/>
      <w:bookmarkStart w:id="23" w:name="_Toc16512874"/>
      <w:r w:rsidRPr="008A184E">
        <w:rPr>
          <w:rFonts w:asciiTheme="minorHAnsi" w:hAnsiTheme="minorHAnsi" w:cstheme="minorHAnsi"/>
        </w:rPr>
        <w:t>Effect of In Utero Glucocorticoid Exposure on Offspring</w:t>
      </w:r>
      <w:bookmarkEnd w:id="22"/>
      <w:bookmarkEnd w:id="23"/>
    </w:p>
    <w:p w14:paraId="3AD74E7D" w14:textId="37367C73" w:rsidR="00CF5FBF" w:rsidRPr="008A184E" w:rsidRDefault="009B5699" w:rsidP="0066001B">
      <w:pPr>
        <w:rPr>
          <w:rFonts w:asciiTheme="minorHAnsi" w:hAnsiTheme="minorHAnsi" w:cstheme="minorHAnsi"/>
          <w:sz w:val="22"/>
          <w:szCs w:val="22"/>
        </w:rPr>
      </w:pPr>
      <w:r w:rsidRPr="008A184E">
        <w:rPr>
          <w:rFonts w:asciiTheme="minorHAnsi" w:hAnsiTheme="minorHAnsi" w:cstheme="minorHAnsi"/>
          <w:sz w:val="22"/>
          <w:szCs w:val="22"/>
        </w:rPr>
        <w:t xml:space="preserve">Women with higher corticotropin-releasing hormone at midgestation, were 7.5 fold more likely to deliver preterm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(Inder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B25B53" w:rsidRPr="008A184E">
        <w:rPr>
          <w:rFonts w:asciiTheme="minorHAnsi" w:hAnsiTheme="minorHAnsi" w:cstheme="minorHAnsi"/>
          <w:sz w:val="22"/>
          <w:szCs w:val="22"/>
        </w:rPr>
        <w:t xml:space="preserve"> However, offspring outcome remains conflicting.</w:t>
      </w:r>
      <w:r w:rsidRPr="008A184E">
        <w:rPr>
          <w:rFonts w:asciiTheme="minorHAnsi" w:hAnsiTheme="minorHAnsi" w:cstheme="minorHAnsi"/>
          <w:sz w:val="22"/>
          <w:szCs w:val="22"/>
        </w:rPr>
        <w:t xml:space="preserve"> </w:t>
      </w:r>
      <w:r w:rsidR="00B25B53" w:rsidRPr="008A184E">
        <w:rPr>
          <w:rFonts w:asciiTheme="minorHAnsi" w:hAnsiTheme="minorHAnsi" w:cstheme="minorHAnsi"/>
          <w:sz w:val="22"/>
          <w:szCs w:val="22"/>
        </w:rPr>
        <w:t xml:space="preserve">In humans, antenatal corticosteroid exposure caused higher systolic and diastolic blood pressure in children ages 14 years </w:t>
      </w:r>
      <w:r w:rsidR="00176C70"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-1","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2000)","plainTextFormattedCitation":"(Doyle et al., 2000)","previouslyFormattedCitation":"(Doyle &lt;i&gt;et al.&lt;/i&gt;, 2000)"},"properties":{"noteIndex":0},"schema":"https://github.com/citation-style-language/schema/raw/master/csl-citation.json"}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(Doyle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2000)</w:t>
      </w:r>
      <w:r w:rsidR="00176C70" w:rsidRPr="008A184E">
        <w:rPr>
          <w:rFonts w:asciiTheme="minorHAnsi" w:hAnsiTheme="minorHAnsi" w:cstheme="minorHAnsi"/>
          <w:sz w:val="22"/>
          <w:szCs w:val="22"/>
        </w:rPr>
        <w:fldChar w:fldCharType="end"/>
      </w:r>
      <w:r w:rsidR="00B25B53" w:rsidRPr="008A184E">
        <w:rPr>
          <w:rFonts w:asciiTheme="minorHAnsi" w:hAnsiTheme="minorHAnsi" w:cstheme="minorHAnsi"/>
          <w:sz w:val="22"/>
          <w:szCs w:val="22"/>
        </w:rPr>
        <w:t>. At 30 years of age, offspring of mothers who received antenatal betamethasone had higher insulin levels</w:t>
      </w:r>
      <w:r w:rsidR="00060ACE" w:rsidRPr="008A184E">
        <w:rPr>
          <w:rFonts w:asciiTheme="minorHAnsi" w:hAnsiTheme="minorHAnsi" w:cstheme="minorHAnsi"/>
          <w:sz w:val="22"/>
          <w:szCs w:val="22"/>
        </w:rPr>
        <w:t xml:space="preserve"> 30 minutes after a</w:t>
      </w:r>
      <w:r w:rsidR="00B25B53" w:rsidRPr="008A184E">
        <w:rPr>
          <w:rFonts w:asciiTheme="minorHAnsi" w:hAnsiTheme="minorHAnsi" w:cstheme="minorHAnsi"/>
          <w:sz w:val="22"/>
          <w:szCs w:val="22"/>
        </w:rPr>
        <w:t xml:space="preserve"> glucose tolerance test</w:t>
      </w:r>
      <w:r w:rsidR="00060ACE" w:rsidRPr="008A184E">
        <w:rPr>
          <w:rFonts w:asciiTheme="minorHAnsi" w:hAnsiTheme="minorHAnsi" w:cstheme="minorHAnsi"/>
          <w:sz w:val="22"/>
          <w:szCs w:val="22"/>
        </w:rPr>
        <w:t xml:space="preserve"> with lower glucose concentrations at 120 minutes</w:t>
      </w:r>
      <w:r w:rsidR="00B25B53" w:rsidRPr="008A184E">
        <w:rPr>
          <w:rFonts w:asciiTheme="minorHAnsi" w:hAnsiTheme="minorHAnsi" w:cstheme="minorHAnsi"/>
          <w:sz w:val="22"/>
          <w:szCs w:val="22"/>
        </w:rPr>
        <w:t>, but offspring did not have altered cortisol levels, lipid profile or blood pressure</w:t>
      </w:r>
      <w:r w:rsidR="00176C70" w:rsidRPr="008A184E">
        <w:rPr>
          <w:rFonts w:asciiTheme="minorHAnsi" w:hAnsiTheme="minorHAnsi" w:cstheme="minorHAnsi"/>
          <w:sz w:val="22"/>
          <w:szCs w:val="22"/>
        </w:rPr>
        <w:t xml:space="preserve"> </w:t>
      </w:r>
      <w:r w:rsidR="00176C70"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(Dalziel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2005)</w:t>
      </w:r>
      <w:r w:rsidR="00176C70" w:rsidRPr="008A184E">
        <w:rPr>
          <w:rFonts w:asciiTheme="minorHAnsi" w:hAnsiTheme="minorHAnsi" w:cstheme="minorHAnsi"/>
          <w:sz w:val="22"/>
          <w:szCs w:val="22"/>
        </w:rPr>
        <w:fldChar w:fldCharType="end"/>
      </w:r>
      <w:r w:rsidR="00060ACE" w:rsidRPr="008A184E">
        <w:rPr>
          <w:rFonts w:asciiTheme="minorHAnsi" w:hAnsiTheme="minorHAnsi" w:cstheme="minorHAnsi"/>
          <w:sz w:val="22"/>
          <w:szCs w:val="22"/>
        </w:rPr>
        <w:t>. This suggests an impaired insulin sensitivity</w:t>
      </w:r>
      <w:r w:rsidR="00176C70" w:rsidRPr="008A184E">
        <w:rPr>
          <w:rFonts w:asciiTheme="minorHAnsi" w:hAnsiTheme="minorHAnsi" w:cstheme="minorHAnsi"/>
          <w:sz w:val="22"/>
          <w:szCs w:val="22"/>
        </w:rPr>
        <w:t xml:space="preserve"> </w:t>
      </w:r>
      <w:r w:rsidR="00176C70"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(Dalziel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2005)</w:t>
      </w:r>
      <w:r w:rsidR="00176C70" w:rsidRPr="008A184E">
        <w:rPr>
          <w:rFonts w:asciiTheme="minorHAnsi" w:hAnsiTheme="minorHAnsi" w:cstheme="minorHAnsi"/>
          <w:sz w:val="22"/>
          <w:szCs w:val="22"/>
        </w:rPr>
        <w:fldChar w:fldCharType="end"/>
      </w:r>
      <w:r w:rsidR="00060ACE" w:rsidRPr="008A184E">
        <w:rPr>
          <w:rFonts w:asciiTheme="minorHAnsi" w:hAnsiTheme="minorHAnsi" w:cstheme="minorHAnsi"/>
          <w:sz w:val="22"/>
          <w:szCs w:val="22"/>
        </w:rPr>
        <w:t xml:space="preserve">. </w:t>
      </w:r>
      <w:r w:rsidR="002E3F5B" w:rsidRPr="008A184E">
        <w:rPr>
          <w:rFonts w:asciiTheme="minorHAnsi" w:hAnsiTheme="minorHAnsi" w:cstheme="minorHAnsi"/>
          <w:sz w:val="22"/>
          <w:szCs w:val="22"/>
        </w:rPr>
        <w:t>Additionally, b</w:t>
      </w:r>
      <w:r w:rsidR="00060ACE" w:rsidRPr="008A184E">
        <w:rPr>
          <w:rFonts w:asciiTheme="minorHAnsi" w:hAnsiTheme="minorHAnsi" w:cstheme="minorHAnsi"/>
          <w:sz w:val="22"/>
          <w:szCs w:val="22"/>
        </w:rPr>
        <w:t>ody composition of children of mothers who had higher cortisol levels during pregnancy showed increased fat mass index</w:t>
      </w:r>
      <w:r w:rsidR="00B25B53" w:rsidRPr="008A184E">
        <w:rPr>
          <w:rFonts w:asciiTheme="minorHAnsi" w:hAnsiTheme="minorHAnsi" w:cstheme="minorHAnsi"/>
          <w:sz w:val="22"/>
          <w:szCs w:val="22"/>
        </w:rPr>
        <w:t xml:space="preserve"> </w:t>
      </w:r>
      <w:r w:rsidR="00060ACE" w:rsidRPr="008A184E">
        <w:rPr>
          <w:rFonts w:asciiTheme="minorHAnsi" w:hAnsiTheme="minorHAnsi" w:cstheme="minorHAnsi"/>
          <w:sz w:val="22"/>
          <w:szCs w:val="22"/>
        </w:rPr>
        <w:t>in girls but a lower fat mass index in boys indicating a sex-difference</w:t>
      </w:r>
      <w:r w:rsidR="00176C70" w:rsidRPr="008A184E">
        <w:rPr>
          <w:rFonts w:asciiTheme="minorHAnsi" w:hAnsiTheme="minorHAnsi" w:cstheme="minorHAnsi"/>
          <w:sz w:val="22"/>
          <w:szCs w:val="22"/>
        </w:rPr>
        <w:t xml:space="preserve"> </w:t>
      </w:r>
      <w:r w:rsidR="00176C70" w:rsidRPr="008A184E">
        <w:rPr>
          <w:rFonts w:asciiTheme="minorHAnsi" w:hAnsiTheme="minorHAnsi" w:cstheme="minorHAnsi"/>
          <w:sz w:val="22"/>
          <w:szCs w:val="22"/>
        </w:rPr>
        <w:fldChar w:fldCharType="begin" w:fldLock="1"/>
      </w:r>
      <w:r w:rsidR="00ED4E3A" w:rsidRPr="008A184E">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(Van Dijk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2012)</w:t>
      </w:r>
      <w:r w:rsidR="00176C70" w:rsidRPr="008A184E">
        <w:rPr>
          <w:rFonts w:asciiTheme="minorHAnsi" w:hAnsiTheme="minorHAnsi" w:cstheme="minorHAnsi"/>
          <w:sz w:val="22"/>
          <w:szCs w:val="22"/>
        </w:rPr>
        <w:fldChar w:fldCharType="end"/>
      </w:r>
      <w:r w:rsidR="00060ACE" w:rsidRPr="008A184E">
        <w:rPr>
          <w:rFonts w:asciiTheme="minorHAnsi" w:hAnsiTheme="minorHAnsi" w:cstheme="minorHAnsi"/>
          <w:sz w:val="22"/>
          <w:szCs w:val="22"/>
        </w:rPr>
        <w:t>.</w:t>
      </w:r>
      <w:r w:rsidR="00901F09" w:rsidRPr="008A184E">
        <w:rPr>
          <w:rFonts w:asciiTheme="minorHAnsi" w:hAnsiTheme="minorHAnsi" w:cstheme="minorHAnsi"/>
          <w:sz w:val="22"/>
          <w:szCs w:val="22"/>
        </w:rPr>
        <w:t xml:space="preserve">  </w:t>
      </w:r>
      <w:r w:rsidR="002E3F5B" w:rsidRPr="008A184E">
        <w:rPr>
          <w:rFonts w:asciiTheme="minorHAnsi" w:hAnsiTheme="minorHAnsi" w:cstheme="minorHAnsi"/>
          <w:sz w:val="22"/>
          <w:szCs w:val="22"/>
        </w:rPr>
        <w:t>Maternal</w:t>
      </w:r>
      <w:r w:rsidR="00901F09" w:rsidRPr="008A184E">
        <w:rPr>
          <w:rFonts w:asciiTheme="minorHAnsi" w:hAnsiTheme="minorHAnsi" w:cstheme="minorHAnsi"/>
          <w:sz w:val="22"/>
          <w:szCs w:val="22"/>
        </w:rPr>
        <w:t xml:space="preserve"> third trimester cortisol levels </w:t>
      </w:r>
      <w:r w:rsidR="002E3F5B" w:rsidRPr="008A184E">
        <w:rPr>
          <w:rFonts w:asciiTheme="minorHAnsi" w:hAnsiTheme="minorHAnsi" w:cstheme="minorHAnsi"/>
          <w:sz w:val="22"/>
          <w:szCs w:val="22"/>
        </w:rPr>
        <w:t>were positively associated with infant body fat percent increase from age 1-6 month</w:t>
      </w:r>
      <w:r w:rsidR="00901F09" w:rsidRPr="008A184E">
        <w:rPr>
          <w:rFonts w:asciiTheme="minorHAnsi" w:hAnsiTheme="minorHAnsi" w:cstheme="minorHAnsi"/>
          <w:sz w:val="22"/>
          <w:szCs w:val="22"/>
        </w:rPr>
        <w:t xml:space="preserve"> </w:t>
      </w:r>
      <w:r w:rsidR="002E3F5B" w:rsidRPr="008A184E">
        <w:rPr>
          <w:rFonts w:asciiTheme="minorHAnsi" w:hAnsiTheme="minorHAnsi" w:cstheme="minorHAnsi"/>
          <w:sz w:val="22"/>
          <w:szCs w:val="22"/>
        </w:rPr>
        <w:t xml:space="preserve">suggesting programmed adiposity that can contribute to childhood obesity </w:t>
      </w:r>
      <w:r w:rsidR="00901F09" w:rsidRPr="008A184E">
        <w:rPr>
          <w:rFonts w:asciiTheme="minorHAnsi" w:hAnsiTheme="minorHAnsi" w:cstheme="minorHAnsi"/>
          <w:sz w:val="22"/>
          <w:szCs w:val="22"/>
        </w:rPr>
        <w:fldChar w:fldCharType="begin" w:fldLock="1"/>
      </w:r>
      <w:r w:rsidR="00901F09" w:rsidRPr="008A184E">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00901F09" w:rsidRPr="008A184E">
        <w:rPr>
          <w:rFonts w:asciiTheme="minorHAnsi" w:hAnsiTheme="minorHAnsi" w:cstheme="minorHAnsi"/>
          <w:sz w:val="22"/>
          <w:szCs w:val="22"/>
        </w:rPr>
        <w:fldChar w:fldCharType="separate"/>
      </w:r>
      <w:r w:rsidR="00901F09" w:rsidRPr="008A184E">
        <w:rPr>
          <w:rFonts w:asciiTheme="minorHAnsi" w:hAnsiTheme="minorHAnsi" w:cstheme="minorHAnsi"/>
          <w:noProof/>
          <w:sz w:val="22"/>
          <w:szCs w:val="22"/>
        </w:rPr>
        <w:t xml:space="preserve">(Entringer </w:t>
      </w:r>
      <w:r w:rsidR="00901F09" w:rsidRPr="008A184E">
        <w:rPr>
          <w:rFonts w:asciiTheme="minorHAnsi" w:hAnsiTheme="minorHAnsi" w:cstheme="minorHAnsi"/>
          <w:i/>
          <w:noProof/>
          <w:sz w:val="22"/>
          <w:szCs w:val="22"/>
        </w:rPr>
        <w:t>et al.</w:t>
      </w:r>
      <w:r w:rsidR="00901F09" w:rsidRPr="008A184E">
        <w:rPr>
          <w:rFonts w:asciiTheme="minorHAnsi" w:hAnsiTheme="minorHAnsi" w:cstheme="minorHAnsi"/>
          <w:noProof/>
          <w:sz w:val="22"/>
          <w:szCs w:val="22"/>
        </w:rPr>
        <w:t>, 2016)</w:t>
      </w:r>
      <w:r w:rsidR="00901F09" w:rsidRPr="008A184E">
        <w:rPr>
          <w:rFonts w:asciiTheme="minorHAnsi" w:hAnsiTheme="minorHAnsi" w:cstheme="minorHAnsi"/>
          <w:sz w:val="22"/>
          <w:szCs w:val="22"/>
        </w:rPr>
        <w:fldChar w:fldCharType="end"/>
      </w:r>
      <w:r w:rsidR="00901F09" w:rsidRPr="008A184E">
        <w:rPr>
          <w:rFonts w:asciiTheme="minorHAnsi" w:hAnsiTheme="minorHAnsi" w:cstheme="minorHAnsi"/>
          <w:sz w:val="22"/>
          <w:szCs w:val="22"/>
        </w:rPr>
        <w:t>.</w:t>
      </w:r>
      <w:r w:rsidR="00ED4E3A" w:rsidRPr="008A184E">
        <w:rPr>
          <w:rFonts w:asciiTheme="minorHAnsi" w:hAnsiTheme="minorHAnsi" w:cstheme="minorHAnsi"/>
          <w:sz w:val="22"/>
          <w:szCs w:val="22"/>
        </w:rPr>
        <w:t xml:space="preserve"> </w:t>
      </w:r>
      <w:r w:rsidRPr="008A184E">
        <w:rPr>
          <w:rFonts w:asciiTheme="minorHAnsi" w:hAnsiTheme="minorHAnsi" w:cstheme="minorHAnsi"/>
          <w:sz w:val="22"/>
          <w:szCs w:val="22"/>
        </w:rPr>
        <w:t>A</w:t>
      </w:r>
      <w:r w:rsidR="00E06E30" w:rsidRPr="008A184E">
        <w:rPr>
          <w:rFonts w:asciiTheme="minorHAnsi" w:hAnsiTheme="minorHAnsi" w:cstheme="minorHAnsi"/>
          <w:sz w:val="22"/>
          <w:szCs w:val="22"/>
        </w:rPr>
        <w:t xml:space="preserve">ntenatal </w:t>
      </w:r>
      <w:r w:rsidR="004F32E7" w:rsidRPr="008A184E">
        <w:rPr>
          <w:rFonts w:asciiTheme="minorHAnsi" w:hAnsiTheme="minorHAnsi" w:cstheme="minorHAnsi"/>
          <w:sz w:val="22"/>
          <w:szCs w:val="22"/>
        </w:rPr>
        <w:t>GC</w:t>
      </w:r>
      <w:r w:rsidR="00E06E30" w:rsidRPr="008A184E">
        <w:rPr>
          <w:rFonts w:asciiTheme="minorHAnsi" w:hAnsiTheme="minorHAnsi" w:cstheme="minorHAnsi"/>
          <w:sz w:val="22"/>
          <w:szCs w:val="22"/>
        </w:rPr>
        <w:t xml:space="preserve"> treatment </w:t>
      </w:r>
      <w:r w:rsidR="006A24C8" w:rsidRPr="008A184E">
        <w:rPr>
          <w:rFonts w:asciiTheme="minorHAnsi" w:hAnsiTheme="minorHAnsi" w:cstheme="minorHAnsi"/>
          <w:sz w:val="22"/>
          <w:szCs w:val="22"/>
        </w:rPr>
        <w:t xml:space="preserve">showed a blunted HPA axis activity in </w:t>
      </w:r>
      <w:r w:rsidR="00A50931" w:rsidRPr="008A184E">
        <w:rPr>
          <w:rFonts w:asciiTheme="minorHAnsi" w:hAnsiTheme="minorHAnsi" w:cstheme="minorHAnsi"/>
          <w:sz w:val="22"/>
          <w:szCs w:val="22"/>
        </w:rPr>
        <w:t xml:space="preserve">infants ages 3-6 days after a stressful exposure </w:t>
      </w:r>
      <w:r w:rsidR="00A50931" w:rsidRPr="008A184E">
        <w:rPr>
          <w:rFonts w:asciiTheme="minorHAnsi" w:hAnsiTheme="minorHAnsi" w:cstheme="minorHAnsi"/>
          <w:sz w:val="22"/>
          <w:szCs w:val="22"/>
        </w:rPr>
        <w:fldChar w:fldCharType="begin" w:fldLock="1"/>
      </w:r>
      <w:r w:rsidR="00A50931" w:rsidRPr="008A184E">
        <w:rPr>
          <w:rFonts w:asciiTheme="minorHAnsi" w:hAnsiTheme="minorHAnsi" w:cstheme="minorHAnsi"/>
          <w:sz w:val="22"/>
          <w:szCs w:val="22"/>
        </w:rPr>
        <w:instrText>ADDIN CSL_CITATION {"citationItems":[{"id":"ITEM-1","itemData":{"DOI":"10.1016/J.PSYNEUEN.2003.10.005","ISSN":"0306-4530","abstract":"The objective of this study was to examine the effects of prenatal exposure to betamethasone, a corticosteroid, on postnatal stress regulation, particularly activity of the hypothalamic-pituitary-adrenocortical (HPA) axis. Effects were assessed by measuring salivary cortisol production at baseline and in response to two potentially stressful events, a heel-stick blood draw and a physical exam, in infants born at 33–34 weeks gestation. Subjects included 9 infants with antenatal betamethasone treatment (2 doses of 12 mg of betamethasone administered intramuscularly to the mother twelve hours apart) and 9 infants without such treatment. Testing took place 3–6 days after delivery. Measures of behavioral distress confirmed that both events were stressful to these premature infants. Infants with betamethasone exposure, however, failed to exhibit increases in cortisol to either stressor. In contrast, infants without betamethasone exposure displayed elevated cortisol to the heel-stick blood draw but not the physical exam. These findings suggest that antenatal corticosteroids suppress infants’ HPA response to a stressor typically encountered in a neonatal intensive care situation.","author":[{"dropping-particle":"","family":"Davis","given":"Elysia Poggi","non-dropping-particle":"","parse-names":false,"suffix":""},{"dropping-particle":"","family":"Townsend","given":"Elise L","non-dropping-particle":"","parse-names":false,"suffix":""},{"dropping-particle":"","family":"Gunnar","given":"Megan R","non-dropping-particle":"","parse-names":false,"suffix":""},{"dropping-particle":"","family":"Georgieff","given":"Michael K","non-dropping-particle":"","parse-names":false,"suffix":""},{"dropping-particle":"","family":"Guiang","given":"Sixto F","non-dropping-particle":"","parse-names":false,"suffix":""},{"dropping-particle":"","family":"Ciffuentes","given":"Raul F","non-dropping-particle":"","parse-names":false,"suffix":""},{"dropping-particle":"","family":"Lussky","given":"Richard C","non-dropping-particle":"","parse-names":false,"suffix":""}],"container-title":"Psychoneuroendocrinology","id":"ITEM-1","issue":"8","issued":{"date-parts":[["2004","9","1"]]},"page":"1028-1036","publisher":"Pergamon","title":"Effects of prenatal betamethasone exposure on regulation of stress physiology in healthy premature infants","type":"article-journal","volume":"29"},"uris":["http://www.mendeley.com/documents/?uuid=a0f222ef-165d-37c9-a9ea-04f27777a6a8"]}],"mendeley":{"formattedCitation":"(Davis &lt;i&gt;et al.&lt;/i&gt;, 2004)","plainTextFormattedCitation":"(Davis et al., 2004)","previouslyFormattedCitation":"(Davis &lt;i&gt;et al.&lt;/i&gt;, 2004)"},"properties":{"noteIndex":0},"schema":"https://github.com/citation-style-language/schema/raw/master/csl-citation.json"}</w:instrText>
      </w:r>
      <w:r w:rsidR="00A50931" w:rsidRPr="008A184E">
        <w:rPr>
          <w:rFonts w:asciiTheme="minorHAnsi" w:hAnsiTheme="minorHAnsi" w:cstheme="minorHAnsi"/>
          <w:sz w:val="22"/>
          <w:szCs w:val="22"/>
        </w:rPr>
        <w:fldChar w:fldCharType="separate"/>
      </w:r>
      <w:r w:rsidR="00A50931" w:rsidRPr="008A184E">
        <w:rPr>
          <w:rFonts w:asciiTheme="minorHAnsi" w:hAnsiTheme="minorHAnsi" w:cstheme="minorHAnsi"/>
          <w:noProof/>
          <w:sz w:val="22"/>
          <w:szCs w:val="22"/>
        </w:rPr>
        <w:t xml:space="preserve">(Davis </w:t>
      </w:r>
      <w:r w:rsidR="00A50931" w:rsidRPr="008A184E">
        <w:rPr>
          <w:rFonts w:asciiTheme="minorHAnsi" w:hAnsiTheme="minorHAnsi" w:cstheme="minorHAnsi"/>
          <w:i/>
          <w:noProof/>
          <w:sz w:val="22"/>
          <w:szCs w:val="22"/>
        </w:rPr>
        <w:t>et al.</w:t>
      </w:r>
      <w:r w:rsidR="00A50931" w:rsidRPr="008A184E">
        <w:rPr>
          <w:rFonts w:asciiTheme="minorHAnsi" w:hAnsiTheme="minorHAnsi" w:cstheme="minorHAnsi"/>
          <w:noProof/>
          <w:sz w:val="22"/>
          <w:szCs w:val="22"/>
        </w:rPr>
        <w:t>, 2004)</w:t>
      </w:r>
      <w:r w:rsidR="00A50931" w:rsidRPr="008A184E">
        <w:rPr>
          <w:rFonts w:asciiTheme="minorHAnsi" w:hAnsiTheme="minorHAnsi" w:cstheme="minorHAnsi"/>
          <w:sz w:val="22"/>
          <w:szCs w:val="22"/>
        </w:rPr>
        <w:fldChar w:fldCharType="end"/>
      </w:r>
      <w:r w:rsidR="00A50931" w:rsidRPr="008A184E">
        <w:rPr>
          <w:rFonts w:asciiTheme="minorHAnsi" w:hAnsiTheme="minorHAnsi" w:cstheme="minorHAnsi"/>
          <w:sz w:val="22"/>
          <w:szCs w:val="22"/>
        </w:rPr>
        <w:t xml:space="preserve">. Despite showing reduced cortisol levels in newborns exposed to antenatal glucocorticoids, long-term effects vary. </w:t>
      </w:r>
      <w:r w:rsidR="00CB69D4" w:rsidRPr="008A184E">
        <w:rPr>
          <w:rFonts w:asciiTheme="minorHAnsi" w:hAnsiTheme="minorHAnsi" w:cstheme="minorHAnsi"/>
          <w:sz w:val="22"/>
          <w:szCs w:val="22"/>
        </w:rPr>
        <w:t xml:space="preserve">Children </w:t>
      </w:r>
      <w:r w:rsidR="00A50931" w:rsidRPr="008A184E">
        <w:rPr>
          <w:rFonts w:asciiTheme="minorHAnsi" w:hAnsiTheme="minorHAnsi" w:cstheme="minorHAnsi"/>
          <w:sz w:val="22"/>
          <w:szCs w:val="22"/>
        </w:rPr>
        <w:t xml:space="preserve">ages 6-11 years who were </w:t>
      </w:r>
      <w:r w:rsidR="00CB69D4" w:rsidRPr="008A184E">
        <w:rPr>
          <w:rFonts w:asciiTheme="minorHAnsi" w:hAnsiTheme="minorHAnsi" w:cstheme="minorHAnsi"/>
          <w:sz w:val="22"/>
          <w:szCs w:val="22"/>
        </w:rPr>
        <w:t xml:space="preserve">exposed to antenatal glucocorticoids had higher cortisol levels in response after </w:t>
      </w:r>
      <w:r w:rsidR="00A50931" w:rsidRPr="008A184E">
        <w:rPr>
          <w:rFonts w:asciiTheme="minorHAnsi" w:hAnsiTheme="minorHAnsi" w:cstheme="minorHAnsi"/>
          <w:sz w:val="22"/>
          <w:szCs w:val="22"/>
        </w:rPr>
        <w:t>a standardized stressful test</w:t>
      </w:r>
      <w:r w:rsidR="00CB69D4" w:rsidRPr="008A184E">
        <w:rPr>
          <w:rFonts w:asciiTheme="minorHAnsi" w:hAnsiTheme="minorHAnsi" w:cstheme="minorHAnsi"/>
          <w:sz w:val="22"/>
          <w:szCs w:val="22"/>
        </w:rPr>
        <w:t xml:space="preserve">, and this difference was mainly influenced by higher salivary cortisol in females, indicating a potential sex-dependent </w:t>
      </w:r>
      <w:r w:rsidR="006A24C8" w:rsidRPr="008A184E">
        <w:rPr>
          <w:rFonts w:asciiTheme="minorHAnsi" w:hAnsiTheme="minorHAnsi" w:cstheme="minorHAnsi"/>
          <w:sz w:val="22"/>
          <w:szCs w:val="22"/>
        </w:rPr>
        <w:t xml:space="preserve">elevation in HPA axis activity </w:t>
      </w:r>
      <w:r w:rsidR="00CB69D4" w:rsidRPr="008A184E">
        <w:rPr>
          <w:rFonts w:asciiTheme="minorHAnsi" w:hAnsiTheme="minorHAnsi" w:cstheme="minorHAnsi"/>
          <w:sz w:val="22"/>
          <w:szCs w:val="22"/>
        </w:rPr>
        <w:t xml:space="preserve">effect </w:t>
      </w:r>
      <w:r w:rsidR="00A50931"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Metabolism","id":"ITEM-1","issue":"10","issued":{"date-parts":[["2012","10"]]},"page":"3538-3544","title":"Impact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2012)","plainTextFormattedCitation":"(Alexander et al., 2012)","previouslyFormattedCitation":"(Alexander &lt;i&gt;et al.&lt;/i&gt;, 2012)"},"properties":{"noteIndex":0},"schema":"https://github.com/citation-style-language/schema/raw/master/csl-citation.json"}</w:instrText>
      </w:r>
      <w:r w:rsidR="00A50931" w:rsidRPr="008A184E">
        <w:rPr>
          <w:rFonts w:asciiTheme="minorHAnsi" w:hAnsiTheme="minorHAnsi" w:cstheme="minorHAnsi"/>
          <w:sz w:val="22"/>
          <w:szCs w:val="22"/>
        </w:rPr>
        <w:fldChar w:fldCharType="separate"/>
      </w:r>
      <w:r w:rsidR="00A50931" w:rsidRPr="008A184E">
        <w:rPr>
          <w:rFonts w:asciiTheme="minorHAnsi" w:hAnsiTheme="minorHAnsi" w:cstheme="minorHAnsi"/>
          <w:noProof/>
          <w:sz w:val="22"/>
          <w:szCs w:val="22"/>
        </w:rPr>
        <w:t xml:space="preserve">(Alexander </w:t>
      </w:r>
      <w:r w:rsidR="00A50931" w:rsidRPr="008A184E">
        <w:rPr>
          <w:rFonts w:asciiTheme="minorHAnsi" w:hAnsiTheme="minorHAnsi" w:cstheme="minorHAnsi"/>
          <w:i/>
          <w:noProof/>
          <w:sz w:val="22"/>
          <w:szCs w:val="22"/>
        </w:rPr>
        <w:t>et al.</w:t>
      </w:r>
      <w:r w:rsidR="00A50931" w:rsidRPr="008A184E">
        <w:rPr>
          <w:rFonts w:asciiTheme="minorHAnsi" w:hAnsiTheme="minorHAnsi" w:cstheme="minorHAnsi"/>
          <w:noProof/>
          <w:sz w:val="22"/>
          <w:szCs w:val="22"/>
        </w:rPr>
        <w:t>, 2012)</w:t>
      </w:r>
      <w:r w:rsidR="00A50931" w:rsidRPr="008A184E">
        <w:rPr>
          <w:rFonts w:asciiTheme="minorHAnsi" w:hAnsiTheme="minorHAnsi" w:cstheme="minorHAnsi"/>
          <w:sz w:val="22"/>
          <w:szCs w:val="22"/>
        </w:rPr>
        <w:fldChar w:fldCharType="end"/>
      </w:r>
      <w:r w:rsidR="00A50931" w:rsidRPr="008A184E">
        <w:rPr>
          <w:rFonts w:asciiTheme="minorHAnsi" w:hAnsiTheme="minorHAnsi" w:cstheme="minorHAnsi"/>
          <w:sz w:val="22"/>
          <w:szCs w:val="22"/>
        </w:rPr>
        <w:t>.</w:t>
      </w:r>
      <w:r w:rsidR="00CB69D4" w:rsidRPr="008A184E">
        <w:rPr>
          <w:rFonts w:asciiTheme="minorHAnsi" w:hAnsiTheme="minorHAnsi" w:cstheme="minorHAnsi"/>
          <w:sz w:val="22"/>
          <w:szCs w:val="22"/>
        </w:rPr>
        <w:t xml:space="preserve"> </w:t>
      </w:r>
      <w:r w:rsidR="00F70BFA" w:rsidRPr="008A184E">
        <w:rPr>
          <w:rFonts w:asciiTheme="minorHAnsi" w:hAnsiTheme="minorHAnsi" w:cstheme="minorHAnsi"/>
          <w:sz w:val="22"/>
          <w:szCs w:val="22"/>
        </w:rPr>
        <w:t>Studies</w:t>
      </w:r>
      <w:r w:rsidR="007C3BBD" w:rsidRPr="008A184E">
        <w:rPr>
          <w:rFonts w:asciiTheme="minorHAnsi" w:hAnsiTheme="minorHAnsi" w:cstheme="minorHAnsi"/>
          <w:sz w:val="22"/>
          <w:szCs w:val="22"/>
        </w:rPr>
        <w:t xml:space="preserve"> have shown </w:t>
      </w:r>
      <w:r w:rsidR="00ED4E3A" w:rsidRPr="008A184E">
        <w:rPr>
          <w:rFonts w:asciiTheme="minorHAnsi" w:hAnsiTheme="minorHAnsi" w:cstheme="minorHAnsi"/>
          <w:sz w:val="22"/>
          <w:szCs w:val="22"/>
        </w:rPr>
        <w:t xml:space="preserve">multiple offspring outcomes including </w:t>
      </w:r>
      <w:r w:rsidR="007C3BBD" w:rsidRPr="008A184E">
        <w:rPr>
          <w:rFonts w:asciiTheme="minorHAnsi" w:hAnsiTheme="minorHAnsi" w:cstheme="minorHAnsi"/>
          <w:sz w:val="22"/>
          <w:szCs w:val="22"/>
        </w:rPr>
        <w:t xml:space="preserve">increased blood pressure in children, increased risk of preeclampsia, impaired mental development in infants, increased infant cortisol, reduced fetal weight, and other symptoms associated with timing, dosage and type of corticosteroid treatment during pregnancy </w:t>
      </w:r>
      <w:r w:rsidR="007C3BBD" w:rsidRPr="008A184E">
        <w:rPr>
          <w:rFonts w:asciiTheme="minorHAnsi" w:hAnsiTheme="minorHAnsi" w:cstheme="minorHAnsi"/>
          <w:sz w:val="22"/>
          <w:szCs w:val="22"/>
        </w:rPr>
        <w:fldChar w:fldCharType="begin" w:fldLock="1"/>
      </w:r>
      <w:r w:rsidR="007C3BBD"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007C3BBD" w:rsidRPr="008A184E">
        <w:rPr>
          <w:rFonts w:asciiTheme="minorHAnsi" w:hAnsiTheme="minorHAnsi" w:cstheme="minorHAnsi"/>
          <w:sz w:val="22"/>
          <w:szCs w:val="22"/>
        </w:rPr>
        <w:fldChar w:fldCharType="separate"/>
      </w:r>
      <w:r w:rsidR="007C3BBD" w:rsidRPr="008A184E">
        <w:rPr>
          <w:rFonts w:asciiTheme="minorHAnsi" w:hAnsiTheme="minorHAnsi" w:cstheme="minorHAnsi"/>
          <w:noProof/>
          <w:sz w:val="22"/>
          <w:szCs w:val="22"/>
        </w:rPr>
        <w:t xml:space="preserve">(Singh </w:t>
      </w:r>
      <w:r w:rsidR="007C3BBD" w:rsidRPr="008A184E">
        <w:rPr>
          <w:rFonts w:asciiTheme="minorHAnsi" w:hAnsiTheme="minorHAnsi" w:cstheme="minorHAnsi"/>
          <w:i/>
          <w:noProof/>
          <w:sz w:val="22"/>
          <w:szCs w:val="22"/>
        </w:rPr>
        <w:t>et al.</w:t>
      </w:r>
      <w:r w:rsidR="007C3BBD" w:rsidRPr="008A184E">
        <w:rPr>
          <w:rFonts w:asciiTheme="minorHAnsi" w:hAnsiTheme="minorHAnsi" w:cstheme="minorHAnsi"/>
          <w:noProof/>
          <w:sz w:val="22"/>
          <w:szCs w:val="22"/>
        </w:rPr>
        <w:t>, 2012)</w:t>
      </w:r>
      <w:r w:rsidR="007C3BBD" w:rsidRPr="008A184E">
        <w:rPr>
          <w:rFonts w:asciiTheme="minorHAnsi" w:hAnsiTheme="minorHAnsi" w:cstheme="minorHAnsi"/>
          <w:sz w:val="22"/>
          <w:szCs w:val="22"/>
        </w:rPr>
        <w:fldChar w:fldCharType="end"/>
      </w:r>
      <w:r w:rsidR="007C3BBD" w:rsidRPr="008A184E">
        <w:rPr>
          <w:rFonts w:asciiTheme="minorHAnsi" w:hAnsiTheme="minorHAnsi" w:cstheme="minorHAnsi"/>
          <w:sz w:val="22"/>
          <w:szCs w:val="22"/>
        </w:rPr>
        <w:t>.</w:t>
      </w:r>
    </w:p>
    <w:p w14:paraId="6F81315C" w14:textId="3C3076D4" w:rsidR="00901F09" w:rsidRPr="008A184E" w:rsidRDefault="00DC1693" w:rsidP="0066001B">
      <w:pPr>
        <w:rPr>
          <w:rFonts w:asciiTheme="minorHAnsi" w:hAnsiTheme="minorHAnsi" w:cstheme="minorHAnsi"/>
          <w:sz w:val="22"/>
          <w:szCs w:val="22"/>
        </w:rPr>
      </w:pPr>
      <w:r w:rsidRPr="008A184E">
        <w:rPr>
          <w:rFonts w:asciiTheme="minorHAnsi" w:hAnsiTheme="minorHAnsi" w:cstheme="minorHAnsi"/>
          <w:sz w:val="22"/>
          <w:szCs w:val="22"/>
        </w:rPr>
        <w:t xml:space="preserve">In mice, male offspring exposed to </w:t>
      </w:r>
      <w:r w:rsidR="000F6643" w:rsidRPr="008A184E">
        <w:rPr>
          <w:rFonts w:asciiTheme="minorHAnsi" w:hAnsiTheme="minorHAnsi" w:cstheme="minorHAnsi"/>
          <w:sz w:val="22"/>
          <w:szCs w:val="22"/>
        </w:rPr>
        <w:t>dexamethasone</w:t>
      </w:r>
      <w:r w:rsidRPr="008A184E">
        <w:rPr>
          <w:rFonts w:asciiTheme="minorHAnsi" w:hAnsiTheme="minorHAnsi" w:cstheme="minorHAnsi"/>
          <w:sz w:val="22"/>
          <w:szCs w:val="22"/>
        </w:rPr>
        <w:t xml:space="preserve"> </w:t>
      </w:r>
      <w:r w:rsidR="0038721A" w:rsidRPr="008A184E">
        <w:rPr>
          <w:rFonts w:asciiTheme="minorHAnsi" w:hAnsiTheme="minorHAnsi" w:cstheme="minorHAnsi"/>
          <w:sz w:val="22"/>
          <w:szCs w:val="22"/>
        </w:rPr>
        <w:t xml:space="preserve">for 60 hours starting at E12.5 </w:t>
      </w:r>
      <w:r w:rsidRPr="008A184E">
        <w:rPr>
          <w:rFonts w:asciiTheme="minorHAnsi" w:hAnsiTheme="minorHAnsi" w:cstheme="minorHAnsi"/>
          <w:sz w:val="22"/>
          <w:szCs w:val="22"/>
        </w:rPr>
        <w:t xml:space="preserve">had lower fetal weights at E14.5 but not at E17.5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(O’Sullivan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 male offspring </w:t>
      </w:r>
      <w:r w:rsidR="000F6643" w:rsidRPr="008A184E">
        <w:rPr>
          <w:rFonts w:asciiTheme="minorHAnsi" w:hAnsiTheme="minorHAnsi" w:cstheme="minorHAnsi"/>
          <w:sz w:val="22"/>
          <w:szCs w:val="22"/>
        </w:rPr>
        <w:t>from similarly treated dams</w:t>
      </w:r>
      <w:r w:rsidRPr="008A184E">
        <w:rPr>
          <w:rFonts w:asciiTheme="minorHAnsi" w:hAnsiTheme="minorHAnsi" w:cstheme="minorHAnsi"/>
          <w:sz w:val="22"/>
          <w:szCs w:val="22"/>
        </w:rPr>
        <w:t xml:space="preserve"> had similar weights at 2 weeks, 4 weeks, and 3 and 6 months of age </w:t>
      </w:r>
      <w:r w:rsidRPr="008A184E">
        <w:rPr>
          <w:rFonts w:asciiTheme="minorHAnsi" w:hAnsiTheme="minorHAnsi" w:cstheme="minorHAnsi"/>
          <w:sz w:val="22"/>
          <w:szCs w:val="22"/>
        </w:rPr>
        <w:fldChar w:fldCharType="begin" w:fldLock="1"/>
      </w:r>
      <w:r w:rsidR="00AB63C3" w:rsidRPr="008A184E">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(O’Sullivan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EB428E" w:rsidRPr="008A184E">
        <w:rPr>
          <w:rFonts w:asciiTheme="minorHAnsi" w:hAnsiTheme="minorHAnsi" w:cstheme="minorHAnsi"/>
          <w:sz w:val="22"/>
          <w:szCs w:val="22"/>
        </w:rPr>
        <w:t xml:space="preserve"> </w:t>
      </w:r>
      <w:r w:rsidR="00AC578F" w:rsidRPr="008A184E">
        <w:rPr>
          <w:rFonts w:asciiTheme="minorHAnsi" w:hAnsiTheme="minorHAnsi" w:cstheme="minorHAnsi"/>
          <w:sz w:val="22"/>
          <w:szCs w:val="22"/>
        </w:rPr>
        <w:t>Twenty-one-day-old rats exposed to antenatal dexamethasone at E15 till delivery had 66% lower body weights than controls</w:t>
      </w:r>
      <w:r w:rsidR="00D07C84" w:rsidRPr="008A184E">
        <w:rPr>
          <w:rFonts w:asciiTheme="minorHAnsi" w:hAnsiTheme="minorHAnsi" w:cstheme="minorHAnsi"/>
          <w:sz w:val="22"/>
          <w:szCs w:val="22"/>
        </w:rPr>
        <w:t xml:space="preserve">, lower corticotropin releasing hormone content and concentrations, lower adrenal and plasma corticosterone levels and severe adrenal atrophy </w:t>
      </w:r>
      <w:r w:rsidR="00C10164" w:rsidRPr="008A184E">
        <w:rPr>
          <w:rFonts w:asciiTheme="minorHAnsi" w:hAnsiTheme="minorHAnsi" w:cstheme="minorHAnsi"/>
          <w:sz w:val="22"/>
          <w:szCs w:val="22"/>
        </w:rPr>
        <w:fldChar w:fldCharType="begin" w:fldLock="1"/>
      </w:r>
      <w:r w:rsidR="003F49A5" w:rsidRPr="008A184E">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00C10164" w:rsidRPr="008A184E">
        <w:rPr>
          <w:rFonts w:asciiTheme="minorHAnsi" w:hAnsiTheme="minorHAnsi" w:cstheme="minorHAnsi"/>
          <w:sz w:val="22"/>
          <w:szCs w:val="22"/>
        </w:rPr>
        <w:fldChar w:fldCharType="separate"/>
      </w:r>
      <w:r w:rsidR="00C10164" w:rsidRPr="008A184E">
        <w:rPr>
          <w:rFonts w:asciiTheme="minorHAnsi" w:hAnsiTheme="minorHAnsi" w:cstheme="minorHAnsi"/>
          <w:noProof/>
          <w:sz w:val="22"/>
          <w:szCs w:val="22"/>
        </w:rPr>
        <w:t xml:space="preserve">(Dupouy </w:t>
      </w:r>
      <w:r w:rsidR="00C10164" w:rsidRPr="008A184E">
        <w:rPr>
          <w:rFonts w:asciiTheme="minorHAnsi" w:hAnsiTheme="minorHAnsi" w:cstheme="minorHAnsi"/>
          <w:i/>
          <w:noProof/>
          <w:sz w:val="22"/>
          <w:szCs w:val="22"/>
        </w:rPr>
        <w:t>et al.</w:t>
      </w:r>
      <w:r w:rsidR="00C10164" w:rsidRPr="008A184E">
        <w:rPr>
          <w:rFonts w:asciiTheme="minorHAnsi" w:hAnsiTheme="minorHAnsi" w:cstheme="minorHAnsi"/>
          <w:noProof/>
          <w:sz w:val="22"/>
          <w:szCs w:val="22"/>
        </w:rPr>
        <w:t>, 1987)</w:t>
      </w:r>
      <w:r w:rsidR="00C10164" w:rsidRPr="008A184E">
        <w:rPr>
          <w:rFonts w:asciiTheme="minorHAnsi" w:hAnsiTheme="minorHAnsi" w:cstheme="minorHAnsi"/>
          <w:sz w:val="22"/>
          <w:szCs w:val="22"/>
        </w:rPr>
        <w:fldChar w:fldCharType="end"/>
      </w:r>
      <w:r w:rsidR="00C86FEF" w:rsidRPr="008A184E">
        <w:rPr>
          <w:rFonts w:asciiTheme="minorHAnsi" w:hAnsiTheme="minorHAnsi" w:cstheme="minorHAnsi"/>
          <w:sz w:val="22"/>
          <w:szCs w:val="22"/>
        </w:rPr>
        <w:t>. Conversely, r</w:t>
      </w:r>
      <w:r w:rsidR="00EB428E" w:rsidRPr="008A184E">
        <w:rPr>
          <w:rFonts w:asciiTheme="minorHAnsi" w:hAnsiTheme="minorHAnsi" w:cstheme="minorHAnsi"/>
          <w:sz w:val="22"/>
          <w:szCs w:val="22"/>
        </w:rPr>
        <w:t xml:space="preserve">ats exposed to antenatal glucocorticoids showed </w:t>
      </w:r>
      <w:r w:rsidR="00FF36F4" w:rsidRPr="008A184E">
        <w:rPr>
          <w:rFonts w:asciiTheme="minorHAnsi" w:hAnsiTheme="minorHAnsi" w:cstheme="minorHAnsi"/>
          <w:sz w:val="22"/>
          <w:szCs w:val="22"/>
        </w:rPr>
        <w:t xml:space="preserve">unaltered ACTH and corticosterone plasma levels at PND1,7,9, and 20 </w:t>
      </w:r>
      <w:r w:rsidR="00CF5FBF" w:rsidRPr="008A184E">
        <w:rPr>
          <w:rFonts w:asciiTheme="minorHAnsi" w:hAnsiTheme="minorHAnsi" w:cstheme="minorHAnsi"/>
          <w:sz w:val="22"/>
          <w:szCs w:val="22"/>
        </w:rPr>
        <w:t>but</w:t>
      </w:r>
      <w:r w:rsidR="007C3C36" w:rsidRPr="008A184E">
        <w:rPr>
          <w:rFonts w:asciiTheme="minorHAnsi" w:hAnsiTheme="minorHAnsi" w:cstheme="minorHAnsi"/>
          <w:sz w:val="22"/>
          <w:szCs w:val="22"/>
        </w:rPr>
        <w:t xml:space="preserve"> had</w:t>
      </w:r>
      <w:r w:rsidR="00CF5FBF" w:rsidRPr="008A184E">
        <w:rPr>
          <w:rFonts w:asciiTheme="minorHAnsi" w:hAnsiTheme="minorHAnsi" w:cstheme="minorHAnsi"/>
          <w:sz w:val="22"/>
          <w:szCs w:val="22"/>
        </w:rPr>
        <w:t xml:space="preserve"> a suggested </w:t>
      </w:r>
      <w:r w:rsidR="00FF36F4" w:rsidRPr="008A184E">
        <w:rPr>
          <w:rFonts w:asciiTheme="minorHAnsi" w:hAnsiTheme="minorHAnsi" w:cstheme="minorHAnsi"/>
          <w:sz w:val="22"/>
          <w:szCs w:val="22"/>
        </w:rPr>
        <w:t xml:space="preserve">increased </w:t>
      </w:r>
      <w:r w:rsidR="00EB428E" w:rsidRPr="008A184E">
        <w:rPr>
          <w:rFonts w:asciiTheme="minorHAnsi" w:hAnsiTheme="minorHAnsi" w:cstheme="minorHAnsi"/>
          <w:sz w:val="22"/>
          <w:szCs w:val="22"/>
        </w:rPr>
        <w:t xml:space="preserve">HPA axis activity when stress was induced during adulthood </w:t>
      </w:r>
      <w:r w:rsidR="00AB63C3" w:rsidRPr="008A184E">
        <w:rPr>
          <w:rFonts w:asciiTheme="minorHAnsi" w:hAnsiTheme="minorHAnsi" w:cstheme="minorHAnsi"/>
          <w:sz w:val="22"/>
          <w:szCs w:val="22"/>
        </w:rPr>
        <w:fldChar w:fldCharType="begin" w:fldLock="1"/>
      </w:r>
      <w:r w:rsidR="003E3624" w:rsidRPr="008A184E">
        <w:rPr>
          <w:rFonts w:asciiTheme="minorHAnsi" w:hAnsiTheme="minorHAnsi" w:cstheme="minorHAnsi"/>
          <w:sz w:val="22"/>
          <w:szCs w:val="22"/>
        </w:rPr>
        <w:instrText>ADDIN CSL_CITATION {"citationItems":[{"id":"ITEM-1","itemData":{"DOI":"10.1016/0165-5728(95)00152-2","ISSN":"0165-5728","abstract":"The effects of glucocorticoid (GC) treatment on the mature immune and neuroendocrine system are known to be reversible. However, prenatal GC exposure may have irreversible consequences on the development of the newborn. In this study, possible long-lasting effects of short-term prenatal GC treatment were examined on the developing thymus, spleen and hypothalamo-pituitary adrenal axis (HPA axis). Female rats were given dexamethasone (DEX, 400 μg i.p.) on day 17 and 19 of pregnancy and offspring was studied at several time intervals (1–20 days) after birth, for examination of thymus, spleen, hypothalamus and blood plasma. Examination of thymus and spleen revealed that prenatal exposure to DEX resulted in decreased T cell numbers in thymus and spleen on day 1 after birth. Thymus regeneration after DEX exposure both during pregnancy and in adult life was completed after 24 days. However, the kinetics of regeneration of the thymi after prenatal DEX exposure were different from that seen after DEX in adult life. Whereas DEX treatment during pregnancy resulted in an increased ratio of CD4+/CD8− thymocytes over CD4−/CD8+ thymocytes compared to control groups on day 7 and day 20 after birth (time X treatment interaction; P &lt; 0.05), DEX treatment in adult life did not change this ratio. T cell numbers in the spleen were significantly decreased at all neonatal ages studied. Regarding the hypothalamus, prenatal exposure to DEX altered the pattern of neonatal changes in peptide expression in corticotropin-releasing hormone neurons, with a selective reduction in CRH storage in the median eminence (7 and 9 days after birth) and an increase in AVP storage (9 and 20 days after birth). The ratio of AVP over CRH was significantly increased at all developmental ages studied. No effects were seen on basal ACTH and corticosterone levels in plasma. In conclusion, the kinetics of thymus regeneration after DEX exposure during pregnancy were different from that seen after DEX exposure in adult life. Prenatal DEX exposure also seemed to delay the migration of T cells into the spleen. Furthermore, prenatal DEX treatment exerted major effects on hypothalamic CRH neurons that maintained for at least 20 days after birth, which points towards an enhanced stress responsiveness of the HPA axis in later life.","author":[{"dropping-particle":"","family":"Bakker","given":"Joost M.","non-dropping-particle":"","parse-names":false,"suffix":""},{"dropping-particle":"","family":"Schmidt","given":"E.Donné","non-dropping-particle":"","parse-names":false,"suffix":""},{"dropping-particle":"","family":"Kroes","given":"Hilde","non-dropping-particle":"","parse-names":false,"suffix":""},{"dropping-particle":"","family":"Kavelaars","given":"Annemieke","non-dropping-particle":"","parse-names":false,"suffix":""},{"dropping-particle":"","family":"Heijnen","given":"Cobi J.","non-dropping-particle":"","parse-names":false,"suffix":""},{"dropping-particle":"","family":"Tilders","given":"Fred J.H.","non-dropping-particle":"","parse-names":false,"suffix":""},{"dropping-particle":"","family":"Rees","given":"Emmelien P.","non-dropping-particle":"van","parse-names":false,"suffix":""}],"container-title":"Journal of Neuroimmunology","id":"ITEM-1","issue":"2","issued":{"date-parts":[["1995","12","31"]]},"page":"183-191","publisher":"Elsevier","title":"Effects of short-term dexamethasone treatment during pregnancy on the development of the immune system and the hypothalamo-pituitary adrenal axis in the rat","type":"article-journal","volume":"63"},"uris":["http://www.mendeley.com/documents/?uuid=95ecf663-06d2-3c28-8226-4f8fca9ad6df"]}],"mendeley":{"formattedCitation":"(Bakker &lt;i&gt;et al.&lt;/i&gt;, 1995)","plainTextFormattedCitation":"(Bakker et al., 1995)","previouslyFormattedCitation":"(Bakker &lt;i&gt;et al.&lt;/i&gt;, 1995)"},"properties":{"noteIndex":0},"schema":"https://github.com/citation-style-language/schema/raw/master/csl-citation.json"}</w:instrText>
      </w:r>
      <w:r w:rsidR="00AB63C3" w:rsidRPr="008A184E">
        <w:rPr>
          <w:rFonts w:asciiTheme="minorHAnsi" w:hAnsiTheme="minorHAnsi" w:cstheme="minorHAnsi"/>
          <w:sz w:val="22"/>
          <w:szCs w:val="22"/>
        </w:rPr>
        <w:fldChar w:fldCharType="separate"/>
      </w:r>
      <w:r w:rsidR="00AB63C3" w:rsidRPr="008A184E">
        <w:rPr>
          <w:rFonts w:asciiTheme="minorHAnsi" w:hAnsiTheme="minorHAnsi" w:cstheme="minorHAnsi"/>
          <w:noProof/>
          <w:sz w:val="22"/>
          <w:szCs w:val="22"/>
        </w:rPr>
        <w:t xml:space="preserve">(Bakker </w:t>
      </w:r>
      <w:r w:rsidR="00AB63C3" w:rsidRPr="008A184E">
        <w:rPr>
          <w:rFonts w:asciiTheme="minorHAnsi" w:hAnsiTheme="minorHAnsi" w:cstheme="minorHAnsi"/>
          <w:i/>
          <w:noProof/>
          <w:sz w:val="22"/>
          <w:szCs w:val="22"/>
        </w:rPr>
        <w:t>et al.</w:t>
      </w:r>
      <w:r w:rsidR="00AB63C3" w:rsidRPr="008A184E">
        <w:rPr>
          <w:rFonts w:asciiTheme="minorHAnsi" w:hAnsiTheme="minorHAnsi" w:cstheme="minorHAnsi"/>
          <w:noProof/>
          <w:sz w:val="22"/>
          <w:szCs w:val="22"/>
        </w:rPr>
        <w:t>, 1995)</w:t>
      </w:r>
      <w:r w:rsidR="00AB63C3" w:rsidRPr="008A184E">
        <w:rPr>
          <w:rFonts w:asciiTheme="minorHAnsi" w:hAnsiTheme="minorHAnsi" w:cstheme="minorHAnsi"/>
          <w:sz w:val="22"/>
          <w:szCs w:val="22"/>
        </w:rPr>
        <w:fldChar w:fldCharType="end"/>
      </w:r>
      <w:r w:rsidR="00AB63C3" w:rsidRPr="008A184E">
        <w:rPr>
          <w:rFonts w:asciiTheme="minorHAnsi" w:hAnsiTheme="minorHAnsi" w:cstheme="minorHAnsi"/>
          <w:sz w:val="22"/>
          <w:szCs w:val="22"/>
        </w:rPr>
        <w:t>.</w:t>
      </w:r>
      <w:r w:rsidR="003F49A5" w:rsidRPr="008A184E">
        <w:rPr>
          <w:rFonts w:asciiTheme="minorHAnsi" w:hAnsiTheme="minorHAnsi" w:cstheme="minorHAnsi"/>
          <w:sz w:val="22"/>
          <w:szCs w:val="22"/>
        </w:rPr>
        <w:t xml:space="preserve"> Offspring of physically stressed rats during gestation showed higher plasma glucose levels at 24 months of age despite similar insulin secretion when challenged with oral glucose tolerance test </w:t>
      </w:r>
      <w:r w:rsidR="003F49A5" w:rsidRPr="008A184E">
        <w:rPr>
          <w:rFonts w:asciiTheme="minorHAnsi" w:hAnsiTheme="minorHAnsi" w:cstheme="minorHAnsi"/>
          <w:sz w:val="22"/>
          <w:szCs w:val="22"/>
        </w:rPr>
        <w:fldChar w:fldCharType="begin" w:fldLock="1"/>
      </w:r>
      <w:r w:rsidR="00B145A6" w:rsidRPr="008A184E">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003F49A5" w:rsidRPr="008A184E">
        <w:rPr>
          <w:rFonts w:asciiTheme="minorHAnsi" w:hAnsiTheme="minorHAnsi" w:cstheme="minorHAnsi"/>
          <w:sz w:val="22"/>
          <w:szCs w:val="22"/>
        </w:rPr>
        <w:fldChar w:fldCharType="separate"/>
      </w:r>
      <w:r w:rsidR="003F49A5" w:rsidRPr="008A184E">
        <w:rPr>
          <w:rFonts w:asciiTheme="minorHAnsi" w:hAnsiTheme="minorHAnsi" w:cstheme="minorHAnsi"/>
          <w:noProof/>
          <w:sz w:val="22"/>
          <w:szCs w:val="22"/>
        </w:rPr>
        <w:t xml:space="preserve">(Lesage </w:t>
      </w:r>
      <w:r w:rsidR="003F49A5" w:rsidRPr="008A184E">
        <w:rPr>
          <w:rFonts w:asciiTheme="minorHAnsi" w:hAnsiTheme="minorHAnsi" w:cstheme="minorHAnsi"/>
          <w:i/>
          <w:noProof/>
          <w:sz w:val="22"/>
          <w:szCs w:val="22"/>
        </w:rPr>
        <w:t>et al.</w:t>
      </w:r>
      <w:r w:rsidR="003F49A5" w:rsidRPr="008A184E">
        <w:rPr>
          <w:rFonts w:asciiTheme="minorHAnsi" w:hAnsiTheme="minorHAnsi" w:cstheme="minorHAnsi"/>
          <w:noProof/>
          <w:sz w:val="22"/>
          <w:szCs w:val="22"/>
        </w:rPr>
        <w:t>, 2004)</w:t>
      </w:r>
      <w:r w:rsidR="003F49A5" w:rsidRPr="008A184E">
        <w:rPr>
          <w:rFonts w:asciiTheme="minorHAnsi" w:hAnsiTheme="minorHAnsi" w:cstheme="minorHAnsi"/>
          <w:sz w:val="22"/>
          <w:szCs w:val="22"/>
        </w:rPr>
        <w:fldChar w:fldCharType="end"/>
      </w:r>
      <w:r w:rsidR="003F49A5" w:rsidRPr="008A184E">
        <w:rPr>
          <w:rFonts w:asciiTheme="minorHAnsi" w:hAnsiTheme="minorHAnsi" w:cstheme="minorHAnsi"/>
          <w:sz w:val="22"/>
          <w:szCs w:val="22"/>
        </w:rPr>
        <w:t>.</w:t>
      </w:r>
    </w:p>
    <w:p w14:paraId="69CE92BE" w14:textId="09E2BB7D" w:rsidR="00E102B4" w:rsidRPr="008A184E" w:rsidRDefault="00E102B4" w:rsidP="00E102B4">
      <w:pPr>
        <w:pStyle w:val="Heading1"/>
        <w:rPr>
          <w:rFonts w:asciiTheme="minorHAnsi" w:hAnsiTheme="minorHAnsi" w:cstheme="minorHAnsi"/>
        </w:rPr>
      </w:pPr>
      <w:bookmarkStart w:id="24" w:name="_Toc15461868"/>
      <w:bookmarkStart w:id="25" w:name="_Toc16512875"/>
      <w:r w:rsidRPr="008A184E">
        <w:rPr>
          <w:rFonts w:asciiTheme="minorHAnsi" w:hAnsiTheme="minorHAnsi" w:cstheme="minorHAnsi"/>
        </w:rPr>
        <w:t>Experimental Design</w:t>
      </w:r>
      <w:bookmarkEnd w:id="24"/>
      <w:bookmarkEnd w:id="25"/>
    </w:p>
    <w:p w14:paraId="7BE33B4A" w14:textId="245F44E3" w:rsidR="003B40C8" w:rsidRPr="008A184E" w:rsidRDefault="00CF481B" w:rsidP="00CF481B">
      <w:pPr>
        <w:rPr>
          <w:rFonts w:asciiTheme="minorHAnsi" w:hAnsiTheme="minorHAnsi" w:cstheme="minorHAnsi"/>
          <w:sz w:val="22"/>
          <w:szCs w:val="22"/>
        </w:rPr>
      </w:pPr>
      <w:r w:rsidRPr="008A184E">
        <w:rPr>
          <w:rFonts w:asciiTheme="minorHAnsi" w:hAnsiTheme="minorHAnsi" w:cstheme="minorHAnsi"/>
          <w:sz w:val="22"/>
          <w:szCs w:val="22"/>
        </w:rPr>
        <w:t xml:space="preserve">To determine how </w:t>
      </w:r>
      <w:r w:rsidR="00E51CFF" w:rsidRPr="008A184E">
        <w:rPr>
          <w:rFonts w:asciiTheme="minorHAnsi" w:hAnsiTheme="minorHAnsi" w:cstheme="minorHAnsi"/>
          <w:sz w:val="22"/>
          <w:szCs w:val="22"/>
        </w:rPr>
        <w:t>glucocorticoid</w:t>
      </w:r>
      <w:r w:rsidRPr="008A184E">
        <w:rPr>
          <w:rFonts w:asciiTheme="minorHAnsi" w:hAnsiTheme="minorHAnsi" w:cstheme="minorHAnsi"/>
          <w:sz w:val="22"/>
          <w:szCs w:val="22"/>
        </w:rPr>
        <w:t xml:space="preserve"> exposure affects placental function, we will </w:t>
      </w:r>
      <w:r w:rsidR="00E51CFF" w:rsidRPr="008A184E">
        <w:rPr>
          <w:rFonts w:asciiTheme="minorHAnsi" w:hAnsiTheme="minorHAnsi" w:cstheme="minorHAnsi"/>
          <w:sz w:val="22"/>
          <w:szCs w:val="22"/>
        </w:rPr>
        <w:t>obtain</w:t>
      </w:r>
      <w:r w:rsidRPr="008A184E">
        <w:rPr>
          <w:rFonts w:asciiTheme="minorHAnsi" w:hAnsiTheme="minorHAnsi" w:cstheme="minorHAnsi"/>
          <w:sz w:val="22"/>
          <w:szCs w:val="22"/>
        </w:rPr>
        <w:t xml:space="preserve"> </w:t>
      </w:r>
      <w:r w:rsidR="00E51CFF" w:rsidRPr="008A184E">
        <w:rPr>
          <w:rFonts w:asciiTheme="minorHAnsi" w:hAnsiTheme="minorHAnsi" w:cstheme="minorHAnsi"/>
          <w:sz w:val="22"/>
          <w:szCs w:val="22"/>
          <w:highlight w:val="red"/>
        </w:rPr>
        <w:t>n=X females and males /per group</w:t>
      </w:r>
      <w:r w:rsidRPr="008A184E">
        <w:rPr>
          <w:rFonts w:asciiTheme="minorHAnsi" w:hAnsiTheme="minorHAnsi" w:cstheme="minorHAnsi"/>
          <w:sz w:val="22"/>
          <w:szCs w:val="22"/>
        </w:rPr>
        <w:t xml:space="preserve"> </w:t>
      </w:r>
      <w:r w:rsidR="00E51CFF" w:rsidRPr="008A184E">
        <w:rPr>
          <w:rFonts w:asciiTheme="minorHAnsi" w:hAnsiTheme="minorHAnsi" w:cstheme="minorHAnsi"/>
          <w:sz w:val="22"/>
          <w:szCs w:val="22"/>
        </w:rPr>
        <w:t>8</w:t>
      </w:r>
      <w:r w:rsidRPr="008A184E">
        <w:rPr>
          <w:rFonts w:asciiTheme="minorHAnsi" w:hAnsiTheme="minorHAnsi" w:cstheme="minorHAnsi"/>
          <w:sz w:val="22"/>
          <w:szCs w:val="22"/>
        </w:rPr>
        <w:t xml:space="preserve"> week-old C57BL/6 virgin mice </w:t>
      </w:r>
      <w:r w:rsidR="00E51CFF" w:rsidRPr="008A184E">
        <w:rPr>
          <w:rFonts w:asciiTheme="minorHAnsi" w:hAnsiTheme="minorHAnsi" w:cstheme="minorHAnsi"/>
          <w:sz w:val="22"/>
          <w:szCs w:val="22"/>
        </w:rPr>
        <w:t xml:space="preserve">from Jackson laboratory. </w:t>
      </w:r>
      <w:r w:rsidR="00DD4A40" w:rsidRPr="008A184E">
        <w:rPr>
          <w:rFonts w:asciiTheme="minorHAnsi" w:hAnsiTheme="minorHAnsi" w:cstheme="minorHAnsi"/>
          <w:sz w:val="22"/>
          <w:szCs w:val="22"/>
        </w:rPr>
        <w:t xml:space="preserve">Mice will be given two weeks to acclimatize with </w:t>
      </w:r>
      <w:r w:rsidR="00DD4A40" w:rsidRPr="008A184E">
        <w:rPr>
          <w:rFonts w:asciiTheme="minorHAnsi" w:hAnsiTheme="minorHAnsi" w:cstheme="minorHAnsi"/>
          <w:i/>
          <w:sz w:val="22"/>
          <w:szCs w:val="22"/>
        </w:rPr>
        <w:t xml:space="preserve">ad libitum </w:t>
      </w:r>
      <w:r w:rsidR="00DD4A40" w:rsidRPr="008A184E">
        <w:rPr>
          <w:rFonts w:asciiTheme="minorHAnsi" w:hAnsiTheme="minorHAnsi" w:cstheme="minorHAnsi"/>
          <w:sz w:val="22"/>
          <w:szCs w:val="22"/>
        </w:rPr>
        <w:t>access to normal chow diet and water. After acclimatization, m</w:t>
      </w:r>
      <w:r w:rsidR="00E51CFF" w:rsidRPr="008A184E">
        <w:rPr>
          <w:rFonts w:asciiTheme="minorHAnsi" w:hAnsiTheme="minorHAnsi" w:cstheme="minorHAnsi"/>
          <w:sz w:val="22"/>
          <w:szCs w:val="22"/>
        </w:rPr>
        <w:t xml:space="preserve">ice will then be </w:t>
      </w:r>
      <w:r w:rsidR="00CB7394" w:rsidRPr="008A184E">
        <w:rPr>
          <w:rFonts w:asciiTheme="minorHAnsi" w:hAnsiTheme="minorHAnsi" w:cstheme="minorHAnsi"/>
          <w:sz w:val="22"/>
          <w:szCs w:val="22"/>
        </w:rPr>
        <w:t xml:space="preserve">single-housed and </w:t>
      </w:r>
      <w:r w:rsidR="00E51CFF" w:rsidRPr="008A184E">
        <w:rPr>
          <w:rFonts w:asciiTheme="minorHAnsi" w:hAnsiTheme="minorHAnsi" w:cstheme="minorHAnsi"/>
          <w:sz w:val="22"/>
          <w:szCs w:val="22"/>
        </w:rPr>
        <w:t xml:space="preserve">randomized into </w:t>
      </w:r>
      <w:r w:rsidR="00DD4A40" w:rsidRPr="008A184E">
        <w:rPr>
          <w:rFonts w:asciiTheme="minorHAnsi" w:hAnsiTheme="minorHAnsi" w:cstheme="minorHAnsi"/>
          <w:sz w:val="22"/>
          <w:szCs w:val="22"/>
        </w:rPr>
        <w:t xml:space="preserve">one of </w:t>
      </w:r>
      <w:r w:rsidR="002523E6" w:rsidRPr="008A184E">
        <w:rPr>
          <w:rFonts w:asciiTheme="minorHAnsi" w:hAnsiTheme="minorHAnsi" w:cstheme="minorHAnsi"/>
          <w:sz w:val="22"/>
          <w:szCs w:val="22"/>
        </w:rPr>
        <w:t>the following</w:t>
      </w:r>
      <w:r w:rsidR="00DD4A40" w:rsidRPr="008A184E">
        <w:rPr>
          <w:rFonts w:asciiTheme="minorHAnsi" w:hAnsiTheme="minorHAnsi" w:cstheme="minorHAnsi"/>
          <w:sz w:val="22"/>
          <w:szCs w:val="22"/>
        </w:rPr>
        <w:t xml:space="preserve"> groups</w:t>
      </w:r>
      <w:r w:rsidR="0098316E" w:rsidRPr="008A184E">
        <w:rPr>
          <w:rFonts w:asciiTheme="minorHAnsi" w:hAnsiTheme="minorHAnsi" w:cstheme="minorHAnsi"/>
          <w:sz w:val="22"/>
          <w:szCs w:val="22"/>
        </w:rPr>
        <w:t xml:space="preserve">, to assess placental morphology </w:t>
      </w:r>
      <w:r w:rsidR="0098316E" w:rsidRPr="008A184E">
        <w:rPr>
          <w:rFonts w:asciiTheme="minorHAnsi" w:hAnsiTheme="minorHAnsi" w:cstheme="minorHAnsi"/>
          <w:sz w:val="22"/>
          <w:szCs w:val="22"/>
        </w:rPr>
        <w:lastRenderedPageBreak/>
        <w:t>(at E14.5) and effects on offspring (at delivery).</w:t>
      </w:r>
      <w:r w:rsidR="00FD7092" w:rsidRPr="008A184E">
        <w:rPr>
          <w:rFonts w:asciiTheme="minorHAnsi" w:hAnsiTheme="minorHAnsi" w:cstheme="minorHAnsi"/>
          <w:sz w:val="22"/>
          <w:szCs w:val="22"/>
        </w:rPr>
        <w:t xml:space="preserve"> </w:t>
      </w:r>
      <w:r w:rsidR="00756AA2" w:rsidRPr="008A184E">
        <w:rPr>
          <w:rFonts w:asciiTheme="minorHAnsi" w:hAnsiTheme="minorHAnsi" w:cstheme="minorHAnsi"/>
          <w:sz w:val="22"/>
          <w:szCs w:val="22"/>
        </w:rPr>
        <w:t>The experimental design is represented in</w:t>
      </w:r>
      <w:r w:rsidR="004D34C8" w:rsidRPr="008A184E">
        <w:rPr>
          <w:rFonts w:asciiTheme="minorHAnsi" w:hAnsiTheme="minorHAnsi" w:cstheme="minorHAnsi"/>
          <w:sz w:val="22"/>
          <w:szCs w:val="22"/>
        </w:rPr>
        <w:t xml:space="preserve"> Figure </w:t>
      </w:r>
      <w:r w:rsidR="00726F42" w:rsidRPr="008A184E">
        <w:rPr>
          <w:rFonts w:asciiTheme="minorHAnsi" w:hAnsiTheme="minorHAnsi" w:cstheme="minorHAnsi"/>
          <w:sz w:val="22"/>
          <w:szCs w:val="22"/>
        </w:rPr>
        <w:t>2</w:t>
      </w:r>
      <w:r w:rsidR="00756AA2" w:rsidRPr="008A184E">
        <w:rPr>
          <w:rFonts w:asciiTheme="minorHAnsi" w:hAnsiTheme="minorHAnsi" w:cstheme="minorHAnsi"/>
          <w:sz w:val="22"/>
          <w:szCs w:val="22"/>
        </w:rPr>
        <w:t xml:space="preserve">. </w:t>
      </w:r>
      <w:r w:rsidR="0098316E" w:rsidRPr="008A184E">
        <w:rPr>
          <w:rFonts w:asciiTheme="minorHAnsi" w:hAnsiTheme="minorHAnsi" w:cstheme="minorHAnsi"/>
          <w:sz w:val="22"/>
          <w:szCs w:val="22"/>
        </w:rPr>
        <w:t xml:space="preserve">Pending these results other groups may be evaluated </w:t>
      </w:r>
      <w:r w:rsidR="00C053F8" w:rsidRPr="008A184E">
        <w:rPr>
          <w:rFonts w:asciiTheme="minorHAnsi" w:hAnsiTheme="minorHAnsi" w:cstheme="minorHAnsi"/>
          <w:sz w:val="22"/>
          <w:szCs w:val="22"/>
        </w:rPr>
        <w:t>at different gestation timepoints</w:t>
      </w:r>
      <w:r w:rsidR="00756AA2" w:rsidRPr="008A184E">
        <w:rPr>
          <w:rFonts w:asciiTheme="minorHAnsi" w:hAnsiTheme="minorHAnsi" w:cstheme="minorHAnsi"/>
          <w:sz w:val="22"/>
          <w:szCs w:val="22"/>
        </w:rPr>
        <w:t>.</w:t>
      </w:r>
    </w:p>
    <w:p w14:paraId="02076DA7" w14:textId="77777777" w:rsidR="00756AA2" w:rsidRPr="008A184E" w:rsidRDefault="00756AA2" w:rsidP="00CF481B">
      <w:pPr>
        <w:rPr>
          <w:rFonts w:asciiTheme="minorHAnsi" w:hAnsiTheme="minorHAnsi" w:cstheme="minorHAnsi"/>
          <w:sz w:val="22"/>
          <w:szCs w:val="22"/>
        </w:rPr>
      </w:pPr>
    </w:p>
    <w:p w14:paraId="25F4854D" w14:textId="7FAE376E" w:rsidR="00F82970" w:rsidRPr="008A184E" w:rsidRDefault="00F82970" w:rsidP="00CF481B">
      <w:pPr>
        <w:rPr>
          <w:rFonts w:asciiTheme="minorHAnsi" w:hAnsiTheme="minorHAnsi" w:cstheme="minorHAnsi"/>
          <w:sz w:val="22"/>
          <w:szCs w:val="22"/>
        </w:rPr>
      </w:pPr>
      <w:r w:rsidRPr="008A184E">
        <w:rPr>
          <w:rFonts w:asciiTheme="minorHAnsi" w:hAnsiTheme="minorHAnsi" w:cstheme="minorHAnsi"/>
          <w:sz w:val="22"/>
          <w:szCs w:val="22"/>
        </w:rPr>
        <w:t xml:space="preserve">Cohort </w:t>
      </w:r>
      <w:r w:rsidR="00CB7394" w:rsidRPr="008A184E">
        <w:rPr>
          <w:rFonts w:asciiTheme="minorHAnsi" w:hAnsiTheme="minorHAnsi" w:cstheme="minorHAnsi"/>
          <w:sz w:val="22"/>
          <w:szCs w:val="22"/>
        </w:rPr>
        <w:t xml:space="preserve">A </w:t>
      </w:r>
      <w:r w:rsidRPr="008A184E">
        <w:rPr>
          <w:rFonts w:asciiTheme="minorHAnsi" w:hAnsiTheme="minorHAnsi" w:cstheme="minorHAnsi"/>
          <w:sz w:val="22"/>
          <w:szCs w:val="22"/>
        </w:rPr>
        <w:t xml:space="preserve">of groups treated one week prior to </w:t>
      </w:r>
      <w:r w:rsidR="009053A5" w:rsidRPr="008A184E">
        <w:rPr>
          <w:rFonts w:asciiTheme="minorHAnsi" w:hAnsiTheme="minorHAnsi" w:cstheme="minorHAnsi"/>
          <w:sz w:val="22"/>
          <w:szCs w:val="22"/>
        </w:rPr>
        <w:t>gestation</w:t>
      </w:r>
      <w:r w:rsidR="002D3391" w:rsidRPr="008A184E">
        <w:rPr>
          <w:rFonts w:asciiTheme="minorHAnsi" w:hAnsiTheme="minorHAnsi" w:cstheme="minorHAnsi"/>
          <w:sz w:val="22"/>
          <w:szCs w:val="22"/>
        </w:rPr>
        <w:t>:</w:t>
      </w:r>
    </w:p>
    <w:p w14:paraId="6410C0BF" w14:textId="689EE22F" w:rsidR="00AE1BA5" w:rsidRPr="008A184E" w:rsidRDefault="00C074CF" w:rsidP="00F82970">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Water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E</w:t>
      </w:r>
      <w:r w:rsidR="002523E6" w:rsidRPr="008A184E">
        <w:rPr>
          <w:rFonts w:asciiTheme="minorHAnsi" w:hAnsiTheme="minorHAnsi" w:cstheme="minorHAnsi"/>
          <w:i/>
          <w:sz w:val="22"/>
          <w:szCs w:val="22"/>
        </w:rPr>
        <w:t>14.5</w:t>
      </w:r>
      <w:r w:rsidR="00AE1BA5" w:rsidRPr="008A184E">
        <w:rPr>
          <w:rFonts w:asciiTheme="minorHAnsi" w:hAnsiTheme="minorHAnsi" w:cstheme="minorHAnsi"/>
          <w:i/>
          <w:sz w:val="22"/>
          <w:szCs w:val="22"/>
        </w:rPr>
        <w:t>:</w:t>
      </w:r>
      <w:r w:rsidR="002523E6" w:rsidRPr="008A184E">
        <w:rPr>
          <w:rFonts w:asciiTheme="minorHAnsi" w:hAnsiTheme="minorHAnsi" w:cstheme="minorHAnsi"/>
          <w:sz w:val="22"/>
          <w:szCs w:val="22"/>
        </w:rPr>
        <w:t xml:space="preserve"> </w:t>
      </w:r>
      <w:r w:rsidR="00DD4A40" w:rsidRPr="008A184E">
        <w:rPr>
          <w:rFonts w:asciiTheme="minorHAnsi" w:hAnsiTheme="minorHAnsi" w:cstheme="minorHAnsi"/>
          <w:sz w:val="22"/>
          <w:szCs w:val="22"/>
        </w:rPr>
        <w:t xml:space="preserve">control group on water one week prior to conception and </w:t>
      </w:r>
      <w:r w:rsidR="00AE1BA5" w:rsidRPr="008A184E">
        <w:rPr>
          <w:rFonts w:asciiTheme="minorHAnsi" w:hAnsiTheme="minorHAnsi" w:cstheme="minorHAnsi"/>
          <w:sz w:val="22"/>
          <w:szCs w:val="22"/>
        </w:rPr>
        <w:t>until midgestation at embryonic day 14.5</w:t>
      </w:r>
    </w:p>
    <w:p w14:paraId="6096E4B6" w14:textId="32581E4F" w:rsidR="00AE1BA5" w:rsidRPr="008A184E" w:rsidRDefault="00C074CF" w:rsidP="00F82970">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Dexamethasone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E</w:t>
      </w:r>
      <w:r w:rsidR="00AE1BA5" w:rsidRPr="008A184E">
        <w:rPr>
          <w:rFonts w:asciiTheme="minorHAnsi" w:hAnsiTheme="minorHAnsi" w:cstheme="minorHAnsi"/>
          <w:i/>
          <w:sz w:val="22"/>
          <w:szCs w:val="22"/>
        </w:rPr>
        <w:t>14.5</w:t>
      </w:r>
      <w:r w:rsidR="00AE1BA5" w:rsidRPr="008A184E">
        <w:rPr>
          <w:rFonts w:asciiTheme="minorHAnsi" w:hAnsiTheme="minorHAnsi" w:cstheme="minorHAnsi"/>
          <w:sz w:val="22"/>
          <w:szCs w:val="22"/>
        </w:rPr>
        <w:t xml:space="preserve">: </w:t>
      </w:r>
      <w:r w:rsidR="00DD4A40" w:rsidRPr="008A184E">
        <w:rPr>
          <w:rFonts w:asciiTheme="minorHAnsi" w:hAnsiTheme="minorHAnsi" w:cstheme="minorHAnsi"/>
          <w:sz w:val="22"/>
          <w:szCs w:val="22"/>
        </w:rPr>
        <w:t xml:space="preserve">experimental group exposed to </w:t>
      </w:r>
      <w:r w:rsidRPr="008A184E">
        <w:rPr>
          <w:rFonts w:asciiTheme="minorHAnsi" w:hAnsiTheme="minorHAnsi" w:cstheme="minorHAnsi"/>
          <w:sz w:val="22"/>
          <w:szCs w:val="22"/>
        </w:rPr>
        <w:t>d</w:t>
      </w:r>
      <w:r w:rsidR="00DD4A40" w:rsidRPr="008A184E">
        <w:rPr>
          <w:rFonts w:asciiTheme="minorHAnsi" w:hAnsiTheme="minorHAnsi" w:cstheme="minorHAnsi"/>
          <w:sz w:val="22"/>
          <w:szCs w:val="22"/>
        </w:rPr>
        <w:t xml:space="preserve">examethasone in drinking water a week prior to conception and </w:t>
      </w:r>
      <w:r w:rsidR="00AE1BA5" w:rsidRPr="008A184E">
        <w:rPr>
          <w:rFonts w:asciiTheme="minorHAnsi" w:hAnsiTheme="minorHAnsi" w:cstheme="minorHAnsi"/>
          <w:sz w:val="22"/>
          <w:szCs w:val="22"/>
        </w:rPr>
        <w:t>until midgestation at embryonic day 1</w:t>
      </w:r>
      <w:r w:rsidR="00830BD8" w:rsidRPr="008A184E">
        <w:rPr>
          <w:rFonts w:asciiTheme="minorHAnsi" w:hAnsiTheme="minorHAnsi" w:cstheme="minorHAnsi"/>
          <w:sz w:val="22"/>
          <w:szCs w:val="22"/>
        </w:rPr>
        <w:t>4</w:t>
      </w:r>
      <w:r w:rsidR="00AE1BA5" w:rsidRPr="008A184E">
        <w:rPr>
          <w:rFonts w:asciiTheme="minorHAnsi" w:hAnsiTheme="minorHAnsi" w:cstheme="minorHAnsi"/>
          <w:sz w:val="22"/>
          <w:szCs w:val="22"/>
        </w:rPr>
        <w:t>.5</w:t>
      </w:r>
    </w:p>
    <w:p w14:paraId="18ECC919" w14:textId="798F927D" w:rsidR="00763564" w:rsidRPr="008A184E" w:rsidRDefault="00C074CF" w:rsidP="00763564">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Water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Delivery</w:t>
      </w:r>
      <w:r w:rsidR="00763564" w:rsidRPr="008A184E">
        <w:rPr>
          <w:rFonts w:asciiTheme="minorHAnsi" w:hAnsiTheme="minorHAnsi" w:cstheme="minorHAnsi"/>
          <w:sz w:val="22"/>
          <w:szCs w:val="22"/>
        </w:rPr>
        <w:t>: control group on water one week prior to conception and until delivery</w:t>
      </w:r>
    </w:p>
    <w:p w14:paraId="095BDBD7" w14:textId="13F3C4CB" w:rsidR="00763564" w:rsidRPr="008A184E" w:rsidRDefault="00C074CF" w:rsidP="00763564">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Dexamethasone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Delivery</w:t>
      </w:r>
      <w:r w:rsidR="00763564" w:rsidRPr="008A184E">
        <w:rPr>
          <w:rFonts w:asciiTheme="minorHAnsi" w:hAnsiTheme="minorHAnsi" w:cstheme="minorHAnsi"/>
          <w:sz w:val="22"/>
          <w:szCs w:val="22"/>
        </w:rPr>
        <w:t xml:space="preserve">: experimental group exposed to </w:t>
      </w:r>
      <w:r w:rsidRPr="008A184E">
        <w:rPr>
          <w:rFonts w:asciiTheme="minorHAnsi" w:hAnsiTheme="minorHAnsi" w:cstheme="minorHAnsi"/>
          <w:sz w:val="22"/>
          <w:szCs w:val="22"/>
        </w:rPr>
        <w:t>d</w:t>
      </w:r>
      <w:r w:rsidR="00763564" w:rsidRPr="008A184E">
        <w:rPr>
          <w:rFonts w:asciiTheme="minorHAnsi" w:hAnsiTheme="minorHAnsi" w:cstheme="minorHAnsi"/>
          <w:sz w:val="22"/>
          <w:szCs w:val="22"/>
        </w:rPr>
        <w:t>examethasone in drinking water a week prior to conception and until delivery</w:t>
      </w:r>
    </w:p>
    <w:p w14:paraId="367798F3" w14:textId="77777777" w:rsidR="00AE1BA5" w:rsidRPr="008A184E" w:rsidRDefault="00AE1BA5" w:rsidP="00CF481B">
      <w:pPr>
        <w:rPr>
          <w:rFonts w:asciiTheme="minorHAnsi" w:hAnsiTheme="minorHAnsi" w:cstheme="minorHAnsi"/>
          <w:sz w:val="22"/>
          <w:szCs w:val="22"/>
        </w:rPr>
      </w:pPr>
    </w:p>
    <w:p w14:paraId="74908E52" w14:textId="524F6DC6" w:rsidR="00F82970" w:rsidRPr="008A184E" w:rsidRDefault="00F82970" w:rsidP="00CF481B">
      <w:pPr>
        <w:rPr>
          <w:rFonts w:asciiTheme="minorHAnsi" w:hAnsiTheme="minorHAnsi" w:cstheme="minorHAnsi"/>
          <w:sz w:val="22"/>
          <w:szCs w:val="22"/>
        </w:rPr>
      </w:pPr>
      <w:r w:rsidRPr="008A184E">
        <w:rPr>
          <w:rFonts w:asciiTheme="minorHAnsi" w:hAnsiTheme="minorHAnsi" w:cstheme="minorHAnsi"/>
          <w:sz w:val="22"/>
          <w:szCs w:val="22"/>
        </w:rPr>
        <w:t xml:space="preserve">Cohort </w:t>
      </w:r>
      <w:r w:rsidR="00CB7394" w:rsidRPr="008A184E">
        <w:rPr>
          <w:rFonts w:asciiTheme="minorHAnsi" w:hAnsiTheme="minorHAnsi" w:cstheme="minorHAnsi"/>
          <w:sz w:val="22"/>
          <w:szCs w:val="22"/>
        </w:rPr>
        <w:t xml:space="preserve">B </w:t>
      </w:r>
      <w:r w:rsidRPr="008A184E">
        <w:rPr>
          <w:rFonts w:asciiTheme="minorHAnsi" w:hAnsiTheme="minorHAnsi" w:cstheme="minorHAnsi"/>
          <w:sz w:val="22"/>
          <w:szCs w:val="22"/>
        </w:rPr>
        <w:t>of groups treated at conception:</w:t>
      </w:r>
    </w:p>
    <w:p w14:paraId="54853FE4" w14:textId="3AC93299" w:rsidR="00AE1BA5" w:rsidRPr="008A184E" w:rsidRDefault="00C074CF" w:rsidP="00F82970">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Water Conception till E14.5</w:t>
      </w:r>
      <w:r w:rsidR="00AE1BA5" w:rsidRPr="008A184E">
        <w:rPr>
          <w:rFonts w:asciiTheme="minorHAnsi" w:hAnsiTheme="minorHAnsi" w:cstheme="minorHAnsi"/>
          <w:sz w:val="22"/>
          <w:szCs w:val="22"/>
        </w:rPr>
        <w:t xml:space="preserve">: </w:t>
      </w:r>
      <w:r w:rsidR="00DD4A40" w:rsidRPr="008A184E">
        <w:rPr>
          <w:rFonts w:asciiTheme="minorHAnsi" w:hAnsiTheme="minorHAnsi" w:cstheme="minorHAnsi"/>
          <w:sz w:val="22"/>
          <w:szCs w:val="22"/>
        </w:rPr>
        <w:t xml:space="preserve">control group on water </w:t>
      </w:r>
      <w:r w:rsidR="00AE1BA5" w:rsidRPr="008A184E">
        <w:rPr>
          <w:rFonts w:asciiTheme="minorHAnsi" w:hAnsiTheme="minorHAnsi" w:cstheme="minorHAnsi"/>
          <w:sz w:val="22"/>
          <w:szCs w:val="22"/>
        </w:rPr>
        <w:t xml:space="preserve">starting </w:t>
      </w:r>
      <w:r w:rsidR="00DD4A40" w:rsidRPr="008A184E">
        <w:rPr>
          <w:rFonts w:asciiTheme="minorHAnsi" w:hAnsiTheme="minorHAnsi" w:cstheme="minorHAnsi"/>
          <w:sz w:val="22"/>
          <w:szCs w:val="22"/>
        </w:rPr>
        <w:t>a</w:t>
      </w:r>
      <w:r w:rsidR="002D6F94" w:rsidRPr="008A184E">
        <w:rPr>
          <w:rFonts w:asciiTheme="minorHAnsi" w:hAnsiTheme="minorHAnsi" w:cstheme="minorHAnsi"/>
          <w:sz w:val="22"/>
          <w:szCs w:val="22"/>
        </w:rPr>
        <w:t xml:space="preserve">t conception and </w:t>
      </w:r>
      <w:r w:rsidR="00AE1BA5" w:rsidRPr="008A184E">
        <w:rPr>
          <w:rFonts w:asciiTheme="minorHAnsi" w:hAnsiTheme="minorHAnsi" w:cstheme="minorHAnsi"/>
          <w:sz w:val="22"/>
          <w:szCs w:val="22"/>
        </w:rPr>
        <w:t>until midgestation</w:t>
      </w:r>
      <w:r w:rsidR="00830BD8" w:rsidRPr="008A184E">
        <w:rPr>
          <w:rFonts w:asciiTheme="minorHAnsi" w:hAnsiTheme="minorHAnsi" w:cstheme="minorHAnsi"/>
          <w:sz w:val="22"/>
          <w:szCs w:val="22"/>
        </w:rPr>
        <w:t xml:space="preserve"> at embryonic day 14.5</w:t>
      </w:r>
    </w:p>
    <w:p w14:paraId="13F4797C" w14:textId="3E30858A" w:rsidR="00830BD8" w:rsidRPr="008A184E" w:rsidRDefault="00C074CF" w:rsidP="00F82970">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Dexamethasone Conception till E14.5</w:t>
      </w:r>
      <w:r w:rsidR="00830BD8" w:rsidRPr="008A184E">
        <w:rPr>
          <w:rFonts w:asciiTheme="minorHAnsi" w:hAnsiTheme="minorHAnsi" w:cstheme="minorHAnsi"/>
          <w:sz w:val="22"/>
          <w:szCs w:val="22"/>
        </w:rPr>
        <w:t xml:space="preserve">: experimental group exposed to </w:t>
      </w:r>
      <w:r w:rsidRPr="008A184E">
        <w:rPr>
          <w:rFonts w:asciiTheme="minorHAnsi" w:hAnsiTheme="minorHAnsi" w:cstheme="minorHAnsi"/>
          <w:sz w:val="22"/>
          <w:szCs w:val="22"/>
        </w:rPr>
        <w:t>d</w:t>
      </w:r>
      <w:r w:rsidR="00830BD8" w:rsidRPr="008A184E">
        <w:rPr>
          <w:rFonts w:asciiTheme="minorHAnsi" w:hAnsiTheme="minorHAnsi" w:cstheme="minorHAnsi"/>
          <w:sz w:val="22"/>
          <w:szCs w:val="22"/>
        </w:rPr>
        <w:t xml:space="preserve">examethasone in drinking water </w:t>
      </w:r>
      <w:r w:rsidR="00BA430F" w:rsidRPr="008A184E">
        <w:rPr>
          <w:rFonts w:asciiTheme="minorHAnsi" w:hAnsiTheme="minorHAnsi" w:cstheme="minorHAnsi"/>
          <w:sz w:val="22"/>
          <w:szCs w:val="22"/>
        </w:rPr>
        <w:t xml:space="preserve">starting at </w:t>
      </w:r>
      <w:r w:rsidR="00830BD8" w:rsidRPr="008A184E">
        <w:rPr>
          <w:rFonts w:asciiTheme="minorHAnsi" w:hAnsiTheme="minorHAnsi" w:cstheme="minorHAnsi"/>
          <w:sz w:val="22"/>
          <w:szCs w:val="22"/>
        </w:rPr>
        <w:t>conception and until midgestation at embryonic day 14.5</w:t>
      </w:r>
    </w:p>
    <w:p w14:paraId="24C41C94" w14:textId="1255ED4B" w:rsidR="006F2ECB" w:rsidRPr="008A184E" w:rsidRDefault="00C074CF" w:rsidP="006F2ECB">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Water Conception till Delivery</w:t>
      </w:r>
      <w:r w:rsidR="00896055" w:rsidRPr="008A184E">
        <w:rPr>
          <w:rFonts w:asciiTheme="minorHAnsi" w:hAnsiTheme="minorHAnsi" w:cstheme="minorHAnsi"/>
          <w:sz w:val="22"/>
          <w:szCs w:val="22"/>
        </w:rPr>
        <w:t xml:space="preserve">: </w:t>
      </w:r>
      <w:r w:rsidR="006F2ECB" w:rsidRPr="008A184E">
        <w:rPr>
          <w:rFonts w:asciiTheme="minorHAnsi" w:hAnsiTheme="minorHAnsi" w:cstheme="minorHAnsi"/>
          <w:sz w:val="22"/>
          <w:szCs w:val="22"/>
        </w:rPr>
        <w:t>control group on water starting at conception and until delivery</w:t>
      </w:r>
    </w:p>
    <w:p w14:paraId="4CDBBBE5" w14:textId="50AE05E6" w:rsidR="006F2ECB" w:rsidRPr="008A184E" w:rsidRDefault="00C074CF" w:rsidP="006F2ECB">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Dexamethasone Conception till Delivery</w:t>
      </w:r>
      <w:r w:rsidR="006F2ECB" w:rsidRPr="008A184E">
        <w:rPr>
          <w:rFonts w:asciiTheme="minorHAnsi" w:hAnsiTheme="minorHAnsi" w:cstheme="minorHAnsi"/>
          <w:sz w:val="22"/>
          <w:szCs w:val="22"/>
        </w:rPr>
        <w:t xml:space="preserve">: experimental group exposed to </w:t>
      </w:r>
      <w:r w:rsidRPr="008A184E">
        <w:rPr>
          <w:rFonts w:asciiTheme="minorHAnsi" w:hAnsiTheme="minorHAnsi" w:cstheme="minorHAnsi"/>
          <w:sz w:val="22"/>
          <w:szCs w:val="22"/>
        </w:rPr>
        <w:t>d</w:t>
      </w:r>
      <w:r w:rsidR="006F2ECB" w:rsidRPr="008A184E">
        <w:rPr>
          <w:rFonts w:asciiTheme="minorHAnsi" w:hAnsiTheme="minorHAnsi" w:cstheme="minorHAnsi"/>
          <w:sz w:val="22"/>
          <w:szCs w:val="22"/>
        </w:rPr>
        <w:t>examethasone in drinking water starting at conception and until delivery</w:t>
      </w:r>
    </w:p>
    <w:p w14:paraId="2F1D5938" w14:textId="77777777" w:rsidR="00830BD8" w:rsidRPr="008A184E" w:rsidRDefault="00830BD8" w:rsidP="00CF481B">
      <w:pPr>
        <w:rPr>
          <w:rFonts w:asciiTheme="minorHAnsi" w:hAnsiTheme="minorHAnsi" w:cstheme="minorHAnsi"/>
          <w:sz w:val="22"/>
          <w:szCs w:val="22"/>
        </w:rPr>
      </w:pPr>
    </w:p>
    <w:p w14:paraId="15B228A3" w14:textId="7C1F1CDC" w:rsidR="0098316E" w:rsidRPr="008A184E" w:rsidRDefault="001C47B0" w:rsidP="00CF481B">
      <w:pPr>
        <w:rPr>
          <w:ins w:id="26" w:author="Dave Bridges" w:date="2019-07-31T11:09:00Z"/>
          <w:rFonts w:asciiTheme="minorHAnsi" w:hAnsiTheme="minorHAnsi" w:cstheme="minorHAnsi"/>
          <w:sz w:val="22"/>
          <w:szCs w:val="22"/>
        </w:rPr>
      </w:pPr>
      <w:r w:rsidRPr="008A184E">
        <w:rPr>
          <w:rFonts w:asciiTheme="minorHAnsi" w:hAnsiTheme="minorHAnsi" w:cstheme="minorHAnsi"/>
          <w:sz w:val="22"/>
          <w:szCs w:val="22"/>
        </w:rPr>
        <w:t xml:space="preserve">All groups will have </w:t>
      </w:r>
      <w:r w:rsidRPr="008A184E">
        <w:rPr>
          <w:rFonts w:asciiTheme="minorHAnsi" w:hAnsiTheme="minorHAnsi" w:cstheme="minorHAnsi"/>
          <w:i/>
          <w:sz w:val="22"/>
          <w:szCs w:val="22"/>
        </w:rPr>
        <w:t>ad libitum</w:t>
      </w:r>
      <w:r w:rsidRPr="008A184E">
        <w:rPr>
          <w:rFonts w:asciiTheme="minorHAnsi" w:hAnsiTheme="minorHAnsi" w:cstheme="minorHAnsi"/>
          <w:sz w:val="22"/>
          <w:szCs w:val="22"/>
        </w:rPr>
        <w:t xml:space="preserve"> access to normal chow diet and water or </w:t>
      </w:r>
      <w:r w:rsidR="004956F4" w:rsidRPr="008A184E">
        <w:rPr>
          <w:rFonts w:asciiTheme="minorHAnsi" w:hAnsiTheme="minorHAnsi" w:cstheme="minorHAnsi"/>
          <w:sz w:val="22"/>
          <w:szCs w:val="22"/>
        </w:rPr>
        <w:t>d</w:t>
      </w:r>
      <w:r w:rsidRPr="008A184E">
        <w:rPr>
          <w:rFonts w:asciiTheme="minorHAnsi" w:hAnsiTheme="minorHAnsi" w:cstheme="minorHAnsi"/>
          <w:sz w:val="22"/>
          <w:szCs w:val="22"/>
        </w:rPr>
        <w:t xml:space="preserve">examethasone depending on treatment arm. </w:t>
      </w:r>
      <w:r w:rsidR="002D6F94" w:rsidRPr="008A184E">
        <w:rPr>
          <w:rFonts w:asciiTheme="minorHAnsi" w:hAnsiTheme="minorHAnsi" w:cstheme="minorHAnsi"/>
          <w:sz w:val="22"/>
          <w:szCs w:val="22"/>
        </w:rPr>
        <w:t xml:space="preserve">Experimental groups will receive </w:t>
      </w:r>
      <w:r w:rsidR="00CF481B" w:rsidRPr="008A184E">
        <w:rPr>
          <w:rFonts w:asciiTheme="minorHAnsi" w:hAnsiTheme="minorHAnsi" w:cstheme="minorHAnsi"/>
          <w:sz w:val="22"/>
          <w:szCs w:val="22"/>
        </w:rPr>
        <w:t xml:space="preserve">1mg/kg/day dexamethasone in their drinking water </w:t>
      </w:r>
      <w:r w:rsidR="002D6F94" w:rsidRPr="008A184E">
        <w:rPr>
          <w:rFonts w:asciiTheme="minorHAnsi" w:hAnsiTheme="minorHAnsi" w:cstheme="minorHAnsi"/>
          <w:sz w:val="22"/>
          <w:szCs w:val="22"/>
        </w:rPr>
        <w:t xml:space="preserve">with </w:t>
      </w:r>
      <w:r w:rsidR="002D6F94" w:rsidRPr="008A184E">
        <w:rPr>
          <w:rFonts w:asciiTheme="minorHAnsi" w:hAnsiTheme="minorHAnsi" w:cstheme="minorHAnsi"/>
          <w:i/>
          <w:sz w:val="22"/>
          <w:szCs w:val="22"/>
        </w:rPr>
        <w:t xml:space="preserve">ad libitum </w:t>
      </w:r>
      <w:r w:rsidR="002D6F94" w:rsidRPr="008A184E">
        <w:rPr>
          <w:rFonts w:asciiTheme="minorHAnsi" w:hAnsiTheme="minorHAnsi" w:cstheme="minorHAnsi"/>
          <w:sz w:val="22"/>
          <w:szCs w:val="22"/>
        </w:rPr>
        <w:t>access.</w:t>
      </w:r>
      <w:r w:rsidR="00090A9D" w:rsidRPr="008A184E">
        <w:rPr>
          <w:rFonts w:asciiTheme="minorHAnsi" w:hAnsiTheme="minorHAnsi" w:cstheme="minorHAnsi"/>
          <w:sz w:val="22"/>
          <w:szCs w:val="22"/>
        </w:rPr>
        <w:t xml:space="preserve"> </w:t>
      </w:r>
      <w:r w:rsidR="000A7C24" w:rsidRPr="008A184E">
        <w:rPr>
          <w:rFonts w:asciiTheme="minorHAnsi" w:hAnsiTheme="minorHAnsi" w:cstheme="minorHAnsi"/>
          <w:sz w:val="22"/>
          <w:szCs w:val="22"/>
        </w:rPr>
        <w:t xml:space="preserve">For groups of Cohort A (receiving </w:t>
      </w:r>
      <w:proofErr w:type="spellStart"/>
      <w:r w:rsidR="004956F4" w:rsidRPr="008A184E">
        <w:rPr>
          <w:rFonts w:asciiTheme="minorHAnsi" w:hAnsiTheme="minorHAnsi" w:cstheme="minorHAnsi"/>
          <w:sz w:val="22"/>
          <w:szCs w:val="22"/>
        </w:rPr>
        <w:t>d</w:t>
      </w:r>
      <w:r w:rsidR="000A7C24" w:rsidRPr="008A184E">
        <w:rPr>
          <w:rFonts w:asciiTheme="minorHAnsi" w:hAnsiTheme="minorHAnsi" w:cstheme="minorHAnsi"/>
          <w:sz w:val="22"/>
          <w:szCs w:val="22"/>
        </w:rPr>
        <w:t>ex</w:t>
      </w:r>
      <w:proofErr w:type="spellEnd"/>
      <w:r w:rsidR="000A7C24" w:rsidRPr="008A184E">
        <w:rPr>
          <w:rFonts w:asciiTheme="minorHAnsi" w:hAnsiTheme="minorHAnsi" w:cstheme="minorHAnsi"/>
          <w:sz w:val="22"/>
          <w:szCs w:val="22"/>
        </w:rPr>
        <w:t xml:space="preserve"> or water a week prior to conception), </w:t>
      </w:r>
      <w:r w:rsidR="00B52D6D" w:rsidRPr="008A184E">
        <w:rPr>
          <w:rFonts w:asciiTheme="minorHAnsi" w:hAnsiTheme="minorHAnsi" w:cstheme="minorHAnsi"/>
          <w:sz w:val="22"/>
          <w:szCs w:val="22"/>
        </w:rPr>
        <w:t xml:space="preserve">female </w:t>
      </w:r>
      <w:r w:rsidRPr="008A184E">
        <w:rPr>
          <w:rFonts w:asciiTheme="minorHAnsi" w:hAnsiTheme="minorHAnsi" w:cstheme="minorHAnsi"/>
          <w:sz w:val="22"/>
          <w:szCs w:val="22"/>
        </w:rPr>
        <w:t xml:space="preserve">mice </w:t>
      </w:r>
      <w:r w:rsidR="00DD4A40" w:rsidRPr="008A184E">
        <w:rPr>
          <w:rFonts w:asciiTheme="minorHAnsi" w:hAnsiTheme="minorHAnsi" w:cstheme="minorHAnsi"/>
          <w:sz w:val="22"/>
          <w:szCs w:val="22"/>
        </w:rPr>
        <w:t>will be mated with age-matched male mice</w:t>
      </w:r>
      <w:r w:rsidR="00B52D6D" w:rsidRPr="008A184E">
        <w:rPr>
          <w:rFonts w:asciiTheme="minorHAnsi" w:hAnsiTheme="minorHAnsi" w:cstheme="minorHAnsi"/>
          <w:sz w:val="22"/>
          <w:szCs w:val="22"/>
        </w:rPr>
        <w:t xml:space="preserve"> after one week of treatment.</w:t>
      </w:r>
      <w:r w:rsidR="00EA6DC1" w:rsidRPr="008A184E">
        <w:rPr>
          <w:rFonts w:asciiTheme="minorHAnsi" w:hAnsiTheme="minorHAnsi" w:cstheme="minorHAnsi"/>
          <w:sz w:val="22"/>
          <w:szCs w:val="22"/>
        </w:rPr>
        <w:t xml:space="preserve"> A copulatory plug will be checked daily to identify E0.5 day.</w:t>
      </w:r>
      <w:r w:rsidR="0098316E" w:rsidRPr="008A184E">
        <w:rPr>
          <w:rFonts w:asciiTheme="minorHAnsi" w:hAnsiTheme="minorHAnsi" w:cstheme="minorHAnsi"/>
          <w:sz w:val="22"/>
          <w:szCs w:val="22"/>
        </w:rPr>
        <w:t xml:space="preserve"> </w:t>
      </w:r>
      <w:r w:rsidR="00B52D6D" w:rsidRPr="008A184E">
        <w:rPr>
          <w:rFonts w:asciiTheme="minorHAnsi" w:hAnsiTheme="minorHAnsi" w:cstheme="minorHAnsi"/>
          <w:sz w:val="22"/>
          <w:szCs w:val="22"/>
        </w:rPr>
        <w:t xml:space="preserve">For groups of Cohort B (receiving </w:t>
      </w:r>
      <w:proofErr w:type="spellStart"/>
      <w:r w:rsidR="004956F4" w:rsidRPr="008A184E">
        <w:rPr>
          <w:rFonts w:asciiTheme="minorHAnsi" w:hAnsiTheme="minorHAnsi" w:cstheme="minorHAnsi"/>
          <w:sz w:val="22"/>
          <w:szCs w:val="22"/>
        </w:rPr>
        <w:t>d</w:t>
      </w:r>
      <w:r w:rsidR="00B52D6D" w:rsidRPr="008A184E">
        <w:rPr>
          <w:rFonts w:asciiTheme="minorHAnsi" w:hAnsiTheme="minorHAnsi" w:cstheme="minorHAnsi"/>
          <w:sz w:val="22"/>
          <w:szCs w:val="22"/>
        </w:rPr>
        <w:t>ex</w:t>
      </w:r>
      <w:proofErr w:type="spellEnd"/>
      <w:r w:rsidR="00B52D6D" w:rsidRPr="008A184E">
        <w:rPr>
          <w:rFonts w:asciiTheme="minorHAnsi" w:hAnsiTheme="minorHAnsi" w:cstheme="minorHAnsi"/>
          <w:sz w:val="22"/>
          <w:szCs w:val="22"/>
        </w:rPr>
        <w:t xml:space="preserve"> or Water at conception), mice will be mated</w:t>
      </w:r>
      <w:r w:rsidR="003709ED" w:rsidRPr="008A184E">
        <w:rPr>
          <w:rFonts w:asciiTheme="minorHAnsi" w:hAnsiTheme="minorHAnsi" w:cstheme="minorHAnsi"/>
          <w:sz w:val="22"/>
          <w:szCs w:val="22"/>
        </w:rPr>
        <w:t xml:space="preserve"> </w:t>
      </w:r>
      <w:r w:rsidR="00EB4148" w:rsidRPr="008A184E">
        <w:rPr>
          <w:rFonts w:asciiTheme="minorHAnsi" w:hAnsiTheme="minorHAnsi" w:cstheme="minorHAnsi"/>
          <w:sz w:val="22"/>
          <w:szCs w:val="22"/>
        </w:rPr>
        <w:t xml:space="preserve">with age-matched males </w:t>
      </w:r>
      <w:r w:rsidR="003709ED" w:rsidRPr="008A184E">
        <w:rPr>
          <w:rFonts w:asciiTheme="minorHAnsi" w:hAnsiTheme="minorHAnsi" w:cstheme="minorHAnsi"/>
          <w:sz w:val="22"/>
          <w:szCs w:val="22"/>
        </w:rPr>
        <w:t>immediately after acclimatization</w:t>
      </w:r>
      <w:r w:rsidR="00B3692A" w:rsidRPr="008A184E">
        <w:rPr>
          <w:rFonts w:asciiTheme="minorHAnsi" w:hAnsiTheme="minorHAnsi" w:cstheme="minorHAnsi"/>
          <w:sz w:val="22"/>
          <w:szCs w:val="22"/>
        </w:rPr>
        <w:t xml:space="preserve"> while having </w:t>
      </w:r>
      <w:r w:rsidR="00B3692A" w:rsidRPr="008A184E">
        <w:rPr>
          <w:rFonts w:asciiTheme="minorHAnsi" w:hAnsiTheme="minorHAnsi" w:cstheme="minorHAnsi"/>
          <w:i/>
          <w:sz w:val="22"/>
          <w:szCs w:val="22"/>
        </w:rPr>
        <w:t xml:space="preserve">ad libitum </w:t>
      </w:r>
      <w:r w:rsidR="00B3692A" w:rsidRPr="008A184E">
        <w:rPr>
          <w:rFonts w:asciiTheme="minorHAnsi" w:hAnsiTheme="minorHAnsi" w:cstheme="minorHAnsi"/>
          <w:sz w:val="22"/>
          <w:szCs w:val="22"/>
        </w:rPr>
        <w:t>access to water.</w:t>
      </w:r>
      <w:r w:rsidR="00F00060" w:rsidRPr="008A184E">
        <w:rPr>
          <w:rFonts w:asciiTheme="minorHAnsi" w:hAnsiTheme="minorHAnsi" w:cstheme="minorHAnsi"/>
          <w:sz w:val="22"/>
          <w:szCs w:val="22"/>
        </w:rPr>
        <w:t xml:space="preserve"> We will check for the presence of copulatory plugs daily to determine treatment initiation. </w:t>
      </w:r>
      <w:r w:rsidR="00B3692A" w:rsidRPr="008A184E">
        <w:rPr>
          <w:rFonts w:asciiTheme="minorHAnsi" w:hAnsiTheme="minorHAnsi" w:cstheme="minorHAnsi"/>
          <w:sz w:val="22"/>
          <w:szCs w:val="22"/>
        </w:rPr>
        <w:t xml:space="preserve">Once a copulatory plug is identified, mice will be placed on </w:t>
      </w:r>
      <w:r w:rsidR="00923DA3" w:rsidRPr="008A184E">
        <w:rPr>
          <w:rFonts w:asciiTheme="minorHAnsi" w:hAnsiTheme="minorHAnsi" w:cstheme="minorHAnsi"/>
          <w:sz w:val="22"/>
          <w:szCs w:val="22"/>
        </w:rPr>
        <w:t>d</w:t>
      </w:r>
      <w:r w:rsidR="00B3692A" w:rsidRPr="008A184E">
        <w:rPr>
          <w:rFonts w:asciiTheme="minorHAnsi" w:hAnsiTheme="minorHAnsi" w:cstheme="minorHAnsi"/>
          <w:sz w:val="22"/>
          <w:szCs w:val="22"/>
        </w:rPr>
        <w:t xml:space="preserve">examethasone or </w:t>
      </w:r>
      <w:r w:rsidR="00923DA3" w:rsidRPr="008A184E">
        <w:rPr>
          <w:rFonts w:asciiTheme="minorHAnsi" w:hAnsiTheme="minorHAnsi" w:cstheme="minorHAnsi"/>
          <w:sz w:val="22"/>
          <w:szCs w:val="22"/>
        </w:rPr>
        <w:t>w</w:t>
      </w:r>
      <w:r w:rsidR="00B3692A" w:rsidRPr="008A184E">
        <w:rPr>
          <w:rFonts w:asciiTheme="minorHAnsi" w:hAnsiTheme="minorHAnsi" w:cstheme="minorHAnsi"/>
          <w:sz w:val="22"/>
          <w:szCs w:val="22"/>
        </w:rPr>
        <w:t>ater</w:t>
      </w:r>
      <w:r w:rsidR="00F85E09" w:rsidRPr="008A184E">
        <w:rPr>
          <w:rFonts w:asciiTheme="minorHAnsi" w:hAnsiTheme="minorHAnsi" w:cstheme="minorHAnsi"/>
          <w:sz w:val="22"/>
          <w:szCs w:val="22"/>
        </w:rPr>
        <w:t xml:space="preserve"> based on their assigned group.</w:t>
      </w:r>
    </w:p>
    <w:p w14:paraId="49FD3750" w14:textId="002F608B" w:rsidR="0098316E" w:rsidRPr="008A184E" w:rsidRDefault="009F62B1" w:rsidP="00CF481B">
      <w:pPr>
        <w:rPr>
          <w:rFonts w:asciiTheme="minorHAnsi" w:hAnsiTheme="minorHAnsi" w:cstheme="minorHAnsi"/>
          <w:sz w:val="22"/>
          <w:szCs w:val="22"/>
        </w:rPr>
      </w:pPr>
      <w:r w:rsidRPr="008A184E">
        <w:rPr>
          <w:rFonts w:asciiTheme="minorHAnsi" w:hAnsiTheme="minorHAnsi" w:cstheme="minorHAnsi"/>
          <w:sz w:val="22"/>
          <w:szCs w:val="22"/>
        </w:rPr>
        <w:t>Males will be removed from the cage after a copulatory plug is detected to minimize male exposure to treatment and to better detect potential miscarriages.</w:t>
      </w:r>
      <w:r w:rsidR="00090A9D" w:rsidRPr="008A184E">
        <w:rPr>
          <w:rFonts w:asciiTheme="minorHAnsi" w:hAnsiTheme="minorHAnsi" w:cstheme="minorHAnsi"/>
          <w:sz w:val="22"/>
          <w:szCs w:val="22"/>
        </w:rPr>
        <w:t xml:space="preserve"> </w:t>
      </w:r>
      <w:r w:rsidR="00CF481B" w:rsidRPr="008A184E">
        <w:rPr>
          <w:rFonts w:asciiTheme="minorHAnsi" w:hAnsiTheme="minorHAnsi" w:cstheme="minorHAnsi"/>
          <w:sz w:val="22"/>
          <w:szCs w:val="22"/>
        </w:rPr>
        <w:t xml:space="preserve">Dams </w:t>
      </w:r>
      <w:r w:rsidR="00EA6DC1" w:rsidRPr="008A184E">
        <w:rPr>
          <w:rFonts w:asciiTheme="minorHAnsi" w:hAnsiTheme="minorHAnsi" w:cstheme="minorHAnsi"/>
          <w:sz w:val="22"/>
          <w:szCs w:val="22"/>
        </w:rPr>
        <w:t xml:space="preserve">from all groups </w:t>
      </w:r>
      <w:r w:rsidR="00CF481B" w:rsidRPr="008A184E">
        <w:rPr>
          <w:rFonts w:asciiTheme="minorHAnsi" w:hAnsiTheme="minorHAnsi" w:cstheme="minorHAnsi"/>
          <w:sz w:val="22"/>
          <w:szCs w:val="22"/>
        </w:rPr>
        <w:t xml:space="preserve">will undergo </w:t>
      </w:r>
      <w:r w:rsidRPr="008A184E">
        <w:rPr>
          <w:rFonts w:asciiTheme="minorHAnsi" w:hAnsiTheme="minorHAnsi" w:cstheme="minorHAnsi"/>
          <w:sz w:val="22"/>
          <w:szCs w:val="22"/>
        </w:rPr>
        <w:t>body mass assessment three times weekly</w:t>
      </w:r>
      <w:r w:rsidR="00CF481B" w:rsidRPr="008A184E">
        <w:rPr>
          <w:rFonts w:asciiTheme="minorHAnsi" w:hAnsiTheme="minorHAnsi" w:cstheme="minorHAnsi"/>
          <w:sz w:val="22"/>
          <w:szCs w:val="22"/>
        </w:rPr>
        <w:t xml:space="preserve"> </w:t>
      </w:r>
      <w:r w:rsidRPr="008A184E">
        <w:rPr>
          <w:rFonts w:asciiTheme="minorHAnsi" w:hAnsiTheme="minorHAnsi" w:cstheme="minorHAnsi"/>
          <w:sz w:val="22"/>
          <w:szCs w:val="22"/>
        </w:rPr>
        <w:t>using magnetic resonance to assess body composition</w:t>
      </w:r>
      <w:r w:rsidR="00CF481B" w:rsidRPr="008A184E">
        <w:rPr>
          <w:rFonts w:asciiTheme="minorHAnsi" w:hAnsiTheme="minorHAnsi" w:cstheme="minorHAnsi"/>
          <w:sz w:val="22"/>
          <w:szCs w:val="22"/>
        </w:rPr>
        <w:t xml:space="preserve">. Water and food intake will be recorded weekly. </w:t>
      </w:r>
      <w:r w:rsidR="00540511" w:rsidRPr="008A184E">
        <w:rPr>
          <w:rFonts w:asciiTheme="minorHAnsi" w:hAnsiTheme="minorHAnsi" w:cstheme="minorHAnsi"/>
          <w:sz w:val="22"/>
          <w:szCs w:val="22"/>
        </w:rPr>
        <w:t>For groups that will be sacrificed prior to delivery (E14.5),</w:t>
      </w:r>
      <w:r w:rsidR="00EA6DC1" w:rsidRPr="008A184E">
        <w:rPr>
          <w:rFonts w:asciiTheme="minorHAnsi" w:hAnsiTheme="minorHAnsi" w:cstheme="minorHAnsi"/>
          <w:sz w:val="22"/>
          <w:szCs w:val="22"/>
        </w:rPr>
        <w:t xml:space="preserve"> placental and fetal extractions will occur midgestation at E14.5</w:t>
      </w:r>
      <w:r w:rsidR="00C367C6" w:rsidRPr="008A184E">
        <w:rPr>
          <w:rFonts w:asciiTheme="minorHAnsi" w:hAnsiTheme="minorHAnsi" w:cstheme="minorHAnsi"/>
          <w:sz w:val="22"/>
          <w:szCs w:val="22"/>
        </w:rPr>
        <w:t>, since by midgestation, the placenta</w:t>
      </w:r>
      <w:r w:rsidR="00995460" w:rsidRPr="008A184E">
        <w:rPr>
          <w:rFonts w:asciiTheme="minorHAnsi" w:hAnsiTheme="minorHAnsi" w:cstheme="minorHAnsi"/>
          <w:sz w:val="22"/>
          <w:szCs w:val="22"/>
        </w:rPr>
        <w:t xml:space="preserve"> </w:t>
      </w:r>
      <w:r w:rsidR="00C367C6" w:rsidRPr="008A184E">
        <w:rPr>
          <w:rFonts w:asciiTheme="minorHAnsi" w:hAnsiTheme="minorHAnsi" w:cstheme="minorHAnsi"/>
          <w:sz w:val="22"/>
          <w:szCs w:val="22"/>
        </w:rPr>
        <w:t>is fully developed and mature.</w:t>
      </w:r>
      <w:r w:rsidR="00EA6DC1" w:rsidRPr="008A184E">
        <w:rPr>
          <w:rFonts w:asciiTheme="minorHAnsi" w:hAnsiTheme="minorHAnsi" w:cstheme="minorHAnsi"/>
          <w:sz w:val="22"/>
          <w:szCs w:val="22"/>
        </w:rPr>
        <w:t xml:space="preserve"> Briefly, t</w:t>
      </w:r>
      <w:r w:rsidR="00CF481B" w:rsidRPr="008A184E">
        <w:rPr>
          <w:rFonts w:asciiTheme="minorHAnsi" w:hAnsiTheme="minorHAnsi" w:cstheme="minorHAnsi"/>
          <w:sz w:val="22"/>
          <w:szCs w:val="22"/>
        </w:rPr>
        <w:t xml:space="preserve">he dams </w:t>
      </w:r>
      <w:r w:rsidR="00EA6DC1" w:rsidRPr="008A184E">
        <w:rPr>
          <w:rFonts w:asciiTheme="minorHAnsi" w:hAnsiTheme="minorHAnsi" w:cstheme="minorHAnsi"/>
          <w:sz w:val="22"/>
          <w:szCs w:val="22"/>
        </w:rPr>
        <w:t>will be anesthetized using a vaporizer during the placental and fetal extraction. L</w:t>
      </w:r>
      <w:r w:rsidR="00CF481B" w:rsidRPr="008A184E">
        <w:rPr>
          <w:rFonts w:asciiTheme="minorHAnsi" w:hAnsiTheme="minorHAnsi" w:cstheme="minorHAnsi"/>
          <w:sz w:val="22"/>
          <w:szCs w:val="22"/>
        </w:rPr>
        <w:t xml:space="preserve">itter size will be </w:t>
      </w:r>
      <w:r w:rsidR="00EA6DC1" w:rsidRPr="008A184E">
        <w:rPr>
          <w:rFonts w:asciiTheme="minorHAnsi" w:hAnsiTheme="minorHAnsi" w:cstheme="minorHAnsi"/>
          <w:sz w:val="22"/>
          <w:szCs w:val="22"/>
        </w:rPr>
        <w:t>determined per dam</w:t>
      </w:r>
      <w:r w:rsidR="00540511" w:rsidRPr="008A184E">
        <w:rPr>
          <w:rFonts w:asciiTheme="minorHAnsi" w:hAnsiTheme="minorHAnsi" w:cstheme="minorHAnsi"/>
          <w:sz w:val="22"/>
          <w:szCs w:val="22"/>
        </w:rPr>
        <w:t xml:space="preserve"> and will account for potential resorbed placentas</w:t>
      </w:r>
      <w:r w:rsidR="00EA6DC1" w:rsidRPr="008A184E">
        <w:rPr>
          <w:rFonts w:asciiTheme="minorHAnsi" w:hAnsiTheme="minorHAnsi" w:cstheme="minorHAnsi"/>
          <w:sz w:val="22"/>
          <w:szCs w:val="22"/>
        </w:rPr>
        <w:t>. Placental and fetal weights will be collected. Placentas will be snap frozen in liquid nitrogen while some will be embedded in paraffin for histology.</w:t>
      </w:r>
      <w:r w:rsidR="00D8176C" w:rsidRPr="008A184E">
        <w:rPr>
          <w:rFonts w:asciiTheme="minorHAnsi" w:hAnsiTheme="minorHAnsi" w:cstheme="minorHAnsi"/>
          <w:sz w:val="22"/>
          <w:szCs w:val="22"/>
        </w:rPr>
        <w:t xml:space="preserve"> </w:t>
      </w:r>
      <w:r w:rsidR="004D5552" w:rsidRPr="008A184E">
        <w:rPr>
          <w:rFonts w:asciiTheme="minorHAnsi" w:hAnsiTheme="minorHAnsi" w:cstheme="minorHAnsi"/>
          <w:sz w:val="22"/>
          <w:szCs w:val="22"/>
        </w:rPr>
        <w:t>Molecular studies on placental samples will be conducted to determine protein expression.</w:t>
      </w:r>
      <w:r w:rsidR="00540511" w:rsidRPr="008A184E">
        <w:rPr>
          <w:rFonts w:asciiTheme="minorHAnsi" w:hAnsiTheme="minorHAnsi" w:cstheme="minorHAnsi"/>
          <w:sz w:val="22"/>
          <w:szCs w:val="22"/>
        </w:rPr>
        <w:t xml:space="preserve"> </w:t>
      </w:r>
    </w:p>
    <w:p w14:paraId="4CEFCEE8" w14:textId="77777777" w:rsidR="00090A9D" w:rsidRPr="008A184E" w:rsidRDefault="00090A9D" w:rsidP="00CF481B">
      <w:pPr>
        <w:rPr>
          <w:rFonts w:asciiTheme="minorHAnsi" w:hAnsiTheme="minorHAnsi" w:cstheme="minorHAnsi"/>
          <w:sz w:val="22"/>
          <w:szCs w:val="22"/>
        </w:rPr>
      </w:pPr>
    </w:p>
    <w:p w14:paraId="4EADC05B" w14:textId="7A7C5AAB" w:rsidR="00CF481B" w:rsidRPr="008A184E" w:rsidRDefault="00540511" w:rsidP="00CF481B">
      <w:pPr>
        <w:rPr>
          <w:rFonts w:asciiTheme="minorHAnsi" w:hAnsiTheme="minorHAnsi" w:cstheme="minorHAnsi"/>
          <w:sz w:val="22"/>
          <w:szCs w:val="22"/>
        </w:rPr>
      </w:pPr>
      <w:r w:rsidRPr="008A184E">
        <w:rPr>
          <w:rFonts w:asciiTheme="minorHAnsi" w:hAnsiTheme="minorHAnsi" w:cstheme="minorHAnsi"/>
          <w:sz w:val="22"/>
          <w:szCs w:val="22"/>
        </w:rPr>
        <w:t xml:space="preserve">For the groups that will deliver their pups at E21.5, survival and birth rates will be noted. </w:t>
      </w:r>
      <w:r w:rsidR="004956F4" w:rsidRPr="008A184E">
        <w:rPr>
          <w:rFonts w:asciiTheme="minorHAnsi" w:hAnsiTheme="minorHAnsi" w:cstheme="minorHAnsi"/>
          <w:sz w:val="22"/>
          <w:szCs w:val="22"/>
        </w:rPr>
        <w:t xml:space="preserve">Water and </w:t>
      </w:r>
      <w:proofErr w:type="spellStart"/>
      <w:r w:rsidR="00923DA3" w:rsidRPr="008A184E">
        <w:rPr>
          <w:rFonts w:asciiTheme="minorHAnsi" w:hAnsiTheme="minorHAnsi" w:cstheme="minorHAnsi"/>
          <w:sz w:val="22"/>
          <w:szCs w:val="22"/>
        </w:rPr>
        <w:t>d</w:t>
      </w:r>
      <w:r w:rsidR="004956F4" w:rsidRPr="008A184E">
        <w:rPr>
          <w:rFonts w:asciiTheme="minorHAnsi" w:hAnsiTheme="minorHAnsi" w:cstheme="minorHAnsi"/>
          <w:sz w:val="22"/>
          <w:szCs w:val="22"/>
        </w:rPr>
        <w:t>ex</w:t>
      </w:r>
      <w:proofErr w:type="spellEnd"/>
      <w:r w:rsidR="004956F4" w:rsidRPr="008A184E">
        <w:rPr>
          <w:rFonts w:asciiTheme="minorHAnsi" w:hAnsiTheme="minorHAnsi" w:cstheme="minorHAnsi"/>
          <w:sz w:val="22"/>
          <w:szCs w:val="22"/>
        </w:rPr>
        <w:t xml:space="preserve"> groups that will complete their pregnancy and deliver their pups will have </w:t>
      </w:r>
      <w:r w:rsidR="004956F4" w:rsidRPr="008A184E">
        <w:rPr>
          <w:rFonts w:asciiTheme="minorHAnsi" w:hAnsiTheme="minorHAnsi" w:cstheme="minorHAnsi"/>
          <w:i/>
          <w:sz w:val="22"/>
          <w:szCs w:val="22"/>
        </w:rPr>
        <w:t xml:space="preserve">ad libitum </w:t>
      </w:r>
      <w:r w:rsidR="004956F4" w:rsidRPr="008A184E">
        <w:rPr>
          <w:rFonts w:asciiTheme="minorHAnsi" w:hAnsiTheme="minorHAnsi" w:cstheme="minorHAnsi"/>
          <w:sz w:val="22"/>
          <w:szCs w:val="22"/>
        </w:rPr>
        <w:t xml:space="preserve">access to normal chow diet and will be placed on regular water immediately after parturition and during lactation (no </w:t>
      </w:r>
      <w:proofErr w:type="spellStart"/>
      <w:r w:rsidR="004956F4" w:rsidRPr="008A184E">
        <w:rPr>
          <w:rFonts w:asciiTheme="minorHAnsi" w:hAnsiTheme="minorHAnsi" w:cstheme="minorHAnsi"/>
          <w:sz w:val="22"/>
          <w:szCs w:val="22"/>
        </w:rPr>
        <w:t>dex</w:t>
      </w:r>
      <w:proofErr w:type="spellEnd"/>
      <w:r w:rsidR="004956F4" w:rsidRPr="008A184E">
        <w:rPr>
          <w:rFonts w:asciiTheme="minorHAnsi" w:hAnsiTheme="minorHAnsi" w:cstheme="minorHAnsi"/>
          <w:sz w:val="22"/>
          <w:szCs w:val="22"/>
        </w:rPr>
        <w:t xml:space="preserve"> exposure during lactation). </w:t>
      </w:r>
      <w:r w:rsidRPr="008A184E">
        <w:rPr>
          <w:rFonts w:asciiTheme="minorHAnsi" w:hAnsiTheme="minorHAnsi" w:cstheme="minorHAnsi"/>
          <w:sz w:val="22"/>
          <w:szCs w:val="22"/>
        </w:rPr>
        <w:t xml:space="preserve">Pups will be sexed and culled to 2 at PND2.5. </w:t>
      </w:r>
      <w:r w:rsidR="004139F1" w:rsidRPr="008A184E">
        <w:rPr>
          <w:rFonts w:asciiTheme="minorHAnsi" w:hAnsiTheme="minorHAnsi" w:cstheme="minorHAnsi"/>
          <w:sz w:val="22"/>
          <w:szCs w:val="22"/>
        </w:rPr>
        <w:t xml:space="preserve">The offspring will be weighed at PND0.5, PND7.5, 14.5, 16.5, and at 21.5. Pups will be weaned based on sex and treatment group. </w:t>
      </w:r>
      <w:r w:rsidRPr="008A184E">
        <w:rPr>
          <w:rFonts w:asciiTheme="minorHAnsi" w:hAnsiTheme="minorHAnsi" w:cstheme="minorHAnsi"/>
          <w:sz w:val="22"/>
          <w:szCs w:val="22"/>
        </w:rPr>
        <w:t xml:space="preserve">The weaned pups will have </w:t>
      </w:r>
      <w:r w:rsidRPr="008A184E">
        <w:rPr>
          <w:rFonts w:asciiTheme="minorHAnsi" w:hAnsiTheme="minorHAnsi" w:cstheme="minorHAnsi"/>
          <w:i/>
          <w:sz w:val="22"/>
          <w:szCs w:val="22"/>
        </w:rPr>
        <w:t xml:space="preserve">ad libitum </w:t>
      </w:r>
      <w:r w:rsidRPr="008A184E">
        <w:rPr>
          <w:rFonts w:asciiTheme="minorHAnsi" w:hAnsiTheme="minorHAnsi" w:cstheme="minorHAnsi"/>
          <w:sz w:val="22"/>
          <w:szCs w:val="22"/>
        </w:rPr>
        <w:t xml:space="preserve">access to normal chow diet and water. Their water and food intake </w:t>
      </w:r>
      <w:r w:rsidRPr="008A184E">
        <w:rPr>
          <w:rFonts w:asciiTheme="minorHAnsi" w:hAnsiTheme="minorHAnsi" w:cstheme="minorHAnsi"/>
          <w:sz w:val="22"/>
          <w:szCs w:val="22"/>
        </w:rPr>
        <w:lastRenderedPageBreak/>
        <w:t xml:space="preserve">will be assessed weekly. They will further undergo body composition analysis by </w:t>
      </w:r>
      <w:proofErr w:type="spellStart"/>
      <w:r w:rsidRPr="008A184E">
        <w:rPr>
          <w:rFonts w:asciiTheme="minorHAnsi" w:hAnsiTheme="minorHAnsi" w:cstheme="minorHAnsi"/>
          <w:sz w:val="22"/>
          <w:szCs w:val="22"/>
        </w:rPr>
        <w:t>echoMRI</w:t>
      </w:r>
      <w:proofErr w:type="spellEnd"/>
      <w:r w:rsidRPr="008A184E">
        <w:rPr>
          <w:rFonts w:asciiTheme="minorHAnsi" w:hAnsiTheme="minorHAnsi" w:cstheme="minorHAnsi"/>
          <w:sz w:val="22"/>
          <w:szCs w:val="22"/>
        </w:rPr>
        <w:t xml:space="preserve"> at weaning and weekly thereafter</w:t>
      </w:r>
      <w:r w:rsidR="004956F4" w:rsidRPr="008A184E">
        <w:rPr>
          <w:rFonts w:asciiTheme="minorHAnsi" w:hAnsiTheme="minorHAnsi" w:cstheme="minorHAnsi"/>
          <w:sz w:val="22"/>
          <w:szCs w:val="22"/>
        </w:rPr>
        <w:t xml:space="preserve"> till 6 weeks of age</w:t>
      </w:r>
      <w:r w:rsidRPr="008A184E">
        <w:rPr>
          <w:rFonts w:asciiTheme="minorHAnsi" w:hAnsiTheme="minorHAnsi" w:cstheme="minorHAnsi"/>
          <w:sz w:val="22"/>
          <w:szCs w:val="22"/>
        </w:rPr>
        <w:t xml:space="preserve">. </w:t>
      </w:r>
      <w:r w:rsidR="004956F4" w:rsidRPr="008A184E">
        <w:rPr>
          <w:rFonts w:asciiTheme="minorHAnsi" w:hAnsiTheme="minorHAnsi" w:cstheme="minorHAnsi"/>
          <w:sz w:val="22"/>
          <w:szCs w:val="22"/>
        </w:rPr>
        <w:t>At the age of 6 weeks,</w:t>
      </w:r>
      <w:r w:rsidRPr="008A184E">
        <w:rPr>
          <w:rFonts w:asciiTheme="minorHAnsi" w:hAnsiTheme="minorHAnsi" w:cstheme="minorHAnsi"/>
          <w:sz w:val="22"/>
          <w:szCs w:val="22"/>
        </w:rPr>
        <w:t xml:space="preserve"> assess </w:t>
      </w:r>
      <w:r w:rsidR="00E47C8D" w:rsidRPr="008A184E">
        <w:rPr>
          <w:rFonts w:asciiTheme="minorHAnsi" w:hAnsiTheme="minorHAnsi" w:cstheme="minorHAnsi"/>
          <w:sz w:val="22"/>
          <w:szCs w:val="22"/>
        </w:rPr>
        <w:t>offs</w:t>
      </w:r>
      <w:r w:rsidR="006E6060" w:rsidRPr="008A184E">
        <w:rPr>
          <w:rFonts w:asciiTheme="minorHAnsi" w:hAnsiTheme="minorHAnsi" w:cstheme="minorHAnsi"/>
          <w:sz w:val="22"/>
          <w:szCs w:val="22"/>
        </w:rPr>
        <w:t xml:space="preserve">pring </w:t>
      </w:r>
      <w:r w:rsidR="00E3549C" w:rsidRPr="008A184E">
        <w:rPr>
          <w:rFonts w:asciiTheme="minorHAnsi" w:hAnsiTheme="minorHAnsi" w:cstheme="minorHAnsi"/>
          <w:sz w:val="22"/>
          <w:szCs w:val="22"/>
        </w:rPr>
        <w:t>insulin sensitivity will be tested by an insulin tolerance test</w:t>
      </w:r>
      <w:r w:rsidR="006E6060" w:rsidRPr="008A184E">
        <w:rPr>
          <w:rFonts w:asciiTheme="minorHAnsi" w:hAnsiTheme="minorHAnsi" w:cstheme="minorHAnsi"/>
          <w:sz w:val="22"/>
          <w:szCs w:val="22"/>
        </w:rPr>
        <w:t xml:space="preserve"> </w:t>
      </w:r>
      <w:r w:rsidR="00E3549C" w:rsidRPr="008A184E">
        <w:rPr>
          <w:rFonts w:asciiTheme="minorHAnsi" w:hAnsiTheme="minorHAnsi" w:cstheme="minorHAnsi"/>
          <w:sz w:val="22"/>
          <w:szCs w:val="22"/>
        </w:rPr>
        <w:t xml:space="preserve">(ITT) </w:t>
      </w:r>
      <w:r w:rsidRPr="008A184E">
        <w:rPr>
          <w:rFonts w:asciiTheme="minorHAnsi" w:hAnsiTheme="minorHAnsi" w:cstheme="minorHAnsi"/>
          <w:sz w:val="22"/>
          <w:szCs w:val="22"/>
        </w:rPr>
        <w:t xml:space="preserve">followed by sacrifice and tissue collection of fat pads 3 days </w:t>
      </w:r>
      <w:r w:rsidR="00E3549C" w:rsidRPr="008A184E">
        <w:rPr>
          <w:rFonts w:asciiTheme="minorHAnsi" w:hAnsiTheme="minorHAnsi" w:cstheme="minorHAnsi"/>
          <w:sz w:val="22"/>
          <w:szCs w:val="22"/>
        </w:rPr>
        <w:t>after the ITT</w:t>
      </w:r>
      <w:r w:rsidRPr="008A184E">
        <w:rPr>
          <w:rFonts w:asciiTheme="minorHAnsi" w:hAnsiTheme="minorHAnsi" w:cstheme="minorHAnsi"/>
          <w:sz w:val="22"/>
          <w:szCs w:val="22"/>
        </w:rPr>
        <w:t>. Offspring fat pads (</w:t>
      </w:r>
      <w:proofErr w:type="spellStart"/>
      <w:r w:rsidRPr="008A184E">
        <w:rPr>
          <w:rFonts w:asciiTheme="minorHAnsi" w:hAnsiTheme="minorHAnsi" w:cstheme="minorHAnsi"/>
          <w:sz w:val="22"/>
          <w:szCs w:val="22"/>
        </w:rPr>
        <w:t>gWAT</w:t>
      </w:r>
      <w:proofErr w:type="spellEnd"/>
      <w:r w:rsidRPr="008A184E">
        <w:rPr>
          <w:rFonts w:asciiTheme="minorHAnsi" w:hAnsiTheme="minorHAnsi" w:cstheme="minorHAnsi"/>
          <w:sz w:val="22"/>
          <w:szCs w:val="22"/>
        </w:rPr>
        <w:t xml:space="preserve"> and </w:t>
      </w:r>
      <w:proofErr w:type="spellStart"/>
      <w:r w:rsidRPr="008A184E">
        <w:rPr>
          <w:rFonts w:asciiTheme="minorHAnsi" w:hAnsiTheme="minorHAnsi" w:cstheme="minorHAnsi"/>
          <w:sz w:val="22"/>
          <w:szCs w:val="22"/>
        </w:rPr>
        <w:t>iWAT</w:t>
      </w:r>
      <w:proofErr w:type="spellEnd"/>
      <w:r w:rsidRPr="008A184E">
        <w:rPr>
          <w:rFonts w:asciiTheme="minorHAnsi" w:hAnsiTheme="minorHAnsi" w:cstheme="minorHAnsi"/>
          <w:sz w:val="22"/>
          <w:szCs w:val="22"/>
        </w:rPr>
        <w:t>) will be collected and weighed to determine adiposity.</w:t>
      </w:r>
    </w:p>
    <w:p w14:paraId="0CADA9DE" w14:textId="77777777" w:rsidR="00C074CF" w:rsidRPr="008A184E" w:rsidRDefault="00C074CF" w:rsidP="00CF481B">
      <w:pPr>
        <w:rPr>
          <w:rFonts w:asciiTheme="minorHAnsi" w:hAnsiTheme="minorHAnsi" w:cstheme="minorHAnsi"/>
          <w:sz w:val="22"/>
          <w:szCs w:val="22"/>
        </w:rPr>
      </w:pPr>
    </w:p>
    <w:p w14:paraId="731909E4" w14:textId="0CD7E6C0" w:rsidR="004C0C53" w:rsidRPr="008A184E" w:rsidRDefault="00BE04F9" w:rsidP="00CF481B">
      <w:pPr>
        <w:rPr>
          <w:rFonts w:asciiTheme="minorHAnsi" w:hAnsiTheme="minorHAnsi" w:cstheme="minorHAnsi"/>
          <w:sz w:val="22"/>
          <w:szCs w:val="22"/>
        </w:rPr>
      </w:pPr>
      <w:r w:rsidRPr="008A184E">
        <w:rPr>
          <w:rFonts w:asciiTheme="minorHAnsi" w:hAnsiTheme="minorHAnsi" w:cstheme="minorHAnsi"/>
          <w:sz w:val="22"/>
          <w:szCs w:val="22"/>
        </w:rPr>
        <w:t xml:space="preserve">To determine if the effects of </w:t>
      </w:r>
      <w:r w:rsidR="00950D22" w:rsidRPr="008A184E">
        <w:rPr>
          <w:rFonts w:asciiTheme="minorHAnsi" w:hAnsiTheme="minorHAnsi" w:cstheme="minorHAnsi"/>
          <w:sz w:val="22"/>
          <w:szCs w:val="22"/>
        </w:rPr>
        <w:t>d</w:t>
      </w:r>
      <w:r w:rsidRPr="008A184E">
        <w:rPr>
          <w:rFonts w:asciiTheme="minorHAnsi" w:hAnsiTheme="minorHAnsi" w:cstheme="minorHAnsi"/>
          <w:sz w:val="22"/>
          <w:szCs w:val="22"/>
        </w:rPr>
        <w:t>examethasone exposure on the placenta and the fetus can be rescued</w:t>
      </w:r>
      <w:r w:rsidR="000E0EC2" w:rsidRPr="008A184E">
        <w:rPr>
          <w:rFonts w:asciiTheme="minorHAnsi" w:hAnsiTheme="minorHAnsi" w:cstheme="minorHAnsi"/>
          <w:sz w:val="22"/>
          <w:szCs w:val="22"/>
        </w:rPr>
        <w:t>, we will develop</w:t>
      </w:r>
      <w:r w:rsidRPr="008A184E">
        <w:rPr>
          <w:rFonts w:asciiTheme="minorHAnsi" w:hAnsiTheme="minorHAnsi" w:cstheme="minorHAnsi"/>
          <w:sz w:val="22"/>
          <w:szCs w:val="22"/>
        </w:rPr>
        <w:t xml:space="preserve"> a placenta-specific glucocorticoid receptor knockout </w:t>
      </w:r>
      <w:r w:rsidR="003E115F" w:rsidRPr="008A184E">
        <w:rPr>
          <w:rFonts w:asciiTheme="minorHAnsi" w:hAnsiTheme="minorHAnsi" w:cstheme="minorHAnsi"/>
          <w:sz w:val="22"/>
          <w:szCs w:val="22"/>
        </w:rPr>
        <w:t xml:space="preserve">(KO) </w:t>
      </w:r>
      <w:r w:rsidRPr="008A184E">
        <w:rPr>
          <w:rFonts w:asciiTheme="minorHAnsi" w:hAnsiTheme="minorHAnsi" w:cstheme="minorHAnsi"/>
          <w:sz w:val="22"/>
          <w:szCs w:val="22"/>
        </w:rPr>
        <w:t>model</w:t>
      </w:r>
      <w:r w:rsidR="003E115F" w:rsidRPr="008A184E">
        <w:rPr>
          <w:rFonts w:asciiTheme="minorHAnsi" w:hAnsiTheme="minorHAnsi" w:cstheme="minorHAnsi"/>
          <w:sz w:val="22"/>
          <w:szCs w:val="22"/>
        </w:rPr>
        <w:t>. To isolate placental from fetal and maternal glucocorticoid signaling, our knockout model will ablate GR conditionally in the placenta</w:t>
      </w:r>
      <w:r w:rsidR="000E0EC2" w:rsidRPr="008A184E">
        <w:rPr>
          <w:rFonts w:asciiTheme="minorHAnsi" w:hAnsiTheme="minorHAnsi" w:cstheme="minorHAnsi"/>
          <w:sz w:val="22"/>
          <w:szCs w:val="22"/>
        </w:rPr>
        <w:t>. To</w:t>
      </w:r>
      <w:r w:rsidR="00950D22" w:rsidRPr="008A184E">
        <w:rPr>
          <w:rFonts w:asciiTheme="minorHAnsi" w:hAnsiTheme="minorHAnsi" w:cstheme="minorHAnsi"/>
          <w:sz w:val="22"/>
          <w:szCs w:val="22"/>
        </w:rPr>
        <w:t xml:space="preserve"> my knowledge</w:t>
      </w:r>
      <w:r w:rsidR="000E0EC2" w:rsidRPr="008A184E">
        <w:rPr>
          <w:rFonts w:asciiTheme="minorHAnsi" w:hAnsiTheme="minorHAnsi" w:cstheme="minorHAnsi"/>
          <w:sz w:val="22"/>
          <w:szCs w:val="22"/>
        </w:rPr>
        <w:t>,</w:t>
      </w:r>
      <w:r w:rsidR="00950D22" w:rsidRPr="008A184E">
        <w:rPr>
          <w:rFonts w:asciiTheme="minorHAnsi" w:hAnsiTheme="minorHAnsi" w:cstheme="minorHAnsi"/>
          <w:sz w:val="22"/>
          <w:szCs w:val="22"/>
        </w:rPr>
        <w:t xml:space="preserve"> </w:t>
      </w:r>
      <w:r w:rsidR="000E0EC2" w:rsidRPr="008A184E">
        <w:rPr>
          <w:rFonts w:asciiTheme="minorHAnsi" w:hAnsiTheme="minorHAnsi" w:cstheme="minorHAnsi"/>
          <w:sz w:val="22"/>
          <w:szCs w:val="22"/>
        </w:rPr>
        <w:t xml:space="preserve">this is </w:t>
      </w:r>
      <w:r w:rsidR="00950D22" w:rsidRPr="008A184E">
        <w:rPr>
          <w:rFonts w:asciiTheme="minorHAnsi" w:hAnsiTheme="minorHAnsi" w:cstheme="minorHAnsi"/>
          <w:sz w:val="22"/>
          <w:szCs w:val="22"/>
        </w:rPr>
        <w:t>the first time such a model has been generated</w:t>
      </w:r>
      <w:r w:rsidR="003E115F" w:rsidRPr="008A184E">
        <w:rPr>
          <w:rFonts w:asciiTheme="minorHAnsi" w:hAnsiTheme="minorHAnsi" w:cstheme="minorHAnsi"/>
          <w:sz w:val="22"/>
          <w:szCs w:val="22"/>
        </w:rPr>
        <w:t xml:space="preserve">. To generate the GR-KO, we will use the </w:t>
      </w:r>
      <w:proofErr w:type="spellStart"/>
      <w:r w:rsidR="004C4FDC" w:rsidRPr="008A184E">
        <w:rPr>
          <w:rFonts w:asciiTheme="minorHAnsi" w:hAnsiTheme="minorHAnsi" w:cstheme="minorHAnsi"/>
          <w:sz w:val="22"/>
          <w:szCs w:val="22"/>
        </w:rPr>
        <w:t>Cre-loxP</w:t>
      </w:r>
      <w:proofErr w:type="spellEnd"/>
      <w:r w:rsidR="004C4FDC" w:rsidRPr="008A184E">
        <w:rPr>
          <w:rFonts w:asciiTheme="minorHAnsi" w:hAnsiTheme="minorHAnsi" w:cstheme="minorHAnsi"/>
          <w:sz w:val="22"/>
          <w:szCs w:val="22"/>
        </w:rPr>
        <w:t xml:space="preserve"> recombination technology. </w:t>
      </w:r>
      <w:r w:rsidR="00950D22" w:rsidRPr="008A184E">
        <w:rPr>
          <w:rFonts w:asciiTheme="minorHAnsi" w:hAnsiTheme="minorHAnsi" w:cstheme="minorHAnsi"/>
          <w:sz w:val="22"/>
          <w:szCs w:val="22"/>
        </w:rPr>
        <w:t xml:space="preserve">We will leverage the fact that placental tissue is primarily fetal derived, so the genotype of the offspring will dictate the genotype of most of the placenta. </w:t>
      </w:r>
      <w:r w:rsidR="00206A20" w:rsidRPr="008A184E">
        <w:rPr>
          <w:rFonts w:asciiTheme="minorHAnsi" w:hAnsiTheme="minorHAnsi" w:cstheme="minorHAnsi"/>
          <w:sz w:val="22"/>
          <w:szCs w:val="22"/>
        </w:rPr>
        <w:t xml:space="preserve">The breeding scheme is represented in Figure </w:t>
      </w:r>
      <w:r w:rsidR="00726F42" w:rsidRPr="008A184E">
        <w:rPr>
          <w:rFonts w:asciiTheme="minorHAnsi" w:hAnsiTheme="minorHAnsi" w:cstheme="minorHAnsi"/>
          <w:sz w:val="22"/>
          <w:szCs w:val="22"/>
        </w:rPr>
        <w:t>3</w:t>
      </w:r>
      <w:r w:rsidR="00206A20" w:rsidRPr="008A184E">
        <w:rPr>
          <w:rFonts w:asciiTheme="minorHAnsi" w:hAnsiTheme="minorHAnsi" w:cstheme="minorHAnsi"/>
          <w:sz w:val="22"/>
          <w:szCs w:val="22"/>
        </w:rPr>
        <w:t xml:space="preserve">. </w:t>
      </w:r>
      <w:r w:rsidR="00950D22" w:rsidRPr="008A184E">
        <w:rPr>
          <w:rFonts w:asciiTheme="minorHAnsi" w:hAnsiTheme="minorHAnsi" w:cstheme="minorHAnsi"/>
          <w:sz w:val="22"/>
          <w:szCs w:val="22"/>
        </w:rPr>
        <w:t>First, f</w:t>
      </w:r>
      <w:r w:rsidR="004C4FDC" w:rsidRPr="008A184E">
        <w:rPr>
          <w:rFonts w:asciiTheme="minorHAnsi" w:hAnsiTheme="minorHAnsi" w:cstheme="minorHAnsi"/>
          <w:sz w:val="22"/>
          <w:szCs w:val="22"/>
        </w:rPr>
        <w:t>emale mice with</w:t>
      </w:r>
      <w:r w:rsidR="00950D22" w:rsidRPr="008A184E">
        <w:rPr>
          <w:rFonts w:asciiTheme="minorHAnsi" w:hAnsiTheme="minorHAnsi" w:cstheme="minorHAnsi"/>
          <w:sz w:val="22"/>
          <w:szCs w:val="22"/>
        </w:rPr>
        <w:t xml:space="preserve"> homozygously</w:t>
      </w:r>
      <w:r w:rsidR="004C4FDC" w:rsidRPr="008A184E">
        <w:rPr>
          <w:rFonts w:asciiTheme="minorHAnsi" w:hAnsiTheme="minorHAnsi" w:cstheme="minorHAnsi"/>
          <w:sz w:val="22"/>
          <w:szCs w:val="22"/>
        </w:rPr>
        <w:t xml:space="preserve"> flanked exon 2 of </w:t>
      </w:r>
      <w:r w:rsidR="004C4FDC" w:rsidRPr="008A184E">
        <w:rPr>
          <w:rFonts w:asciiTheme="minorHAnsi" w:hAnsiTheme="minorHAnsi" w:cstheme="minorHAnsi"/>
          <w:i/>
          <w:sz w:val="22"/>
          <w:szCs w:val="22"/>
        </w:rPr>
        <w:t>Nr3c1</w:t>
      </w:r>
      <w:r w:rsidR="004C4FDC" w:rsidRPr="008A184E">
        <w:rPr>
          <w:rFonts w:asciiTheme="minorHAnsi" w:hAnsiTheme="minorHAnsi" w:cstheme="minorHAnsi"/>
          <w:sz w:val="22"/>
          <w:szCs w:val="22"/>
        </w:rPr>
        <w:t xml:space="preserve"> will be crossed with a male having placental driver </w:t>
      </w:r>
      <w:r w:rsidR="004C4FDC" w:rsidRPr="008A184E">
        <w:rPr>
          <w:rFonts w:asciiTheme="minorHAnsi" w:hAnsiTheme="minorHAnsi" w:cstheme="minorHAnsi"/>
          <w:i/>
          <w:sz w:val="22"/>
          <w:szCs w:val="22"/>
        </w:rPr>
        <w:t>Cyp19a1-Cre</w:t>
      </w:r>
      <w:r w:rsidR="004C4FDC" w:rsidRPr="008A184E">
        <w:rPr>
          <w:rFonts w:asciiTheme="minorHAnsi" w:hAnsiTheme="minorHAnsi" w:cstheme="minorHAnsi"/>
          <w:i/>
          <w:sz w:val="22"/>
          <w:szCs w:val="22"/>
          <w:vertAlign w:val="superscript"/>
        </w:rPr>
        <w:t>Tg/+</w:t>
      </w:r>
      <w:r w:rsidR="00897E6C" w:rsidRPr="008A184E">
        <w:rPr>
          <w:rFonts w:asciiTheme="minorHAnsi" w:hAnsiTheme="minorHAnsi" w:cstheme="minorHAnsi"/>
          <w:sz w:val="22"/>
          <w:szCs w:val="22"/>
        </w:rPr>
        <w:t xml:space="preserve"> </w:t>
      </w:r>
      <w:r w:rsidR="00DE7291" w:rsidRPr="008A184E">
        <w:rPr>
          <w:rFonts w:asciiTheme="minorHAnsi" w:hAnsiTheme="minorHAnsi" w:cstheme="minorHAnsi"/>
          <w:sz w:val="22"/>
          <w:szCs w:val="22"/>
        </w:rPr>
        <w:fldChar w:fldCharType="begin" w:fldLock="1"/>
      </w:r>
      <w:r w:rsidR="008F014C" w:rsidRPr="008A184E">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00DE7291" w:rsidRPr="008A184E">
        <w:rPr>
          <w:rFonts w:asciiTheme="minorHAnsi" w:hAnsiTheme="minorHAnsi" w:cstheme="minorHAnsi"/>
          <w:sz w:val="22"/>
          <w:szCs w:val="22"/>
        </w:rPr>
        <w:fldChar w:fldCharType="separate"/>
      </w:r>
      <w:r w:rsidR="00DE7291" w:rsidRPr="008A184E">
        <w:rPr>
          <w:rFonts w:asciiTheme="minorHAnsi" w:hAnsiTheme="minorHAnsi" w:cstheme="minorHAnsi"/>
          <w:noProof/>
          <w:sz w:val="22"/>
          <w:szCs w:val="22"/>
        </w:rPr>
        <w:t>(Wenzel &amp; Leone, 2007)</w:t>
      </w:r>
      <w:r w:rsidR="00DE7291" w:rsidRPr="008A184E">
        <w:rPr>
          <w:rFonts w:asciiTheme="minorHAnsi" w:hAnsiTheme="minorHAnsi" w:cstheme="minorHAnsi"/>
          <w:sz w:val="22"/>
          <w:szCs w:val="22"/>
        </w:rPr>
        <w:fldChar w:fldCharType="end"/>
      </w:r>
      <w:r w:rsidR="00DE7291" w:rsidRPr="008A184E">
        <w:rPr>
          <w:rFonts w:asciiTheme="minorHAnsi" w:hAnsiTheme="minorHAnsi" w:cstheme="minorHAnsi"/>
          <w:sz w:val="22"/>
          <w:szCs w:val="22"/>
        </w:rPr>
        <w:t xml:space="preserve">.This </w:t>
      </w:r>
      <w:r w:rsidR="00C10BD2" w:rsidRPr="008A184E">
        <w:rPr>
          <w:rFonts w:asciiTheme="minorHAnsi" w:hAnsiTheme="minorHAnsi" w:cstheme="minorHAnsi"/>
          <w:i/>
          <w:sz w:val="22"/>
          <w:szCs w:val="22"/>
        </w:rPr>
        <w:t>Cyp19a1-Cre</w:t>
      </w:r>
      <w:r w:rsidR="00C10BD2" w:rsidRPr="008A184E">
        <w:rPr>
          <w:rFonts w:asciiTheme="minorHAnsi" w:hAnsiTheme="minorHAnsi" w:cstheme="minorHAnsi"/>
          <w:sz w:val="22"/>
          <w:szCs w:val="22"/>
        </w:rPr>
        <w:t xml:space="preserve"> has been also used elsewhere</w:t>
      </w:r>
      <w:r w:rsidR="00DE7291" w:rsidRPr="008A184E">
        <w:rPr>
          <w:rFonts w:asciiTheme="minorHAnsi" w:hAnsiTheme="minorHAnsi" w:cstheme="minorHAnsi"/>
          <w:sz w:val="22"/>
          <w:szCs w:val="22"/>
        </w:rPr>
        <w:t xml:space="preserve"> </w:t>
      </w:r>
      <w:r w:rsidR="00C10BD2" w:rsidRPr="008A184E">
        <w:rPr>
          <w:rFonts w:asciiTheme="minorHAnsi" w:hAnsiTheme="minorHAnsi" w:cstheme="minorHAnsi"/>
          <w:sz w:val="22"/>
          <w:szCs w:val="22"/>
        </w:rPr>
        <w:t xml:space="preserve">to generate a placental knockout model </w:t>
      </w:r>
      <w:r w:rsidR="00897E6C" w:rsidRPr="008A184E">
        <w:rPr>
          <w:rFonts w:asciiTheme="minorHAnsi" w:hAnsiTheme="minorHAnsi" w:cstheme="minorHAnsi"/>
          <w:sz w:val="22"/>
          <w:szCs w:val="22"/>
        </w:rPr>
        <w:fldChar w:fldCharType="begin" w:fldLock="1"/>
      </w:r>
      <w:r w:rsidR="00E379B1" w:rsidRPr="008A184E">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00897E6C" w:rsidRPr="008A184E">
        <w:rPr>
          <w:rFonts w:asciiTheme="minorHAnsi" w:hAnsiTheme="minorHAnsi" w:cstheme="minorHAnsi"/>
          <w:sz w:val="22"/>
          <w:szCs w:val="22"/>
        </w:rPr>
        <w:fldChar w:fldCharType="separate"/>
      </w:r>
      <w:r w:rsidR="00897E6C" w:rsidRPr="008A184E">
        <w:rPr>
          <w:rFonts w:asciiTheme="minorHAnsi" w:hAnsiTheme="minorHAnsi" w:cstheme="minorHAnsi"/>
          <w:noProof/>
          <w:sz w:val="22"/>
          <w:szCs w:val="22"/>
        </w:rPr>
        <w:t xml:space="preserve">(Wieczorek </w:t>
      </w:r>
      <w:r w:rsidR="00897E6C" w:rsidRPr="008A184E">
        <w:rPr>
          <w:rFonts w:asciiTheme="minorHAnsi" w:hAnsiTheme="minorHAnsi" w:cstheme="minorHAnsi"/>
          <w:i/>
          <w:noProof/>
          <w:sz w:val="22"/>
          <w:szCs w:val="22"/>
        </w:rPr>
        <w:t>et al.</w:t>
      </w:r>
      <w:r w:rsidR="00897E6C" w:rsidRPr="008A184E">
        <w:rPr>
          <w:rFonts w:asciiTheme="minorHAnsi" w:hAnsiTheme="minorHAnsi" w:cstheme="minorHAnsi"/>
          <w:noProof/>
          <w:sz w:val="22"/>
          <w:szCs w:val="22"/>
        </w:rPr>
        <w:t>, 2019)</w:t>
      </w:r>
      <w:r w:rsidR="00897E6C" w:rsidRPr="008A184E">
        <w:rPr>
          <w:rFonts w:asciiTheme="minorHAnsi" w:hAnsiTheme="minorHAnsi" w:cstheme="minorHAnsi"/>
          <w:sz w:val="22"/>
          <w:szCs w:val="22"/>
        </w:rPr>
        <w:fldChar w:fldCharType="end"/>
      </w:r>
      <w:r w:rsidR="00957E86" w:rsidRPr="008A184E">
        <w:rPr>
          <w:rFonts w:asciiTheme="minorHAnsi" w:hAnsiTheme="minorHAnsi" w:cstheme="minorHAnsi"/>
          <w:sz w:val="22"/>
          <w:szCs w:val="22"/>
        </w:rPr>
        <w:t>.</w:t>
      </w:r>
      <w:r w:rsidR="004C4FDC" w:rsidRPr="008A184E">
        <w:rPr>
          <w:rFonts w:asciiTheme="minorHAnsi" w:hAnsiTheme="minorHAnsi" w:cstheme="minorHAnsi"/>
          <w:sz w:val="22"/>
          <w:szCs w:val="22"/>
        </w:rPr>
        <w:t xml:space="preserve"> </w:t>
      </w:r>
      <w:r w:rsidR="00957E86" w:rsidRPr="008A184E">
        <w:rPr>
          <w:rFonts w:asciiTheme="minorHAnsi" w:hAnsiTheme="minorHAnsi" w:cstheme="minorHAnsi"/>
          <w:sz w:val="22"/>
          <w:szCs w:val="22"/>
        </w:rPr>
        <w:t xml:space="preserve">This cross will </w:t>
      </w:r>
      <w:r w:rsidR="00CE7D06" w:rsidRPr="008A184E">
        <w:rPr>
          <w:rFonts w:asciiTheme="minorHAnsi" w:hAnsiTheme="minorHAnsi" w:cstheme="minorHAnsi"/>
          <w:sz w:val="22"/>
          <w:szCs w:val="22"/>
        </w:rPr>
        <w:t>generate wild-type (WT) and heterozygous (Het) offspring at a 1:1 ratio</w:t>
      </w:r>
      <w:r w:rsidR="00957E86"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 xml:space="preserve">The expected timeline between this first breed and the second one is 9-12 weeks. </w:t>
      </w:r>
      <w:r w:rsidR="00CE7D06" w:rsidRPr="008A184E">
        <w:rPr>
          <w:rFonts w:asciiTheme="minorHAnsi" w:hAnsiTheme="minorHAnsi" w:cstheme="minorHAnsi"/>
          <w:sz w:val="22"/>
          <w:szCs w:val="22"/>
        </w:rPr>
        <w:t xml:space="preserve">The offspring of this first cross will be bred (WT x Het) to generate </w:t>
      </w:r>
      <w:r w:rsidR="00957E86" w:rsidRPr="008A184E">
        <w:rPr>
          <w:rFonts w:asciiTheme="minorHAnsi" w:hAnsiTheme="minorHAnsi" w:cstheme="minorHAnsi"/>
          <w:sz w:val="22"/>
          <w:szCs w:val="22"/>
        </w:rPr>
        <w:t>t</w:t>
      </w:r>
      <w:r w:rsidR="004C4FDC" w:rsidRPr="008A184E">
        <w:rPr>
          <w:rFonts w:asciiTheme="minorHAnsi" w:hAnsiTheme="minorHAnsi" w:cstheme="minorHAnsi"/>
          <w:sz w:val="22"/>
          <w:szCs w:val="22"/>
        </w:rPr>
        <w:t>he parental strains for this experiment</w:t>
      </w:r>
      <w:r w:rsidR="00CE7D06" w:rsidRPr="008A184E">
        <w:rPr>
          <w:rFonts w:asciiTheme="minorHAnsi" w:hAnsiTheme="minorHAnsi" w:cstheme="minorHAnsi"/>
          <w:sz w:val="22"/>
          <w:szCs w:val="22"/>
        </w:rPr>
        <w:t xml:space="preserve">. Briefly, this cross </w:t>
      </w:r>
      <w:r w:rsidR="00D50CF0" w:rsidRPr="008A184E">
        <w:rPr>
          <w:rFonts w:asciiTheme="minorHAnsi" w:hAnsiTheme="minorHAnsi" w:cstheme="minorHAnsi"/>
          <w:sz w:val="22"/>
          <w:szCs w:val="22"/>
        </w:rPr>
        <w:t>will yield a combination of knockout</w:t>
      </w:r>
      <w:r w:rsidR="00D50CF0" w:rsidRPr="008A184E">
        <w:rPr>
          <w:rFonts w:asciiTheme="minorHAnsi" w:hAnsiTheme="minorHAnsi" w:cstheme="minorHAnsi"/>
          <w:i/>
          <w:sz w:val="22"/>
          <w:szCs w:val="22"/>
        </w:rPr>
        <w:t xml:space="preserve"> </w:t>
      </w:r>
      <w:r w:rsidR="00CE7D06" w:rsidRPr="008A184E">
        <w:rPr>
          <w:rFonts w:asciiTheme="minorHAnsi" w:hAnsiTheme="minorHAnsi" w:cstheme="minorHAnsi"/>
          <w:i/>
          <w:sz w:val="22"/>
          <w:szCs w:val="22"/>
        </w:rPr>
        <w:t>Nr3c1</w:t>
      </w:r>
      <w:r w:rsidR="00D50CF0" w:rsidRPr="008A184E">
        <w:rPr>
          <w:rFonts w:asciiTheme="minorHAnsi" w:hAnsiTheme="minorHAnsi" w:cstheme="minorHAnsi"/>
          <w:i/>
          <w:sz w:val="22"/>
          <w:szCs w:val="22"/>
        </w:rPr>
        <w:t xml:space="preserve"> </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rPr>
        <w:t>;</w:t>
      </w:r>
      <w:r w:rsidR="00D50CF0" w:rsidRPr="008A184E">
        <w:rPr>
          <w:rFonts w:asciiTheme="minorHAnsi" w:hAnsiTheme="minorHAnsi" w:cstheme="minorHAnsi"/>
          <w:sz w:val="22"/>
          <w:szCs w:val="22"/>
          <w:vertAlign w:val="superscript"/>
        </w:rPr>
        <w:t xml:space="preserve"> </w:t>
      </w:r>
      <w:r w:rsidR="00D50CF0" w:rsidRPr="008A184E">
        <w:rPr>
          <w:rFonts w:asciiTheme="minorHAnsi" w:hAnsiTheme="minorHAnsi" w:cstheme="minorHAnsi"/>
          <w:i/>
          <w:sz w:val="22"/>
          <w:szCs w:val="22"/>
        </w:rPr>
        <w:t>Cyp19a1-Cre</w:t>
      </w:r>
      <w:r w:rsidR="00D50CF0" w:rsidRPr="008A184E">
        <w:rPr>
          <w:rFonts w:asciiTheme="minorHAnsi" w:hAnsiTheme="minorHAnsi" w:cstheme="minorHAnsi"/>
          <w:i/>
          <w:sz w:val="22"/>
          <w:szCs w:val="22"/>
          <w:vertAlign w:val="superscript"/>
        </w:rPr>
        <w:t>Tg/</w:t>
      </w:r>
      <w:r w:rsidR="00326079" w:rsidRPr="008A184E">
        <w:rPr>
          <w:rFonts w:asciiTheme="minorHAnsi" w:hAnsiTheme="minorHAnsi" w:cstheme="minorHAnsi"/>
          <w:i/>
          <w:sz w:val="22"/>
          <w:szCs w:val="22"/>
          <w:vertAlign w:val="superscript"/>
        </w:rPr>
        <w:t xml:space="preserve"> </w:t>
      </w:r>
      <w:r w:rsidR="00D50CF0" w:rsidRPr="008A184E">
        <w:rPr>
          <w:rFonts w:asciiTheme="minorHAnsi" w:hAnsiTheme="minorHAnsi" w:cstheme="minorHAnsi"/>
          <w:i/>
          <w:sz w:val="22"/>
          <w:szCs w:val="22"/>
          <w:vertAlign w:val="superscript"/>
        </w:rPr>
        <w:t>+</w:t>
      </w:r>
      <w:r w:rsidR="00D50CF0" w:rsidRPr="008A184E">
        <w:rPr>
          <w:rFonts w:asciiTheme="minorHAnsi" w:hAnsiTheme="minorHAnsi" w:cstheme="minorHAnsi"/>
          <w:sz w:val="22"/>
          <w:szCs w:val="22"/>
        </w:rPr>
        <w:t>, conditionally heterozygous</w:t>
      </w:r>
      <w:r w:rsidR="00D50CF0" w:rsidRPr="008A184E">
        <w:rPr>
          <w:rFonts w:asciiTheme="minorHAnsi" w:hAnsiTheme="minorHAnsi" w:cstheme="minorHAnsi"/>
          <w:i/>
          <w:sz w:val="22"/>
          <w:szCs w:val="22"/>
        </w:rPr>
        <w:t xml:space="preserve"> </w:t>
      </w:r>
      <w:r w:rsidR="00950D22" w:rsidRPr="008A184E">
        <w:rPr>
          <w:rFonts w:asciiTheme="minorHAnsi" w:hAnsiTheme="minorHAnsi" w:cstheme="minorHAnsi"/>
          <w:i/>
          <w:sz w:val="22"/>
          <w:szCs w:val="22"/>
        </w:rPr>
        <w:t xml:space="preserve">Nr3c1 </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w:t>
      </w:r>
      <w:r w:rsidR="00D50CF0" w:rsidRPr="008A184E">
        <w:rPr>
          <w:rFonts w:asciiTheme="minorHAnsi" w:hAnsiTheme="minorHAnsi" w:cstheme="minorHAnsi"/>
          <w:sz w:val="22"/>
          <w:szCs w:val="22"/>
        </w:rPr>
        <w:t>;</w:t>
      </w:r>
      <w:r w:rsidR="00D50CF0" w:rsidRPr="008A184E">
        <w:rPr>
          <w:rFonts w:asciiTheme="minorHAnsi" w:hAnsiTheme="minorHAnsi" w:cstheme="minorHAnsi"/>
          <w:sz w:val="22"/>
          <w:szCs w:val="22"/>
          <w:vertAlign w:val="superscript"/>
        </w:rPr>
        <w:t xml:space="preserve"> </w:t>
      </w:r>
      <w:r w:rsidR="00D50CF0" w:rsidRPr="008A184E">
        <w:rPr>
          <w:rFonts w:asciiTheme="minorHAnsi" w:hAnsiTheme="minorHAnsi" w:cstheme="minorHAnsi"/>
          <w:i/>
          <w:sz w:val="22"/>
          <w:szCs w:val="22"/>
        </w:rPr>
        <w:t>Cyp19a1-Cre</w:t>
      </w:r>
      <w:r w:rsidR="00D50CF0" w:rsidRPr="008A184E">
        <w:rPr>
          <w:rFonts w:asciiTheme="minorHAnsi" w:hAnsiTheme="minorHAnsi" w:cstheme="minorHAnsi"/>
          <w:i/>
          <w:sz w:val="22"/>
          <w:szCs w:val="22"/>
          <w:vertAlign w:val="superscript"/>
        </w:rPr>
        <w:t>Tg/+</w:t>
      </w:r>
      <w:r w:rsidR="00326079" w:rsidRPr="008A184E">
        <w:rPr>
          <w:rFonts w:asciiTheme="minorHAnsi" w:hAnsiTheme="minorHAnsi" w:cstheme="minorHAnsi"/>
          <w:i/>
          <w:sz w:val="22"/>
          <w:szCs w:val="22"/>
        </w:rPr>
        <w:t xml:space="preserve"> </w:t>
      </w:r>
      <w:r w:rsidR="00D50CF0" w:rsidRPr="008A184E">
        <w:rPr>
          <w:rFonts w:asciiTheme="minorHAnsi" w:hAnsiTheme="minorHAnsi" w:cstheme="minorHAnsi"/>
          <w:sz w:val="22"/>
          <w:szCs w:val="22"/>
        </w:rPr>
        <w:t xml:space="preserve">, </w:t>
      </w:r>
      <w:r w:rsidR="00950D22" w:rsidRPr="008A184E">
        <w:rPr>
          <w:rFonts w:asciiTheme="minorHAnsi" w:hAnsiTheme="minorHAnsi" w:cstheme="minorHAnsi"/>
          <w:sz w:val="22"/>
          <w:szCs w:val="22"/>
        </w:rPr>
        <w:t xml:space="preserve">and </w:t>
      </w:r>
      <w:r w:rsidR="00D50CF0" w:rsidRPr="008A184E">
        <w:rPr>
          <w:rFonts w:asciiTheme="minorHAnsi" w:hAnsiTheme="minorHAnsi" w:cstheme="minorHAnsi"/>
          <w:sz w:val="22"/>
          <w:szCs w:val="22"/>
        </w:rPr>
        <w:t xml:space="preserve">wild-type </w:t>
      </w:r>
      <w:r w:rsidR="00950D22" w:rsidRPr="008A184E">
        <w:rPr>
          <w:rFonts w:asciiTheme="minorHAnsi" w:hAnsiTheme="minorHAnsi" w:cstheme="minorHAnsi"/>
          <w:i/>
          <w:sz w:val="22"/>
          <w:szCs w:val="22"/>
        </w:rPr>
        <w:t xml:space="preserve">Nr3c1 </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 xml:space="preserve"> </w:t>
      </w:r>
      <w:r w:rsidR="00D50CF0" w:rsidRPr="008A184E">
        <w:rPr>
          <w:rFonts w:asciiTheme="minorHAnsi" w:hAnsiTheme="minorHAnsi" w:cstheme="minorHAnsi"/>
          <w:sz w:val="22"/>
          <w:szCs w:val="22"/>
        </w:rPr>
        <w:t>;</w:t>
      </w:r>
      <w:r w:rsidR="0060605F" w:rsidRPr="008A184E">
        <w:rPr>
          <w:rFonts w:asciiTheme="minorHAnsi" w:hAnsiTheme="minorHAnsi" w:cstheme="minorHAnsi"/>
          <w:i/>
          <w:sz w:val="22"/>
          <w:szCs w:val="22"/>
        </w:rPr>
        <w:t xml:space="preserve"> Cyp19a1-Cre </w:t>
      </w:r>
      <w:r w:rsidR="0060605F"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 xml:space="preserve">, </w:t>
      </w:r>
      <w:r w:rsidR="00326079" w:rsidRPr="008A184E">
        <w:rPr>
          <w:rFonts w:asciiTheme="minorHAnsi" w:hAnsiTheme="minorHAnsi" w:cstheme="minorHAnsi"/>
          <w:i/>
          <w:sz w:val="22"/>
          <w:szCs w:val="22"/>
        </w:rPr>
        <w:t xml:space="preserve">Nr3c1 </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 xml:space="preserve">, </w:t>
      </w:r>
      <w:r w:rsidR="00326079" w:rsidRPr="008A184E">
        <w:rPr>
          <w:rFonts w:asciiTheme="minorHAnsi" w:hAnsiTheme="minorHAnsi" w:cstheme="minorHAnsi"/>
          <w:i/>
          <w:sz w:val="22"/>
          <w:szCs w:val="22"/>
        </w:rPr>
        <w:t xml:space="preserve">Nr3c1 </w:t>
      </w:r>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rPr>
        <w:t xml:space="preserve"> , or </w:t>
      </w:r>
      <w:r w:rsidR="00326079" w:rsidRPr="008A184E">
        <w:rPr>
          <w:rFonts w:asciiTheme="minorHAnsi" w:hAnsiTheme="minorHAnsi" w:cstheme="minorHAnsi"/>
          <w:i/>
          <w:sz w:val="22"/>
          <w:szCs w:val="22"/>
        </w:rPr>
        <w:t xml:space="preserve">Nr3c1 </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proofErr w:type="spellStart"/>
      <w:r w:rsidR="00326079" w:rsidRPr="008A184E">
        <w:rPr>
          <w:rFonts w:asciiTheme="minorHAnsi" w:hAnsiTheme="minorHAnsi" w:cstheme="minorHAnsi"/>
          <w:sz w:val="22"/>
          <w:szCs w:val="22"/>
          <w:vertAlign w:val="superscript"/>
        </w:rPr>
        <w:t>Tg</w:t>
      </w:r>
      <w:proofErr w:type="spellEnd"/>
      <w:r w:rsidR="00326079"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rPr>
        <w:t xml:space="preserve"> </w:t>
      </w:r>
      <w:r w:rsidR="00D50CF0" w:rsidRPr="008A184E">
        <w:rPr>
          <w:rFonts w:asciiTheme="minorHAnsi" w:hAnsiTheme="minorHAnsi" w:cstheme="minorHAnsi"/>
          <w:sz w:val="22"/>
          <w:szCs w:val="22"/>
        </w:rPr>
        <w:t xml:space="preserve">(no </w:t>
      </w:r>
      <w:proofErr w:type="spellStart"/>
      <w:r w:rsidR="00D50CF0" w:rsidRPr="008A184E">
        <w:rPr>
          <w:rFonts w:asciiTheme="minorHAnsi" w:hAnsiTheme="minorHAnsi" w:cstheme="minorHAnsi"/>
          <w:sz w:val="22"/>
          <w:szCs w:val="22"/>
        </w:rPr>
        <w:t>Cre</w:t>
      </w:r>
      <w:proofErr w:type="spellEnd"/>
      <w:r w:rsidR="00D50CF0" w:rsidRPr="008A184E">
        <w:rPr>
          <w:rFonts w:asciiTheme="minorHAnsi" w:hAnsiTheme="minorHAnsi" w:cstheme="minorHAnsi"/>
          <w:sz w:val="22"/>
          <w:szCs w:val="22"/>
        </w:rPr>
        <w:t xml:space="preserve"> transgene) at an expected ratio of 1:2:5 with the knockout and wild-type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Nr3c1 </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rPr>
        <w:t xml:space="preserve"> only) </w:t>
      </w:r>
      <w:r w:rsidR="00D50CF0" w:rsidRPr="008A184E">
        <w:rPr>
          <w:rFonts w:asciiTheme="minorHAnsi" w:hAnsiTheme="minorHAnsi" w:cstheme="minorHAnsi"/>
          <w:sz w:val="22"/>
          <w:szCs w:val="22"/>
        </w:rPr>
        <w:t>animals only being used for further breeding.</w:t>
      </w:r>
      <w:r w:rsidR="00E40833"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The expected timeline for this second cross to generate mature offspring capable of breeding is also 9-12 months. The final parental breed of WT</w:t>
      </w:r>
      <w:r w:rsidR="00AF68E9"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x</w:t>
      </w:r>
      <w:r w:rsidR="00AF68E9"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KO will generate our placental KO mo</w:t>
      </w:r>
      <w:r w:rsidR="00AF68E9" w:rsidRPr="008A184E">
        <w:rPr>
          <w:rFonts w:asciiTheme="minorHAnsi" w:hAnsiTheme="minorHAnsi" w:cstheme="minorHAnsi"/>
          <w:sz w:val="22"/>
          <w:szCs w:val="22"/>
        </w:rPr>
        <w:t>d</w:t>
      </w:r>
      <w:r w:rsidR="00206A20" w:rsidRPr="008A184E">
        <w:rPr>
          <w:rFonts w:asciiTheme="minorHAnsi" w:hAnsiTheme="minorHAnsi" w:cstheme="minorHAnsi"/>
          <w:sz w:val="22"/>
          <w:szCs w:val="22"/>
        </w:rPr>
        <w:t xml:space="preserve">el. </w:t>
      </w:r>
      <w:r w:rsidR="00E40833" w:rsidRPr="008A184E">
        <w:rPr>
          <w:rFonts w:asciiTheme="minorHAnsi" w:hAnsiTheme="minorHAnsi" w:cstheme="minorHAnsi"/>
          <w:sz w:val="22"/>
          <w:szCs w:val="22"/>
        </w:rPr>
        <w:t xml:space="preserve">The </w:t>
      </w:r>
      <w:r w:rsidR="00206A20" w:rsidRPr="008A184E">
        <w:rPr>
          <w:rFonts w:asciiTheme="minorHAnsi" w:hAnsiTheme="minorHAnsi" w:cstheme="minorHAnsi"/>
          <w:sz w:val="22"/>
          <w:szCs w:val="22"/>
        </w:rPr>
        <w:t xml:space="preserve">final </w:t>
      </w:r>
      <w:r w:rsidR="00E40833" w:rsidRPr="008A184E">
        <w:rPr>
          <w:rFonts w:asciiTheme="minorHAnsi" w:hAnsiTheme="minorHAnsi" w:cstheme="minorHAnsi"/>
          <w:sz w:val="22"/>
          <w:szCs w:val="22"/>
        </w:rPr>
        <w:t xml:space="preserve">offspring generated from the next generation will all have the </w:t>
      </w:r>
      <w:proofErr w:type="spellStart"/>
      <w:r w:rsidR="00E40833" w:rsidRPr="008A184E">
        <w:rPr>
          <w:rFonts w:asciiTheme="minorHAnsi" w:hAnsiTheme="minorHAnsi" w:cstheme="minorHAnsi"/>
          <w:sz w:val="22"/>
          <w:szCs w:val="22"/>
        </w:rPr>
        <w:t>floxed</w:t>
      </w:r>
      <w:proofErr w:type="spellEnd"/>
      <w:r w:rsidR="00E40833" w:rsidRPr="008A184E">
        <w:rPr>
          <w:rFonts w:asciiTheme="minorHAnsi" w:hAnsiTheme="minorHAnsi" w:cstheme="minorHAnsi"/>
          <w:sz w:val="22"/>
          <w:szCs w:val="22"/>
        </w:rPr>
        <w:t xml:space="preserve"> allele with the </w:t>
      </w:r>
      <w:proofErr w:type="spellStart"/>
      <w:r w:rsidR="00E40833" w:rsidRPr="008A184E">
        <w:rPr>
          <w:rFonts w:asciiTheme="minorHAnsi" w:hAnsiTheme="minorHAnsi" w:cstheme="minorHAnsi"/>
          <w:sz w:val="22"/>
          <w:szCs w:val="22"/>
        </w:rPr>
        <w:t>Cre</w:t>
      </w:r>
      <w:proofErr w:type="spellEnd"/>
      <w:r w:rsidR="00E40833" w:rsidRPr="008A184E">
        <w:rPr>
          <w:rFonts w:asciiTheme="minorHAnsi" w:hAnsiTheme="minorHAnsi" w:cstheme="minorHAnsi"/>
          <w:sz w:val="22"/>
          <w:szCs w:val="22"/>
        </w:rPr>
        <w:t xml:space="preserve"> (KO) or without (WT). </w:t>
      </w:r>
      <w:r w:rsidR="00E30462" w:rsidRPr="008A184E">
        <w:rPr>
          <w:rFonts w:asciiTheme="minorHAnsi" w:hAnsiTheme="minorHAnsi" w:cstheme="minorHAnsi"/>
          <w:sz w:val="22"/>
          <w:szCs w:val="22"/>
        </w:rPr>
        <w:t xml:space="preserve">The offspring generated from the last </w:t>
      </w:r>
      <w:r w:rsidR="00326079" w:rsidRPr="008A184E">
        <w:rPr>
          <w:rFonts w:asciiTheme="minorHAnsi" w:hAnsiTheme="minorHAnsi" w:cstheme="minorHAnsi"/>
          <w:sz w:val="22"/>
          <w:szCs w:val="22"/>
        </w:rPr>
        <w:t xml:space="preserve">main parental </w:t>
      </w:r>
      <w:r w:rsidR="00E30462" w:rsidRPr="008A184E">
        <w:rPr>
          <w:rFonts w:asciiTheme="minorHAnsi" w:hAnsiTheme="minorHAnsi" w:cstheme="minorHAnsi"/>
          <w:sz w:val="22"/>
          <w:szCs w:val="22"/>
        </w:rPr>
        <w:t>breed will either be WT with intact placentas or knockout with placental KO</w:t>
      </w:r>
      <w:r w:rsidR="004C0C53" w:rsidRPr="008A184E">
        <w:rPr>
          <w:rFonts w:asciiTheme="minorHAnsi" w:hAnsiTheme="minorHAnsi" w:cstheme="minorHAnsi"/>
          <w:sz w:val="22"/>
          <w:szCs w:val="22"/>
        </w:rPr>
        <w:t xml:space="preserve"> and a phenotypically WT embryo.</w:t>
      </w:r>
      <w:r w:rsidR="00206A20" w:rsidRPr="008A184E">
        <w:rPr>
          <w:rFonts w:asciiTheme="minorHAnsi" w:hAnsiTheme="minorHAnsi" w:cstheme="minorHAnsi"/>
          <w:sz w:val="22"/>
          <w:szCs w:val="22"/>
        </w:rPr>
        <w:t xml:space="preserve"> </w:t>
      </w:r>
    </w:p>
    <w:p w14:paraId="3C991CBD" w14:textId="0F6B5E06" w:rsidR="003142A3" w:rsidRPr="008A184E" w:rsidRDefault="003142A3" w:rsidP="00CF481B">
      <w:pPr>
        <w:rPr>
          <w:rFonts w:asciiTheme="minorHAnsi" w:hAnsiTheme="minorHAnsi" w:cstheme="minorHAnsi"/>
          <w:sz w:val="22"/>
          <w:szCs w:val="22"/>
        </w:rPr>
      </w:pPr>
      <w:r w:rsidRPr="008A184E">
        <w:rPr>
          <w:rFonts w:asciiTheme="minorHAnsi" w:hAnsiTheme="minorHAnsi" w:cstheme="minorHAnsi"/>
          <w:sz w:val="22"/>
          <w:szCs w:val="22"/>
        </w:rPr>
        <w:t xml:space="preserve">The dams with GR-KO will be treated with </w:t>
      </w:r>
      <w:r w:rsidR="00C074CF" w:rsidRPr="008A184E">
        <w:rPr>
          <w:rFonts w:asciiTheme="minorHAnsi" w:hAnsiTheme="minorHAnsi" w:cstheme="minorHAnsi"/>
          <w:sz w:val="22"/>
          <w:szCs w:val="22"/>
        </w:rPr>
        <w:t>d</w:t>
      </w:r>
      <w:r w:rsidRPr="008A184E">
        <w:rPr>
          <w:rFonts w:asciiTheme="minorHAnsi" w:hAnsiTheme="minorHAnsi" w:cstheme="minorHAnsi"/>
          <w:sz w:val="22"/>
          <w:szCs w:val="22"/>
        </w:rPr>
        <w:t>examethasone similar to the previous groups in cohorts A and B to determine placental, embryonic and offspring function and growth.</w:t>
      </w:r>
    </w:p>
    <w:p w14:paraId="1A69C58E" w14:textId="584DB112" w:rsidR="00DD4A40" w:rsidRPr="008A184E" w:rsidRDefault="004C0C53" w:rsidP="00CF481B">
      <w:pPr>
        <w:rPr>
          <w:rFonts w:asciiTheme="minorHAnsi" w:hAnsiTheme="minorHAnsi" w:cstheme="minorHAnsi"/>
          <w:sz w:val="22"/>
          <w:szCs w:val="22"/>
        </w:rPr>
      </w:pPr>
      <w:r w:rsidRPr="008A184E">
        <w:rPr>
          <w:rFonts w:asciiTheme="minorHAnsi" w:hAnsiTheme="minorHAnsi" w:cstheme="minorHAnsi"/>
          <w:sz w:val="22"/>
          <w:szCs w:val="22"/>
        </w:rPr>
        <w:t xml:space="preserve"> </w:t>
      </w:r>
    </w:p>
    <w:p w14:paraId="24F4AD1B" w14:textId="5DCB0809" w:rsidR="00C06470" w:rsidRPr="008A184E" w:rsidRDefault="00C06470" w:rsidP="00C06470">
      <w:pPr>
        <w:pStyle w:val="Heading3"/>
        <w:rPr>
          <w:rFonts w:asciiTheme="minorHAnsi" w:hAnsiTheme="minorHAnsi" w:cstheme="minorHAnsi"/>
        </w:rPr>
      </w:pPr>
      <w:bookmarkStart w:id="27" w:name="_Toc16512876"/>
      <w:r w:rsidRPr="008A184E">
        <w:rPr>
          <w:rFonts w:asciiTheme="minorHAnsi" w:hAnsiTheme="minorHAnsi" w:cstheme="minorHAnsi"/>
        </w:rPr>
        <w:lastRenderedPageBreak/>
        <w:t xml:space="preserve">Figure </w:t>
      </w:r>
      <w:r w:rsidR="00726F42" w:rsidRPr="008A184E">
        <w:rPr>
          <w:rFonts w:asciiTheme="minorHAnsi" w:hAnsiTheme="minorHAnsi" w:cstheme="minorHAnsi"/>
        </w:rPr>
        <w:t>2</w:t>
      </w:r>
      <w:r w:rsidRPr="008A184E">
        <w:rPr>
          <w:rFonts w:asciiTheme="minorHAnsi" w:hAnsiTheme="minorHAnsi" w:cstheme="minorHAnsi"/>
        </w:rPr>
        <w:t>: Diagram representing the experimental design and respective timeline</w:t>
      </w:r>
      <w:bookmarkEnd w:id="27"/>
    </w:p>
    <w:p w14:paraId="524165E7" w14:textId="40CA3754" w:rsidR="00C06470" w:rsidRPr="008A184E" w:rsidRDefault="00C06470" w:rsidP="00C06470">
      <w:pPr>
        <w:ind w:left="-1152" w:right="720"/>
        <w:rPr>
          <w:rFonts w:asciiTheme="minorHAnsi" w:hAnsiTheme="minorHAnsi" w:cstheme="minorHAnsi"/>
        </w:rPr>
      </w:pPr>
      <w:r w:rsidRPr="008A184E">
        <w:rPr>
          <w:rFonts w:asciiTheme="minorHAnsi" w:hAnsiTheme="minorHAnsi" w:cstheme="minorHAnsi"/>
          <w:noProof/>
        </w:rPr>
        <w:drawing>
          <wp:inline distT="0" distB="0" distL="0" distR="0" wp14:anchorId="28B95F98" wp14:editId="29983E35">
            <wp:extent cx="7707159" cy="5861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m 1 Cohort A and B Figure 1.pdf"/>
                    <pic:cNvPicPr/>
                  </pic:nvPicPr>
                  <pic:blipFill rotWithShape="1">
                    <a:blip r:embed="rId9">
                      <a:extLst>
                        <a:ext uri="{28A0092B-C50C-407E-A947-70E740481C1C}">
                          <a14:useLocalDpi xmlns:a14="http://schemas.microsoft.com/office/drawing/2010/main" val="0"/>
                        </a:ext>
                      </a:extLst>
                    </a:blip>
                    <a:srcRect r="29334"/>
                    <a:stretch/>
                  </pic:blipFill>
                  <pic:spPr bwMode="auto">
                    <a:xfrm>
                      <a:off x="0" y="0"/>
                      <a:ext cx="7748440" cy="5892934"/>
                    </a:xfrm>
                    <a:prstGeom prst="rect">
                      <a:avLst/>
                    </a:prstGeom>
                    <a:ln>
                      <a:noFill/>
                    </a:ln>
                    <a:extLst>
                      <a:ext uri="{53640926-AAD7-44D8-BBD7-CCE9431645EC}">
                        <a14:shadowObscured xmlns:a14="http://schemas.microsoft.com/office/drawing/2010/main"/>
                      </a:ext>
                    </a:extLst>
                  </pic:spPr>
                </pic:pic>
              </a:graphicData>
            </a:graphic>
          </wp:inline>
        </w:drawing>
      </w:r>
    </w:p>
    <w:p w14:paraId="378EE5AB" w14:textId="77777777" w:rsidR="00C06470" w:rsidRPr="008A184E" w:rsidRDefault="00C06470" w:rsidP="00CF481B">
      <w:pPr>
        <w:rPr>
          <w:rFonts w:asciiTheme="minorHAnsi" w:hAnsiTheme="minorHAnsi" w:cstheme="minorHAnsi"/>
          <w:i/>
          <w:sz w:val="22"/>
          <w:szCs w:val="22"/>
        </w:rPr>
      </w:pPr>
    </w:p>
    <w:p w14:paraId="6332902D" w14:textId="0D47C566" w:rsidR="00574659" w:rsidRPr="008A184E" w:rsidRDefault="00574659" w:rsidP="00D60144">
      <w:pPr>
        <w:pStyle w:val="Heading3"/>
        <w:rPr>
          <w:rFonts w:asciiTheme="minorHAnsi" w:hAnsiTheme="minorHAnsi" w:cstheme="minorHAnsi"/>
        </w:rPr>
      </w:pPr>
      <w:bookmarkStart w:id="28" w:name="_Toc14983226"/>
      <w:bookmarkStart w:id="29" w:name="_Toc15461869"/>
      <w:bookmarkStart w:id="30" w:name="_Toc16512877"/>
      <w:r w:rsidRPr="008A184E">
        <w:rPr>
          <w:rFonts w:asciiTheme="minorHAnsi" w:hAnsiTheme="minorHAnsi" w:cstheme="minorHAnsi"/>
        </w:rPr>
        <w:lastRenderedPageBreak/>
        <w:t xml:space="preserve">Figure </w:t>
      </w:r>
      <w:r w:rsidR="00726F42" w:rsidRPr="008A184E">
        <w:rPr>
          <w:rFonts w:asciiTheme="minorHAnsi" w:hAnsiTheme="minorHAnsi" w:cstheme="minorHAnsi"/>
        </w:rPr>
        <w:t>3</w:t>
      </w:r>
      <w:r w:rsidRPr="008A184E">
        <w:rPr>
          <w:rFonts w:asciiTheme="minorHAnsi" w:hAnsiTheme="minorHAnsi" w:cstheme="minorHAnsi"/>
        </w:rPr>
        <w:t xml:space="preserve">: Diagram representing the </w:t>
      </w:r>
      <w:bookmarkEnd w:id="28"/>
      <w:bookmarkEnd w:id="29"/>
      <w:r w:rsidR="00C06470" w:rsidRPr="008A184E">
        <w:rPr>
          <w:rFonts w:asciiTheme="minorHAnsi" w:hAnsiTheme="minorHAnsi" w:cstheme="minorHAnsi"/>
        </w:rPr>
        <w:t>breeding method to generate the knockout placenta</w:t>
      </w:r>
      <w:bookmarkEnd w:id="30"/>
    </w:p>
    <w:p w14:paraId="5A3F6FB8" w14:textId="57875483" w:rsidR="00CF481B" w:rsidRPr="008A184E" w:rsidRDefault="00313C37" w:rsidP="00CF481B">
      <w:pPr>
        <w:rPr>
          <w:rFonts w:asciiTheme="minorHAnsi" w:hAnsiTheme="minorHAnsi" w:cstheme="minorHAnsi"/>
        </w:rPr>
      </w:pPr>
      <w:r w:rsidRPr="008A184E">
        <w:rPr>
          <w:rFonts w:asciiTheme="minorHAnsi" w:hAnsiTheme="minorHAnsi" w:cstheme="minorHAnsi"/>
          <w:noProof/>
        </w:rPr>
        <w:drawing>
          <wp:inline distT="0" distB="0" distL="0" distR="0" wp14:anchorId="3E57F242" wp14:editId="0D889271">
            <wp:extent cx="5943600" cy="769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r3c1 KO Breeding Scheme .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34E083D3" w14:textId="77777777" w:rsidR="00E102B4" w:rsidRPr="008A184E" w:rsidRDefault="00E102B4" w:rsidP="00E102B4">
      <w:pPr>
        <w:pStyle w:val="Heading1"/>
        <w:rPr>
          <w:rFonts w:asciiTheme="minorHAnsi" w:hAnsiTheme="minorHAnsi" w:cstheme="minorHAnsi"/>
        </w:rPr>
      </w:pPr>
      <w:bookmarkStart w:id="31" w:name="_Toc15461870"/>
      <w:bookmarkStart w:id="32" w:name="_Toc16512878"/>
      <w:r w:rsidRPr="008A184E">
        <w:rPr>
          <w:rFonts w:asciiTheme="minorHAnsi" w:hAnsiTheme="minorHAnsi" w:cstheme="minorHAnsi"/>
        </w:rPr>
        <w:lastRenderedPageBreak/>
        <w:t>Methods</w:t>
      </w:r>
      <w:bookmarkEnd w:id="31"/>
      <w:bookmarkEnd w:id="32"/>
    </w:p>
    <w:p w14:paraId="242E18B6" w14:textId="77777777" w:rsidR="00E102B4" w:rsidRPr="008A184E" w:rsidRDefault="00E102B4" w:rsidP="00E102B4">
      <w:pPr>
        <w:pStyle w:val="Heading2"/>
        <w:rPr>
          <w:rFonts w:asciiTheme="minorHAnsi" w:hAnsiTheme="minorHAnsi" w:cstheme="minorHAnsi"/>
        </w:rPr>
      </w:pPr>
      <w:bookmarkStart w:id="33" w:name="_Toc14032693"/>
      <w:bookmarkStart w:id="34" w:name="_Toc15461871"/>
      <w:bookmarkStart w:id="35" w:name="_Toc16512879"/>
      <w:r w:rsidRPr="008A184E">
        <w:rPr>
          <w:rFonts w:asciiTheme="minorHAnsi" w:hAnsiTheme="minorHAnsi" w:cstheme="minorHAnsi"/>
        </w:rPr>
        <w:t>Dexamethasone Exposure</w:t>
      </w:r>
      <w:bookmarkEnd w:id="33"/>
      <w:bookmarkEnd w:id="34"/>
      <w:bookmarkEnd w:id="35"/>
    </w:p>
    <w:p w14:paraId="1776B68A" w14:textId="602F11E9"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Water-soluble dexamethasone (Sigma) will be prepared at a concentration of 53 mg/L, which our previous work shown results in a dose of approximately 1 mg/kg/day in non-</w:t>
      </w:r>
      <w:r w:rsidR="00950D22" w:rsidRPr="008A184E">
        <w:rPr>
          <w:rFonts w:asciiTheme="minorHAnsi" w:hAnsiTheme="minorHAnsi" w:cstheme="minorHAnsi"/>
          <w:sz w:val="22"/>
          <w:szCs w:val="22"/>
        </w:rPr>
        <w:t xml:space="preserve">pregnant </w:t>
      </w:r>
      <w:r w:rsidRPr="008A184E">
        <w:rPr>
          <w:rFonts w:asciiTheme="minorHAnsi" w:hAnsiTheme="minorHAnsi" w:cstheme="minorHAnsi"/>
          <w:sz w:val="22"/>
          <w:szCs w:val="22"/>
        </w:rPr>
        <w:t>mice.</w:t>
      </w:r>
    </w:p>
    <w:p w14:paraId="40459D5B" w14:textId="11F9C3A2"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the dam is single housed or  nursing pups:</w:t>
      </w:r>
    </w:p>
    <w:p w14:paraId="49B28200"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 xml:space="preserve">(the new added total water/dexamethasone- the last measurement’s water/dexamethasone) / # of days between measurements </w:t>
      </w:r>
    </w:p>
    <w:p w14:paraId="603220F3" w14:textId="77777777"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more than one adult mouse is in the cage (when the male is breeding in the same cage), food intake will be calculated as follows:</w:t>
      </w:r>
    </w:p>
    <w:p w14:paraId="7E26FA24"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14:paraId="38573E8D" w14:textId="77777777" w:rsidR="00E102B4" w:rsidRPr="008A184E" w:rsidRDefault="00E102B4" w:rsidP="00E102B4">
      <w:pPr>
        <w:pStyle w:val="Heading2"/>
        <w:rPr>
          <w:rFonts w:asciiTheme="minorHAnsi" w:hAnsiTheme="minorHAnsi" w:cstheme="minorHAnsi"/>
        </w:rPr>
      </w:pPr>
      <w:bookmarkStart w:id="36" w:name="_Toc14032694"/>
      <w:bookmarkStart w:id="37" w:name="_Toc15461872"/>
      <w:bookmarkStart w:id="38" w:name="_Toc16512880"/>
      <w:r w:rsidRPr="008A184E">
        <w:rPr>
          <w:rFonts w:asciiTheme="minorHAnsi" w:hAnsiTheme="minorHAnsi" w:cstheme="minorHAnsi"/>
        </w:rPr>
        <w:t>Food Intake</w:t>
      </w:r>
      <w:bookmarkEnd w:id="36"/>
      <w:bookmarkEnd w:id="37"/>
      <w:bookmarkEnd w:id="38"/>
    </w:p>
    <w:p w14:paraId="06076A4A" w14:textId="0FD13E12"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 xml:space="preserve">Food will be weighed when the </w:t>
      </w:r>
      <w:r w:rsidR="003B3EB5" w:rsidRPr="008A184E">
        <w:rPr>
          <w:rFonts w:asciiTheme="minorHAnsi" w:hAnsiTheme="minorHAnsi" w:cstheme="minorHAnsi"/>
          <w:sz w:val="22"/>
          <w:szCs w:val="22"/>
        </w:rPr>
        <w:t>treatment starts and throughout the experiment.</w:t>
      </w:r>
      <w:r w:rsidRPr="008A184E">
        <w:rPr>
          <w:rFonts w:asciiTheme="minorHAnsi" w:hAnsiTheme="minorHAnsi" w:cstheme="minorHAnsi"/>
          <w:sz w:val="22"/>
          <w:szCs w:val="22"/>
        </w:rPr>
        <w:t xml:space="preserve"> The weight of the dam’s food will be recorded three times weekly every Monday, Wednesday, and Friday. Food will also be weighed at delivery for the dam. Food will be topped off to ~400g weekly every Friday. Food intake will be calculated as: </w:t>
      </w:r>
    </w:p>
    <w:p w14:paraId="65853BCC" w14:textId="77777777"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the dam is single housed or with nursing pups:</w:t>
      </w:r>
    </w:p>
    <w:p w14:paraId="4353F3AD"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 xml:space="preserve">(the new added total food weight - the last measurement’s food weight) / # of days between measurements </w:t>
      </w:r>
    </w:p>
    <w:p w14:paraId="06B80347" w14:textId="77777777"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14:paraId="5C625C96"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14:paraId="4486BD42" w14:textId="77777777" w:rsidR="00E102B4" w:rsidRPr="008A184E" w:rsidRDefault="00E102B4" w:rsidP="00E102B4">
      <w:pPr>
        <w:pStyle w:val="Heading2"/>
        <w:rPr>
          <w:rFonts w:asciiTheme="minorHAnsi" w:hAnsiTheme="minorHAnsi" w:cstheme="minorHAnsi"/>
        </w:rPr>
      </w:pPr>
      <w:bookmarkStart w:id="39" w:name="_Toc14032695"/>
      <w:bookmarkStart w:id="40" w:name="_Toc15461873"/>
      <w:bookmarkStart w:id="41" w:name="_Toc16512881"/>
      <w:r w:rsidRPr="008A184E">
        <w:rPr>
          <w:rFonts w:asciiTheme="minorHAnsi" w:hAnsiTheme="minorHAnsi" w:cstheme="minorHAnsi"/>
        </w:rPr>
        <w:t>Body Composition</w:t>
      </w:r>
      <w:bookmarkEnd w:id="39"/>
      <w:bookmarkEnd w:id="40"/>
      <w:bookmarkEnd w:id="41"/>
    </w:p>
    <w:p w14:paraId="643C2257" w14:textId="2D1637D0" w:rsidR="000B7DEC" w:rsidRPr="008A184E" w:rsidRDefault="00E102B4" w:rsidP="005F18E1">
      <w:pPr>
        <w:rPr>
          <w:rFonts w:asciiTheme="minorHAnsi" w:hAnsiTheme="minorHAnsi" w:cstheme="minorHAnsi"/>
          <w:sz w:val="22"/>
          <w:szCs w:val="22"/>
        </w:rPr>
      </w:pPr>
      <w:r w:rsidRPr="008A184E">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bookmarkStart w:id="42" w:name="_Toc14032696"/>
      <w:bookmarkStart w:id="43" w:name="_Toc15461874"/>
    </w:p>
    <w:p w14:paraId="1EC45B19" w14:textId="67B12D8B" w:rsidR="00E102B4" w:rsidRPr="008A184E" w:rsidRDefault="00E102B4" w:rsidP="00E102B4">
      <w:pPr>
        <w:pStyle w:val="Heading2"/>
        <w:rPr>
          <w:rFonts w:asciiTheme="minorHAnsi" w:hAnsiTheme="minorHAnsi" w:cstheme="minorHAnsi"/>
        </w:rPr>
      </w:pPr>
      <w:bookmarkStart w:id="44" w:name="_Toc16512882"/>
      <w:r w:rsidRPr="008A184E">
        <w:rPr>
          <w:rFonts w:asciiTheme="minorHAnsi" w:hAnsiTheme="minorHAnsi" w:cstheme="minorHAnsi"/>
        </w:rPr>
        <w:t>Sacrifice and Tissue</w:t>
      </w:r>
      <w:r w:rsidR="004F6DD3" w:rsidRPr="008A184E">
        <w:rPr>
          <w:rFonts w:asciiTheme="minorHAnsi" w:hAnsiTheme="minorHAnsi" w:cstheme="minorHAnsi"/>
        </w:rPr>
        <w:t xml:space="preserve"> </w:t>
      </w:r>
      <w:r w:rsidRPr="008A184E">
        <w:rPr>
          <w:rFonts w:asciiTheme="minorHAnsi" w:hAnsiTheme="minorHAnsi" w:cstheme="minorHAnsi"/>
        </w:rPr>
        <w:t>Collection</w:t>
      </w:r>
      <w:bookmarkEnd w:id="42"/>
      <w:bookmarkEnd w:id="43"/>
      <w:bookmarkEnd w:id="44"/>
    </w:p>
    <w:p w14:paraId="3C7CD94A" w14:textId="03D5DF25" w:rsidR="004F6DD3" w:rsidRPr="008A184E" w:rsidRDefault="006E6060" w:rsidP="00E102B4">
      <w:pPr>
        <w:rPr>
          <w:rFonts w:asciiTheme="minorHAnsi" w:hAnsiTheme="minorHAnsi" w:cstheme="minorHAnsi"/>
          <w:sz w:val="22"/>
          <w:szCs w:val="22"/>
        </w:rPr>
      </w:pPr>
      <w:r w:rsidRPr="008A184E">
        <w:rPr>
          <w:rFonts w:asciiTheme="minorHAnsi" w:hAnsiTheme="minorHAnsi" w:cstheme="minorHAnsi"/>
          <w:sz w:val="22"/>
          <w:szCs w:val="22"/>
        </w:rPr>
        <w:t xml:space="preserve">Dams of groups E14.5 will be sacrificed on the respective dates based on their treatment group. </w:t>
      </w:r>
      <w:r w:rsidR="000D09D4" w:rsidRPr="008A184E">
        <w:rPr>
          <w:rFonts w:asciiTheme="minorHAnsi" w:hAnsiTheme="minorHAnsi" w:cstheme="minorHAnsi"/>
          <w:sz w:val="22"/>
          <w:szCs w:val="22"/>
        </w:rPr>
        <w:t>Dams will be anesthetized using an isoflurane vaporizer</w:t>
      </w:r>
      <w:r w:rsidRPr="008A184E">
        <w:rPr>
          <w:rFonts w:asciiTheme="minorHAnsi" w:hAnsiTheme="minorHAnsi" w:cstheme="minorHAnsi"/>
          <w:sz w:val="22"/>
          <w:szCs w:val="22"/>
        </w:rPr>
        <w:t>.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detached from the maternal tissue and the umbilical cord then weighed and immediately snap frozen</w:t>
      </w:r>
      <w:r w:rsidR="007973F7" w:rsidRPr="008A184E">
        <w:rPr>
          <w:rFonts w:asciiTheme="minorHAnsi" w:hAnsiTheme="minorHAnsi" w:cstheme="minorHAnsi"/>
          <w:sz w:val="22"/>
          <w:szCs w:val="22"/>
        </w:rPr>
        <w:t xml:space="preserve"> or cryopreserved and in paraffin for future molecular and histological studies. Fetuses</w:t>
      </w:r>
      <w:r w:rsidRPr="008A184E">
        <w:rPr>
          <w:rFonts w:asciiTheme="minorHAnsi" w:hAnsiTheme="minorHAnsi" w:cstheme="minorHAnsi"/>
          <w:sz w:val="22"/>
          <w:szCs w:val="22"/>
        </w:rPr>
        <w:t xml:space="preserve"> will be weighed after removal from the amniotic sac then they will be </w:t>
      </w:r>
      <w:r w:rsidR="007973F7" w:rsidRPr="008A184E">
        <w:rPr>
          <w:rFonts w:asciiTheme="minorHAnsi" w:hAnsiTheme="minorHAnsi" w:cstheme="minorHAnsi"/>
          <w:sz w:val="22"/>
          <w:szCs w:val="22"/>
        </w:rPr>
        <w:t xml:space="preserve">immediately </w:t>
      </w:r>
      <w:r w:rsidRPr="008A184E">
        <w:rPr>
          <w:rFonts w:asciiTheme="minorHAnsi" w:hAnsiTheme="minorHAnsi" w:cstheme="minorHAnsi"/>
          <w:sz w:val="22"/>
          <w:szCs w:val="22"/>
        </w:rPr>
        <w:t xml:space="preserve">sacrificed by </w:t>
      </w:r>
      <w:r w:rsidR="007973F7" w:rsidRPr="008A184E">
        <w:rPr>
          <w:rFonts w:asciiTheme="minorHAnsi" w:hAnsiTheme="minorHAnsi" w:cstheme="minorHAnsi"/>
          <w:sz w:val="22"/>
          <w:szCs w:val="22"/>
        </w:rPr>
        <w:t>decapitation using surgical scissors.</w:t>
      </w:r>
      <w:r w:rsidR="00592033" w:rsidRPr="008A184E">
        <w:rPr>
          <w:rFonts w:asciiTheme="minorHAnsi" w:hAnsiTheme="minorHAnsi" w:cstheme="minorHAnsi"/>
          <w:sz w:val="22"/>
          <w:szCs w:val="22"/>
        </w:rPr>
        <w:t xml:space="preserve"> After the complete extraction of tissue, dams will be euthanized while under anesthesia by cardiac exsanguination. </w:t>
      </w:r>
      <w:r w:rsidRPr="008A184E">
        <w:rPr>
          <w:rFonts w:asciiTheme="minorHAnsi" w:hAnsiTheme="minorHAnsi" w:cstheme="minorHAnsi"/>
          <w:sz w:val="22"/>
          <w:szCs w:val="22"/>
        </w:rPr>
        <w:t xml:space="preserve"> </w:t>
      </w:r>
    </w:p>
    <w:p w14:paraId="474D5D0D" w14:textId="16F76CD0" w:rsidR="00220B36" w:rsidRPr="008A184E" w:rsidRDefault="004F6DD3" w:rsidP="00E102B4">
      <w:pPr>
        <w:rPr>
          <w:rFonts w:asciiTheme="minorHAnsi" w:hAnsiTheme="minorHAnsi" w:cstheme="minorHAnsi"/>
          <w:sz w:val="22"/>
          <w:szCs w:val="22"/>
        </w:rPr>
      </w:pPr>
      <w:r w:rsidRPr="008A184E">
        <w:rPr>
          <w:rFonts w:asciiTheme="minorHAnsi" w:hAnsiTheme="minorHAnsi" w:cstheme="minorHAnsi"/>
          <w:sz w:val="22"/>
          <w:szCs w:val="22"/>
        </w:rPr>
        <w:t>Offspring of dams that will be allowed to deliver and nurse</w:t>
      </w:r>
      <w:r w:rsidR="00856034" w:rsidRPr="008A184E">
        <w:rPr>
          <w:rFonts w:asciiTheme="minorHAnsi" w:hAnsiTheme="minorHAnsi" w:cstheme="minorHAnsi"/>
          <w:sz w:val="22"/>
          <w:szCs w:val="22"/>
        </w:rPr>
        <w:t xml:space="preserve"> (groups of E21.5)</w:t>
      </w:r>
      <w:r w:rsidRPr="008A184E">
        <w:rPr>
          <w:rFonts w:asciiTheme="minorHAnsi" w:hAnsiTheme="minorHAnsi" w:cstheme="minorHAnsi"/>
          <w:sz w:val="22"/>
          <w:szCs w:val="22"/>
        </w:rPr>
        <w:t xml:space="preserve"> will be dissected at 6 weeks of age. Offspring will be first anesthetized using isoflurane drop jar. </w:t>
      </w:r>
      <w:r w:rsidR="00220B36" w:rsidRPr="008A184E">
        <w:rPr>
          <w:rFonts w:asciiTheme="minorHAnsi" w:hAnsiTheme="minorHAnsi" w:cstheme="minorHAnsi"/>
          <w:sz w:val="22"/>
          <w:szCs w:val="22"/>
        </w:rPr>
        <w:t>O</w:t>
      </w:r>
      <w:r w:rsidR="00D6572C" w:rsidRPr="008A184E">
        <w:rPr>
          <w:rFonts w:asciiTheme="minorHAnsi" w:hAnsiTheme="minorHAnsi" w:cstheme="minorHAnsi"/>
          <w:sz w:val="22"/>
          <w:szCs w:val="22"/>
        </w:rPr>
        <w:t xml:space="preserve">ffspring will be sacrificed using isoflurane drop jar. </w:t>
      </w:r>
      <w:r w:rsidRPr="008A184E">
        <w:rPr>
          <w:rFonts w:asciiTheme="minorHAnsi" w:hAnsiTheme="minorHAnsi" w:cstheme="minorHAnsi"/>
          <w:sz w:val="22"/>
          <w:szCs w:val="22"/>
        </w:rPr>
        <w:t xml:space="preserve">Cervical dislocation </w:t>
      </w:r>
      <w:r w:rsidR="00D6572C" w:rsidRPr="008A184E">
        <w:rPr>
          <w:rFonts w:asciiTheme="minorHAnsi" w:hAnsiTheme="minorHAnsi" w:cstheme="minorHAnsi"/>
          <w:sz w:val="22"/>
          <w:szCs w:val="22"/>
        </w:rPr>
        <w:t>will be performed as a secondary measure to confirm euthanasia. W</w:t>
      </w:r>
      <w:r w:rsidR="00E102B4" w:rsidRPr="008A184E">
        <w:rPr>
          <w:rFonts w:asciiTheme="minorHAnsi" w:hAnsiTheme="minorHAnsi" w:cstheme="minorHAnsi"/>
          <w:sz w:val="22"/>
          <w:szCs w:val="22"/>
        </w:rPr>
        <w:t xml:space="preserve">e will dissect the </w:t>
      </w:r>
      <w:r w:rsidR="00D6572C" w:rsidRPr="008A184E">
        <w:rPr>
          <w:rFonts w:asciiTheme="minorHAnsi" w:hAnsiTheme="minorHAnsi" w:cstheme="minorHAnsi"/>
          <w:sz w:val="22"/>
          <w:szCs w:val="22"/>
        </w:rPr>
        <w:t>offspring fat pads</w:t>
      </w:r>
      <w:r w:rsidR="00E102B4" w:rsidRPr="008A184E">
        <w:rPr>
          <w:rFonts w:asciiTheme="minorHAnsi" w:hAnsiTheme="minorHAnsi" w:cstheme="minorHAnsi"/>
          <w:sz w:val="22"/>
          <w:szCs w:val="22"/>
        </w:rPr>
        <w:t xml:space="preserve"> by a midline incision of the skin from the rectum to the diaphragm, extract inguinal </w:t>
      </w:r>
      <w:r w:rsidR="00D6572C" w:rsidRPr="008A184E">
        <w:rPr>
          <w:rFonts w:asciiTheme="minorHAnsi" w:hAnsiTheme="minorHAnsi" w:cstheme="minorHAnsi"/>
          <w:sz w:val="22"/>
          <w:szCs w:val="22"/>
        </w:rPr>
        <w:t xml:space="preserve">and gonadal white adipose tissue. </w:t>
      </w:r>
      <w:r w:rsidR="00E102B4" w:rsidRPr="008A184E">
        <w:rPr>
          <w:rFonts w:asciiTheme="minorHAnsi" w:hAnsiTheme="minorHAnsi" w:cstheme="minorHAnsi"/>
          <w:sz w:val="22"/>
          <w:szCs w:val="22"/>
        </w:rPr>
        <w:t>Inguinal white adipose tissue (</w:t>
      </w:r>
      <w:proofErr w:type="spellStart"/>
      <w:r w:rsidR="00E102B4" w:rsidRPr="008A184E">
        <w:rPr>
          <w:rFonts w:asciiTheme="minorHAnsi" w:hAnsiTheme="minorHAnsi" w:cstheme="minorHAnsi"/>
          <w:sz w:val="22"/>
          <w:szCs w:val="22"/>
        </w:rPr>
        <w:t>iWAT</w:t>
      </w:r>
      <w:proofErr w:type="spellEnd"/>
      <w:r w:rsidR="00E102B4" w:rsidRPr="008A184E">
        <w:rPr>
          <w:rFonts w:asciiTheme="minorHAnsi" w:hAnsiTheme="minorHAnsi" w:cstheme="minorHAnsi"/>
          <w:sz w:val="22"/>
          <w:szCs w:val="22"/>
        </w:rPr>
        <w:t xml:space="preserve">) will </w:t>
      </w:r>
      <w:r w:rsidR="00E102B4" w:rsidRPr="008A184E">
        <w:rPr>
          <w:rFonts w:asciiTheme="minorHAnsi" w:hAnsiTheme="minorHAnsi" w:cstheme="minorHAnsi"/>
          <w:sz w:val="22"/>
          <w:szCs w:val="22"/>
        </w:rPr>
        <w:lastRenderedPageBreak/>
        <w:t>be collected from the mouse right side first by pulling the peritoneum away from the skin. Inguinal fat will be carefully extracted, weighed then snap frozen in liquid nitrogen for further molecular studies. Right gonadal white fat tissue (</w:t>
      </w:r>
      <w:proofErr w:type="spellStart"/>
      <w:r w:rsidR="00E102B4" w:rsidRPr="008A184E">
        <w:rPr>
          <w:rFonts w:asciiTheme="minorHAnsi" w:hAnsiTheme="minorHAnsi" w:cstheme="minorHAnsi"/>
          <w:sz w:val="22"/>
          <w:szCs w:val="22"/>
        </w:rPr>
        <w:t>gWAT</w:t>
      </w:r>
      <w:proofErr w:type="spellEnd"/>
      <w:r w:rsidR="00E102B4" w:rsidRPr="008A184E">
        <w:rPr>
          <w:rFonts w:asciiTheme="minorHAnsi" w:hAnsiTheme="minorHAnsi" w:cstheme="minorHAnsi"/>
          <w:sz w:val="22"/>
          <w:szCs w:val="22"/>
        </w:rPr>
        <w:t>) will be collected next by scraping the fat along the gonads (ovaries or testis), weighed, and then snap frozen in liquid nitrogen in 2ml tubes. The fat pads will be stored at a temperature of -80C.</w:t>
      </w:r>
    </w:p>
    <w:p w14:paraId="20C9891D" w14:textId="5629B0BF" w:rsidR="00220B36" w:rsidRPr="008A184E" w:rsidRDefault="00220B36" w:rsidP="00220B36">
      <w:pPr>
        <w:pStyle w:val="Heading2"/>
        <w:rPr>
          <w:rFonts w:asciiTheme="minorHAnsi" w:hAnsiTheme="minorHAnsi" w:cstheme="minorHAnsi"/>
        </w:rPr>
      </w:pPr>
      <w:bookmarkStart w:id="45" w:name="_Toc16512883"/>
      <w:r w:rsidRPr="008A184E">
        <w:rPr>
          <w:rFonts w:asciiTheme="minorHAnsi" w:hAnsiTheme="minorHAnsi" w:cstheme="minorHAnsi"/>
        </w:rPr>
        <w:t>Insulin Tolerance Test</w:t>
      </w:r>
      <w:bookmarkEnd w:id="45"/>
    </w:p>
    <w:p w14:paraId="7637B171" w14:textId="6203AF81" w:rsidR="000B7DEC" w:rsidRPr="008A184E" w:rsidRDefault="00220B36" w:rsidP="005F18E1">
      <w:pPr>
        <w:rPr>
          <w:rFonts w:asciiTheme="minorHAnsi" w:hAnsiTheme="minorHAnsi" w:cstheme="minorHAnsi"/>
          <w:sz w:val="22"/>
          <w:szCs w:val="22"/>
        </w:rPr>
      </w:pPr>
      <w:r w:rsidRPr="008A184E">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w:t>
      </w:r>
      <w:r w:rsidR="007A21E1" w:rsidRPr="008A184E">
        <w:rPr>
          <w:rFonts w:asciiTheme="minorHAnsi" w:hAnsiTheme="minorHAnsi" w:cstheme="minorHAnsi"/>
          <w:sz w:val="22"/>
          <w:szCs w:val="22"/>
        </w:rPr>
        <w:t xml:space="preserve">1 </w:t>
      </w:r>
      <w:r w:rsidR="00592C80" w:rsidRPr="008A184E">
        <w:rPr>
          <w:rFonts w:asciiTheme="minorHAnsi" w:hAnsiTheme="minorHAnsi" w:cstheme="minorHAnsi"/>
          <w:sz w:val="22"/>
          <w:szCs w:val="22"/>
        </w:rPr>
        <w:t>U</w:t>
      </w:r>
      <w:r w:rsidRPr="008A184E">
        <w:rPr>
          <w:rFonts w:asciiTheme="minorHAnsi" w:hAnsiTheme="minorHAnsi" w:cstheme="minorHAnsi"/>
          <w:sz w:val="22"/>
          <w:szCs w:val="22"/>
        </w:rPr>
        <w:t xml:space="preserve">/kg </w:t>
      </w:r>
      <w:r w:rsidR="007A21E1" w:rsidRPr="008A184E">
        <w:rPr>
          <w:rFonts w:asciiTheme="minorHAnsi" w:hAnsiTheme="minorHAnsi" w:cstheme="minorHAnsi"/>
          <w:sz w:val="22"/>
          <w:szCs w:val="22"/>
        </w:rPr>
        <w:t xml:space="preserve">body weight </w:t>
      </w:r>
      <w:r w:rsidRPr="008A184E">
        <w:rPr>
          <w:rFonts w:asciiTheme="minorHAnsi" w:hAnsiTheme="minorHAnsi" w:cstheme="minorHAnsi"/>
          <w:sz w:val="22"/>
          <w:szCs w:val="22"/>
        </w:rPr>
        <w:t xml:space="preserve">after a 6-hour fast with </w:t>
      </w:r>
      <w:r w:rsidRPr="008A184E">
        <w:rPr>
          <w:rFonts w:asciiTheme="minorHAnsi" w:hAnsiTheme="minorHAnsi" w:cstheme="minorHAnsi"/>
          <w:i/>
          <w:sz w:val="22"/>
          <w:szCs w:val="22"/>
        </w:rPr>
        <w:t xml:space="preserve">ad libitum </w:t>
      </w:r>
      <w:r w:rsidRPr="008A184E">
        <w:rPr>
          <w:rFonts w:asciiTheme="minorHAnsi" w:hAnsiTheme="minorHAnsi" w:cstheme="minorHAnsi"/>
          <w:sz w:val="22"/>
          <w:szCs w:val="22"/>
        </w:rPr>
        <w:t xml:space="preserve">access to water. The effects of </w:t>
      </w:r>
      <w:r w:rsidR="00592C80" w:rsidRPr="008A184E">
        <w:rPr>
          <w:rFonts w:asciiTheme="minorHAnsi" w:hAnsiTheme="minorHAnsi" w:cstheme="minorHAnsi"/>
          <w:sz w:val="22"/>
          <w:szCs w:val="22"/>
        </w:rPr>
        <w:t>antenata</w:t>
      </w:r>
      <w:r w:rsidRPr="008A184E">
        <w:rPr>
          <w:rFonts w:asciiTheme="minorHAnsi" w:hAnsiTheme="minorHAnsi" w:cstheme="minorHAnsi"/>
          <w:sz w:val="22"/>
          <w:szCs w:val="22"/>
        </w:rPr>
        <w:t xml:space="preserve">l glucocorticoid exposure on offspring adolescent </w:t>
      </w:r>
      <w:r w:rsidR="00592C80" w:rsidRPr="008A184E">
        <w:rPr>
          <w:rFonts w:asciiTheme="minorHAnsi" w:hAnsiTheme="minorHAnsi" w:cstheme="minorHAnsi"/>
          <w:sz w:val="22"/>
          <w:szCs w:val="22"/>
        </w:rPr>
        <w:t>insulin</w:t>
      </w:r>
      <w:r w:rsidRPr="008A184E">
        <w:rPr>
          <w:rFonts w:asciiTheme="minorHAnsi" w:hAnsiTheme="minorHAnsi" w:cstheme="minorHAnsi"/>
          <w:sz w:val="22"/>
          <w:szCs w:val="22"/>
        </w:rPr>
        <w:t xml:space="preserve"> sensitivity will be determined. Briefly, after the fast, the tail will be cut to allow for blood sampling via </w:t>
      </w:r>
      <w:proofErr w:type="spellStart"/>
      <w:r w:rsidRPr="008A184E">
        <w:rPr>
          <w:rFonts w:asciiTheme="minorHAnsi" w:hAnsiTheme="minorHAnsi" w:cstheme="minorHAnsi"/>
          <w:sz w:val="22"/>
          <w:szCs w:val="22"/>
        </w:rPr>
        <w:t>AccuCheck</w:t>
      </w:r>
      <w:proofErr w:type="spellEnd"/>
      <w:r w:rsidRPr="008A184E">
        <w:rPr>
          <w:rFonts w:asciiTheme="minorHAnsi" w:hAnsiTheme="minorHAnsi"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8A184E">
        <w:rPr>
          <w:rFonts w:asciiTheme="minorHAnsi" w:hAnsiTheme="minorHAnsi" w:cstheme="minorHAnsi"/>
          <w:sz w:val="22"/>
          <w:szCs w:val="22"/>
        </w:rPr>
        <w:t>interperitoneal</w:t>
      </w:r>
      <w:proofErr w:type="spellEnd"/>
      <w:r w:rsidRPr="008A184E">
        <w:rPr>
          <w:rFonts w:asciiTheme="minorHAnsi" w:hAnsiTheme="minorHAnsi" w:cstheme="minorHAnsi"/>
          <w:sz w:val="22"/>
          <w:szCs w:val="22"/>
        </w:rPr>
        <w:t xml:space="preserve"> cavity with the appropriate </w:t>
      </w:r>
      <w:r w:rsidR="00A242EB" w:rsidRPr="008A184E">
        <w:rPr>
          <w:rFonts w:asciiTheme="minorHAnsi" w:hAnsiTheme="minorHAnsi" w:cstheme="minorHAnsi"/>
          <w:sz w:val="22"/>
          <w:szCs w:val="22"/>
        </w:rPr>
        <w:t>insulin</w:t>
      </w:r>
      <w:r w:rsidRPr="008A184E">
        <w:rPr>
          <w:rFonts w:asciiTheme="minorHAnsi" w:hAnsiTheme="minorHAnsi" w:cstheme="minorHAnsi"/>
          <w:sz w:val="22"/>
          <w:szCs w:val="22"/>
        </w:rPr>
        <w:t xml:space="preserve"> dosage. The timer will be set as to allow for blood collection every 15 minutes. Blood will be collected at 5, 30, 45, 60, 75, 90 and 120 minutes after injection. After the </w:t>
      </w:r>
      <w:r w:rsidR="00A242EB" w:rsidRPr="008A184E">
        <w:rPr>
          <w:rFonts w:asciiTheme="minorHAnsi" w:hAnsiTheme="minorHAnsi" w:cstheme="minorHAnsi"/>
          <w:sz w:val="22"/>
          <w:szCs w:val="22"/>
        </w:rPr>
        <w:t>I</w:t>
      </w:r>
      <w:r w:rsidRPr="008A184E">
        <w:rPr>
          <w:rFonts w:asciiTheme="minorHAnsi" w:hAnsiTheme="minorHAnsi" w:cstheme="minorHAnsi"/>
          <w:sz w:val="22"/>
          <w:szCs w:val="22"/>
        </w:rPr>
        <w:t xml:space="preserve">TT is done, mice will have </w:t>
      </w:r>
      <w:r w:rsidRPr="008A184E">
        <w:rPr>
          <w:rFonts w:asciiTheme="minorHAnsi" w:hAnsiTheme="minorHAnsi" w:cstheme="minorHAnsi"/>
          <w:i/>
          <w:sz w:val="22"/>
          <w:szCs w:val="22"/>
        </w:rPr>
        <w:t xml:space="preserve">ad libitum </w:t>
      </w:r>
      <w:r w:rsidRPr="008A184E">
        <w:rPr>
          <w:rFonts w:asciiTheme="minorHAnsi" w:hAnsiTheme="minorHAnsi" w:cstheme="minorHAnsi"/>
          <w:sz w:val="22"/>
          <w:szCs w:val="22"/>
        </w:rPr>
        <w:t>access to normal chow diet and water again. These data will be analyzed by mixed linear models of glucose at each time point.</w:t>
      </w:r>
      <w:bookmarkStart w:id="46" w:name="_Toc14983237"/>
      <w:bookmarkStart w:id="47" w:name="_Toc15461875"/>
      <w:bookmarkStart w:id="48" w:name="_Toc14032702"/>
    </w:p>
    <w:p w14:paraId="4AC83EF4" w14:textId="0A5EE9B0" w:rsidR="00874FFF" w:rsidRPr="008A184E" w:rsidRDefault="00874FFF" w:rsidP="00874FFF">
      <w:pPr>
        <w:pStyle w:val="Heading2"/>
        <w:rPr>
          <w:rFonts w:asciiTheme="minorHAnsi" w:hAnsiTheme="minorHAnsi" w:cstheme="minorHAnsi"/>
        </w:rPr>
      </w:pPr>
      <w:bookmarkStart w:id="49" w:name="_Toc16512884"/>
      <w:r w:rsidRPr="008A184E">
        <w:rPr>
          <w:rFonts w:asciiTheme="minorHAnsi" w:hAnsiTheme="minorHAnsi" w:cstheme="minorHAnsi"/>
        </w:rPr>
        <w:t>Real time qPCR</w:t>
      </w:r>
      <w:bookmarkEnd w:id="46"/>
      <w:bookmarkEnd w:id="47"/>
      <w:bookmarkEnd w:id="49"/>
    </w:p>
    <w:p w14:paraId="7463AC79" w14:textId="7C05799C" w:rsidR="009011AC" w:rsidRPr="008A184E" w:rsidRDefault="00874FFF" w:rsidP="00874782">
      <w:pPr>
        <w:rPr>
          <w:rFonts w:asciiTheme="minorHAnsi" w:hAnsiTheme="minorHAnsi" w:cstheme="minorHAnsi"/>
          <w:sz w:val="22"/>
          <w:szCs w:val="22"/>
        </w:rPr>
      </w:pPr>
      <w:r w:rsidRPr="008A184E">
        <w:rPr>
          <w:rFonts w:asciiTheme="minorHAnsi" w:hAnsiTheme="minorHAnsi" w:cstheme="minorHAnsi"/>
          <w:sz w:val="22"/>
          <w:szCs w:val="22"/>
        </w:rPr>
        <w:t xml:space="preserve">Using the </w:t>
      </w:r>
      <w:r w:rsidR="001906A8" w:rsidRPr="008A184E">
        <w:rPr>
          <w:rFonts w:asciiTheme="minorHAnsi" w:hAnsiTheme="minorHAnsi" w:cstheme="minorHAnsi"/>
          <w:sz w:val="22"/>
          <w:szCs w:val="22"/>
        </w:rPr>
        <w:t>placental</w:t>
      </w:r>
      <w:r w:rsidRPr="008A184E">
        <w:rPr>
          <w:rFonts w:asciiTheme="minorHAnsi" w:hAnsiTheme="minorHAnsi" w:cstheme="minorHAnsi"/>
          <w:sz w:val="22"/>
          <w:szCs w:val="22"/>
        </w:rPr>
        <w:t xml:space="preserve"> tissues collected from the dams,</w:t>
      </w:r>
      <w:r w:rsidR="00C76CD5" w:rsidRPr="008A184E">
        <w:rPr>
          <w:rFonts w:asciiTheme="minorHAnsi" w:hAnsiTheme="minorHAnsi" w:cstheme="minorHAnsi"/>
          <w:sz w:val="22"/>
          <w:szCs w:val="22"/>
        </w:rPr>
        <w:t xml:space="preserve"> PCR will be performed for </w:t>
      </w:r>
      <w:proofErr w:type="spellStart"/>
      <w:r w:rsidR="00C76CD5" w:rsidRPr="008A184E">
        <w:rPr>
          <w:rFonts w:asciiTheme="minorHAnsi" w:hAnsiTheme="minorHAnsi" w:cstheme="minorHAnsi"/>
          <w:i/>
          <w:iCs/>
          <w:sz w:val="22"/>
          <w:szCs w:val="22"/>
        </w:rPr>
        <w:t>Sry</w:t>
      </w:r>
      <w:proofErr w:type="spellEnd"/>
      <w:r w:rsidR="00C76CD5" w:rsidRPr="008A184E">
        <w:rPr>
          <w:rFonts w:asciiTheme="minorHAnsi" w:hAnsiTheme="minorHAnsi" w:cstheme="minorHAnsi"/>
          <w:sz w:val="22"/>
          <w:szCs w:val="22"/>
        </w:rPr>
        <w:t> to determine the sex of the placentas/fetuses using fetal tails</w:t>
      </w:r>
      <w:r w:rsidR="00AA4811" w:rsidRPr="008A184E">
        <w:rPr>
          <w:rFonts w:asciiTheme="minorHAnsi" w:hAnsiTheme="minorHAnsi" w:cstheme="minorHAnsi"/>
          <w:sz w:val="22"/>
          <w:szCs w:val="22"/>
        </w:rPr>
        <w:t>.</w:t>
      </w:r>
      <w:r w:rsidR="002D53E2" w:rsidRPr="008A184E">
        <w:rPr>
          <w:rFonts w:asciiTheme="minorHAnsi" w:hAnsiTheme="minorHAnsi" w:cstheme="minorHAnsi"/>
          <w:sz w:val="22"/>
          <w:szCs w:val="22"/>
        </w:rPr>
        <w:t xml:space="preserve"> We will use sequence-specific primers to amplify </w:t>
      </w:r>
      <w:proofErr w:type="spellStart"/>
      <w:r w:rsidR="002D53E2" w:rsidRPr="008A184E">
        <w:rPr>
          <w:rFonts w:asciiTheme="minorHAnsi" w:hAnsiTheme="minorHAnsi" w:cstheme="minorHAnsi"/>
          <w:i/>
          <w:sz w:val="22"/>
          <w:szCs w:val="22"/>
        </w:rPr>
        <w:t>Sry</w:t>
      </w:r>
      <w:proofErr w:type="spellEnd"/>
      <w:r w:rsidR="002D53E2" w:rsidRPr="008A184E">
        <w:rPr>
          <w:rFonts w:asciiTheme="minorHAnsi" w:hAnsiTheme="minorHAnsi" w:cstheme="minorHAnsi"/>
          <w:i/>
          <w:sz w:val="22"/>
          <w:szCs w:val="22"/>
        </w:rPr>
        <w:t xml:space="preserve"> </w:t>
      </w:r>
      <w:r w:rsidR="002D53E2" w:rsidRPr="008A184E">
        <w:rPr>
          <w:rFonts w:asciiTheme="minorHAnsi" w:hAnsiTheme="minorHAnsi" w:cstheme="minorHAnsi"/>
          <w:sz w:val="22"/>
          <w:szCs w:val="22"/>
        </w:rPr>
        <w:t xml:space="preserve">gene. </w:t>
      </w:r>
      <w:r w:rsidR="009011AC" w:rsidRPr="008A184E">
        <w:rPr>
          <w:rFonts w:asciiTheme="minorHAnsi" w:hAnsiTheme="minorHAnsi" w:cstheme="minorHAnsi"/>
          <w:sz w:val="22"/>
          <w:szCs w:val="22"/>
        </w:rPr>
        <w:t xml:space="preserve">Briefly, the tail will be homogenized and treated to collect the DNA. </w:t>
      </w:r>
      <w:r w:rsidR="001670BD" w:rsidRPr="008A184E">
        <w:rPr>
          <w:rFonts w:asciiTheme="minorHAnsi" w:hAnsiTheme="minorHAnsi" w:cstheme="minorHAnsi"/>
          <w:sz w:val="22"/>
          <w:szCs w:val="22"/>
        </w:rPr>
        <w:t xml:space="preserve">Sample, </w:t>
      </w:r>
      <w:r w:rsidR="005C2CC5" w:rsidRPr="008A184E">
        <w:rPr>
          <w:rFonts w:asciiTheme="minorHAnsi" w:hAnsiTheme="minorHAnsi" w:cstheme="minorHAnsi"/>
          <w:sz w:val="22"/>
          <w:szCs w:val="22"/>
        </w:rPr>
        <w:t xml:space="preserve">forward and reverse </w:t>
      </w:r>
      <w:proofErr w:type="spellStart"/>
      <w:r w:rsidR="005C2CC5" w:rsidRPr="008A184E">
        <w:rPr>
          <w:rFonts w:asciiTheme="minorHAnsi" w:hAnsiTheme="minorHAnsi" w:cstheme="minorHAnsi"/>
          <w:i/>
          <w:sz w:val="22"/>
          <w:szCs w:val="22"/>
        </w:rPr>
        <w:t>Sry</w:t>
      </w:r>
      <w:proofErr w:type="spellEnd"/>
      <w:r w:rsidR="005C2CC5" w:rsidRPr="008A184E">
        <w:rPr>
          <w:rFonts w:asciiTheme="minorHAnsi" w:hAnsiTheme="minorHAnsi" w:cstheme="minorHAnsi"/>
          <w:i/>
          <w:sz w:val="22"/>
          <w:szCs w:val="22"/>
        </w:rPr>
        <w:t xml:space="preserve"> </w:t>
      </w:r>
      <w:r w:rsidR="001670BD" w:rsidRPr="008A184E">
        <w:rPr>
          <w:rFonts w:asciiTheme="minorHAnsi" w:hAnsiTheme="minorHAnsi" w:cstheme="minorHAnsi"/>
          <w:sz w:val="22"/>
          <w:szCs w:val="22"/>
        </w:rPr>
        <w:t>primers, dNTP, polymerase,</w:t>
      </w:r>
      <w:r w:rsidR="005C2CC5" w:rsidRPr="008A184E">
        <w:rPr>
          <w:rFonts w:asciiTheme="minorHAnsi" w:hAnsiTheme="minorHAnsi" w:cstheme="minorHAnsi"/>
          <w:sz w:val="22"/>
          <w:szCs w:val="22"/>
        </w:rPr>
        <w:t xml:space="preserve"> sterile water,</w:t>
      </w:r>
      <w:r w:rsidR="001670BD" w:rsidRPr="008A184E">
        <w:rPr>
          <w:rFonts w:asciiTheme="minorHAnsi" w:hAnsiTheme="minorHAnsi" w:cstheme="minorHAnsi"/>
          <w:sz w:val="22"/>
          <w:szCs w:val="22"/>
        </w:rPr>
        <w:t xml:space="preserve"> and manufacturer buffer will be mixed. Thermal cycler will be </w:t>
      </w:r>
      <w:r w:rsidR="002D53E2" w:rsidRPr="008A184E">
        <w:rPr>
          <w:rFonts w:asciiTheme="minorHAnsi" w:hAnsiTheme="minorHAnsi" w:cstheme="minorHAnsi"/>
          <w:sz w:val="22"/>
          <w:szCs w:val="22"/>
        </w:rPr>
        <w:t>run at various temperatures for ~4 hours.</w:t>
      </w:r>
    </w:p>
    <w:p w14:paraId="3281DCEE" w14:textId="6423EE77" w:rsidR="00C76CD5" w:rsidRPr="008A184E" w:rsidRDefault="00C76CD5" w:rsidP="00C76CD5">
      <w:pPr>
        <w:pStyle w:val="Heading2"/>
        <w:rPr>
          <w:rFonts w:asciiTheme="minorHAnsi" w:hAnsiTheme="minorHAnsi" w:cstheme="minorHAnsi"/>
        </w:rPr>
      </w:pPr>
      <w:bookmarkStart w:id="50" w:name="_Toc16512885"/>
      <w:proofErr w:type="spellStart"/>
      <w:r w:rsidRPr="008A184E">
        <w:rPr>
          <w:rFonts w:asciiTheme="minorHAnsi" w:hAnsiTheme="minorHAnsi" w:cstheme="minorHAnsi"/>
        </w:rPr>
        <w:t>RNAseq</w:t>
      </w:r>
      <w:bookmarkEnd w:id="50"/>
      <w:proofErr w:type="spellEnd"/>
    </w:p>
    <w:p w14:paraId="78280564" w14:textId="7C095AAF" w:rsidR="00C37C76" w:rsidRPr="008A184E" w:rsidRDefault="00C76CD5" w:rsidP="00874782">
      <w:pPr>
        <w:rPr>
          <w:rFonts w:asciiTheme="minorHAnsi" w:hAnsiTheme="minorHAnsi" w:cstheme="minorHAnsi"/>
          <w:sz w:val="22"/>
          <w:szCs w:val="22"/>
        </w:rPr>
      </w:pPr>
      <w:r w:rsidRPr="008A184E">
        <w:rPr>
          <w:rFonts w:asciiTheme="minorHAnsi" w:hAnsiTheme="minorHAnsi" w:cstheme="minorHAnsi"/>
          <w:sz w:val="22"/>
          <w:szCs w:val="22"/>
        </w:rPr>
        <w:t xml:space="preserve">To determine gene expression of placentas exposed to antenatal GC, we will </w:t>
      </w:r>
      <w:r w:rsidR="00EE52EE" w:rsidRPr="008A184E">
        <w:rPr>
          <w:rFonts w:asciiTheme="minorHAnsi" w:hAnsiTheme="minorHAnsi" w:cstheme="minorHAnsi"/>
          <w:sz w:val="22"/>
          <w:szCs w:val="22"/>
        </w:rPr>
        <w:t xml:space="preserve">perform </w:t>
      </w:r>
      <w:proofErr w:type="spellStart"/>
      <w:r w:rsidR="00EE52EE" w:rsidRPr="008A184E">
        <w:rPr>
          <w:rFonts w:asciiTheme="minorHAnsi" w:hAnsiTheme="minorHAnsi" w:cstheme="minorHAnsi"/>
          <w:sz w:val="22"/>
          <w:szCs w:val="22"/>
        </w:rPr>
        <w:t>RNAseq</w:t>
      </w:r>
      <w:proofErr w:type="spellEnd"/>
      <w:r w:rsidR="00EE52EE" w:rsidRPr="008A184E">
        <w:rPr>
          <w:rFonts w:asciiTheme="minorHAnsi" w:hAnsiTheme="minorHAnsi" w:cstheme="minorHAnsi"/>
          <w:sz w:val="22"/>
          <w:szCs w:val="22"/>
        </w:rPr>
        <w:t xml:space="preserve"> studies. We will use 5 male and 5 female placentas from each group exposed to water or dexamethasone. </w:t>
      </w:r>
      <w:proofErr w:type="spellStart"/>
      <w:r w:rsidR="00EE52EE" w:rsidRPr="008A184E">
        <w:rPr>
          <w:rFonts w:asciiTheme="minorHAnsi" w:hAnsiTheme="minorHAnsi" w:cstheme="minorHAnsi"/>
          <w:sz w:val="22"/>
          <w:szCs w:val="22"/>
        </w:rPr>
        <w:t>RNAseq</w:t>
      </w:r>
      <w:proofErr w:type="spellEnd"/>
      <w:r w:rsidR="00EE52EE" w:rsidRPr="008A184E">
        <w:rPr>
          <w:rFonts w:asciiTheme="minorHAnsi" w:hAnsiTheme="minorHAnsi" w:cstheme="minorHAnsi"/>
          <w:sz w:val="22"/>
          <w:szCs w:val="22"/>
        </w:rPr>
        <w:t xml:space="preserve"> will be done by the University of Michigan DNA Core. We will align reads to the mouse genome using a </w:t>
      </w:r>
      <w:proofErr w:type="spellStart"/>
      <w:r w:rsidR="00EE52EE" w:rsidRPr="008A184E">
        <w:rPr>
          <w:rFonts w:asciiTheme="minorHAnsi" w:hAnsiTheme="minorHAnsi" w:cstheme="minorHAnsi"/>
          <w:sz w:val="22"/>
          <w:szCs w:val="22"/>
        </w:rPr>
        <w:t>TopHat</w:t>
      </w:r>
      <w:proofErr w:type="spellEnd"/>
      <w:r w:rsidR="00EE52EE" w:rsidRPr="008A184E">
        <w:rPr>
          <w:rFonts w:asciiTheme="minorHAnsi" w:hAnsiTheme="minorHAnsi" w:cstheme="minorHAnsi"/>
          <w:sz w:val="22"/>
          <w:szCs w:val="22"/>
        </w:rPr>
        <w:t>/</w:t>
      </w:r>
      <w:proofErr w:type="spellStart"/>
      <w:r w:rsidR="00EE52EE" w:rsidRPr="008A184E">
        <w:rPr>
          <w:rFonts w:asciiTheme="minorHAnsi" w:hAnsiTheme="minorHAnsi" w:cstheme="minorHAnsi"/>
          <w:sz w:val="22"/>
          <w:szCs w:val="22"/>
        </w:rPr>
        <w:t>DESeq</w:t>
      </w:r>
      <w:proofErr w:type="spellEnd"/>
      <w:r w:rsidR="00EE52EE" w:rsidRPr="008A184E">
        <w:rPr>
          <w:rFonts w:asciiTheme="minorHAnsi" w:hAnsiTheme="minorHAnsi" w:cstheme="minorHAnsi"/>
          <w:sz w:val="22"/>
          <w:szCs w:val="22"/>
        </w:rPr>
        <w:t xml:space="preserve">/GSEA pipeline to identify differentially expressed placental genes. To determine the enriched core, we will use the genes of interest involved in nutrient transport and endocrine function of the placenta. We will determine if </w:t>
      </w:r>
      <w:r w:rsidR="00685B1D" w:rsidRPr="008A184E">
        <w:rPr>
          <w:rFonts w:asciiTheme="minorHAnsi" w:hAnsiTheme="minorHAnsi" w:cstheme="minorHAnsi"/>
          <w:sz w:val="22"/>
          <w:szCs w:val="22"/>
        </w:rPr>
        <w:t xml:space="preserve">dexamethasone effects on the placenta are sex-dependent. We will use network analysis leveraging TRANSFAC and the Signaling Pathway Project to identify potential transcription factors and pathways at play. </w:t>
      </w:r>
      <w:r w:rsidR="00C37C76" w:rsidRPr="008A184E">
        <w:rPr>
          <w:rFonts w:asciiTheme="minorHAnsi" w:hAnsiTheme="minorHAnsi" w:cstheme="minorHAnsi"/>
          <w:sz w:val="22"/>
          <w:szCs w:val="22"/>
        </w:rPr>
        <w:t xml:space="preserve">Our lab has extensive experience in performing </w:t>
      </w:r>
      <w:proofErr w:type="spellStart"/>
      <w:r w:rsidR="00C37C76" w:rsidRPr="008A184E">
        <w:rPr>
          <w:rFonts w:asciiTheme="minorHAnsi" w:hAnsiTheme="minorHAnsi" w:cstheme="minorHAnsi"/>
          <w:sz w:val="22"/>
          <w:szCs w:val="22"/>
        </w:rPr>
        <w:t>RNAseq</w:t>
      </w:r>
      <w:proofErr w:type="spellEnd"/>
      <w:r w:rsidR="00C37C76" w:rsidRPr="008A184E">
        <w:rPr>
          <w:rFonts w:asciiTheme="minorHAnsi" w:hAnsiTheme="minorHAnsi" w:cstheme="minorHAnsi"/>
          <w:sz w:val="22"/>
          <w:szCs w:val="22"/>
        </w:rPr>
        <w:t xml:space="preserve"> studies </w:t>
      </w:r>
      <w:r w:rsidR="0081568E" w:rsidRPr="008A184E">
        <w:rPr>
          <w:rFonts w:asciiTheme="minorHAnsi" w:hAnsiTheme="minorHAnsi" w:cstheme="minorHAnsi"/>
          <w:sz w:val="22"/>
          <w:szCs w:val="22"/>
        </w:rPr>
        <w:fldChar w:fldCharType="begin" w:fldLock="1"/>
      </w:r>
      <w:r w:rsidR="004D3E33" w:rsidRPr="008A184E">
        <w:rPr>
          <w:rFonts w:asciiTheme="minorHAnsi" w:hAnsiTheme="minorHAnsi" w:cstheme="minorHAnsi"/>
          <w:sz w:val="22"/>
          <w:szCs w:val="22"/>
        </w:rPr>
        <w:instrText>ADDIN CSL_CITATION {"citationItems":[{"id":"ITEM-1","itemData":{"DOI":"10.1096/fj.201600787RR","ISSN":"0892-6638","PMID":"27733447","abstract":"Most satiety-inducing obesity therapeutics, despite modest efficacy, have safety concerns that underscore the need for effective peripherally acting drugs. An attractive therapeutic approach for obesity is to optimize/maximize energy expenditure by increasing energy-utilizing thermogenic brown adipose tissue. We used in vivo and in vitro models to determine the role of estrogen receptor β (ER-β) and its ligands on adipose biology. RNA sequencing and metabolomics were used to determine the mechanism of action of ER-β and its ligands. Estrogen receptor β (ER-β) and its selective ligand reprogrammed preadipocytes and precursor stem cells into brown adipose tissue and increased mitochondrial respiration. An ER-β-selective ligand increased markers of tricarboxylic acid-dependent and -independent energy biogenesis and oxygen consumption in mice without a concomitant increase in physical activity or food consumption, all culminating in significantly reduced weight gain and adiposity. The antiobesity effects of ER-β ligand were not observed in ER-β-knockout mice. Serum metabolite profiles of adult lean and juvenile mice were comparable, while that of adult obese mice was distinct, indicating a possible impact of obesity on age-dependent metabolism. This phenotype was partially reversed by ER-β-selective ligand. These data highlight a new role for ER-β in adipose biology and its potential to be a safer alternative peripheral therapeutic target for obesity.-Ponnusamy, S., Tran, Q. T., Harvey, I., Smallwood, H. S., Thiyagarajan, T., Banerjee, S., Johnson, D. L., Dalton, J. T., Sullivan, R. D., Miller, D. D., Bridges, D., Narayanan, R. Pharmacologic activation of estrogen receptor β increases mitochondrial function, energy expenditure, and brown adipose tissue.","author":[{"dropping-particle":"","family":"Ponnusamy","given":"Suriyan","non-dropping-particle":"","parse-names":false,"suffix":""},{"dropping-particle":"","family":"Tran","given":"Quynh T.","non-dropping-particle":"","parse-names":false,"suffix":""},{"dropping-particle":"","family":"Harvey","given":"Innocence","non-dropping-particle":"","parse-names":false,"suffix":""},{"dropping-particle":"","family":"Smallwood","given":"Heather S.","non-dropping-particle":"","parse-names":false,"suffix":""},{"dropping-particle":"","family":"Thiyagarajan","given":"Thirumagal","non-dropping-particle":"","parse-names":false,"suffix":""},{"dropping-particle":"","family":"Banerjee","given":"Souvik","non-dropping-particle":"","parse-names":false,"suffix":""},{"dropping-particle":"","family":"Johnson","given":"Daniel L.","non-dropping-particle":"","parse-names":false,"suffix":""},{"dropping-particle":"","family":"Dalton","given":"James T.","non-dropping-particle":"","parse-names":false,"suffix":""},{"dropping-particle":"","family":"Sullivan","given":"Ryan D.","non-dropping-particle":"","parse-names":false,"suffix":""},{"dropping-particle":"","family":"Miller","given":"Duane D.","non-dropping-particle":"","parse-names":false,"suffix":""},{"dropping-particle":"","family":"Bridges","given":"Dave","non-dropping-particle":"","parse-names":false,"suffix":""},{"dropping-particle":"","family":"Narayanan","given":"Ramesh","non-dropping-particle":"","parse-names":false,"suffix":""}],"container-title":"The FASEB Journal","id":"ITEM-1","issue":"1","issued":{"date-parts":[["2017","1"]]},"page":"266-281","title":"Pharmacologic activation of estrogen receptor β increases mitochondrial function, energy expenditure, and brown adipose tissue","type":"article-journal","volume":"31"},"uris":["http://www.mendeley.com/documents/?uuid=60571358-f290-3868-bb30-59f33ca24293"]},{"id":"ITEM-2","itemData":{"DOI":"10.1016/j.scr.2015.11.004","ISSN":"18735061","PMID":"26599327","abstract":"A major challenge to the study and treatment of neurogenetic syndromes is accessing live neurons for study from affected individuals. Although several sources of stem cells are currently available, acquiring these involve invasive procedures, may be difficult or expensive to generate and are limited in number. Dental pulp stem cells (DPSCs) are multipotent stem cells that reside deep the pulp of shed teeth. To investigate the characteristics of DPSCs that make them a valuable resource for translational research, we performed a set of viability, senescence, immortalization and gene expression studies on control DPSC and derived neurons. We investigated the basic transport conditions and maximum passage number for primary DPSCs. We immortalized control DPSCs using human telomerase reverse transcriptase (hTERT) and evaluated neuronal differentiation potential and global gene expression changes by RNA-seq. We show that neurons from immortalized DPSCs share morphological and electrophysiological properties with non-immortalized DPSCs. We also show that differentiation of DPSCs into neurons significantly alters gene expression for 1305 transcripts. Here we show that these changes in gene expression are concurrent with changes in protein levels of the transcriptional repressor REST/NRSF, which is known to be involved in neuronal differentiation. Immortalization significantly altered the expression of 183 genes after neuronal differentiation, 94 of which also changed during differentiation. Our studies indicate that viable DPSCs can be obtained from teeth stored for ≥72 h, these can then be immortalized and still produce functional neurons for in vitro studies, but that constitutive hTERT immortalization is not be the best approach for long term use of patient derived DPSCs for the study of disease.","author":[{"dropping-particle":"","family":"Urraca","given":"Nora","non-dropping-particle":"","parse-names":false,"suffix":""},{"dropping-particle":"","family":"Memon","given":"Rawaha","non-dropping-particle":"","parse-names":false,"suffix":""},{"dropping-particle":"","family":"El-Iyachi","given":"Ikbale","non-dropping-particle":"","parse-names":false,"suffix":""},{"dropping-particle":"","family":"Goorha","given":"Sarita","non-dropping-particle":"","parse-names":false,"suffix":""},{"dropping-particle":"","family":"Valdez","given":"Colleen","non-dropping-particle":"","parse-names":false,"suffix":""},{"dropping-particle":"","family":"Tran","given":"Quynh T.","non-dropping-particle":"","parse-names":false,"suffix":""},{"dropping-particle":"","family":"Scroggs","given":"Reese","non-dropping-particle":"","parse-names":false,"suffix":""},{"dropping-particle":"","family":"Miranda-Carboni","given":"Gustavo A.","non-dropping-particle":"","parse-names":false,"suffix":""},{"dropping-particle":"","family":"Donaldson","given":"Martin","non-dropping-particle":"","parse-names":false,"suffix":""},{"dropping-particle":"","family":"Bridges","given":"Dave","non-dropping-particle":"","parse-names":false,"suffix":""},{"dropping-particle":"","family":"Reiter","given":"Lawrence T.","non-dropping-particle":"","parse-names":false,"suffix":""}],"container-title":"Stem Cell Research","id":"ITEM-2","issue":"3","issued":{"date-parts":[["2015","11"]]},"page":"722-730","title":"Characterization of neurons from immortalized dental pulp stem cells for the study of neurogenetic disorders","type":"article-journal","volume":"15"},"uris":["http://www.mendeley.com/documents/?uuid=2479edee-cdd8-3d33-8fad-aebcfba4fb9f"]},{"id":"ITEM-3","itemData":{"DOI":"10.1371/journal.pone.0129359","ISSN":"1932-6203","PMID":"26087292","abstract":"To study the effect of chronic excess growth hormone on adipose tissue, we performed RNA sequencing in adipose tissue biopsies from patients with acromegaly (n = 7) or non-functioning pituitary adenomas (n = 11). The patients underwent clinical and metabolic profiling including assessment of HOMA-IR. Explants of adipose tissue were assayed ex vivo for lipolysis and ceramide levels. Patients with acromegaly had higher glucose, higher insulin levels and higher HOMA-IR score. We observed several previously reported transcriptional changes (IGF1, IGFBP3, CISH, SOCS2) that are known to be induced by GH/IGF-1 in liver but are also induced in adipose tissue. We also identified several novel transcriptional changes, some of which may be important for GH/IGF responses (PTPN3 and PTPN4) and the effects of acromegaly on growth and proliferation. Several differentially expressed transcripts may be important in GH/IGF-1-induced metabolic changes. Specifically, induction of LPL, ABHD5, and NRIP1 can contribute to enhanced lipolysis and may explain the elevated adipose tissue lipolysis in acromegalic patients. Higher expression of TCF7L2 and the fatty acid desaturases FADS1, FADS2 and SCD could contribute to insulin resistance. Ceramides were not different between the two groups. In summary, we have identified the acromegaly gene expression signature in human adipose tissue. The significance of altered expression of specific transcripts will enhance our understanding of the metabolic and proliferative changes associated with acromegaly.","author":[{"dropping-particle":"","family":"Hochberg","given":"Irit","non-dropping-particle":"","parse-names":false,"suffix":""},{"dropping-particle":"","family":"Tran","given":"Quynh T","non-dropping-particle":"","parse-names":false,"suffix":""},{"dropping-particle":"","family":"Barkan","given":"Ariel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F","non-dropping-particle":"","parse-names":false,"suffix":""},{"dropping-particle":"","family":"Bridges","given":"Dave","non-dropping-particle":"","parse-names":false,"suffix":""}],"container-title":"PloS one","id":"ITEM-3","issue":"6","issued":{"date-parts":[["2015"]]},"page":"e0129359","title":"Gene Expression Signature in Adipose Tissue of Acromegaly Patients.","type":"article-journal","volume":"10"},"uris":["http://www.mendeley.com/documents/?uuid=b25a7f77-2dd4-389e-bd4c-f6db04d7b92d"]},{"id":"ITEM-4","itemData":{"DOI":"10.2337/db13-1531","ISSN":"0012-1797","PMID":"24722244","abstract":"Glycogen and lipids are major storage forms of energy that are tightly regulated by hormones and metabolic signals. We demonstrate that feeding mice a high-fat diet (HFD) increases hepatic glycogen due to increased expression of the glycogenic scaffolding protein PTG/R5. PTG promoter activity was increased and glycogen levels were augmented in mice and cells after activation of the mechanistic target of rapamycin complex 1 (mTORC1) and its downstream target SREBP1. Deletion of the PTG gene in mice prevented HFD-induced hepatic glycogen accumulation. Of note,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author":[{"dropping-particle":"","family":"Lu","given":"B.","non-dropping-particle":"","parse-names":false,"suffix":""},{"dropping-particle":"","family":"Bridges","given":"D.","non-dropping-particle":"","parse-names":false,"suffix":""},{"dropping-particle":"","family":"Yang","given":"Y.","non-dropping-particle":"","parse-names":false,"suffix":""},{"dropping-particle":"","family":"Fisher","given":"K.","non-dropping-particle":"","parse-names":false,"suffix":""},{"dropping-particle":"","family":"Cheng","given":"A.","non-dropping-particle":"","parse-names":false,"suffix":""},{"dropping-particle":"","family":"Chang","given":"L.","non-dropping-particle":"","parse-names":false,"suffix":""},{"dropping-particle":"","family":"Meng","given":"Z.-X.","non-dropping-particle":"","parse-names":false,"suffix":""},{"dropping-particle":"","family":"Lin","given":"J. D.","non-dropping-particle":"","parse-names":false,"suffix":""},{"dropping-particle":"","family":"Downes","given":"M.","non-dropping-particle":"","parse-names":false,"suffix":""},{"dropping-particle":"","family":"Yu","given":"R. T.","non-dropping-particle":"","parse-names":false,"suffix":""},{"dropping-particle":"","family":"Liddle","given":"C.","non-dropping-particle":"","parse-names":false,"suffix":""},{"dropping-particle":"","family":"Evans","given":"R. M.","non-dropping-particle":"","parse-names":false,"suffix":""},{"dropping-particle":"","family":"Saltiel","given":"A. R.","non-dropping-particle":"","parse-names":false,"suffix":""}],"container-title":"Diabetes","id":"ITEM-4","issue":"9","issued":{"date-parts":[["2014","9","1"]]},"page":"2935-2948","title":"Metabolic Crosstalk: Molecular Links Between Glycogen and Lipid Metabolism in Obesity","type":"article-journal","volume":"63"},"uris":["http://www.mendeley.com/documents/?uuid=16c89d96-800b-3bf6-8c66-e6d39f5cb875"]},{"id":"ITEM-5","itemData":{"DOI":"10.1101/401729","abstract":"Integrated mining of public transcriptomic and ChIP-Seq datasets has the potential to illuminate facets of mammalian cellular signaling pathways not yet explored in the research literature. Here, we designed a web knowledgebase, the Signaling Pathways Project (SPP), which incorporates stable community classifications of the four major categories of signaling pathway node (receptors, enzymes, transcription factors and co-nodes) and their cognate bioactive small molecules (BSMs). We then mapped over 10,000 public transcriptomic or cistromic experiments to their relevant signaling pathway node, BSM or biosample of study. To provide for prediction of pathway node-target transcriptional regulatory relationships, we generated consensus ‘omics signatures, or consensomes, based on measures of significant differential expression of genomic targets across all underlying transcriptomic experiments. To expose the SPP knowledgebase to researchers, a web browser interface accommodates a variety of routine data mining strategies. Consensomes were validated using alignment with literature-based knowledge, gene target-level integration of transcriptomic and ChIP-Seq data points, and in bench experiments that confirmed previously uncharacterized node-gene target regulatory relationships. SPP is freely accessible at &lt;https://beta.signalingpathways.org&gt;.","author":[{"dropping-particle":"","family":"Ochsner","given":"Scott","non-dropping-particle":"","parse-names":false,"suffix":""},{"dropping-particle":"","family":"Abraham","given":"David","non-dropping-particle":"","parse-names":false,"suffix":""},{"dropping-particle":"","family":"Martin","given":"Kirt","non-dropping-particle":"","parse-names":false,"suffix":""},{"dropping-particle":"","family":"Ding","given":"Wei","non-dropping-particle":"","parse-names":false,"suffix":""},{"dropping-particle":"","family":"McOwiti","given":"Apollo","non-dropping-particle":"","parse-names":false,"suffix":""},{"dropping-particle":"","family":"Kankanamge","given":"Wasula","non-dropping-particle":"","parse-names":false,"suffix":""},{"dropping-particle":"","family":"Wang","given":"Zichen","non-dropping-particle":"","parse-names":false,"suffix":""},{"dropping-particle":"","family":"Andreano","given":"Kaitlyn","non-dropping-particle":"","parse-names":false,"suffix":""},{"dropping-particle":"","family":"Hamilton","given":"Ross A.","non-dropping-particle":"","parse-names":false,"suffix":""},{"dropping-particle":"","family":"Chen","given":"Yue","non-dropping-particle":"","parse-names":false,"suffix":""},{"dropping-particle":"","family":"Hamilton","given":"Angelica","non-dropping-particle":"","parse-names":false,"suffix":""},{"dropping-particle":"","family":"Gantner","given":"Marin L.","non-dropping-particle":"","parse-names":false,"suffix":""},{"dropping-particle":"","family":"Dehart","given":"Michael","non-dropping-particle":"","parse-names":false,"suffix":""},{"dropping-particle":"","family":"Qu","given":"Shijing","non-dropping-particle":"","parse-names":false,"suffix":""},{"dropping-particle":"","family":"Hilsenbeck","given":"Susan G.","non-dropping-particle":"","parse-names":false,"suffix":""},{"dropping-particle":"","family":"Becnel","given":"Lauren B.","non-dropping-particle":"","parse-names":false,"suffix":""},{"dropping-particle":"","family":"Bridges","given":"Dave","non-dropping-particle":"","parse-names":false,"suffix":""},{"dropping-particle":"","family":"Ma’ayan","given":"Avi","non-dropping-particle":"","parse-names":false,"suffix":""},{"dropping-particle":"","family":"Huss","given":"Janice M.","non-dropping-particle":"","parse-names":false,"suffix":""},{"dropping-particle":"","family":"Stossi","given":"Fabio","non-dropping-particle":"","parse-names":false,"suffix":""},{"dropping-particle":"","family":"Foulds","given":"Charles E.","non-dropping-particle":"","parse-names":false,"suffix":""},{"dropping-particle":"","family":"Kralli","given":"Anastasia","non-dropping-particle":"","parse-names":false,"suffix":""},{"dropping-particle":"","family":"McDonnell","given":"Donald P.","non-dropping-particle":"","parse-names":false,"suffix":""},{"dropping-particle":"","family":"McKenna","given":"Neil J.","non-dropping-particle":"","parse-names":false,"suffix":""}],"container-title":"bioRxiv","id":"ITEM-5","issued":{"date-parts":[["2019","6","3"]]},"page":"401729","publisher":"Cold Spring Harbor Laboratory","title":"The Signaling Pathways Project: an integrated ‘omics knowledgebase for mammalian cellular signaling pathways","type":"article-journal"},"uris":["http://www.mendeley.com/documents/?uuid=88093c44-f3ca-39f1-8e98-ad6bfdc065a6"]}],"mendeley":{"formattedCitation":"(Lu &lt;i&gt;et al.&lt;/i&gt;, 2014; Hochberg &lt;i&gt;et al.&lt;/i&gt;, 2015; Urraca &lt;i&gt;et al.&lt;/i&gt;, 2015; Ponnusamy &lt;i&gt;et al.&lt;/i&gt;, 2017; Ochsner &lt;i&gt;et al.&lt;/i&gt;, 2019)","plainTextFormattedCitation":"(Lu et al., 2014; Hochberg et al., 2015; Urraca et al., 2015; Ponnusamy et al., 2017; Ochsner et al., 2019)","previouslyFormattedCitation":"(Lu &lt;i&gt;et al.&lt;/i&gt;, 2014; Hochberg &lt;i&gt;et al.&lt;/i&gt;, 2015; Urraca &lt;i&gt;et al.&lt;/i&gt;, 2015; Ponnusamy &lt;i&gt;et al.&lt;/i&gt;, 2017; Ochsner &lt;i&gt;et al.&lt;/i&gt;, 2019)"},"properties":{"noteIndex":0},"schema":"https://github.com/citation-style-language/schema/raw/master/csl-citation.json"}</w:instrText>
      </w:r>
      <w:r w:rsidR="0081568E" w:rsidRPr="008A184E">
        <w:rPr>
          <w:rFonts w:asciiTheme="minorHAnsi" w:hAnsiTheme="minorHAnsi" w:cstheme="minorHAnsi"/>
          <w:sz w:val="22"/>
          <w:szCs w:val="22"/>
        </w:rPr>
        <w:fldChar w:fldCharType="separate"/>
      </w:r>
      <w:r w:rsidR="00586E35" w:rsidRPr="008A184E">
        <w:rPr>
          <w:rFonts w:asciiTheme="minorHAnsi" w:hAnsiTheme="minorHAnsi" w:cstheme="minorHAnsi"/>
          <w:noProof/>
          <w:sz w:val="22"/>
          <w:szCs w:val="22"/>
        </w:rPr>
        <w:t xml:space="preserve">(Lu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2014; Hochberg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2015; Urraca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2015; Ponnusamy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2017; Ochsner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2019)</w:t>
      </w:r>
      <w:r w:rsidR="0081568E" w:rsidRPr="008A184E">
        <w:rPr>
          <w:rFonts w:asciiTheme="minorHAnsi" w:hAnsiTheme="minorHAnsi" w:cstheme="minorHAnsi"/>
          <w:sz w:val="22"/>
          <w:szCs w:val="22"/>
        </w:rPr>
        <w:fldChar w:fldCharType="end"/>
      </w:r>
      <w:r w:rsidR="00586E35" w:rsidRPr="008A184E">
        <w:rPr>
          <w:rFonts w:asciiTheme="minorHAnsi" w:hAnsiTheme="minorHAnsi" w:cstheme="minorHAnsi"/>
          <w:sz w:val="22"/>
          <w:szCs w:val="22"/>
        </w:rPr>
        <w:t>.</w:t>
      </w:r>
    </w:p>
    <w:p w14:paraId="38A5C689" w14:textId="3DAC4B7A" w:rsidR="00874782" w:rsidRPr="008A184E" w:rsidRDefault="00CB0AF7" w:rsidP="00CB0AF7">
      <w:pPr>
        <w:pStyle w:val="Heading2"/>
        <w:rPr>
          <w:rFonts w:asciiTheme="minorHAnsi" w:hAnsiTheme="minorHAnsi" w:cstheme="minorHAnsi"/>
        </w:rPr>
      </w:pPr>
      <w:bookmarkStart w:id="51" w:name="_Toc16512886"/>
      <w:r w:rsidRPr="008A184E">
        <w:rPr>
          <w:rFonts w:asciiTheme="minorHAnsi" w:hAnsiTheme="minorHAnsi" w:cstheme="minorHAnsi"/>
        </w:rPr>
        <w:t>Genotyping</w:t>
      </w:r>
      <w:bookmarkEnd w:id="51"/>
    </w:p>
    <w:p w14:paraId="24B39628" w14:textId="6BE56F03" w:rsidR="007E3ED8" w:rsidRPr="008A184E" w:rsidRDefault="00942EA1" w:rsidP="008F466E">
      <w:pPr>
        <w:rPr>
          <w:rFonts w:asciiTheme="minorHAnsi" w:hAnsiTheme="minorHAnsi" w:cstheme="minorHAnsi"/>
          <w:sz w:val="22"/>
          <w:szCs w:val="22"/>
        </w:rPr>
      </w:pPr>
      <w:r w:rsidRPr="008A184E">
        <w:rPr>
          <w:rFonts w:asciiTheme="minorHAnsi" w:hAnsiTheme="minorHAnsi" w:cstheme="minorHAnsi"/>
          <w:sz w:val="22"/>
          <w:szCs w:val="22"/>
        </w:rPr>
        <w:t>Maternal</w:t>
      </w:r>
      <w:r w:rsidR="006A0D15" w:rsidRPr="008A184E">
        <w:rPr>
          <w:rFonts w:asciiTheme="minorHAnsi" w:hAnsiTheme="minorHAnsi" w:cstheme="minorHAnsi"/>
          <w:sz w:val="22"/>
          <w:szCs w:val="22"/>
        </w:rPr>
        <w:t xml:space="preserve"> and fetal</w:t>
      </w:r>
      <w:r w:rsidRPr="008A184E">
        <w:rPr>
          <w:rFonts w:asciiTheme="minorHAnsi" w:hAnsiTheme="minorHAnsi" w:cstheme="minorHAnsi"/>
          <w:sz w:val="22"/>
          <w:szCs w:val="22"/>
        </w:rPr>
        <w:t xml:space="preserve"> genotyping </w:t>
      </w:r>
      <w:r w:rsidR="006A0D15" w:rsidRPr="008A184E">
        <w:rPr>
          <w:rFonts w:asciiTheme="minorHAnsi" w:hAnsiTheme="minorHAnsi" w:cstheme="minorHAnsi"/>
          <w:sz w:val="22"/>
          <w:szCs w:val="22"/>
        </w:rPr>
        <w:t xml:space="preserve">will be conducted to confirm the </w:t>
      </w:r>
      <w:r w:rsidR="008F466E" w:rsidRPr="008A184E">
        <w:rPr>
          <w:rFonts w:asciiTheme="minorHAnsi" w:hAnsiTheme="minorHAnsi" w:cstheme="minorHAnsi"/>
          <w:sz w:val="22"/>
          <w:szCs w:val="22"/>
        </w:rPr>
        <w:t xml:space="preserve">GR KO or WT </w:t>
      </w:r>
      <w:r w:rsidR="006A0D15" w:rsidRPr="008A184E">
        <w:rPr>
          <w:rFonts w:asciiTheme="minorHAnsi" w:hAnsiTheme="minorHAnsi" w:cstheme="minorHAnsi"/>
          <w:sz w:val="22"/>
          <w:szCs w:val="22"/>
        </w:rPr>
        <w:t xml:space="preserve">genotype </w:t>
      </w:r>
      <w:r w:rsidR="008F466E" w:rsidRPr="008A184E">
        <w:rPr>
          <w:rFonts w:asciiTheme="minorHAnsi" w:hAnsiTheme="minorHAnsi" w:cstheme="minorHAnsi"/>
          <w:sz w:val="22"/>
          <w:szCs w:val="22"/>
        </w:rPr>
        <w:t xml:space="preserve">of the dams and fetuses/placentas. To genotype the dams, DNA extraction from tail clips will be done. qPCR analysis of the </w:t>
      </w:r>
      <w:r w:rsidR="008F466E" w:rsidRPr="008A184E">
        <w:rPr>
          <w:rFonts w:asciiTheme="minorHAnsi" w:hAnsiTheme="minorHAnsi" w:cstheme="minorHAnsi"/>
          <w:i/>
          <w:sz w:val="22"/>
          <w:szCs w:val="22"/>
        </w:rPr>
        <w:t xml:space="preserve">Nr3c1 </w:t>
      </w:r>
      <w:r w:rsidR="008F466E" w:rsidRPr="008A184E">
        <w:rPr>
          <w:rFonts w:asciiTheme="minorHAnsi" w:hAnsiTheme="minorHAnsi" w:cstheme="minorHAnsi"/>
          <w:sz w:val="22"/>
          <w:szCs w:val="22"/>
        </w:rPr>
        <w:t xml:space="preserve">gene will be conducted to determine gene expression. For fetal/placental genotyping, fetal tail will be entirely clipped for DNA analysis  along with a section of the placenta to confirm expression of </w:t>
      </w:r>
      <w:r w:rsidR="008F466E" w:rsidRPr="008A184E">
        <w:rPr>
          <w:rFonts w:asciiTheme="minorHAnsi" w:hAnsiTheme="minorHAnsi" w:cstheme="minorHAnsi"/>
          <w:i/>
          <w:sz w:val="22"/>
          <w:szCs w:val="22"/>
        </w:rPr>
        <w:t>Nr3c1.</w:t>
      </w:r>
    </w:p>
    <w:p w14:paraId="67171699" w14:textId="77777777" w:rsidR="00E102B4" w:rsidRPr="008A184E" w:rsidRDefault="00E102B4" w:rsidP="00E102B4">
      <w:pPr>
        <w:pStyle w:val="Heading2"/>
        <w:rPr>
          <w:rFonts w:asciiTheme="minorHAnsi" w:hAnsiTheme="minorHAnsi" w:cstheme="minorHAnsi"/>
        </w:rPr>
      </w:pPr>
      <w:bookmarkStart w:id="52" w:name="_Toc15461876"/>
      <w:bookmarkStart w:id="53" w:name="_Toc16512887"/>
      <w:r w:rsidRPr="008A184E">
        <w:rPr>
          <w:rFonts w:asciiTheme="minorHAnsi" w:hAnsiTheme="minorHAnsi" w:cstheme="minorHAnsi"/>
        </w:rPr>
        <w:t>Western Blotting</w:t>
      </w:r>
      <w:bookmarkEnd w:id="48"/>
      <w:bookmarkEnd w:id="52"/>
      <w:bookmarkEnd w:id="53"/>
    </w:p>
    <w:p w14:paraId="7BCAE0FE" w14:textId="40931B4D"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 xml:space="preserve">Using the </w:t>
      </w:r>
      <w:r w:rsidR="00977176" w:rsidRPr="008A184E">
        <w:rPr>
          <w:rFonts w:asciiTheme="minorHAnsi" w:hAnsiTheme="minorHAnsi" w:cstheme="minorHAnsi"/>
          <w:sz w:val="22"/>
          <w:szCs w:val="22"/>
        </w:rPr>
        <w:t>placentas collected at E14.5,</w:t>
      </w:r>
      <w:r w:rsidRPr="008A184E">
        <w:rPr>
          <w:rFonts w:asciiTheme="minorHAnsi" w:hAnsiTheme="minorHAnsi" w:cstheme="minorHAnsi"/>
          <w:sz w:val="22"/>
          <w:szCs w:val="22"/>
        </w:rPr>
        <w:t xml:space="preserve"> mTORC1 activity</w:t>
      </w:r>
      <w:r w:rsidR="00977176" w:rsidRPr="008A184E">
        <w:rPr>
          <w:rFonts w:asciiTheme="minorHAnsi" w:hAnsiTheme="minorHAnsi" w:cstheme="minorHAnsi"/>
          <w:sz w:val="22"/>
          <w:szCs w:val="22"/>
        </w:rPr>
        <w:t xml:space="preserve"> will be assessed</w:t>
      </w:r>
      <w:r w:rsidRPr="008A184E">
        <w:rPr>
          <w:rFonts w:asciiTheme="minorHAnsi" w:hAnsiTheme="minorHAnsi" w:cstheme="minorHAnsi"/>
          <w:sz w:val="22"/>
          <w:szCs w:val="22"/>
        </w:rPr>
        <w:t>.</w:t>
      </w:r>
      <w:r w:rsidR="00FB32F6" w:rsidRPr="008A184E">
        <w:rPr>
          <w:rFonts w:asciiTheme="minorHAnsi" w:hAnsiTheme="minorHAnsi" w:cstheme="minorHAnsi"/>
          <w:sz w:val="22"/>
          <w:szCs w:val="22"/>
        </w:rPr>
        <w:t xml:space="preserve"> Validation of glucocorticoid receptor ablation will be validated from collected pl</w:t>
      </w:r>
      <w:r w:rsidR="00951BB4" w:rsidRPr="008A184E">
        <w:rPr>
          <w:rFonts w:asciiTheme="minorHAnsi" w:hAnsiTheme="minorHAnsi" w:cstheme="minorHAnsi"/>
          <w:sz w:val="22"/>
          <w:szCs w:val="22"/>
        </w:rPr>
        <w:t>a</w:t>
      </w:r>
      <w:r w:rsidR="00FB32F6" w:rsidRPr="008A184E">
        <w:rPr>
          <w:rFonts w:asciiTheme="minorHAnsi" w:hAnsiTheme="minorHAnsi" w:cstheme="minorHAnsi"/>
          <w:sz w:val="22"/>
          <w:szCs w:val="22"/>
        </w:rPr>
        <w:t>centas.</w:t>
      </w:r>
      <w:r w:rsidRPr="008A184E">
        <w:rPr>
          <w:rFonts w:asciiTheme="minorHAnsi" w:hAnsiTheme="minorHAnsi" w:cstheme="minorHAnsi"/>
          <w:sz w:val="22"/>
          <w:szCs w:val="22"/>
        </w:rPr>
        <w:t xml:space="preserve">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8A184E">
        <w:rPr>
          <w:rFonts w:asciiTheme="minorHAnsi" w:hAnsiTheme="minorHAnsi" w:cstheme="minorHAnsi"/>
          <w:sz w:val="22"/>
          <w:szCs w:val="22"/>
        </w:rPr>
        <w:t>LiC</w:t>
      </w:r>
      <w:r w:rsidR="00977176" w:rsidRPr="008A184E">
        <w:rPr>
          <w:rFonts w:asciiTheme="minorHAnsi" w:hAnsiTheme="minorHAnsi" w:cstheme="minorHAnsi"/>
          <w:sz w:val="22"/>
          <w:szCs w:val="22"/>
        </w:rPr>
        <w:t>OR</w:t>
      </w:r>
      <w:proofErr w:type="spellEnd"/>
      <w:r w:rsidRPr="008A184E">
        <w:rPr>
          <w:rFonts w:asciiTheme="minorHAnsi" w:hAnsiTheme="minorHAnsi" w:cstheme="minorHAnsi"/>
          <w:sz w:val="22"/>
          <w:szCs w:val="22"/>
        </w:rPr>
        <w:t xml:space="preserve"> to normalize against total protein. Samples will be incubated with the primary then the secondary </w:t>
      </w:r>
      <w:r w:rsidRPr="008A184E">
        <w:rPr>
          <w:rFonts w:asciiTheme="minorHAnsi" w:hAnsiTheme="minorHAnsi" w:cstheme="minorHAnsi"/>
          <w:sz w:val="22"/>
          <w:szCs w:val="22"/>
        </w:rPr>
        <w:lastRenderedPageBreak/>
        <w:t>antibodies. Briefly,</w:t>
      </w:r>
      <w:r w:rsidRPr="008A184E">
        <w:rPr>
          <w:rFonts w:asciiTheme="minorHAnsi" w:hAnsiTheme="minorHAnsi" w:cstheme="minorHAnsi"/>
          <w:color w:val="000000"/>
          <w:sz w:val="22"/>
          <w:szCs w:val="22"/>
          <w:shd w:val="clear" w:color="auto" w:fill="FFFFFF"/>
        </w:rPr>
        <w:t xml:space="preserve"> antibodies against </w:t>
      </w:r>
      <w:r w:rsidRPr="008A184E">
        <w:rPr>
          <w:rFonts w:asciiTheme="minorHAnsi" w:hAnsiTheme="minorHAnsi" w:cstheme="minorHAnsi"/>
          <w:sz w:val="22"/>
          <w:szCs w:val="22"/>
        </w:rPr>
        <w:t>total and phosphorylated mTORC1 targets (S6K, 4EBP1, S6) and regulators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IRS and TSC2) </w:t>
      </w:r>
      <w:r w:rsidR="00FB32F6" w:rsidRPr="008A184E">
        <w:rPr>
          <w:rFonts w:asciiTheme="minorHAnsi" w:hAnsiTheme="minorHAnsi" w:cstheme="minorHAnsi"/>
          <w:sz w:val="22"/>
          <w:szCs w:val="22"/>
        </w:rPr>
        <w:t xml:space="preserve">and antibodies against GR </w:t>
      </w:r>
      <w:r w:rsidRPr="008A184E">
        <w:rPr>
          <w:rFonts w:asciiTheme="minorHAnsi" w:hAnsiTheme="minorHAnsi" w:cstheme="minorHAnsi"/>
          <w:sz w:val="22"/>
          <w:szCs w:val="22"/>
        </w:rPr>
        <w:t>will be used.</w:t>
      </w:r>
    </w:p>
    <w:p w14:paraId="31266251" w14:textId="77777777" w:rsidR="00E102B4" w:rsidRPr="008A184E" w:rsidRDefault="00E102B4" w:rsidP="00E102B4">
      <w:pPr>
        <w:pStyle w:val="Heading2"/>
        <w:rPr>
          <w:rFonts w:asciiTheme="minorHAnsi" w:hAnsiTheme="minorHAnsi" w:cstheme="minorHAnsi"/>
        </w:rPr>
      </w:pPr>
      <w:bookmarkStart w:id="54" w:name="_Toc14032703"/>
      <w:bookmarkStart w:id="55" w:name="_Toc15461877"/>
      <w:bookmarkStart w:id="56" w:name="_Toc16512888"/>
      <w:r w:rsidRPr="008A184E">
        <w:rPr>
          <w:rFonts w:asciiTheme="minorHAnsi" w:hAnsiTheme="minorHAnsi" w:cstheme="minorHAnsi"/>
        </w:rPr>
        <w:t>Histology</w:t>
      </w:r>
      <w:bookmarkEnd w:id="54"/>
      <w:bookmarkEnd w:id="55"/>
      <w:bookmarkEnd w:id="56"/>
    </w:p>
    <w:p w14:paraId="28968296" w14:textId="3CC1F57F" w:rsidR="00E102B4" w:rsidRPr="008A184E" w:rsidRDefault="00663EB6" w:rsidP="00E102B4">
      <w:pPr>
        <w:rPr>
          <w:rFonts w:asciiTheme="minorHAnsi" w:hAnsiTheme="minorHAnsi" w:cstheme="minorHAnsi"/>
          <w:sz w:val="22"/>
          <w:szCs w:val="22"/>
        </w:rPr>
      </w:pPr>
      <w:r w:rsidRPr="008A184E">
        <w:rPr>
          <w:rFonts w:asciiTheme="minorHAnsi" w:hAnsiTheme="minorHAnsi" w:cstheme="minorHAnsi"/>
          <w:sz w:val="22"/>
          <w:szCs w:val="22"/>
        </w:rPr>
        <w:t xml:space="preserve">Placentas </w:t>
      </w:r>
      <w:r w:rsidR="00E102B4" w:rsidRPr="008A184E">
        <w:rPr>
          <w:rFonts w:asciiTheme="minorHAnsi" w:hAnsiTheme="minorHAnsi" w:cstheme="minorHAnsi"/>
          <w:sz w:val="22"/>
          <w:szCs w:val="22"/>
        </w:rPr>
        <w:t xml:space="preserve">collected from control and experimental </w:t>
      </w:r>
      <w:r w:rsidRPr="008A184E">
        <w:rPr>
          <w:rFonts w:asciiTheme="minorHAnsi" w:hAnsiTheme="minorHAnsi" w:cstheme="minorHAnsi"/>
          <w:sz w:val="22"/>
          <w:szCs w:val="22"/>
        </w:rPr>
        <w:t xml:space="preserve">at E14.5 </w:t>
      </w:r>
      <w:r w:rsidR="00E102B4" w:rsidRPr="008A184E">
        <w:rPr>
          <w:rFonts w:asciiTheme="minorHAnsi" w:hAnsiTheme="minorHAnsi" w:cstheme="minorHAnsi"/>
          <w:sz w:val="22"/>
          <w:szCs w:val="22"/>
        </w:rPr>
        <w:t xml:space="preserve">will be embedded in paraffin and stained at the </w:t>
      </w:r>
      <w:proofErr w:type="spellStart"/>
      <w:r w:rsidR="00E102B4" w:rsidRPr="008A184E">
        <w:rPr>
          <w:rFonts w:asciiTheme="minorHAnsi" w:hAnsiTheme="minorHAnsi" w:cstheme="minorHAnsi"/>
          <w:sz w:val="22"/>
          <w:szCs w:val="22"/>
        </w:rPr>
        <w:t>Rogel</w:t>
      </w:r>
      <w:proofErr w:type="spellEnd"/>
      <w:r w:rsidR="00E102B4" w:rsidRPr="008A184E">
        <w:rPr>
          <w:rFonts w:asciiTheme="minorHAnsi" w:hAnsiTheme="minorHAnsi" w:cstheme="minorHAnsi"/>
          <w:sz w:val="22"/>
          <w:szCs w:val="22"/>
        </w:rPr>
        <w:t xml:space="preserve"> Cancer Center’s Tissue and Molecular Pathology. Slides will be blindly assessed for </w:t>
      </w:r>
      <w:r w:rsidR="00415929" w:rsidRPr="008A184E">
        <w:rPr>
          <w:rFonts w:asciiTheme="minorHAnsi" w:hAnsiTheme="minorHAnsi" w:cstheme="minorHAnsi"/>
          <w:sz w:val="22"/>
          <w:szCs w:val="22"/>
        </w:rPr>
        <w:t>labyrinth thickness and area.</w:t>
      </w:r>
    </w:p>
    <w:p w14:paraId="2D905B71" w14:textId="77777777" w:rsidR="00A31148" w:rsidRPr="008A184E" w:rsidRDefault="00A31148" w:rsidP="00A31148">
      <w:pPr>
        <w:pStyle w:val="Heading1"/>
        <w:rPr>
          <w:rFonts w:asciiTheme="minorHAnsi" w:hAnsiTheme="minorHAnsi" w:cstheme="minorHAnsi"/>
        </w:rPr>
      </w:pPr>
      <w:bookmarkStart w:id="57" w:name="_Toc15461878"/>
      <w:bookmarkStart w:id="58" w:name="_Toc16512889"/>
      <w:r w:rsidRPr="008A184E">
        <w:rPr>
          <w:rFonts w:asciiTheme="minorHAnsi" w:hAnsiTheme="minorHAnsi" w:cstheme="minorHAnsi"/>
        </w:rPr>
        <w:t>Expected Results</w:t>
      </w:r>
      <w:bookmarkEnd w:id="57"/>
      <w:bookmarkEnd w:id="58"/>
    </w:p>
    <w:p w14:paraId="1610D7F8" w14:textId="692F69A2" w:rsidR="00512B6C" w:rsidRPr="008A184E" w:rsidRDefault="00512B6C" w:rsidP="00A31148">
      <w:pPr>
        <w:pStyle w:val="Heading2"/>
        <w:rPr>
          <w:rFonts w:asciiTheme="minorHAnsi" w:hAnsiTheme="minorHAnsi" w:cstheme="minorHAnsi"/>
        </w:rPr>
      </w:pPr>
      <w:bookmarkStart w:id="59" w:name="_Toc15461879"/>
      <w:bookmarkStart w:id="60" w:name="_Toc16512890"/>
      <w:r w:rsidRPr="008A184E">
        <w:rPr>
          <w:rFonts w:asciiTheme="minorHAnsi" w:hAnsiTheme="minorHAnsi" w:cstheme="minorHAnsi"/>
          <w:b/>
          <w:bCs/>
        </w:rPr>
        <w:t>Aim 1.1: </w:t>
      </w:r>
      <w:r w:rsidRPr="008A184E">
        <w:rPr>
          <w:rFonts w:asciiTheme="minorHAnsi" w:hAnsiTheme="minorHAnsi" w:cstheme="minorHAnsi"/>
        </w:rPr>
        <w:t>How does maternal GC exposure affect placental</w:t>
      </w:r>
      <w:r w:rsidR="006D50EE" w:rsidRPr="008A184E">
        <w:rPr>
          <w:rFonts w:asciiTheme="minorHAnsi" w:hAnsiTheme="minorHAnsi" w:cstheme="minorHAnsi"/>
        </w:rPr>
        <w:t xml:space="preserve"> development</w:t>
      </w:r>
      <w:r w:rsidRPr="008A184E">
        <w:rPr>
          <w:rFonts w:asciiTheme="minorHAnsi" w:hAnsiTheme="minorHAnsi" w:cstheme="minorHAnsi"/>
        </w:rPr>
        <w:t xml:space="preserve">, fetal </w:t>
      </w:r>
      <w:r w:rsidR="006D50EE" w:rsidRPr="008A184E">
        <w:rPr>
          <w:rFonts w:asciiTheme="minorHAnsi" w:hAnsiTheme="minorHAnsi" w:cstheme="minorHAnsi"/>
        </w:rPr>
        <w:t>growth</w:t>
      </w:r>
      <w:r w:rsidRPr="008A184E">
        <w:rPr>
          <w:rFonts w:asciiTheme="minorHAnsi" w:hAnsiTheme="minorHAnsi" w:cstheme="minorHAnsi"/>
        </w:rPr>
        <w:t xml:space="preserve">, and </w:t>
      </w:r>
      <w:r w:rsidR="004F32E7" w:rsidRPr="008A184E">
        <w:rPr>
          <w:rFonts w:asciiTheme="minorHAnsi" w:hAnsiTheme="minorHAnsi" w:cstheme="minorHAnsi"/>
        </w:rPr>
        <w:t>fetal</w:t>
      </w:r>
      <w:r w:rsidRPr="008A184E">
        <w:rPr>
          <w:rFonts w:asciiTheme="minorHAnsi" w:hAnsiTheme="minorHAnsi" w:cstheme="minorHAnsi"/>
        </w:rPr>
        <w:t xml:space="preserve"> survival?</w:t>
      </w:r>
      <w:bookmarkEnd w:id="59"/>
      <w:bookmarkEnd w:id="60"/>
    </w:p>
    <w:p w14:paraId="5D0CE54A" w14:textId="28F9BF31" w:rsidR="00FD680E" w:rsidRPr="008A184E" w:rsidRDefault="00FD680E" w:rsidP="00FD680E">
      <w:pPr>
        <w:rPr>
          <w:rFonts w:asciiTheme="minorHAnsi" w:hAnsiTheme="minorHAnsi" w:cstheme="minorHAnsi"/>
          <w:sz w:val="22"/>
          <w:szCs w:val="22"/>
        </w:rPr>
      </w:pPr>
      <w:r w:rsidRPr="008A184E">
        <w:rPr>
          <w:rFonts w:asciiTheme="minorHAnsi" w:hAnsiTheme="minorHAnsi" w:cstheme="minorHAnsi"/>
          <w:sz w:val="22"/>
          <w:szCs w:val="22"/>
        </w:rPr>
        <w:t xml:space="preserve">I hypothesize that our prolonged dexamethasone exposure will reduce placental and fetal </w:t>
      </w:r>
      <w:r w:rsidR="00942EA1" w:rsidRPr="008A184E">
        <w:rPr>
          <w:rFonts w:asciiTheme="minorHAnsi" w:hAnsiTheme="minorHAnsi" w:cstheme="minorHAnsi"/>
          <w:sz w:val="22"/>
          <w:szCs w:val="22"/>
        </w:rPr>
        <w:t xml:space="preserve">weights along with </w:t>
      </w:r>
      <w:r w:rsidR="008761F1" w:rsidRPr="008A184E">
        <w:rPr>
          <w:rFonts w:asciiTheme="minorHAnsi" w:hAnsiTheme="minorHAnsi" w:cstheme="minorHAnsi"/>
          <w:sz w:val="22"/>
          <w:szCs w:val="22"/>
        </w:rPr>
        <w:t xml:space="preserve">reduced </w:t>
      </w:r>
      <w:r w:rsidR="00942EA1" w:rsidRPr="008A184E">
        <w:rPr>
          <w:rFonts w:asciiTheme="minorHAnsi" w:hAnsiTheme="minorHAnsi" w:cstheme="minorHAnsi"/>
          <w:sz w:val="22"/>
          <w:szCs w:val="22"/>
        </w:rPr>
        <w:t>placental labyrinth zone area</w:t>
      </w:r>
      <w:r w:rsidRPr="008A184E">
        <w:rPr>
          <w:rFonts w:asciiTheme="minorHAnsi" w:hAnsiTheme="minorHAnsi" w:cstheme="minorHAnsi"/>
          <w:sz w:val="22"/>
          <w:szCs w:val="22"/>
        </w:rPr>
        <w:t xml:space="preserve"> causing intrauterine growth restriction (IUGR)</w:t>
      </w:r>
      <w:r w:rsidR="00452CDA" w:rsidRPr="008A184E">
        <w:rPr>
          <w:rFonts w:asciiTheme="minorHAnsi" w:hAnsiTheme="minorHAnsi" w:cstheme="minorHAnsi"/>
          <w:sz w:val="22"/>
          <w:szCs w:val="22"/>
        </w:rPr>
        <w:t xml:space="preserve"> </w:t>
      </w:r>
      <w:r w:rsidR="00AF53A2" w:rsidRPr="008A184E">
        <w:rPr>
          <w:rFonts w:asciiTheme="minorHAnsi" w:hAnsiTheme="minorHAnsi" w:cstheme="minorHAnsi"/>
          <w:sz w:val="22"/>
          <w:szCs w:val="22"/>
        </w:rPr>
        <w:t xml:space="preserve">in </w:t>
      </w:r>
      <w:r w:rsidR="0046472F" w:rsidRPr="008A184E">
        <w:rPr>
          <w:rFonts w:asciiTheme="minorHAnsi" w:hAnsiTheme="minorHAnsi" w:cstheme="minorHAnsi"/>
          <w:sz w:val="22"/>
          <w:szCs w:val="22"/>
        </w:rPr>
        <w:t xml:space="preserve">group of dexamethasone pre-gestation till E14.5 and in the group of dexamethasone conception till E14.5 </w:t>
      </w:r>
      <w:r w:rsidR="00452CDA" w:rsidRPr="008A184E">
        <w:rPr>
          <w:rFonts w:asciiTheme="minorHAnsi" w:hAnsiTheme="minorHAnsi" w:cstheme="minorHAnsi"/>
          <w:sz w:val="22"/>
          <w:szCs w:val="22"/>
        </w:rPr>
        <w:t xml:space="preserve">with more </w:t>
      </w:r>
      <w:r w:rsidR="00AF53A2" w:rsidRPr="008A184E">
        <w:rPr>
          <w:rFonts w:asciiTheme="minorHAnsi" w:hAnsiTheme="minorHAnsi" w:cstheme="minorHAnsi"/>
          <w:sz w:val="22"/>
          <w:szCs w:val="22"/>
        </w:rPr>
        <w:t xml:space="preserve">pronounced effect in the groups treated </w:t>
      </w:r>
      <w:r w:rsidR="004F32E7" w:rsidRPr="008A184E">
        <w:rPr>
          <w:rFonts w:asciiTheme="minorHAnsi" w:hAnsiTheme="minorHAnsi" w:cstheme="minorHAnsi"/>
          <w:sz w:val="22"/>
          <w:szCs w:val="22"/>
        </w:rPr>
        <w:t xml:space="preserve">with dexamethasone </w:t>
      </w:r>
      <w:r w:rsidR="00AF53A2" w:rsidRPr="008A184E">
        <w:rPr>
          <w:rFonts w:asciiTheme="minorHAnsi" w:hAnsiTheme="minorHAnsi" w:cstheme="minorHAnsi"/>
          <w:sz w:val="22"/>
          <w:szCs w:val="22"/>
        </w:rPr>
        <w:t>pre</w:t>
      </w:r>
      <w:r w:rsidR="004F32E7" w:rsidRPr="008A184E">
        <w:rPr>
          <w:rFonts w:asciiTheme="minorHAnsi" w:hAnsiTheme="minorHAnsi" w:cstheme="minorHAnsi"/>
          <w:sz w:val="22"/>
          <w:szCs w:val="22"/>
        </w:rPr>
        <w:t>-</w:t>
      </w:r>
      <w:r w:rsidR="00AF53A2" w:rsidRPr="008A184E">
        <w:rPr>
          <w:rFonts w:asciiTheme="minorHAnsi" w:hAnsiTheme="minorHAnsi" w:cstheme="minorHAnsi"/>
          <w:sz w:val="22"/>
          <w:szCs w:val="22"/>
        </w:rPr>
        <w:t>gestation</w:t>
      </w:r>
      <w:r w:rsidR="003E3624" w:rsidRPr="008A184E">
        <w:rPr>
          <w:rFonts w:asciiTheme="minorHAnsi" w:hAnsiTheme="minorHAnsi" w:cstheme="minorHAnsi"/>
          <w:sz w:val="22"/>
          <w:szCs w:val="22"/>
        </w:rPr>
        <w:t xml:space="preserve"> over groups treated at conception</w:t>
      </w:r>
      <w:r w:rsidRPr="008A184E">
        <w:rPr>
          <w:rFonts w:asciiTheme="minorHAnsi" w:hAnsiTheme="minorHAnsi" w:cstheme="minorHAnsi"/>
          <w:sz w:val="22"/>
          <w:szCs w:val="22"/>
        </w:rPr>
        <w:t xml:space="preserve">. </w:t>
      </w:r>
      <w:r w:rsidR="00565EA6" w:rsidRPr="008A184E">
        <w:rPr>
          <w:rFonts w:asciiTheme="minorHAnsi" w:hAnsiTheme="minorHAnsi" w:cstheme="minorHAnsi"/>
          <w:sz w:val="22"/>
          <w:szCs w:val="22"/>
        </w:rPr>
        <w:t xml:space="preserve">Pregnant mice exposed to dexamethasone on E15, E16, and E17 had reduced placental and fetal weights and trophoblast swelling in the junctional and labyrinth zones </w:t>
      </w:r>
      <w:r w:rsidR="00565EA6" w:rsidRPr="008A184E">
        <w:rPr>
          <w:rFonts w:asciiTheme="minorHAnsi" w:hAnsiTheme="minorHAnsi" w:cstheme="minorHAnsi"/>
          <w:sz w:val="22"/>
          <w:szCs w:val="22"/>
        </w:rPr>
        <w:fldChar w:fldCharType="begin" w:fldLock="1"/>
      </w:r>
      <w:r w:rsidR="00565EA6"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2007)","plainTextFormattedCitation":"(Baisden et al., 2007)","previouslyFormattedCitation":"(Baisden &lt;i&gt;et al.&lt;/i&gt;, 2007)"},"properties":{"noteIndex":0},"schema":"https://github.com/citation-style-language/schema/raw/master/csl-citation.json"}</w:instrText>
      </w:r>
      <w:r w:rsidR="00565EA6" w:rsidRPr="008A184E">
        <w:rPr>
          <w:rFonts w:asciiTheme="minorHAnsi" w:hAnsiTheme="minorHAnsi" w:cstheme="minorHAnsi"/>
          <w:sz w:val="22"/>
          <w:szCs w:val="22"/>
        </w:rPr>
        <w:fldChar w:fldCharType="separate"/>
      </w:r>
      <w:r w:rsidR="00565EA6" w:rsidRPr="008A184E">
        <w:rPr>
          <w:rFonts w:asciiTheme="minorHAnsi" w:hAnsiTheme="minorHAnsi" w:cstheme="minorHAnsi"/>
          <w:noProof/>
          <w:sz w:val="22"/>
          <w:szCs w:val="22"/>
        </w:rPr>
        <w:t xml:space="preserve">(Baisden </w:t>
      </w:r>
      <w:r w:rsidR="00565EA6" w:rsidRPr="008A184E">
        <w:rPr>
          <w:rFonts w:asciiTheme="minorHAnsi" w:hAnsiTheme="minorHAnsi" w:cstheme="minorHAnsi"/>
          <w:i/>
          <w:noProof/>
          <w:sz w:val="22"/>
          <w:szCs w:val="22"/>
        </w:rPr>
        <w:t>et al.</w:t>
      </w:r>
      <w:r w:rsidR="00565EA6" w:rsidRPr="008A184E">
        <w:rPr>
          <w:rFonts w:asciiTheme="minorHAnsi" w:hAnsiTheme="minorHAnsi" w:cstheme="minorHAnsi"/>
          <w:noProof/>
          <w:sz w:val="22"/>
          <w:szCs w:val="22"/>
        </w:rPr>
        <w:t>, 2007)</w:t>
      </w:r>
      <w:r w:rsidR="00565EA6" w:rsidRPr="008A184E">
        <w:rPr>
          <w:rFonts w:asciiTheme="minorHAnsi" w:hAnsiTheme="minorHAnsi" w:cstheme="minorHAnsi"/>
          <w:sz w:val="22"/>
          <w:szCs w:val="22"/>
        </w:rPr>
        <w:fldChar w:fldCharType="end"/>
      </w:r>
      <w:r w:rsidR="00565EA6" w:rsidRPr="008A184E">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00565EA6" w:rsidRPr="008A184E">
        <w:rPr>
          <w:rFonts w:asciiTheme="minorHAnsi" w:hAnsiTheme="minorHAnsi" w:cstheme="minorHAnsi"/>
          <w:sz w:val="22"/>
          <w:szCs w:val="22"/>
        </w:rPr>
        <w:fldChar w:fldCharType="begin" w:fldLock="1"/>
      </w:r>
      <w:r w:rsidR="00565EA6"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565EA6" w:rsidRPr="008A184E">
        <w:rPr>
          <w:rFonts w:asciiTheme="minorHAnsi" w:hAnsiTheme="minorHAnsi" w:cstheme="minorHAnsi"/>
          <w:sz w:val="22"/>
          <w:szCs w:val="22"/>
        </w:rPr>
        <w:fldChar w:fldCharType="separate"/>
      </w:r>
      <w:r w:rsidR="00565EA6" w:rsidRPr="008A184E">
        <w:rPr>
          <w:rFonts w:asciiTheme="minorHAnsi" w:hAnsiTheme="minorHAnsi" w:cstheme="minorHAnsi"/>
          <w:noProof/>
          <w:sz w:val="22"/>
          <w:szCs w:val="22"/>
        </w:rPr>
        <w:t xml:space="preserve">(Vaughan </w:t>
      </w:r>
      <w:r w:rsidR="00565EA6" w:rsidRPr="008A184E">
        <w:rPr>
          <w:rFonts w:asciiTheme="minorHAnsi" w:hAnsiTheme="minorHAnsi" w:cstheme="minorHAnsi"/>
          <w:i/>
          <w:noProof/>
          <w:sz w:val="22"/>
          <w:szCs w:val="22"/>
        </w:rPr>
        <w:t>et al.</w:t>
      </w:r>
      <w:r w:rsidR="00565EA6" w:rsidRPr="008A184E">
        <w:rPr>
          <w:rFonts w:asciiTheme="minorHAnsi" w:hAnsiTheme="minorHAnsi" w:cstheme="minorHAnsi"/>
          <w:noProof/>
          <w:sz w:val="22"/>
          <w:szCs w:val="22"/>
        </w:rPr>
        <w:t>, 2012)</w:t>
      </w:r>
      <w:r w:rsidR="00565EA6" w:rsidRPr="008A184E">
        <w:rPr>
          <w:rFonts w:asciiTheme="minorHAnsi" w:hAnsiTheme="minorHAnsi" w:cstheme="minorHAnsi"/>
          <w:sz w:val="22"/>
          <w:szCs w:val="22"/>
        </w:rPr>
        <w:fldChar w:fldCharType="end"/>
      </w:r>
      <w:r w:rsidR="00565EA6" w:rsidRPr="008A184E">
        <w:rPr>
          <w:rFonts w:asciiTheme="minorHAnsi" w:hAnsiTheme="minorHAnsi" w:cstheme="minorHAnsi"/>
          <w:sz w:val="22"/>
          <w:szCs w:val="22"/>
        </w:rPr>
        <w:t xml:space="preserve">, which suggests that our prolonged exposure will have more drastic effects on placental labyrinth area. </w:t>
      </w:r>
      <w:r w:rsidR="004F32E7" w:rsidRPr="008A184E">
        <w:rPr>
          <w:rFonts w:asciiTheme="minorHAnsi" w:hAnsiTheme="minorHAnsi" w:cstheme="minorHAnsi"/>
          <w:sz w:val="22"/>
          <w:szCs w:val="22"/>
        </w:rPr>
        <w:t>To my knowledge, studies assessing effects of glucocorticoid treatment pre-gestation or very early in gestation are lacking</w:t>
      </w:r>
      <w:r w:rsidR="00ED1E6A" w:rsidRPr="008A184E">
        <w:rPr>
          <w:rFonts w:asciiTheme="minorHAnsi" w:hAnsiTheme="minorHAnsi" w:cstheme="minorHAnsi"/>
          <w:sz w:val="22"/>
          <w:szCs w:val="22"/>
        </w:rPr>
        <w:t>. My</w:t>
      </w:r>
      <w:r w:rsidR="00565EA6" w:rsidRPr="008A184E">
        <w:rPr>
          <w:rFonts w:asciiTheme="minorHAnsi" w:hAnsiTheme="minorHAnsi" w:cstheme="minorHAnsi"/>
          <w:sz w:val="22"/>
          <w:szCs w:val="22"/>
        </w:rPr>
        <w:t xml:space="preserve"> preliminary data show</w:t>
      </w:r>
      <w:r w:rsidR="00ED1E6A" w:rsidRPr="008A184E">
        <w:rPr>
          <w:rFonts w:asciiTheme="minorHAnsi" w:hAnsiTheme="minorHAnsi" w:cstheme="minorHAnsi"/>
          <w:sz w:val="22"/>
          <w:szCs w:val="22"/>
        </w:rPr>
        <w:t>s</w:t>
      </w:r>
      <w:r w:rsidR="00565EA6" w:rsidRPr="008A184E">
        <w:rPr>
          <w:rFonts w:asciiTheme="minorHAnsi" w:hAnsiTheme="minorHAnsi" w:cstheme="minorHAnsi"/>
          <w:sz w:val="22"/>
          <w:szCs w:val="22"/>
        </w:rPr>
        <w:t xml:space="preserve"> that mice treated with 1 mg/kg of the synthetic glucocorticoid dexamethasone in the drinking water from 1 week prior to mating through pregnancy </w:t>
      </w:r>
      <w:r w:rsidR="00ED1E6A" w:rsidRPr="008A184E">
        <w:rPr>
          <w:rFonts w:asciiTheme="minorHAnsi" w:hAnsiTheme="minorHAnsi" w:cstheme="minorHAnsi"/>
          <w:sz w:val="22"/>
          <w:szCs w:val="22"/>
        </w:rPr>
        <w:t xml:space="preserve">had 1) </w:t>
      </w:r>
      <w:r w:rsidR="00565EA6" w:rsidRPr="008A184E">
        <w:rPr>
          <w:rFonts w:asciiTheme="minorHAnsi" w:hAnsiTheme="minorHAnsi" w:cstheme="minorHAnsi"/>
          <w:sz w:val="22"/>
          <w:szCs w:val="22"/>
        </w:rPr>
        <w:t>dramatically reduced fertility</w:t>
      </w:r>
      <w:r w:rsidR="00ED1E6A" w:rsidRPr="008A184E">
        <w:rPr>
          <w:rFonts w:asciiTheme="minorHAnsi" w:hAnsiTheme="minorHAnsi" w:cstheme="minorHAnsi"/>
          <w:sz w:val="22"/>
          <w:szCs w:val="22"/>
        </w:rPr>
        <w:t xml:space="preserve"> whereby litter size from treated dams was 34% lower and had 2)</w:t>
      </w:r>
      <w:r w:rsidR="00565EA6" w:rsidRPr="008A184E">
        <w:rPr>
          <w:rFonts w:asciiTheme="minorHAnsi" w:hAnsiTheme="minorHAnsi" w:cstheme="minorHAnsi"/>
          <w:sz w:val="22"/>
          <w:szCs w:val="22"/>
        </w:rPr>
        <w:t xml:space="preserve"> </w:t>
      </w:r>
      <w:r w:rsidR="00ED1E6A" w:rsidRPr="008A184E">
        <w:rPr>
          <w:rFonts w:asciiTheme="minorHAnsi" w:hAnsiTheme="minorHAnsi" w:cstheme="minorHAnsi"/>
          <w:sz w:val="22"/>
          <w:szCs w:val="22"/>
        </w:rPr>
        <w:t xml:space="preserve">37% reduction in </w:t>
      </w:r>
      <w:r w:rsidR="00565EA6" w:rsidRPr="008A184E">
        <w:rPr>
          <w:rFonts w:asciiTheme="minorHAnsi" w:hAnsiTheme="minorHAnsi" w:cstheme="minorHAnsi"/>
          <w:sz w:val="22"/>
          <w:szCs w:val="22"/>
        </w:rPr>
        <w:t>offspring birth weight</w:t>
      </w:r>
      <w:r w:rsidR="00ED1E6A" w:rsidRPr="008A184E">
        <w:rPr>
          <w:rFonts w:asciiTheme="minorHAnsi" w:hAnsiTheme="minorHAnsi" w:cstheme="minorHAnsi"/>
          <w:sz w:val="22"/>
          <w:szCs w:val="22"/>
        </w:rPr>
        <w:t xml:space="preserve">. </w:t>
      </w:r>
      <w:r w:rsidR="004F32E7" w:rsidRPr="008A184E">
        <w:rPr>
          <w:rFonts w:asciiTheme="minorHAnsi" w:hAnsiTheme="minorHAnsi" w:cstheme="minorHAnsi"/>
          <w:sz w:val="22"/>
          <w:szCs w:val="22"/>
        </w:rPr>
        <w:t xml:space="preserve">I </w:t>
      </w:r>
      <w:r w:rsidR="00ED1E6A" w:rsidRPr="008A184E">
        <w:rPr>
          <w:rFonts w:asciiTheme="minorHAnsi" w:hAnsiTheme="minorHAnsi" w:cstheme="minorHAnsi"/>
          <w:sz w:val="22"/>
          <w:szCs w:val="22"/>
        </w:rPr>
        <w:t xml:space="preserve">thus </w:t>
      </w:r>
      <w:r w:rsidR="004F32E7" w:rsidRPr="008A184E">
        <w:rPr>
          <w:rFonts w:asciiTheme="minorHAnsi" w:hAnsiTheme="minorHAnsi" w:cstheme="minorHAnsi"/>
          <w:sz w:val="22"/>
          <w:szCs w:val="22"/>
        </w:rPr>
        <w:t>expect f</w:t>
      </w:r>
      <w:r w:rsidRPr="008A184E">
        <w:rPr>
          <w:rFonts w:asciiTheme="minorHAnsi" w:hAnsiTheme="minorHAnsi" w:cstheme="minorHAnsi"/>
          <w:sz w:val="22"/>
          <w:szCs w:val="22"/>
        </w:rPr>
        <w:t xml:space="preserve">etal survival to be reduced </w:t>
      </w:r>
      <w:r w:rsidR="004F32E7" w:rsidRPr="008A184E">
        <w:rPr>
          <w:rFonts w:asciiTheme="minorHAnsi" w:hAnsiTheme="minorHAnsi" w:cstheme="minorHAnsi"/>
          <w:sz w:val="22"/>
          <w:szCs w:val="22"/>
        </w:rPr>
        <w:t xml:space="preserve">as evident by resorption more so in the dexamethasone pre-gestation group than </w:t>
      </w:r>
      <w:r w:rsidR="00ED1E6A" w:rsidRPr="008A184E">
        <w:rPr>
          <w:rFonts w:asciiTheme="minorHAnsi" w:hAnsiTheme="minorHAnsi" w:cstheme="minorHAnsi"/>
          <w:sz w:val="22"/>
          <w:szCs w:val="22"/>
        </w:rPr>
        <w:t xml:space="preserve">in </w:t>
      </w:r>
      <w:r w:rsidR="004F32E7" w:rsidRPr="008A184E">
        <w:rPr>
          <w:rFonts w:asciiTheme="minorHAnsi" w:hAnsiTheme="minorHAnsi" w:cstheme="minorHAnsi"/>
          <w:sz w:val="22"/>
          <w:szCs w:val="22"/>
        </w:rPr>
        <w:t>the conception group.</w:t>
      </w:r>
    </w:p>
    <w:p w14:paraId="41DBFCF4" w14:textId="77777777" w:rsidR="007946B3" w:rsidRPr="008A184E" w:rsidRDefault="007946B3" w:rsidP="00FD680E">
      <w:pPr>
        <w:rPr>
          <w:rFonts w:asciiTheme="minorHAnsi" w:hAnsiTheme="minorHAnsi" w:cstheme="minorHAnsi"/>
          <w:sz w:val="22"/>
          <w:szCs w:val="22"/>
        </w:rPr>
      </w:pPr>
    </w:p>
    <w:p w14:paraId="58FB7A2E" w14:textId="25E2C2F7" w:rsidR="004F32E7" w:rsidRPr="008A184E" w:rsidRDefault="004F32E7" w:rsidP="004F32E7">
      <w:pPr>
        <w:pStyle w:val="Heading2"/>
        <w:rPr>
          <w:rFonts w:asciiTheme="minorHAnsi" w:hAnsiTheme="minorHAnsi" w:cstheme="minorHAnsi"/>
        </w:rPr>
      </w:pPr>
      <w:bookmarkStart w:id="61" w:name="_Toc15461882"/>
      <w:bookmarkStart w:id="62" w:name="_Toc16512891"/>
      <w:r w:rsidRPr="008A184E">
        <w:rPr>
          <w:rFonts w:asciiTheme="minorHAnsi" w:hAnsiTheme="minorHAnsi" w:cstheme="minorHAnsi"/>
          <w:b/>
          <w:bCs/>
        </w:rPr>
        <w:t>Aim 1.2:</w:t>
      </w:r>
      <w:r w:rsidRPr="008A184E">
        <w:rPr>
          <w:rFonts w:asciiTheme="minorHAnsi" w:hAnsiTheme="minorHAnsi" w:cstheme="minorHAnsi"/>
        </w:rPr>
        <w:t> How does maternal GC exposure affect the expression of placental nutrient transporters?</w:t>
      </w:r>
      <w:bookmarkEnd w:id="62"/>
      <w:r w:rsidRPr="008A184E">
        <w:rPr>
          <w:rFonts w:asciiTheme="minorHAnsi" w:hAnsiTheme="minorHAnsi" w:cstheme="minorHAnsi"/>
        </w:rPr>
        <w:t> </w:t>
      </w:r>
      <w:bookmarkEnd w:id="61"/>
    </w:p>
    <w:p w14:paraId="4C453A72" w14:textId="75D7633D" w:rsidR="0015050F" w:rsidRPr="008A184E" w:rsidRDefault="004F32E7" w:rsidP="00F0111A">
      <w:pPr>
        <w:rPr>
          <w:rFonts w:asciiTheme="minorHAnsi" w:hAnsiTheme="minorHAnsi" w:cstheme="minorHAnsi"/>
          <w:sz w:val="22"/>
          <w:szCs w:val="22"/>
        </w:rPr>
      </w:pPr>
      <w:r w:rsidRPr="008A184E">
        <w:rPr>
          <w:rFonts w:asciiTheme="minorHAnsi" w:hAnsiTheme="minorHAnsi" w:cstheme="minorHAnsi"/>
          <w:sz w:val="22"/>
          <w:szCs w:val="22"/>
        </w:rPr>
        <w:t xml:space="preserve">The experiments conducted in this aim will examine the effect of dexamethasone treatment on placental transport and transporters. </w:t>
      </w:r>
      <w:r w:rsidR="008018BA" w:rsidRPr="008A184E">
        <w:rPr>
          <w:rFonts w:asciiTheme="minorHAnsi" w:hAnsiTheme="minorHAnsi" w:cstheme="minorHAnsi"/>
          <w:sz w:val="22"/>
          <w:szCs w:val="22"/>
        </w:rPr>
        <w:t>I</w:t>
      </w:r>
      <w:r w:rsidRPr="008A184E">
        <w:rPr>
          <w:rFonts w:asciiTheme="minorHAnsi" w:hAnsiTheme="minorHAnsi" w:cstheme="minorHAnsi"/>
          <w:sz w:val="22"/>
          <w:szCs w:val="22"/>
        </w:rPr>
        <w:t xml:space="preserve"> predict that placental glucose transporters</w:t>
      </w:r>
      <w:r w:rsidR="00F0111A" w:rsidRPr="008A184E">
        <w:rPr>
          <w:rFonts w:asciiTheme="minorHAnsi" w:hAnsiTheme="minorHAnsi" w:cstheme="minorHAnsi"/>
          <w:sz w:val="22"/>
          <w:szCs w:val="22"/>
        </w:rPr>
        <w:t>, GLUT1 and GLUT3,</w:t>
      </w:r>
      <w:r w:rsidRPr="008A184E">
        <w:rPr>
          <w:rFonts w:asciiTheme="minorHAnsi" w:hAnsiTheme="minorHAnsi" w:cstheme="minorHAnsi"/>
          <w:sz w:val="22"/>
          <w:szCs w:val="22"/>
        </w:rPr>
        <w:t xml:space="preserve"> will </w:t>
      </w:r>
      <w:r w:rsidR="005C397F" w:rsidRPr="008A184E">
        <w:rPr>
          <w:rFonts w:asciiTheme="minorHAnsi" w:hAnsiTheme="minorHAnsi" w:cstheme="minorHAnsi"/>
          <w:sz w:val="22"/>
          <w:szCs w:val="22"/>
        </w:rPr>
        <w:t>have increased gene</w:t>
      </w:r>
      <w:r w:rsidRPr="008A184E">
        <w:rPr>
          <w:rFonts w:asciiTheme="minorHAnsi" w:hAnsiTheme="minorHAnsi" w:cstheme="minorHAnsi"/>
          <w:sz w:val="22"/>
          <w:szCs w:val="22"/>
        </w:rPr>
        <w:t xml:space="preserve"> expression</w:t>
      </w:r>
      <w:r w:rsidR="000A5534" w:rsidRPr="008A184E">
        <w:rPr>
          <w:rFonts w:asciiTheme="minorHAnsi" w:hAnsiTheme="minorHAnsi" w:cstheme="minorHAnsi"/>
          <w:sz w:val="22"/>
          <w:szCs w:val="22"/>
        </w:rPr>
        <w:t>.</w:t>
      </w:r>
      <w:r w:rsidRPr="008A184E">
        <w:rPr>
          <w:rFonts w:asciiTheme="minorHAnsi" w:hAnsiTheme="minorHAnsi" w:cstheme="minorHAnsi"/>
          <w:sz w:val="22"/>
          <w:szCs w:val="22"/>
        </w:rPr>
        <w:t xml:space="preserve"> </w:t>
      </w:r>
      <w:r w:rsidR="00F0111A" w:rsidRPr="008A184E">
        <w:rPr>
          <w:rFonts w:asciiTheme="minorHAnsi" w:hAnsiTheme="minorHAnsi" w:cstheme="minorHAnsi"/>
          <w:sz w:val="22"/>
          <w:szCs w:val="22"/>
        </w:rPr>
        <w:t xml:space="preserve">This is supported by increased placental GLUT1 protein expression at E21 in rats exposed to 100 and 200 </w:t>
      </w:r>
      <w:proofErr w:type="spellStart"/>
      <w:r w:rsidR="00F0111A" w:rsidRPr="008A184E">
        <w:rPr>
          <w:rFonts w:asciiTheme="minorHAnsi" w:hAnsiTheme="minorHAnsi" w:cstheme="minorHAnsi"/>
          <w:sz w:val="22"/>
          <w:szCs w:val="22"/>
        </w:rPr>
        <w:t>ug</w:t>
      </w:r>
      <w:proofErr w:type="spellEnd"/>
      <w:r w:rsidR="00F0111A" w:rsidRPr="008A184E">
        <w:rPr>
          <w:rFonts w:asciiTheme="minorHAnsi" w:hAnsiTheme="minorHAnsi" w:cstheme="minorHAnsi"/>
          <w:sz w:val="22"/>
          <w:szCs w:val="22"/>
        </w:rPr>
        <w:t xml:space="preserve">/kg body weight/ day of dexamethasone starting at E15 </w:t>
      </w:r>
      <w:r w:rsidR="00F0111A" w:rsidRPr="008A184E">
        <w:rPr>
          <w:rFonts w:asciiTheme="minorHAnsi" w:hAnsiTheme="minorHAnsi" w:cstheme="minorHAnsi"/>
          <w:sz w:val="22"/>
          <w:szCs w:val="22"/>
        </w:rPr>
        <w:fldChar w:fldCharType="begin" w:fldLock="1"/>
      </w:r>
      <w:r w:rsidR="00F0111A" w:rsidRPr="008A184E">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00F0111A" w:rsidRPr="008A184E">
        <w:rPr>
          <w:rFonts w:asciiTheme="minorHAnsi" w:hAnsiTheme="minorHAnsi" w:cstheme="minorHAnsi"/>
          <w:sz w:val="22"/>
          <w:szCs w:val="22"/>
        </w:rPr>
        <w:fldChar w:fldCharType="separate"/>
      </w:r>
      <w:r w:rsidR="00F0111A" w:rsidRPr="008A184E">
        <w:rPr>
          <w:rFonts w:asciiTheme="minorHAnsi" w:hAnsiTheme="minorHAnsi" w:cstheme="minorHAnsi"/>
          <w:noProof/>
          <w:sz w:val="22"/>
          <w:szCs w:val="22"/>
        </w:rPr>
        <w:t>(Langdown &amp; Sugden, 2001)</w:t>
      </w:r>
      <w:r w:rsidR="00F0111A" w:rsidRPr="008A184E">
        <w:rPr>
          <w:rFonts w:asciiTheme="minorHAnsi" w:hAnsiTheme="minorHAnsi" w:cstheme="minorHAnsi"/>
          <w:sz w:val="22"/>
          <w:szCs w:val="22"/>
        </w:rPr>
        <w:fldChar w:fldCharType="end"/>
      </w:r>
      <w:r w:rsidR="00F0111A" w:rsidRPr="008A184E">
        <w:rPr>
          <w:rFonts w:asciiTheme="minorHAnsi" w:hAnsiTheme="minorHAnsi" w:cstheme="minorHAnsi"/>
          <w:sz w:val="22"/>
          <w:szCs w:val="22"/>
        </w:rPr>
        <w:t xml:space="preserve">. Furthermore, mice exposed to corticosterone in their drinking water at E11-E16 had increased placental GLUT1 and GLUT3 gene expression at E16 </w:t>
      </w:r>
      <w:r w:rsidR="00F0111A" w:rsidRPr="008A184E">
        <w:rPr>
          <w:rFonts w:asciiTheme="minorHAnsi" w:hAnsiTheme="minorHAnsi" w:cstheme="minorHAnsi"/>
          <w:sz w:val="22"/>
          <w:szCs w:val="22"/>
        </w:rPr>
        <w:fldChar w:fldCharType="begin" w:fldLock="1"/>
      </w:r>
      <w:r w:rsidR="00F0111A"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F0111A" w:rsidRPr="008A184E">
        <w:rPr>
          <w:rFonts w:asciiTheme="minorHAnsi" w:hAnsiTheme="minorHAnsi" w:cstheme="minorHAnsi"/>
          <w:sz w:val="22"/>
          <w:szCs w:val="22"/>
        </w:rPr>
        <w:fldChar w:fldCharType="separate"/>
      </w:r>
      <w:r w:rsidR="00F0111A" w:rsidRPr="008A184E">
        <w:rPr>
          <w:rFonts w:asciiTheme="minorHAnsi" w:hAnsiTheme="minorHAnsi" w:cstheme="minorHAnsi"/>
          <w:noProof/>
          <w:sz w:val="22"/>
          <w:szCs w:val="22"/>
        </w:rPr>
        <w:t xml:space="preserve">(Vaughan </w:t>
      </w:r>
      <w:r w:rsidR="00F0111A" w:rsidRPr="008A184E">
        <w:rPr>
          <w:rFonts w:asciiTheme="minorHAnsi" w:hAnsiTheme="minorHAnsi" w:cstheme="minorHAnsi"/>
          <w:i/>
          <w:noProof/>
          <w:sz w:val="22"/>
          <w:szCs w:val="22"/>
        </w:rPr>
        <w:t>et al.</w:t>
      </w:r>
      <w:r w:rsidR="00F0111A" w:rsidRPr="008A184E">
        <w:rPr>
          <w:rFonts w:asciiTheme="minorHAnsi" w:hAnsiTheme="minorHAnsi" w:cstheme="minorHAnsi"/>
          <w:noProof/>
          <w:sz w:val="22"/>
          <w:szCs w:val="22"/>
        </w:rPr>
        <w:t>, 2015)</w:t>
      </w:r>
      <w:r w:rsidR="00F0111A" w:rsidRPr="008A184E">
        <w:rPr>
          <w:rFonts w:asciiTheme="minorHAnsi" w:hAnsiTheme="minorHAnsi" w:cstheme="minorHAnsi"/>
          <w:sz w:val="22"/>
          <w:szCs w:val="22"/>
        </w:rPr>
        <w:fldChar w:fldCharType="end"/>
      </w:r>
      <w:r w:rsidR="00F0111A" w:rsidRPr="008A184E">
        <w:rPr>
          <w:rFonts w:asciiTheme="minorHAnsi" w:hAnsiTheme="minorHAnsi" w:cstheme="minorHAnsi"/>
          <w:sz w:val="22"/>
          <w:szCs w:val="22"/>
        </w:rPr>
        <w:t>.</w:t>
      </w:r>
      <w:r w:rsidR="003F2E66" w:rsidRPr="008A184E">
        <w:rPr>
          <w:rFonts w:asciiTheme="minorHAnsi" w:hAnsiTheme="minorHAnsi" w:cstheme="minorHAnsi"/>
          <w:sz w:val="22"/>
          <w:szCs w:val="22"/>
        </w:rPr>
        <w:t xml:space="preserve"> This exposure timing (E11-E16) covers our window of interest at E14</w:t>
      </w:r>
      <w:r w:rsidR="00BA1306" w:rsidRPr="008A184E">
        <w:rPr>
          <w:rFonts w:asciiTheme="minorHAnsi" w:hAnsiTheme="minorHAnsi" w:cstheme="minorHAnsi"/>
          <w:sz w:val="22"/>
          <w:szCs w:val="22"/>
        </w:rPr>
        <w:t>.5</w:t>
      </w:r>
      <w:r w:rsidR="003F2E66" w:rsidRPr="008A184E">
        <w:rPr>
          <w:rFonts w:asciiTheme="minorHAnsi" w:hAnsiTheme="minorHAnsi" w:cstheme="minorHAnsi"/>
          <w:sz w:val="22"/>
          <w:szCs w:val="22"/>
        </w:rPr>
        <w:t xml:space="preserve">, but it is worthy to note that not all studies detected changes in glucose transporter expression during pregnancy using various exposure windows and doses </w:t>
      </w:r>
      <w:r w:rsidR="00D46E29" w:rsidRPr="008A184E">
        <w:rPr>
          <w:rFonts w:asciiTheme="minorHAnsi" w:hAnsiTheme="minorHAnsi" w:cstheme="minorHAnsi"/>
          <w:sz w:val="22"/>
          <w:szCs w:val="22"/>
        </w:rPr>
        <w:fldChar w:fldCharType="begin" w:fldLock="1"/>
      </w:r>
      <w:r w:rsidR="00EF16FA"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International","id":"ITEM-3","issued":{"date-parts":[["2018","10","9"]]},"page":"1-11","publisher":"Hindawi","title":"Excess Hydrocortisone Hampers Placental Nutrient Uptake Disrupting Cellular Metabolism","type":"article-journal","volume":"2018"},"uris":["http://www.mendeley.com/documents/?uuid=cc17851b-4659-3870-98fe-7a76748bec91"]}],"mendeley":{"formattedCitation":"(Cuffe &lt;i&gt;et al.&lt;/i&gt;, 2011; Vaughan &lt;i&gt;et al.&lt;/i&gt;, 2015; Mateos &lt;i&gt;et al.&lt;/i&gt;, 2018)","plainTextFormattedCitation":"(Cuffe et al., 2011; Vaughan et al., 2015; Mateos et al., 2018)","previouslyFormattedCitation":"(Cuffe &lt;i&gt;et al.&lt;/i&gt;, 2011; Vaughan &lt;i&gt;et al.&lt;/i&gt;, 2015; Mateos &lt;i&gt;et al.&lt;/i&gt;, 2018)"},"properties":{"noteIndex":0},"schema":"https://github.com/citation-style-language/schema/raw/master/csl-citation.json"}</w:instrText>
      </w:r>
      <w:r w:rsidR="00D46E29" w:rsidRPr="008A184E">
        <w:rPr>
          <w:rFonts w:asciiTheme="minorHAnsi" w:hAnsiTheme="minorHAnsi" w:cstheme="minorHAnsi"/>
          <w:sz w:val="22"/>
          <w:szCs w:val="22"/>
        </w:rPr>
        <w:fldChar w:fldCharType="separate"/>
      </w:r>
      <w:r w:rsidR="00D46E29" w:rsidRPr="008A184E">
        <w:rPr>
          <w:rFonts w:asciiTheme="minorHAnsi" w:hAnsiTheme="minorHAnsi" w:cstheme="minorHAnsi"/>
          <w:noProof/>
          <w:sz w:val="22"/>
          <w:szCs w:val="22"/>
        </w:rPr>
        <w:t xml:space="preserve">(Cuffe </w:t>
      </w:r>
      <w:r w:rsidR="00D46E29" w:rsidRPr="008A184E">
        <w:rPr>
          <w:rFonts w:asciiTheme="minorHAnsi" w:hAnsiTheme="minorHAnsi" w:cstheme="minorHAnsi"/>
          <w:i/>
          <w:noProof/>
          <w:sz w:val="22"/>
          <w:szCs w:val="22"/>
        </w:rPr>
        <w:t>et al.</w:t>
      </w:r>
      <w:r w:rsidR="00D46E29" w:rsidRPr="008A184E">
        <w:rPr>
          <w:rFonts w:asciiTheme="minorHAnsi" w:hAnsiTheme="minorHAnsi" w:cstheme="minorHAnsi"/>
          <w:noProof/>
          <w:sz w:val="22"/>
          <w:szCs w:val="22"/>
        </w:rPr>
        <w:t xml:space="preserve">, 2011; Vaughan </w:t>
      </w:r>
      <w:r w:rsidR="00D46E29" w:rsidRPr="008A184E">
        <w:rPr>
          <w:rFonts w:asciiTheme="minorHAnsi" w:hAnsiTheme="minorHAnsi" w:cstheme="minorHAnsi"/>
          <w:i/>
          <w:noProof/>
          <w:sz w:val="22"/>
          <w:szCs w:val="22"/>
        </w:rPr>
        <w:t>et al.</w:t>
      </w:r>
      <w:r w:rsidR="00D46E29" w:rsidRPr="008A184E">
        <w:rPr>
          <w:rFonts w:asciiTheme="minorHAnsi" w:hAnsiTheme="minorHAnsi" w:cstheme="minorHAnsi"/>
          <w:noProof/>
          <w:sz w:val="22"/>
          <w:szCs w:val="22"/>
        </w:rPr>
        <w:t xml:space="preserve">, 2015; Mateos </w:t>
      </w:r>
      <w:r w:rsidR="00D46E29" w:rsidRPr="008A184E">
        <w:rPr>
          <w:rFonts w:asciiTheme="minorHAnsi" w:hAnsiTheme="minorHAnsi" w:cstheme="minorHAnsi"/>
          <w:i/>
          <w:noProof/>
          <w:sz w:val="22"/>
          <w:szCs w:val="22"/>
        </w:rPr>
        <w:t>et al.</w:t>
      </w:r>
      <w:r w:rsidR="00D46E29" w:rsidRPr="008A184E">
        <w:rPr>
          <w:rFonts w:asciiTheme="minorHAnsi" w:hAnsiTheme="minorHAnsi" w:cstheme="minorHAnsi"/>
          <w:noProof/>
          <w:sz w:val="22"/>
          <w:szCs w:val="22"/>
        </w:rPr>
        <w:t>, 2018)</w:t>
      </w:r>
      <w:r w:rsidR="00D46E29" w:rsidRPr="008A184E">
        <w:rPr>
          <w:rFonts w:asciiTheme="minorHAnsi" w:hAnsiTheme="minorHAnsi" w:cstheme="minorHAnsi"/>
          <w:sz w:val="22"/>
          <w:szCs w:val="22"/>
        </w:rPr>
        <w:fldChar w:fldCharType="end"/>
      </w:r>
      <w:r w:rsidR="00D46E29" w:rsidRPr="008A184E">
        <w:rPr>
          <w:rFonts w:asciiTheme="minorHAnsi" w:hAnsiTheme="minorHAnsi" w:cstheme="minorHAnsi"/>
          <w:sz w:val="22"/>
          <w:szCs w:val="22"/>
        </w:rPr>
        <w:t>.</w:t>
      </w:r>
      <w:r w:rsidR="003F2E66" w:rsidRPr="008A184E">
        <w:rPr>
          <w:rFonts w:asciiTheme="minorHAnsi" w:hAnsiTheme="minorHAnsi" w:cstheme="minorHAnsi"/>
          <w:sz w:val="22"/>
          <w:szCs w:val="22"/>
        </w:rPr>
        <w:t xml:space="preserve"> </w:t>
      </w:r>
    </w:p>
    <w:p w14:paraId="2BE49D8B" w14:textId="77777777" w:rsidR="0015050F" w:rsidRPr="008A184E" w:rsidRDefault="0015050F" w:rsidP="00F0111A">
      <w:pPr>
        <w:rPr>
          <w:rFonts w:asciiTheme="minorHAnsi" w:hAnsiTheme="minorHAnsi" w:cstheme="minorHAnsi"/>
          <w:sz w:val="22"/>
          <w:szCs w:val="22"/>
        </w:rPr>
      </w:pPr>
    </w:p>
    <w:p w14:paraId="0521D322" w14:textId="06240631" w:rsidR="00391F57" w:rsidRPr="008A184E" w:rsidRDefault="00487EC4" w:rsidP="00391F57">
      <w:pPr>
        <w:rPr>
          <w:rFonts w:asciiTheme="minorHAnsi" w:hAnsiTheme="minorHAnsi" w:cstheme="minorHAnsi"/>
          <w:sz w:val="22"/>
          <w:szCs w:val="22"/>
        </w:rPr>
      </w:pPr>
      <w:r w:rsidRPr="008A184E">
        <w:rPr>
          <w:rFonts w:asciiTheme="minorHAnsi" w:hAnsiTheme="minorHAnsi" w:cstheme="minorHAnsi"/>
          <w:sz w:val="22"/>
          <w:szCs w:val="22"/>
        </w:rPr>
        <w:t xml:space="preserve">Since system </w:t>
      </w:r>
      <w:proofErr w:type="spellStart"/>
      <w:r w:rsidRPr="008A184E">
        <w:rPr>
          <w:rFonts w:asciiTheme="minorHAnsi" w:hAnsiTheme="minorHAnsi" w:cstheme="minorHAnsi"/>
          <w:sz w:val="22"/>
          <w:szCs w:val="22"/>
        </w:rPr>
        <w:t>A</w:t>
      </w:r>
      <w:proofErr w:type="spellEnd"/>
      <w:r w:rsidRPr="008A184E">
        <w:rPr>
          <w:rFonts w:asciiTheme="minorHAnsi" w:hAnsiTheme="minorHAnsi" w:cstheme="minorHAnsi"/>
          <w:sz w:val="22"/>
          <w:szCs w:val="22"/>
        </w:rPr>
        <w:t xml:space="preserve"> amino acid transport is the most associated with growth restriction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Restriction","type":"article-journal","volume":"42"},"uris":["http://www.mendeley.com/documents/?uuid=56bb4a2f-7a33-3355-a450-ffc8b209011f"]}],"mendeley":{"formattedCitation":"(Glazier &lt;i&gt;et al.&lt;/i&gt;, 1997)","plainTextFormattedCitation":"(Glazier et al., 1997)"},"properties":{"noteIndex":0},"schema":"https://github.com/citation-style-language/schema/raw/master/csl-citation.json"}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(Glazier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1997)</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which is expected to occur after our exposure (from </w:t>
      </w:r>
      <w:r w:rsidRPr="008A184E">
        <w:rPr>
          <w:rFonts w:asciiTheme="minorHAnsi" w:hAnsiTheme="minorHAnsi" w:cstheme="minorHAnsi"/>
          <w:i/>
          <w:sz w:val="22"/>
          <w:szCs w:val="22"/>
        </w:rPr>
        <w:t xml:space="preserve">Aim </w:t>
      </w:r>
      <w:r w:rsidRPr="008A184E">
        <w:rPr>
          <w:rFonts w:asciiTheme="minorHAnsi" w:hAnsiTheme="minorHAnsi" w:cstheme="minorHAnsi"/>
          <w:sz w:val="22"/>
          <w:szCs w:val="22"/>
        </w:rPr>
        <w:t xml:space="preserve">1), my hypothesis will focus on SNAT1, SNAT2, and SNAT4 expression. </w:t>
      </w:r>
      <w:r w:rsidR="008018BA" w:rsidRPr="008A184E">
        <w:rPr>
          <w:rFonts w:asciiTheme="minorHAnsi" w:hAnsiTheme="minorHAnsi" w:cstheme="minorHAnsi"/>
          <w:sz w:val="22"/>
          <w:szCs w:val="22"/>
        </w:rPr>
        <w:t xml:space="preserve">I </w:t>
      </w:r>
      <w:r w:rsidRPr="008A184E">
        <w:rPr>
          <w:rFonts w:asciiTheme="minorHAnsi" w:hAnsiTheme="minorHAnsi" w:cstheme="minorHAnsi"/>
          <w:sz w:val="22"/>
          <w:szCs w:val="22"/>
        </w:rPr>
        <w:t>p</w:t>
      </w:r>
      <w:r w:rsidR="008018BA" w:rsidRPr="008A184E">
        <w:rPr>
          <w:rFonts w:asciiTheme="minorHAnsi" w:hAnsiTheme="minorHAnsi" w:cstheme="minorHAnsi"/>
          <w:sz w:val="22"/>
          <w:szCs w:val="22"/>
        </w:rPr>
        <w:t>redict</w:t>
      </w:r>
      <w:r w:rsidR="007C1BB5" w:rsidRPr="008A184E">
        <w:rPr>
          <w:rFonts w:asciiTheme="minorHAnsi" w:hAnsiTheme="minorHAnsi" w:cstheme="minorHAnsi"/>
          <w:sz w:val="22"/>
          <w:szCs w:val="22"/>
        </w:rPr>
        <w:t xml:space="preserve"> increas</w:t>
      </w:r>
      <w:r w:rsidR="008018BA" w:rsidRPr="008A184E">
        <w:rPr>
          <w:rFonts w:asciiTheme="minorHAnsi" w:hAnsiTheme="minorHAnsi" w:cstheme="minorHAnsi"/>
          <w:sz w:val="22"/>
          <w:szCs w:val="22"/>
        </w:rPr>
        <w:t xml:space="preserve">ed placental </w:t>
      </w:r>
      <w:r w:rsidR="007C1BB5" w:rsidRPr="008A184E">
        <w:rPr>
          <w:rFonts w:asciiTheme="minorHAnsi" w:hAnsiTheme="minorHAnsi" w:cstheme="minorHAnsi"/>
          <w:sz w:val="22"/>
          <w:szCs w:val="22"/>
        </w:rPr>
        <w:t xml:space="preserve">system </w:t>
      </w:r>
      <w:proofErr w:type="spellStart"/>
      <w:r w:rsidR="007C1BB5" w:rsidRPr="008A184E">
        <w:rPr>
          <w:rFonts w:asciiTheme="minorHAnsi" w:hAnsiTheme="minorHAnsi" w:cstheme="minorHAnsi"/>
          <w:sz w:val="22"/>
          <w:szCs w:val="22"/>
        </w:rPr>
        <w:t>A</w:t>
      </w:r>
      <w:proofErr w:type="spellEnd"/>
      <w:r w:rsidR="007C1BB5" w:rsidRPr="008A184E">
        <w:rPr>
          <w:rFonts w:asciiTheme="minorHAnsi" w:hAnsiTheme="minorHAnsi" w:cstheme="minorHAnsi"/>
          <w:sz w:val="22"/>
          <w:szCs w:val="22"/>
        </w:rPr>
        <w:t xml:space="preserve"> </w:t>
      </w:r>
      <w:r w:rsidR="008018BA" w:rsidRPr="008A184E">
        <w:rPr>
          <w:rFonts w:asciiTheme="minorHAnsi" w:hAnsiTheme="minorHAnsi" w:cstheme="minorHAnsi"/>
          <w:sz w:val="22"/>
          <w:szCs w:val="22"/>
        </w:rPr>
        <w:t xml:space="preserve">amino acid </w:t>
      </w:r>
      <w:r w:rsidR="007946B3" w:rsidRPr="008A184E">
        <w:rPr>
          <w:rFonts w:asciiTheme="minorHAnsi" w:hAnsiTheme="minorHAnsi" w:cstheme="minorHAnsi"/>
          <w:sz w:val="22"/>
          <w:szCs w:val="22"/>
        </w:rPr>
        <w:t xml:space="preserve">transporter </w:t>
      </w:r>
      <w:r w:rsidR="008018BA" w:rsidRPr="008A184E">
        <w:rPr>
          <w:rFonts w:asciiTheme="minorHAnsi" w:hAnsiTheme="minorHAnsi" w:cstheme="minorHAnsi"/>
          <w:sz w:val="22"/>
          <w:szCs w:val="22"/>
        </w:rPr>
        <w:t>expression</w:t>
      </w:r>
      <w:r w:rsidR="007C1BB5" w:rsidRPr="008A184E">
        <w:rPr>
          <w:rFonts w:asciiTheme="minorHAnsi" w:hAnsiTheme="minorHAnsi" w:cstheme="minorHAnsi"/>
          <w:sz w:val="22"/>
          <w:szCs w:val="22"/>
        </w:rPr>
        <w:t xml:space="preserve"> of SNAT1, SNAT2 </w:t>
      </w:r>
      <w:r w:rsidR="00391F57" w:rsidRPr="008A184E">
        <w:rPr>
          <w:rFonts w:asciiTheme="minorHAnsi" w:hAnsiTheme="minorHAnsi" w:cstheme="minorHAnsi"/>
          <w:sz w:val="22"/>
          <w:szCs w:val="22"/>
        </w:rPr>
        <w:t xml:space="preserve">but unchanged </w:t>
      </w:r>
      <w:r w:rsidR="007C1BB5" w:rsidRPr="008A184E">
        <w:rPr>
          <w:rFonts w:asciiTheme="minorHAnsi" w:hAnsiTheme="minorHAnsi" w:cstheme="minorHAnsi"/>
          <w:sz w:val="22"/>
          <w:szCs w:val="22"/>
        </w:rPr>
        <w:t>SNAT4</w:t>
      </w:r>
      <w:r w:rsidR="008018BA" w:rsidRPr="008A184E">
        <w:rPr>
          <w:rFonts w:asciiTheme="minorHAnsi" w:hAnsiTheme="minorHAnsi" w:cstheme="minorHAnsi"/>
          <w:sz w:val="22"/>
          <w:szCs w:val="22"/>
        </w:rPr>
        <w:t xml:space="preserve"> </w:t>
      </w:r>
      <w:r w:rsidR="000A5534" w:rsidRPr="008A184E">
        <w:rPr>
          <w:rFonts w:asciiTheme="minorHAnsi" w:hAnsiTheme="minorHAnsi" w:cstheme="minorHAnsi"/>
          <w:sz w:val="22"/>
          <w:szCs w:val="22"/>
        </w:rPr>
        <w:t xml:space="preserve">with our </w:t>
      </w:r>
      <w:r w:rsidR="007C1BB5" w:rsidRPr="008A184E">
        <w:rPr>
          <w:rFonts w:asciiTheme="minorHAnsi" w:hAnsiTheme="minorHAnsi" w:cstheme="minorHAnsi"/>
          <w:sz w:val="22"/>
          <w:szCs w:val="22"/>
        </w:rPr>
        <w:t>GC</w:t>
      </w:r>
      <w:r w:rsidR="000A5534" w:rsidRPr="008A184E">
        <w:rPr>
          <w:rFonts w:asciiTheme="minorHAnsi" w:hAnsiTheme="minorHAnsi" w:cstheme="minorHAnsi"/>
          <w:sz w:val="22"/>
          <w:szCs w:val="22"/>
        </w:rPr>
        <w:t xml:space="preserve"> exposure</w:t>
      </w:r>
      <w:r w:rsidR="007C1BB5" w:rsidRPr="008A184E">
        <w:rPr>
          <w:rFonts w:asciiTheme="minorHAnsi" w:hAnsiTheme="minorHAnsi" w:cstheme="minorHAnsi"/>
          <w:sz w:val="22"/>
          <w:szCs w:val="22"/>
        </w:rPr>
        <w:t xml:space="preserve">s. </w:t>
      </w:r>
      <w:r w:rsidR="00391F57" w:rsidRPr="008A184E">
        <w:rPr>
          <w:rFonts w:asciiTheme="minorHAnsi" w:hAnsiTheme="minorHAnsi" w:cstheme="minorHAnsi"/>
          <w:sz w:val="22"/>
          <w:szCs w:val="22"/>
        </w:rPr>
        <w:t>This hypothesis is supported by increased SNAT1 and SNAT2 gene expression but unaltered SNAT4 expression at E16 in mice treated with dexamethasone in their drinking water at E11-E16</w:t>
      </w:r>
      <w:r w:rsidR="00BA1306" w:rsidRPr="008A184E">
        <w:rPr>
          <w:rFonts w:asciiTheme="minorHAnsi" w:hAnsiTheme="minorHAnsi" w:cstheme="minorHAnsi"/>
          <w:sz w:val="22"/>
          <w:szCs w:val="22"/>
        </w:rPr>
        <w:t>, which covers our window of interest at E14.5</w:t>
      </w:r>
      <w:r w:rsidR="00391F57" w:rsidRPr="008A184E">
        <w:rPr>
          <w:rFonts w:asciiTheme="minorHAnsi" w:hAnsiTheme="minorHAnsi" w:cstheme="minorHAnsi"/>
          <w:sz w:val="22"/>
          <w:szCs w:val="22"/>
        </w:rPr>
        <w:t xml:space="preserve"> </w:t>
      </w:r>
      <w:r w:rsidR="00391F57" w:rsidRPr="008A184E">
        <w:rPr>
          <w:rFonts w:asciiTheme="minorHAnsi" w:hAnsiTheme="minorHAnsi" w:cstheme="minorHAnsi"/>
          <w:sz w:val="22"/>
          <w:szCs w:val="22"/>
        </w:rPr>
        <w:fldChar w:fldCharType="begin" w:fldLock="1"/>
      </w:r>
      <w:r w:rsidR="00391F57"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391F57" w:rsidRPr="008A184E">
        <w:rPr>
          <w:rFonts w:asciiTheme="minorHAnsi" w:hAnsiTheme="minorHAnsi" w:cstheme="minorHAnsi"/>
          <w:sz w:val="22"/>
          <w:szCs w:val="22"/>
        </w:rPr>
        <w:fldChar w:fldCharType="separate"/>
      </w:r>
      <w:r w:rsidR="00391F57" w:rsidRPr="008A184E">
        <w:rPr>
          <w:rFonts w:asciiTheme="minorHAnsi" w:hAnsiTheme="minorHAnsi" w:cstheme="minorHAnsi"/>
          <w:noProof/>
          <w:sz w:val="22"/>
          <w:szCs w:val="22"/>
        </w:rPr>
        <w:t xml:space="preserve">(Vaughan </w:t>
      </w:r>
      <w:r w:rsidR="00391F57" w:rsidRPr="008A184E">
        <w:rPr>
          <w:rFonts w:asciiTheme="minorHAnsi" w:hAnsiTheme="minorHAnsi" w:cstheme="minorHAnsi"/>
          <w:i/>
          <w:noProof/>
          <w:sz w:val="22"/>
          <w:szCs w:val="22"/>
        </w:rPr>
        <w:t>et al.</w:t>
      </w:r>
      <w:r w:rsidR="00391F57" w:rsidRPr="008A184E">
        <w:rPr>
          <w:rFonts w:asciiTheme="minorHAnsi" w:hAnsiTheme="minorHAnsi" w:cstheme="minorHAnsi"/>
          <w:noProof/>
          <w:sz w:val="22"/>
          <w:szCs w:val="22"/>
        </w:rPr>
        <w:t>, 2012)</w:t>
      </w:r>
      <w:r w:rsidR="00391F57" w:rsidRPr="008A184E">
        <w:rPr>
          <w:rFonts w:asciiTheme="minorHAnsi" w:hAnsiTheme="minorHAnsi" w:cstheme="minorHAnsi"/>
          <w:sz w:val="22"/>
          <w:szCs w:val="22"/>
        </w:rPr>
        <w:fldChar w:fldCharType="end"/>
      </w:r>
      <w:r w:rsidR="00391F57" w:rsidRPr="008A184E">
        <w:rPr>
          <w:rFonts w:asciiTheme="minorHAnsi" w:hAnsiTheme="minorHAnsi" w:cstheme="minorHAnsi"/>
          <w:sz w:val="22"/>
          <w:szCs w:val="22"/>
        </w:rPr>
        <w:t xml:space="preserve">. At E19, mice given dexamethasone at E14-E19 also showed increased SNAT1 </w:t>
      </w:r>
      <w:r w:rsidR="00391F57" w:rsidRPr="008A184E">
        <w:rPr>
          <w:rFonts w:asciiTheme="minorHAnsi" w:hAnsiTheme="minorHAnsi" w:cstheme="minorHAnsi"/>
          <w:sz w:val="22"/>
          <w:szCs w:val="22"/>
        </w:rPr>
        <w:lastRenderedPageBreak/>
        <w:t xml:space="preserve">expression but unchanged SNAT2 and SNAT4 expression </w:t>
      </w:r>
      <w:r w:rsidR="00391F57" w:rsidRPr="008A184E">
        <w:rPr>
          <w:rFonts w:asciiTheme="minorHAnsi" w:hAnsiTheme="minorHAnsi" w:cstheme="minorHAnsi"/>
          <w:sz w:val="22"/>
          <w:szCs w:val="22"/>
        </w:rPr>
        <w:fldChar w:fldCharType="begin" w:fldLock="1"/>
      </w:r>
      <w:r w:rsidR="00391F57"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391F57" w:rsidRPr="008A184E">
        <w:rPr>
          <w:rFonts w:asciiTheme="minorHAnsi" w:hAnsiTheme="minorHAnsi" w:cstheme="minorHAnsi"/>
          <w:sz w:val="22"/>
          <w:szCs w:val="22"/>
        </w:rPr>
        <w:fldChar w:fldCharType="separate"/>
      </w:r>
      <w:r w:rsidR="00391F57" w:rsidRPr="008A184E">
        <w:rPr>
          <w:rFonts w:asciiTheme="minorHAnsi" w:hAnsiTheme="minorHAnsi" w:cstheme="minorHAnsi"/>
          <w:noProof/>
          <w:sz w:val="22"/>
          <w:szCs w:val="22"/>
        </w:rPr>
        <w:t xml:space="preserve">(Vaughan </w:t>
      </w:r>
      <w:r w:rsidR="00391F57" w:rsidRPr="008A184E">
        <w:rPr>
          <w:rFonts w:asciiTheme="minorHAnsi" w:hAnsiTheme="minorHAnsi" w:cstheme="minorHAnsi"/>
          <w:i/>
          <w:noProof/>
          <w:sz w:val="22"/>
          <w:szCs w:val="22"/>
        </w:rPr>
        <w:t>et al.</w:t>
      </w:r>
      <w:r w:rsidR="00391F57" w:rsidRPr="008A184E">
        <w:rPr>
          <w:rFonts w:asciiTheme="minorHAnsi" w:hAnsiTheme="minorHAnsi" w:cstheme="minorHAnsi"/>
          <w:noProof/>
          <w:sz w:val="22"/>
          <w:szCs w:val="22"/>
        </w:rPr>
        <w:t>, 2012)</w:t>
      </w:r>
      <w:r w:rsidR="00391F57" w:rsidRPr="008A184E">
        <w:rPr>
          <w:rFonts w:asciiTheme="minorHAnsi" w:hAnsiTheme="minorHAnsi" w:cstheme="minorHAnsi"/>
          <w:sz w:val="22"/>
          <w:szCs w:val="22"/>
        </w:rPr>
        <w:fldChar w:fldCharType="end"/>
      </w:r>
      <w:r w:rsidR="00391F57" w:rsidRPr="008A184E">
        <w:rPr>
          <w:rFonts w:asciiTheme="minorHAnsi" w:hAnsiTheme="minorHAnsi" w:cstheme="minorHAnsi"/>
          <w:sz w:val="22"/>
          <w:szCs w:val="22"/>
        </w:rPr>
        <w:t>. This further indicates a time-dependent effect on amino acid transporter expression, by which our longer exposure starting at pre-gestation or at conception will yield more similar results to the exposure given at E11-E16.</w:t>
      </w:r>
      <w:r w:rsidR="00EF16FA" w:rsidRPr="008A184E">
        <w:rPr>
          <w:rFonts w:asciiTheme="minorHAnsi" w:hAnsiTheme="minorHAnsi" w:cstheme="minorHAnsi"/>
          <w:sz w:val="22"/>
          <w:szCs w:val="22"/>
        </w:rPr>
        <w:t xml:space="preserve"> It is worth noting that different exposure periods and pregnancy timepoints did not show a change in expression of </w:t>
      </w:r>
      <w:r w:rsidR="00702DD4" w:rsidRPr="008A184E">
        <w:rPr>
          <w:rFonts w:asciiTheme="minorHAnsi" w:hAnsiTheme="minorHAnsi" w:cstheme="minorHAnsi"/>
          <w:sz w:val="22"/>
          <w:szCs w:val="22"/>
        </w:rPr>
        <w:t>all the</w:t>
      </w:r>
      <w:r w:rsidR="00EF16FA" w:rsidRPr="008A184E">
        <w:rPr>
          <w:rFonts w:asciiTheme="minorHAnsi" w:hAnsiTheme="minorHAnsi" w:cstheme="minorHAnsi"/>
          <w:sz w:val="22"/>
          <w:szCs w:val="22"/>
        </w:rPr>
        <w:t xml:space="preserve"> </w:t>
      </w:r>
      <w:r w:rsidR="00702DD4" w:rsidRPr="008A184E">
        <w:rPr>
          <w:rFonts w:asciiTheme="minorHAnsi" w:hAnsiTheme="minorHAnsi" w:cstheme="minorHAnsi"/>
          <w:sz w:val="22"/>
          <w:szCs w:val="22"/>
        </w:rPr>
        <w:t xml:space="preserve">SNAT </w:t>
      </w:r>
      <w:r w:rsidR="00EF16FA" w:rsidRPr="008A184E">
        <w:rPr>
          <w:rFonts w:asciiTheme="minorHAnsi" w:hAnsiTheme="minorHAnsi" w:cstheme="minorHAnsi"/>
          <w:sz w:val="22"/>
          <w:szCs w:val="22"/>
        </w:rPr>
        <w:t>genes</w:t>
      </w:r>
      <w:r w:rsidR="00115499" w:rsidRPr="008A184E">
        <w:rPr>
          <w:rFonts w:asciiTheme="minorHAnsi" w:hAnsiTheme="minorHAnsi" w:cstheme="minorHAnsi"/>
          <w:sz w:val="22"/>
          <w:szCs w:val="22"/>
        </w:rPr>
        <w:t xml:space="preserve"> </w:t>
      </w:r>
      <w:r w:rsidR="00EF16FA" w:rsidRPr="008A184E">
        <w:rPr>
          <w:rFonts w:asciiTheme="minorHAnsi" w:hAnsiTheme="minorHAnsi" w:cstheme="minorHAnsi"/>
          <w:sz w:val="22"/>
          <w:szCs w:val="22"/>
        </w:rPr>
        <w:fldChar w:fldCharType="begin" w:fldLock="1"/>
      </w:r>
      <w:r w:rsidR="00391E59"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Placenta","type":"article-journal"},"uris":["http://www.mendeley.com/documents/?uuid=46dc060b-a62d-3b4a-bd5b-a099d818d30c"]},{"id":"ITEM-2","itemData":{"DOI":"10.1016/J.PLACENTA.2009.11.016","ISSN":"0143-4004","abstract":"Synthetic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-2","issue":"2","issued":{"date-parts":[["2010","2","1"]]},"page":"97-105","publisher":"W.B. Saunders","title":"Dexamethasone stimulates placental system A transport and trophoblast differentiation in term villous explants","type":"article-journal","volume":"31"},"uris":["http://www.mendeley.com/documents/?uuid=4945f7ee-1966-32a2-8602-6b292875159b"]},{"id":"ITEM-3","itemData":{"DOI":"10.1152/ajpendo.00359.2005","ISSN":"0193-1849","PMID":"16621896","abstract":"Both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Metabolism","id":"ITEM-3","issue":"3","issued":{"date-parts":[["2006","9"]]},"page":"E596-E603","title":"Cortisol stimulates system A amino acid transport and SNAT2 expression in a human placental cell line (BeWo)","type":"article-journal","volume":"291"},"uris":["http://www.mendeley.com/documents/?uuid=863f8858-cddb-3ac7-82c7-b1de9ad5645e"]},{"id":"ITEM-4","itemData":{"DOI":"10.1016/J.PLACENTA.2011.09.009","ISSN":"0143-4004","abstract":"OBJECTIVES\nMaternal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-4","issue":"12","issued":{"date-parts":[["2011","12","1"]]},"page":"981-989","publisher":"W.B. Saunders","title":"Sex specific changes in placental growth and MAPK following short term maternal dexamethasone exposure in the mouse","type":"article-journal","volume":"32"},"uris":["http://www.mendeley.com/documents/?uuid=8b5b2a99-2b7f-3a71-a5fa-4a60bc190402"]},{"id":"ITEM-5","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Metabolism","id":"ITEM-5","issue":"11","issued":{"date-parts":[["2014","11","1"]]},"page":"E2226-E2233","publisher":"Narnia","title":"Synthetic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Therapy","type":"article-journal","volume":"99"},"uris":["http://www.mendeley.com/documents/?uuid=51d06728-d775-3478-a1bc-1b5fb841c4b2"]}],"mendeley":{"formattedCitation":"(Jones &lt;i&gt;et al.&lt;/i&gt;, 2006; Audette &lt;i&gt;et al.&lt;/i&gt;, 2010, 2011, 2014; Cuffe &lt;i&gt;et al.&lt;/i&gt;, 2011)","plainTextFormattedCitation":"(Jones et al., 2006; Audette et al., 2010, 2011, 2014; Cuffe et al., 2011)","previouslyFormattedCitation":"(Jones &lt;i&gt;et al.&lt;/i&gt;, 2006; Audette &lt;i&gt;et al.&lt;/i&gt;, 2010, 2011, 2014; Cuffe &lt;i&gt;et al.&lt;/i&gt;, 2011)"},"properties":{"noteIndex":0},"schema":"https://github.com/citation-style-language/schema/raw/master/csl-citation.json"}</w:instrText>
      </w:r>
      <w:r w:rsidR="00EF16FA" w:rsidRPr="008A184E">
        <w:rPr>
          <w:rFonts w:asciiTheme="minorHAnsi" w:hAnsiTheme="minorHAnsi" w:cstheme="minorHAnsi"/>
          <w:sz w:val="22"/>
          <w:szCs w:val="22"/>
        </w:rPr>
        <w:fldChar w:fldCharType="separate"/>
      </w:r>
      <w:r w:rsidR="00EF16FA" w:rsidRPr="008A184E">
        <w:rPr>
          <w:rFonts w:asciiTheme="minorHAnsi" w:hAnsiTheme="minorHAnsi" w:cstheme="minorHAnsi"/>
          <w:noProof/>
          <w:sz w:val="22"/>
          <w:szCs w:val="22"/>
        </w:rPr>
        <w:t xml:space="preserve">(Jones </w:t>
      </w:r>
      <w:r w:rsidR="00EF16FA" w:rsidRPr="008A184E">
        <w:rPr>
          <w:rFonts w:asciiTheme="minorHAnsi" w:hAnsiTheme="minorHAnsi" w:cstheme="minorHAnsi"/>
          <w:i/>
          <w:noProof/>
          <w:sz w:val="22"/>
          <w:szCs w:val="22"/>
        </w:rPr>
        <w:t>et al.</w:t>
      </w:r>
      <w:r w:rsidR="00EF16FA" w:rsidRPr="008A184E">
        <w:rPr>
          <w:rFonts w:asciiTheme="minorHAnsi" w:hAnsiTheme="minorHAnsi" w:cstheme="minorHAnsi"/>
          <w:noProof/>
          <w:sz w:val="22"/>
          <w:szCs w:val="22"/>
        </w:rPr>
        <w:t xml:space="preserve">, 2006; Audette </w:t>
      </w:r>
      <w:r w:rsidR="00EF16FA" w:rsidRPr="008A184E">
        <w:rPr>
          <w:rFonts w:asciiTheme="minorHAnsi" w:hAnsiTheme="minorHAnsi" w:cstheme="minorHAnsi"/>
          <w:i/>
          <w:noProof/>
          <w:sz w:val="22"/>
          <w:szCs w:val="22"/>
        </w:rPr>
        <w:t>et al.</w:t>
      </w:r>
      <w:r w:rsidR="00EF16FA" w:rsidRPr="008A184E">
        <w:rPr>
          <w:rFonts w:asciiTheme="minorHAnsi" w:hAnsiTheme="minorHAnsi" w:cstheme="minorHAnsi"/>
          <w:noProof/>
          <w:sz w:val="22"/>
          <w:szCs w:val="22"/>
        </w:rPr>
        <w:t xml:space="preserve">, 2010, 2011, 2014; Cuffe </w:t>
      </w:r>
      <w:r w:rsidR="00EF16FA" w:rsidRPr="008A184E">
        <w:rPr>
          <w:rFonts w:asciiTheme="minorHAnsi" w:hAnsiTheme="minorHAnsi" w:cstheme="minorHAnsi"/>
          <w:i/>
          <w:noProof/>
          <w:sz w:val="22"/>
          <w:szCs w:val="22"/>
        </w:rPr>
        <w:t>et al.</w:t>
      </w:r>
      <w:r w:rsidR="00EF16FA" w:rsidRPr="008A184E">
        <w:rPr>
          <w:rFonts w:asciiTheme="minorHAnsi" w:hAnsiTheme="minorHAnsi" w:cstheme="minorHAnsi"/>
          <w:noProof/>
          <w:sz w:val="22"/>
          <w:szCs w:val="22"/>
        </w:rPr>
        <w:t>, 2011)</w:t>
      </w:r>
      <w:r w:rsidR="00EF16FA" w:rsidRPr="008A184E">
        <w:rPr>
          <w:rFonts w:asciiTheme="minorHAnsi" w:hAnsiTheme="minorHAnsi" w:cstheme="minorHAnsi"/>
          <w:sz w:val="22"/>
          <w:szCs w:val="22"/>
        </w:rPr>
        <w:fldChar w:fldCharType="end"/>
      </w:r>
      <w:r w:rsidR="00702DD4" w:rsidRPr="008A184E">
        <w:rPr>
          <w:rFonts w:asciiTheme="minorHAnsi" w:hAnsiTheme="minorHAnsi" w:cstheme="minorHAnsi"/>
          <w:sz w:val="22"/>
          <w:szCs w:val="22"/>
        </w:rPr>
        <w:t>.</w:t>
      </w:r>
    </w:p>
    <w:p w14:paraId="24666542" w14:textId="77777777" w:rsidR="0015050F" w:rsidRPr="008A184E" w:rsidRDefault="0015050F" w:rsidP="00391F57">
      <w:pPr>
        <w:rPr>
          <w:rFonts w:asciiTheme="minorHAnsi" w:hAnsiTheme="minorHAnsi" w:cstheme="minorHAnsi"/>
          <w:sz w:val="22"/>
          <w:szCs w:val="22"/>
        </w:rPr>
      </w:pPr>
    </w:p>
    <w:p w14:paraId="1E288959" w14:textId="6D31916D" w:rsidR="00FD680E" w:rsidRPr="008A184E" w:rsidRDefault="00B4594A" w:rsidP="00FD680E">
      <w:pPr>
        <w:rPr>
          <w:rFonts w:asciiTheme="minorHAnsi" w:hAnsiTheme="minorHAnsi" w:cstheme="minorHAnsi"/>
          <w:sz w:val="22"/>
          <w:szCs w:val="22"/>
        </w:rPr>
      </w:pPr>
      <w:r w:rsidRPr="008A184E">
        <w:rPr>
          <w:rFonts w:asciiTheme="minorHAnsi" w:hAnsiTheme="minorHAnsi" w:cstheme="minorHAnsi"/>
          <w:sz w:val="22"/>
          <w:szCs w:val="22"/>
        </w:rPr>
        <w:t xml:space="preserve">I </w:t>
      </w:r>
      <w:r w:rsidR="00CA0080" w:rsidRPr="008A184E">
        <w:rPr>
          <w:rFonts w:asciiTheme="minorHAnsi" w:hAnsiTheme="minorHAnsi" w:cstheme="minorHAnsi"/>
          <w:sz w:val="22"/>
          <w:szCs w:val="22"/>
        </w:rPr>
        <w:t xml:space="preserve">hypothesize that </w:t>
      </w:r>
      <w:r w:rsidR="00391F57" w:rsidRPr="008A184E">
        <w:rPr>
          <w:rFonts w:asciiTheme="minorHAnsi" w:hAnsiTheme="minorHAnsi" w:cstheme="minorHAnsi"/>
          <w:sz w:val="22"/>
          <w:szCs w:val="22"/>
        </w:rPr>
        <w:t>LPL</w:t>
      </w:r>
      <w:r w:rsidR="00CA0080" w:rsidRPr="008A184E">
        <w:rPr>
          <w:rFonts w:asciiTheme="minorHAnsi" w:hAnsiTheme="minorHAnsi" w:cstheme="minorHAnsi"/>
          <w:sz w:val="22"/>
          <w:szCs w:val="22"/>
        </w:rPr>
        <w:t xml:space="preserve"> </w:t>
      </w:r>
      <w:r w:rsidR="00E846E6" w:rsidRPr="008A184E">
        <w:rPr>
          <w:rFonts w:asciiTheme="minorHAnsi" w:hAnsiTheme="minorHAnsi" w:cstheme="minorHAnsi"/>
          <w:sz w:val="22"/>
          <w:szCs w:val="22"/>
        </w:rPr>
        <w:t xml:space="preserve">and LDL receptor </w:t>
      </w:r>
      <w:r w:rsidR="00CA0080" w:rsidRPr="008A184E">
        <w:rPr>
          <w:rFonts w:asciiTheme="minorHAnsi" w:hAnsiTheme="minorHAnsi" w:cstheme="minorHAnsi"/>
          <w:sz w:val="22"/>
          <w:szCs w:val="22"/>
        </w:rPr>
        <w:t>will</w:t>
      </w:r>
      <w:r w:rsidRPr="008A184E">
        <w:rPr>
          <w:rFonts w:asciiTheme="minorHAnsi" w:hAnsiTheme="minorHAnsi" w:cstheme="minorHAnsi"/>
          <w:sz w:val="22"/>
          <w:szCs w:val="22"/>
        </w:rPr>
        <w:t xml:space="preserve"> be downregulated in mouse placentas. This</w:t>
      </w:r>
      <w:r w:rsidR="00A15093" w:rsidRPr="008A184E">
        <w:rPr>
          <w:rFonts w:asciiTheme="minorHAnsi" w:hAnsiTheme="minorHAnsi" w:cstheme="minorHAnsi"/>
          <w:sz w:val="22"/>
          <w:szCs w:val="22"/>
        </w:rPr>
        <w:t xml:space="preserve"> hypothesis is based on findings of reduced placental LPL activity in hydrocortisone treated term placental explants </w:t>
      </w:r>
      <w:r w:rsidR="006E0AE2" w:rsidRPr="008A184E">
        <w:rPr>
          <w:rFonts w:asciiTheme="minorHAnsi" w:hAnsiTheme="minorHAnsi" w:cstheme="minorHAnsi"/>
          <w:sz w:val="22"/>
          <w:szCs w:val="22"/>
        </w:rPr>
        <w:fldChar w:fldCharType="begin" w:fldLock="1"/>
      </w:r>
      <w:r w:rsidR="006E0AE2"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6E0AE2" w:rsidRPr="008A184E">
        <w:rPr>
          <w:rFonts w:asciiTheme="minorHAnsi" w:hAnsiTheme="minorHAnsi" w:cstheme="minorHAnsi"/>
          <w:sz w:val="22"/>
          <w:szCs w:val="22"/>
        </w:rPr>
        <w:fldChar w:fldCharType="separate"/>
      </w:r>
      <w:r w:rsidR="006E0AE2" w:rsidRPr="008A184E">
        <w:rPr>
          <w:rFonts w:asciiTheme="minorHAnsi" w:hAnsiTheme="minorHAnsi" w:cstheme="minorHAnsi"/>
          <w:noProof/>
          <w:sz w:val="22"/>
          <w:szCs w:val="22"/>
        </w:rPr>
        <w:t xml:space="preserve">(Mateos </w:t>
      </w:r>
      <w:r w:rsidR="006E0AE2" w:rsidRPr="008A184E">
        <w:rPr>
          <w:rFonts w:asciiTheme="minorHAnsi" w:hAnsiTheme="minorHAnsi" w:cstheme="minorHAnsi"/>
          <w:i/>
          <w:noProof/>
          <w:sz w:val="22"/>
          <w:szCs w:val="22"/>
        </w:rPr>
        <w:t>et al.</w:t>
      </w:r>
      <w:r w:rsidR="006E0AE2" w:rsidRPr="008A184E">
        <w:rPr>
          <w:rFonts w:asciiTheme="minorHAnsi" w:hAnsiTheme="minorHAnsi" w:cstheme="minorHAnsi"/>
          <w:noProof/>
          <w:sz w:val="22"/>
          <w:szCs w:val="22"/>
        </w:rPr>
        <w:t>, 2018)</w:t>
      </w:r>
      <w:r w:rsidR="006E0AE2" w:rsidRPr="008A184E">
        <w:rPr>
          <w:rFonts w:asciiTheme="minorHAnsi" w:hAnsiTheme="minorHAnsi" w:cstheme="minorHAnsi"/>
          <w:sz w:val="22"/>
          <w:szCs w:val="22"/>
        </w:rPr>
        <w:fldChar w:fldCharType="end"/>
      </w:r>
      <w:r w:rsidR="00E846E6" w:rsidRPr="008A184E">
        <w:rPr>
          <w:rFonts w:asciiTheme="minorHAnsi" w:hAnsiTheme="minorHAnsi" w:cstheme="minorHAnsi"/>
          <w:sz w:val="22"/>
          <w:szCs w:val="22"/>
        </w:rPr>
        <w:t xml:space="preserve"> and reduced LDL receptor expression in placentas from IUGR pregnancies </w:t>
      </w:r>
      <w:r w:rsidR="00391E59" w:rsidRPr="008A184E">
        <w:rPr>
          <w:rFonts w:asciiTheme="minorHAnsi" w:hAnsiTheme="minorHAnsi" w:cstheme="minorHAnsi"/>
          <w:sz w:val="22"/>
          <w:szCs w:val="22"/>
        </w:rPr>
        <w:fldChar w:fldCharType="begin" w:fldLock="1"/>
      </w:r>
      <w:r w:rsidR="00487EC4" w:rsidRPr="008A184E">
        <w:rPr>
          <w:rFonts w:asciiTheme="minorHAnsi" w:hAnsiTheme="minorHAnsi" w:cstheme="minorHAnsi"/>
          <w:sz w:val="22"/>
          <w:szCs w:val="22"/>
        </w:rPr>
        <w:instrText>ADDIN CSL_CITATION {"citationItems":[{"id":"ITEM-1","itemData":{"DOI":"10.1152/ajpendo.00547.2005","ISSN":"0193-1849","abstract":"Among other factors, fetal growth requires maternal supply of cholesterol. Cellular cholesterol uptake is mainly mediated by the LDL receptor (LDL-R) and the scavenger receptor family. We hypothesi...","author":[{"dropping-particle":"","family":"Wadsack","given":"Christian","non-dropping-particle":"","parse-names":false,"suffix":""},{"dropping-particle":"","family":"Tabano","given":"Silvia","non-dropping-particle":"","parse-names":false,"suffix":""},{"dropping-particle":"","family":"Maier","given":"Alexandra","non-dropping-particle":"","parse-names":false,"suffix":""},{"dropping-particle":"","family":"Hiden","given":"Ursula","non-dropping-particle":"","parse-names":false,"suffix":""},{"dropping-particle":"","family":"Alvino","given":"Gioia","non-dropping-particle":"","parse-names":false,"suffix":""},{"dropping-particle":"","family":"Cozzi","given":"Veronica","non-dropping-particle":"","parse-names":false,"suffix":""},{"dropping-particle":"","family":"Hüttinger","given":"Manfred","non-dropping-particle":"","parse-names":false,"suffix":""},{"dropping-particle":"","family":"Schneider","given":"Wolfgang J.","non-dropping-particle":"","parse-names":false,"suffix":""},{"dropping-particle":"","family":"Lang","given":"Uwe","non-dropping-particle":"","parse-names":false,"suffix":""},{"dropping-particle":"","family":"Cetin","given":"Irene","non-dropping-particle":"","parse-names":false,"suffix":""},{"dropping-particle":"","family":"Desoye","given":"Gernot","non-dropping-particle":"","parse-names":false,"suffix":""}],"container-title":"American Journal of Physiology-Endocrinology and Metabolism","id":"ITEM-1","issue":"2","issued":{"date-parts":[["2007","2"]]},"page":"E476-E484","publisher":"American Physiological Society","title":"Intrauterine growth restriction is associated with alterations in placental lipoprotein receptors and maternal lipoprotein composition","type":"article-journal","volume":"292"},"uris":["http://www.mendeley.com/documents/?uuid=2316d61c-4fb7-3555-b3fd-011c25034aa0"]}],"mendeley":{"formattedCitation":"(Wadsack &lt;i&gt;et al.&lt;/i&gt;, 2007)","plainTextFormattedCitation":"(Wadsack et al., 2007)","previouslyFormattedCitation":"(Wadsack &lt;i&gt;et al.&lt;/i&gt;, 2007)"},"properties":{"noteIndex":0},"schema":"https://github.com/citation-style-language/schema/raw/master/csl-citation.json"}</w:instrText>
      </w:r>
      <w:r w:rsidR="00391E59" w:rsidRPr="008A184E">
        <w:rPr>
          <w:rFonts w:asciiTheme="minorHAnsi" w:hAnsiTheme="minorHAnsi" w:cstheme="minorHAnsi"/>
          <w:sz w:val="22"/>
          <w:szCs w:val="22"/>
        </w:rPr>
        <w:fldChar w:fldCharType="separate"/>
      </w:r>
      <w:r w:rsidR="00391E59" w:rsidRPr="008A184E">
        <w:rPr>
          <w:rFonts w:asciiTheme="minorHAnsi" w:hAnsiTheme="minorHAnsi" w:cstheme="minorHAnsi"/>
          <w:noProof/>
          <w:sz w:val="22"/>
          <w:szCs w:val="22"/>
        </w:rPr>
        <w:t xml:space="preserve">(Wadsack </w:t>
      </w:r>
      <w:r w:rsidR="00391E59" w:rsidRPr="008A184E">
        <w:rPr>
          <w:rFonts w:asciiTheme="minorHAnsi" w:hAnsiTheme="minorHAnsi" w:cstheme="minorHAnsi"/>
          <w:i/>
          <w:noProof/>
          <w:sz w:val="22"/>
          <w:szCs w:val="22"/>
        </w:rPr>
        <w:t>et al.</w:t>
      </w:r>
      <w:r w:rsidR="00391E59" w:rsidRPr="008A184E">
        <w:rPr>
          <w:rFonts w:asciiTheme="minorHAnsi" w:hAnsiTheme="minorHAnsi" w:cstheme="minorHAnsi"/>
          <w:noProof/>
          <w:sz w:val="22"/>
          <w:szCs w:val="22"/>
        </w:rPr>
        <w:t>, 2007)</w:t>
      </w:r>
      <w:r w:rsidR="00391E59" w:rsidRPr="008A184E">
        <w:rPr>
          <w:rFonts w:asciiTheme="minorHAnsi" w:hAnsiTheme="minorHAnsi" w:cstheme="minorHAnsi"/>
          <w:sz w:val="22"/>
          <w:szCs w:val="22"/>
        </w:rPr>
        <w:fldChar w:fldCharType="end"/>
      </w:r>
      <w:r w:rsidR="00391E59" w:rsidRPr="008A184E">
        <w:rPr>
          <w:rFonts w:asciiTheme="minorHAnsi" w:hAnsiTheme="minorHAnsi" w:cstheme="minorHAnsi"/>
          <w:sz w:val="22"/>
          <w:szCs w:val="22"/>
        </w:rPr>
        <w:t>.</w:t>
      </w:r>
    </w:p>
    <w:p w14:paraId="2488FA90" w14:textId="77777777" w:rsidR="00FD680E" w:rsidRPr="008A184E" w:rsidRDefault="00FD680E" w:rsidP="00FD680E">
      <w:pPr>
        <w:rPr>
          <w:rFonts w:asciiTheme="minorHAnsi" w:hAnsiTheme="minorHAnsi" w:cstheme="minorHAnsi"/>
          <w:sz w:val="22"/>
          <w:szCs w:val="22"/>
        </w:rPr>
      </w:pPr>
    </w:p>
    <w:p w14:paraId="6BDB064C" w14:textId="4C8D9063" w:rsidR="005F50E9" w:rsidRPr="008A184E" w:rsidRDefault="005F50E9" w:rsidP="005F50E9">
      <w:pPr>
        <w:pStyle w:val="Heading2"/>
        <w:rPr>
          <w:rFonts w:asciiTheme="minorHAnsi" w:hAnsiTheme="minorHAnsi" w:cstheme="minorHAnsi"/>
          <w:sz w:val="18"/>
          <w:szCs w:val="18"/>
        </w:rPr>
      </w:pPr>
      <w:bookmarkStart w:id="63" w:name="_Toc15461881"/>
      <w:bookmarkStart w:id="64" w:name="_Toc16512892"/>
      <w:r w:rsidRPr="008A184E">
        <w:rPr>
          <w:rFonts w:asciiTheme="minorHAnsi" w:hAnsiTheme="minorHAnsi" w:cstheme="minorHAnsi"/>
          <w:b/>
          <w:bCs/>
        </w:rPr>
        <w:t>Aim 1.3:</w:t>
      </w:r>
      <w:r w:rsidRPr="008A184E">
        <w:rPr>
          <w:rFonts w:asciiTheme="minorHAnsi" w:hAnsiTheme="minorHAnsi" w:cstheme="minorHAnsi"/>
        </w:rPr>
        <w:t> Is placental mTORC1 signaling altered after maternal GC exposure?</w:t>
      </w:r>
      <w:bookmarkEnd w:id="64"/>
      <w:r w:rsidRPr="008A184E">
        <w:rPr>
          <w:rFonts w:asciiTheme="minorHAnsi" w:hAnsiTheme="minorHAnsi" w:cstheme="minorHAnsi"/>
        </w:rPr>
        <w:t xml:space="preserve"> </w:t>
      </w:r>
      <w:bookmarkEnd w:id="63"/>
    </w:p>
    <w:p w14:paraId="4F95F438" w14:textId="37744083" w:rsidR="00FD680E" w:rsidRPr="008A184E" w:rsidRDefault="00B849BE" w:rsidP="00FD680E">
      <w:pPr>
        <w:rPr>
          <w:rFonts w:asciiTheme="minorHAnsi" w:hAnsiTheme="minorHAnsi" w:cstheme="minorHAnsi"/>
          <w:sz w:val="22"/>
          <w:szCs w:val="22"/>
        </w:rPr>
      </w:pPr>
      <w:r w:rsidRPr="008A184E">
        <w:rPr>
          <w:rFonts w:asciiTheme="minorHAnsi" w:hAnsiTheme="minorHAnsi" w:cstheme="minorHAnsi"/>
          <w:sz w:val="22"/>
          <w:szCs w:val="22"/>
        </w:rPr>
        <w:t>I hypothesize that placental mTORC1 activity will be reduced in placentas exposed to dexamethasone</w:t>
      </w:r>
      <w:r w:rsidR="00FE7F7E" w:rsidRPr="008A184E">
        <w:rPr>
          <w:rFonts w:asciiTheme="minorHAnsi" w:hAnsiTheme="minorHAnsi" w:cstheme="minorHAnsi"/>
          <w:sz w:val="22"/>
          <w:szCs w:val="22"/>
        </w:rPr>
        <w:t>.  This is because</w:t>
      </w:r>
      <w:r w:rsidRPr="008A184E">
        <w:rPr>
          <w:rFonts w:asciiTheme="minorHAnsi" w:hAnsiTheme="minorHAnsi" w:cstheme="minorHAnsi"/>
          <w:sz w:val="22"/>
          <w:szCs w:val="22"/>
        </w:rPr>
        <w:t xml:space="preserve"> m</w:t>
      </w:r>
      <w:r w:rsidR="00FD680E" w:rsidRPr="008A184E">
        <w:rPr>
          <w:rFonts w:asciiTheme="minorHAnsi" w:hAnsiTheme="minorHAnsi" w:cstheme="minorHAnsi"/>
          <w:sz w:val="22"/>
          <w:szCs w:val="22"/>
        </w:rPr>
        <w:t>ice exposed to corticosterone at E14-E19 had reduced</w:t>
      </w:r>
      <w:r w:rsidRPr="008A184E">
        <w:rPr>
          <w:rFonts w:asciiTheme="minorHAnsi" w:hAnsiTheme="minorHAnsi" w:cstheme="minorHAnsi"/>
          <w:sz w:val="22"/>
          <w:szCs w:val="22"/>
        </w:rPr>
        <w:t xml:space="preserve"> </w:t>
      </w:r>
      <w:r w:rsidR="00FD680E" w:rsidRPr="008A184E">
        <w:rPr>
          <w:rFonts w:asciiTheme="minorHAnsi" w:hAnsiTheme="minorHAnsi" w:cstheme="minorHAnsi"/>
          <w:sz w:val="22"/>
          <w:szCs w:val="22"/>
        </w:rPr>
        <w:t>expression</w:t>
      </w:r>
      <w:r w:rsidRPr="008A184E">
        <w:rPr>
          <w:rFonts w:asciiTheme="minorHAnsi" w:hAnsiTheme="minorHAnsi" w:cstheme="minorHAnsi"/>
          <w:sz w:val="22"/>
          <w:szCs w:val="22"/>
        </w:rPr>
        <w:t xml:space="preserve"> of</w:t>
      </w:r>
      <w:r w:rsidR="00FD680E" w:rsidRPr="008A184E">
        <w:rPr>
          <w:rFonts w:asciiTheme="minorHAnsi" w:hAnsiTheme="minorHAnsi" w:cstheme="minorHAnsi"/>
          <w:sz w:val="22"/>
          <w:szCs w:val="22"/>
        </w:rPr>
        <w:t xml:space="preserve"> downstream targets of mTORC1 and increased </w:t>
      </w:r>
      <w:r w:rsidR="008953C8" w:rsidRPr="008A184E">
        <w:rPr>
          <w:rFonts w:asciiTheme="minorHAnsi" w:hAnsiTheme="minorHAnsi" w:cstheme="minorHAnsi"/>
          <w:sz w:val="22"/>
          <w:szCs w:val="22"/>
        </w:rPr>
        <w:t xml:space="preserve">expression of </w:t>
      </w:r>
      <w:r w:rsidR="00FD680E" w:rsidRPr="008A184E">
        <w:rPr>
          <w:rFonts w:asciiTheme="minorHAnsi" w:hAnsiTheme="minorHAnsi" w:cstheme="minorHAnsi"/>
          <w:sz w:val="22"/>
          <w:szCs w:val="22"/>
        </w:rPr>
        <w:t>REDD1</w:t>
      </w:r>
      <w:r w:rsidR="008953C8" w:rsidRPr="008A184E">
        <w:rPr>
          <w:rFonts w:asciiTheme="minorHAnsi" w:hAnsiTheme="minorHAnsi" w:cstheme="minorHAnsi"/>
          <w:sz w:val="22"/>
          <w:szCs w:val="22"/>
        </w:rPr>
        <w:t xml:space="preserve">, </w:t>
      </w:r>
      <w:r w:rsidR="00FD680E" w:rsidRPr="008A184E">
        <w:rPr>
          <w:rFonts w:asciiTheme="minorHAnsi" w:hAnsiTheme="minorHAnsi" w:cstheme="minorHAnsi"/>
          <w:sz w:val="22"/>
          <w:szCs w:val="22"/>
        </w:rPr>
        <w:t xml:space="preserve">an inhibitor of mTORC1 signaling </w:t>
      </w:r>
      <w:r w:rsidR="00FD680E" w:rsidRPr="008A184E">
        <w:rPr>
          <w:rFonts w:asciiTheme="minorHAnsi" w:hAnsiTheme="minorHAnsi" w:cstheme="minorHAnsi"/>
          <w:sz w:val="22"/>
          <w:szCs w:val="22"/>
        </w:rPr>
        <w:fldChar w:fldCharType="begin" w:fldLock="1"/>
      </w:r>
      <w:r w:rsidR="00FD680E"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FD680E" w:rsidRPr="008A184E">
        <w:rPr>
          <w:rFonts w:asciiTheme="minorHAnsi" w:hAnsiTheme="minorHAnsi" w:cstheme="minorHAnsi"/>
          <w:sz w:val="22"/>
          <w:szCs w:val="22"/>
        </w:rPr>
        <w:fldChar w:fldCharType="separate"/>
      </w:r>
      <w:r w:rsidR="00FD680E" w:rsidRPr="008A184E">
        <w:rPr>
          <w:rFonts w:asciiTheme="minorHAnsi" w:hAnsiTheme="minorHAnsi" w:cstheme="minorHAnsi"/>
          <w:noProof/>
          <w:sz w:val="22"/>
          <w:szCs w:val="22"/>
        </w:rPr>
        <w:t xml:space="preserve">(Vaughan </w:t>
      </w:r>
      <w:r w:rsidR="00FD680E" w:rsidRPr="008A184E">
        <w:rPr>
          <w:rFonts w:asciiTheme="minorHAnsi" w:hAnsiTheme="minorHAnsi" w:cstheme="minorHAnsi"/>
          <w:i/>
          <w:noProof/>
          <w:sz w:val="22"/>
          <w:szCs w:val="22"/>
        </w:rPr>
        <w:t>et al.</w:t>
      </w:r>
      <w:r w:rsidR="00FD680E" w:rsidRPr="008A184E">
        <w:rPr>
          <w:rFonts w:asciiTheme="minorHAnsi" w:hAnsiTheme="minorHAnsi" w:cstheme="minorHAnsi"/>
          <w:noProof/>
          <w:sz w:val="22"/>
          <w:szCs w:val="22"/>
        </w:rPr>
        <w:t>, 2015)</w:t>
      </w:r>
      <w:r w:rsidR="00FD680E" w:rsidRPr="008A184E">
        <w:rPr>
          <w:rFonts w:asciiTheme="minorHAnsi" w:hAnsiTheme="minorHAnsi" w:cstheme="minorHAnsi"/>
          <w:sz w:val="22"/>
          <w:szCs w:val="22"/>
        </w:rPr>
        <w:fldChar w:fldCharType="end"/>
      </w:r>
      <w:r w:rsidR="00FD680E" w:rsidRPr="008A184E">
        <w:rPr>
          <w:rFonts w:asciiTheme="minorHAnsi" w:hAnsiTheme="minorHAnsi" w:cstheme="minorHAnsi"/>
          <w:sz w:val="22"/>
          <w:szCs w:val="22"/>
        </w:rPr>
        <w:t>.</w:t>
      </w:r>
      <w:r w:rsidR="00A229FD" w:rsidRPr="008A184E">
        <w:rPr>
          <w:rFonts w:asciiTheme="minorHAnsi" w:hAnsiTheme="minorHAnsi" w:cstheme="minorHAnsi"/>
          <w:sz w:val="22"/>
          <w:szCs w:val="22"/>
        </w:rPr>
        <w:t xml:space="preserve"> Furthermore, the expected IUGR (from </w:t>
      </w:r>
      <w:r w:rsidR="00A229FD" w:rsidRPr="008A184E">
        <w:rPr>
          <w:rFonts w:asciiTheme="minorHAnsi" w:hAnsiTheme="minorHAnsi" w:cstheme="minorHAnsi"/>
          <w:i/>
          <w:sz w:val="22"/>
          <w:szCs w:val="22"/>
        </w:rPr>
        <w:t>Aim 1</w:t>
      </w:r>
      <w:r w:rsidR="00A229FD" w:rsidRPr="008A184E">
        <w:rPr>
          <w:rFonts w:asciiTheme="minorHAnsi" w:hAnsiTheme="minorHAnsi" w:cstheme="minorHAnsi"/>
          <w:sz w:val="22"/>
          <w:szCs w:val="22"/>
        </w:rPr>
        <w:t>) may be supportive of reduced mTORC1 signaling</w:t>
      </w:r>
      <w:r w:rsidR="008953C8" w:rsidRPr="008A184E">
        <w:rPr>
          <w:rFonts w:asciiTheme="minorHAnsi" w:hAnsiTheme="minorHAnsi" w:cstheme="minorHAnsi"/>
          <w:sz w:val="22"/>
          <w:szCs w:val="22"/>
        </w:rPr>
        <w:t>.</w:t>
      </w:r>
    </w:p>
    <w:p w14:paraId="46C6F85D" w14:textId="77777777" w:rsidR="00FD680E" w:rsidRPr="008A184E" w:rsidRDefault="00FD680E" w:rsidP="00FD680E">
      <w:pPr>
        <w:rPr>
          <w:rFonts w:asciiTheme="minorHAnsi" w:hAnsiTheme="minorHAnsi" w:cstheme="minorHAnsi"/>
          <w:sz w:val="22"/>
          <w:szCs w:val="22"/>
        </w:rPr>
      </w:pPr>
    </w:p>
    <w:p w14:paraId="5A32D077" w14:textId="51F60ACC" w:rsidR="00FD680E" w:rsidRPr="008A184E" w:rsidRDefault="00684B7D" w:rsidP="00684B7D">
      <w:pPr>
        <w:pStyle w:val="Heading2"/>
        <w:rPr>
          <w:rFonts w:asciiTheme="minorHAnsi" w:hAnsiTheme="minorHAnsi" w:cstheme="minorHAnsi"/>
        </w:rPr>
      </w:pPr>
      <w:bookmarkStart w:id="65" w:name="_Toc15461880"/>
      <w:bookmarkStart w:id="66" w:name="_Toc16512893"/>
      <w:r w:rsidRPr="008A184E">
        <w:rPr>
          <w:rFonts w:asciiTheme="minorHAnsi" w:hAnsiTheme="minorHAnsi" w:cstheme="minorHAnsi"/>
          <w:b/>
          <w:bCs/>
        </w:rPr>
        <w:t>Aim 1.4:</w:t>
      </w:r>
      <w:r w:rsidRPr="008A184E">
        <w:rPr>
          <w:rFonts w:asciiTheme="minorHAnsi" w:hAnsiTheme="minorHAnsi" w:cstheme="minorHAnsi"/>
        </w:rPr>
        <w:t xml:space="preserve"> How does maternal GC exposure affect placental </w:t>
      </w:r>
      <w:bookmarkEnd w:id="65"/>
      <w:r w:rsidRPr="008A184E">
        <w:rPr>
          <w:rFonts w:asciiTheme="minorHAnsi" w:hAnsiTheme="minorHAnsi" w:cstheme="minorHAnsi"/>
        </w:rPr>
        <w:t>endocrine function?</w:t>
      </w:r>
      <w:bookmarkEnd w:id="66"/>
    </w:p>
    <w:p w14:paraId="53ADD64C" w14:textId="5A34D801" w:rsidR="006F6692" w:rsidRPr="008A184E" w:rsidRDefault="00684B7D" w:rsidP="006F6692">
      <w:pPr>
        <w:rPr>
          <w:rFonts w:asciiTheme="minorHAnsi" w:hAnsiTheme="minorHAnsi" w:cstheme="minorHAnsi"/>
          <w:sz w:val="22"/>
          <w:szCs w:val="22"/>
        </w:rPr>
      </w:pPr>
      <w:r w:rsidRPr="008A184E">
        <w:rPr>
          <w:rFonts w:asciiTheme="minorHAnsi" w:hAnsiTheme="minorHAnsi" w:cstheme="minorHAnsi"/>
          <w:sz w:val="22"/>
          <w:szCs w:val="22"/>
        </w:rPr>
        <w:t xml:space="preserve">I hypothesize GDF15, an anorexic hormone, to be </w:t>
      </w:r>
      <w:r w:rsidR="0072076C" w:rsidRPr="008A184E">
        <w:rPr>
          <w:rFonts w:asciiTheme="minorHAnsi" w:hAnsiTheme="minorHAnsi" w:cstheme="minorHAnsi"/>
          <w:sz w:val="22"/>
          <w:szCs w:val="22"/>
        </w:rPr>
        <w:t>downregulated</w:t>
      </w:r>
      <w:r w:rsidRPr="008A184E">
        <w:rPr>
          <w:rFonts w:asciiTheme="minorHAnsi" w:hAnsiTheme="minorHAnsi" w:cstheme="minorHAnsi"/>
          <w:sz w:val="22"/>
          <w:szCs w:val="22"/>
        </w:rPr>
        <w:t xml:space="preserve"> in the placentas of dexamethasone-treated animals. </w:t>
      </w:r>
      <w:r w:rsidR="0072076C" w:rsidRPr="008A184E">
        <w:rPr>
          <w:rFonts w:asciiTheme="minorHAnsi" w:hAnsiTheme="minorHAnsi" w:cstheme="minorHAnsi"/>
          <w:sz w:val="22"/>
          <w:szCs w:val="22"/>
        </w:rPr>
        <w:t>G</w:t>
      </w:r>
      <w:r w:rsidR="00944F2E" w:rsidRPr="008A184E">
        <w:rPr>
          <w:rFonts w:asciiTheme="minorHAnsi" w:hAnsiTheme="minorHAnsi" w:cstheme="minorHAnsi"/>
          <w:sz w:val="22"/>
          <w:szCs w:val="22"/>
        </w:rPr>
        <w:t xml:space="preserve">iven that GDF15 </w:t>
      </w:r>
      <w:r w:rsidR="0072076C" w:rsidRPr="008A184E">
        <w:rPr>
          <w:rFonts w:asciiTheme="minorHAnsi" w:hAnsiTheme="minorHAnsi" w:cstheme="minorHAnsi"/>
          <w:sz w:val="22"/>
          <w:szCs w:val="22"/>
        </w:rPr>
        <w:t xml:space="preserve">levels are </w:t>
      </w:r>
      <w:r w:rsidR="00013D15" w:rsidRPr="008A184E">
        <w:rPr>
          <w:rFonts w:asciiTheme="minorHAnsi" w:hAnsiTheme="minorHAnsi" w:cstheme="minorHAnsi"/>
          <w:sz w:val="22"/>
          <w:szCs w:val="22"/>
        </w:rPr>
        <w:t>increased</w:t>
      </w:r>
      <w:r w:rsidR="0072076C" w:rsidRPr="008A184E">
        <w:rPr>
          <w:rFonts w:asciiTheme="minorHAnsi" w:hAnsiTheme="minorHAnsi" w:cstheme="minorHAnsi"/>
          <w:sz w:val="22"/>
          <w:szCs w:val="22"/>
        </w:rPr>
        <w:t xml:space="preserve"> in muscle with </w:t>
      </w:r>
      <w:r w:rsidR="00013D15" w:rsidRPr="008A184E">
        <w:rPr>
          <w:rFonts w:asciiTheme="minorHAnsi" w:hAnsiTheme="minorHAnsi" w:cstheme="minorHAnsi"/>
          <w:sz w:val="22"/>
          <w:szCs w:val="22"/>
        </w:rPr>
        <w:t>activated</w:t>
      </w:r>
      <w:r w:rsidR="0072076C" w:rsidRPr="008A184E">
        <w:rPr>
          <w:rFonts w:asciiTheme="minorHAnsi" w:hAnsiTheme="minorHAnsi" w:cstheme="minorHAnsi"/>
          <w:sz w:val="22"/>
          <w:szCs w:val="22"/>
        </w:rPr>
        <w:t xml:space="preserve"> mTORC1 activity </w:t>
      </w:r>
      <w:r w:rsidR="006A7FB6" w:rsidRPr="008A184E">
        <w:rPr>
          <w:rFonts w:asciiTheme="minorHAnsi" w:hAnsiTheme="minorHAnsi" w:cstheme="minorHAnsi"/>
          <w:sz w:val="22"/>
          <w:szCs w:val="22"/>
        </w:rPr>
        <w:fldChar w:fldCharType="begin" w:fldLock="1"/>
      </w:r>
      <w:r w:rsidR="006D34E1" w:rsidRPr="008A184E">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006A7FB6" w:rsidRPr="008A184E">
        <w:rPr>
          <w:rFonts w:asciiTheme="minorHAnsi" w:hAnsiTheme="minorHAnsi" w:cstheme="minorHAnsi"/>
          <w:sz w:val="22"/>
          <w:szCs w:val="22"/>
        </w:rPr>
        <w:fldChar w:fldCharType="separate"/>
      </w:r>
      <w:r w:rsidR="004D3E33" w:rsidRPr="008A184E">
        <w:rPr>
          <w:rFonts w:asciiTheme="minorHAnsi" w:hAnsiTheme="minorHAnsi" w:cstheme="minorHAnsi"/>
          <w:noProof/>
          <w:sz w:val="22"/>
          <w:szCs w:val="22"/>
        </w:rPr>
        <w:t xml:space="preserve">(Tang </w:t>
      </w:r>
      <w:r w:rsidR="004D3E33" w:rsidRPr="008A184E">
        <w:rPr>
          <w:rFonts w:asciiTheme="minorHAnsi" w:hAnsiTheme="minorHAnsi" w:cstheme="minorHAnsi"/>
          <w:i/>
          <w:noProof/>
          <w:sz w:val="22"/>
          <w:szCs w:val="22"/>
        </w:rPr>
        <w:t>et al.</w:t>
      </w:r>
      <w:r w:rsidR="004D3E33" w:rsidRPr="008A184E">
        <w:rPr>
          <w:rFonts w:asciiTheme="minorHAnsi" w:hAnsiTheme="minorHAnsi" w:cstheme="minorHAnsi"/>
          <w:noProof/>
          <w:sz w:val="22"/>
          <w:szCs w:val="22"/>
        </w:rPr>
        <w:t xml:space="preserve">, 2019; Stephenson </w:t>
      </w:r>
      <w:r w:rsidR="004D3E33" w:rsidRPr="008A184E">
        <w:rPr>
          <w:rFonts w:asciiTheme="minorHAnsi" w:hAnsiTheme="minorHAnsi" w:cstheme="minorHAnsi"/>
          <w:i/>
          <w:noProof/>
          <w:sz w:val="22"/>
          <w:szCs w:val="22"/>
        </w:rPr>
        <w:t>et al.</w:t>
      </w:r>
      <w:r w:rsidR="004D3E33" w:rsidRPr="008A184E">
        <w:rPr>
          <w:rFonts w:asciiTheme="minorHAnsi" w:hAnsiTheme="minorHAnsi" w:cstheme="minorHAnsi"/>
          <w:noProof/>
          <w:sz w:val="22"/>
          <w:szCs w:val="22"/>
        </w:rPr>
        <w:t>, 2019)</w:t>
      </w:r>
      <w:r w:rsidR="006A7FB6" w:rsidRPr="008A184E">
        <w:rPr>
          <w:rFonts w:asciiTheme="minorHAnsi" w:hAnsiTheme="minorHAnsi" w:cstheme="minorHAnsi"/>
          <w:sz w:val="22"/>
          <w:szCs w:val="22"/>
        </w:rPr>
        <w:fldChar w:fldCharType="end"/>
      </w:r>
      <w:r w:rsidR="00A642E0" w:rsidRPr="008A184E">
        <w:rPr>
          <w:rFonts w:asciiTheme="minorHAnsi" w:hAnsiTheme="minorHAnsi" w:cstheme="minorHAnsi"/>
          <w:sz w:val="22"/>
          <w:szCs w:val="22"/>
        </w:rPr>
        <w:t xml:space="preserve"> and reduced </w:t>
      </w:r>
      <w:r w:rsidR="009231E9" w:rsidRPr="008A184E">
        <w:rPr>
          <w:rFonts w:asciiTheme="minorHAnsi" w:hAnsiTheme="minorHAnsi" w:cstheme="minorHAnsi"/>
          <w:sz w:val="22"/>
          <w:szCs w:val="22"/>
        </w:rPr>
        <w:t xml:space="preserve">in plasma after rapamycin treatment </w:t>
      </w:r>
      <w:r w:rsidR="006D34E1" w:rsidRPr="008A184E">
        <w:rPr>
          <w:rFonts w:asciiTheme="minorHAnsi" w:hAnsiTheme="minorHAnsi" w:cstheme="minorHAnsi"/>
          <w:sz w:val="22"/>
          <w:szCs w:val="22"/>
        </w:rPr>
        <w:fldChar w:fldCharType="begin" w:fldLock="1"/>
      </w:r>
      <w:r w:rsidR="007A5832" w:rsidRPr="008A184E">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006D34E1" w:rsidRPr="008A184E">
        <w:rPr>
          <w:rFonts w:asciiTheme="minorHAnsi" w:hAnsiTheme="minorHAnsi" w:cstheme="minorHAnsi"/>
          <w:sz w:val="22"/>
          <w:szCs w:val="22"/>
        </w:rPr>
        <w:fldChar w:fldCharType="separate"/>
      </w:r>
      <w:r w:rsidR="006D34E1" w:rsidRPr="008A184E">
        <w:rPr>
          <w:rFonts w:asciiTheme="minorHAnsi" w:hAnsiTheme="minorHAnsi" w:cstheme="minorHAnsi"/>
          <w:noProof/>
          <w:sz w:val="22"/>
          <w:szCs w:val="22"/>
        </w:rPr>
        <w:t xml:space="preserve">(Khan </w:t>
      </w:r>
      <w:r w:rsidR="006D34E1" w:rsidRPr="008A184E">
        <w:rPr>
          <w:rFonts w:asciiTheme="minorHAnsi" w:hAnsiTheme="minorHAnsi" w:cstheme="minorHAnsi"/>
          <w:i/>
          <w:noProof/>
          <w:sz w:val="22"/>
          <w:szCs w:val="22"/>
        </w:rPr>
        <w:t>et al.</w:t>
      </w:r>
      <w:r w:rsidR="006D34E1" w:rsidRPr="008A184E">
        <w:rPr>
          <w:rFonts w:asciiTheme="minorHAnsi" w:hAnsiTheme="minorHAnsi" w:cstheme="minorHAnsi"/>
          <w:noProof/>
          <w:sz w:val="22"/>
          <w:szCs w:val="22"/>
        </w:rPr>
        <w:t>, 2017)</w:t>
      </w:r>
      <w:r w:rsidR="006D34E1" w:rsidRPr="008A184E">
        <w:rPr>
          <w:rFonts w:asciiTheme="minorHAnsi" w:hAnsiTheme="minorHAnsi" w:cstheme="minorHAnsi"/>
          <w:sz w:val="22"/>
          <w:szCs w:val="22"/>
        </w:rPr>
        <w:fldChar w:fldCharType="end"/>
      </w:r>
      <w:r w:rsidR="0072076C" w:rsidRPr="008A184E">
        <w:rPr>
          <w:rFonts w:asciiTheme="minorHAnsi" w:hAnsiTheme="minorHAnsi" w:cstheme="minorHAnsi"/>
          <w:sz w:val="22"/>
          <w:szCs w:val="22"/>
        </w:rPr>
        <w:t xml:space="preserve">, and since placental mTORC1 activity is predicted to be reduced (from </w:t>
      </w:r>
      <w:r w:rsidR="0072076C" w:rsidRPr="008A184E">
        <w:rPr>
          <w:rFonts w:asciiTheme="minorHAnsi" w:hAnsiTheme="minorHAnsi" w:cstheme="minorHAnsi"/>
          <w:i/>
          <w:sz w:val="22"/>
          <w:szCs w:val="22"/>
        </w:rPr>
        <w:t>Aim 3</w:t>
      </w:r>
      <w:r w:rsidR="0072076C" w:rsidRPr="008A184E">
        <w:rPr>
          <w:rFonts w:asciiTheme="minorHAnsi" w:hAnsiTheme="minorHAnsi" w:cstheme="minorHAnsi"/>
          <w:sz w:val="22"/>
          <w:szCs w:val="22"/>
        </w:rPr>
        <w:t>), then GDF15 levels should decrease accordingly.</w:t>
      </w:r>
      <w:r w:rsidR="00013D15" w:rsidRPr="008A184E">
        <w:rPr>
          <w:rFonts w:asciiTheme="minorHAnsi" w:hAnsiTheme="minorHAnsi" w:cstheme="minorHAnsi"/>
          <w:sz w:val="22"/>
          <w:szCs w:val="22"/>
        </w:rPr>
        <w:t xml:space="preserve">  </w:t>
      </w:r>
    </w:p>
    <w:p w14:paraId="6A744669" w14:textId="285B1D3D" w:rsidR="00FD680E" w:rsidRPr="008A184E" w:rsidRDefault="006F6692" w:rsidP="00FD680E">
      <w:pPr>
        <w:rPr>
          <w:rFonts w:asciiTheme="minorHAnsi" w:hAnsiTheme="minorHAnsi" w:cstheme="minorHAnsi"/>
          <w:sz w:val="22"/>
          <w:szCs w:val="22"/>
        </w:rPr>
      </w:pPr>
      <w:r w:rsidRPr="008A184E">
        <w:rPr>
          <w:rFonts w:asciiTheme="minorHAnsi" w:hAnsiTheme="minorHAnsi" w:cstheme="minorHAnsi"/>
          <w:sz w:val="22"/>
          <w:szCs w:val="22"/>
        </w:rPr>
        <w:t xml:space="preserve">I expect IGF2 expression to be reduced since pregnant rats treated with dexamethasone at E13 had reduced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 xml:space="preserve">mRNA expression in the junctional zone despite unaltered expression in the labyrinth zone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Since our exposure is more chronic and placental weight and development is expected to be reduced (from </w:t>
      </w:r>
      <w:r w:rsidRPr="008A184E">
        <w:rPr>
          <w:rFonts w:asciiTheme="minorHAnsi" w:hAnsiTheme="minorHAnsi" w:cstheme="minorHAnsi"/>
          <w:i/>
          <w:sz w:val="22"/>
          <w:szCs w:val="22"/>
        </w:rPr>
        <w:t>Aim 1</w:t>
      </w:r>
      <w:r w:rsidRPr="008A184E">
        <w:rPr>
          <w:rFonts w:asciiTheme="minorHAnsi" w:hAnsiTheme="minorHAnsi" w:cstheme="minorHAnsi"/>
          <w:sz w:val="22"/>
          <w:szCs w:val="22"/>
        </w:rPr>
        <w:t xml:space="preserve">), then </w:t>
      </w:r>
      <w:r w:rsidR="0046472F" w:rsidRPr="008A184E">
        <w:rPr>
          <w:rFonts w:asciiTheme="minorHAnsi" w:hAnsiTheme="minorHAnsi" w:cstheme="minorHAnsi"/>
          <w:sz w:val="22"/>
          <w:szCs w:val="22"/>
        </w:rPr>
        <w:t xml:space="preserve">placental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should be reduced.</w:t>
      </w:r>
    </w:p>
    <w:p w14:paraId="4EFC2297" w14:textId="77777777" w:rsidR="005734B8" w:rsidRPr="008A184E" w:rsidRDefault="005734B8" w:rsidP="005734B8">
      <w:pPr>
        <w:rPr>
          <w:rFonts w:asciiTheme="minorHAnsi" w:hAnsiTheme="minorHAnsi" w:cstheme="minorHAnsi"/>
        </w:rPr>
      </w:pPr>
    </w:p>
    <w:p w14:paraId="40122335" w14:textId="3A258A52" w:rsidR="00512B6C" w:rsidRPr="008A184E" w:rsidRDefault="00512B6C" w:rsidP="00A31148">
      <w:pPr>
        <w:pStyle w:val="Heading2"/>
        <w:rPr>
          <w:rFonts w:asciiTheme="minorHAnsi" w:hAnsiTheme="minorHAnsi" w:cstheme="minorHAnsi"/>
        </w:rPr>
      </w:pPr>
      <w:bookmarkStart w:id="67" w:name="_Toc15461883"/>
      <w:bookmarkStart w:id="68" w:name="_Toc16512894"/>
      <w:r w:rsidRPr="008A184E">
        <w:rPr>
          <w:rFonts w:asciiTheme="minorHAnsi" w:hAnsiTheme="minorHAnsi" w:cstheme="minorHAnsi"/>
          <w:b/>
          <w:bCs/>
        </w:rPr>
        <w:t>Aim 1.5:</w:t>
      </w:r>
      <w:r w:rsidRPr="008A184E">
        <w:rPr>
          <w:rFonts w:asciiTheme="minorHAnsi" w:hAnsiTheme="minorHAnsi" w:cstheme="minorHAnsi"/>
        </w:rPr>
        <w:t xml:space="preserve"> Is offspring </w:t>
      </w:r>
      <w:r w:rsidR="006A7FB6" w:rsidRPr="008A184E">
        <w:rPr>
          <w:rFonts w:asciiTheme="minorHAnsi" w:hAnsiTheme="minorHAnsi" w:cstheme="minorHAnsi"/>
        </w:rPr>
        <w:t xml:space="preserve">survival, weight, body composition and </w:t>
      </w:r>
      <w:r w:rsidR="00B145A6" w:rsidRPr="008A184E">
        <w:rPr>
          <w:rFonts w:asciiTheme="minorHAnsi" w:hAnsiTheme="minorHAnsi" w:cstheme="minorHAnsi"/>
        </w:rPr>
        <w:t>insulin sensitivity</w:t>
      </w:r>
      <w:r w:rsidR="006A7FB6" w:rsidRPr="008A184E">
        <w:rPr>
          <w:rFonts w:asciiTheme="minorHAnsi" w:hAnsiTheme="minorHAnsi" w:cstheme="minorHAnsi"/>
        </w:rPr>
        <w:t xml:space="preserve"> altered with maternal GC exposure?</w:t>
      </w:r>
      <w:bookmarkEnd w:id="68"/>
      <w:r w:rsidR="006A7FB6" w:rsidRPr="008A184E">
        <w:rPr>
          <w:rFonts w:asciiTheme="minorHAnsi" w:hAnsiTheme="minorHAnsi" w:cstheme="minorHAnsi"/>
        </w:rPr>
        <w:t xml:space="preserve"> </w:t>
      </w:r>
      <w:bookmarkEnd w:id="67"/>
    </w:p>
    <w:p w14:paraId="5D02C975" w14:textId="7FDC4A75" w:rsidR="006A7FB6" w:rsidRPr="008A184E" w:rsidRDefault="006A7FB6" w:rsidP="006A7FB6">
      <w:pPr>
        <w:rPr>
          <w:rFonts w:asciiTheme="minorHAnsi" w:hAnsiTheme="minorHAnsi" w:cstheme="minorHAnsi"/>
          <w:sz w:val="22"/>
          <w:szCs w:val="22"/>
        </w:rPr>
      </w:pPr>
      <w:r w:rsidRPr="008A184E">
        <w:rPr>
          <w:rFonts w:asciiTheme="minorHAnsi" w:hAnsiTheme="minorHAnsi" w:cstheme="minorHAnsi"/>
          <w:sz w:val="22"/>
          <w:szCs w:val="22"/>
        </w:rPr>
        <w:t xml:space="preserve">Given the </w:t>
      </w:r>
      <w:r w:rsidR="00753645" w:rsidRPr="008A184E">
        <w:rPr>
          <w:rFonts w:asciiTheme="minorHAnsi" w:hAnsiTheme="minorHAnsi" w:cstheme="minorHAnsi"/>
          <w:sz w:val="22"/>
          <w:szCs w:val="22"/>
        </w:rPr>
        <w:t xml:space="preserve">severe expected IUGR, reduced fetal weights, and increased resorption (from </w:t>
      </w:r>
      <w:r w:rsidR="00753645" w:rsidRPr="008A184E">
        <w:rPr>
          <w:rFonts w:asciiTheme="minorHAnsi" w:hAnsiTheme="minorHAnsi" w:cstheme="minorHAnsi"/>
          <w:i/>
          <w:sz w:val="22"/>
          <w:szCs w:val="22"/>
        </w:rPr>
        <w:t>Aim 1</w:t>
      </w:r>
      <w:r w:rsidR="00753645" w:rsidRPr="008A184E">
        <w:rPr>
          <w:rFonts w:asciiTheme="minorHAnsi" w:hAnsiTheme="minorHAnsi" w:cstheme="minorHAnsi"/>
          <w:sz w:val="22"/>
          <w:szCs w:val="22"/>
        </w:rPr>
        <w:t xml:space="preserve">), I predict that offspring survival will be reduced. </w:t>
      </w:r>
      <w:r w:rsidR="00201FD6" w:rsidRPr="008A184E">
        <w:rPr>
          <w:rFonts w:asciiTheme="minorHAnsi" w:hAnsiTheme="minorHAnsi" w:cstheme="minorHAnsi"/>
          <w:sz w:val="22"/>
          <w:szCs w:val="22"/>
        </w:rPr>
        <w:t>Our preliminary data shows that pre-gestational</w:t>
      </w:r>
      <w:r w:rsidR="00FA3B3F" w:rsidRPr="008A184E">
        <w:rPr>
          <w:rFonts w:asciiTheme="minorHAnsi" w:hAnsiTheme="minorHAnsi" w:cstheme="minorHAnsi"/>
          <w:sz w:val="22"/>
          <w:szCs w:val="22"/>
        </w:rPr>
        <w:t xml:space="preserve"> exposure will dramatically</w:t>
      </w:r>
      <w:r w:rsidR="007E2B74" w:rsidRPr="008A184E">
        <w:rPr>
          <w:rFonts w:asciiTheme="minorHAnsi" w:hAnsiTheme="minorHAnsi" w:cstheme="minorHAnsi"/>
          <w:sz w:val="22"/>
          <w:szCs w:val="22"/>
        </w:rPr>
        <w:t xml:space="preserve"> reduce</w:t>
      </w:r>
      <w:r w:rsidR="00FA3B3F" w:rsidRPr="008A184E">
        <w:rPr>
          <w:rFonts w:asciiTheme="minorHAnsi" w:hAnsiTheme="minorHAnsi" w:cstheme="minorHAnsi"/>
          <w:sz w:val="22"/>
          <w:szCs w:val="22"/>
        </w:rPr>
        <w:t xml:space="preserve"> offspring survival</w:t>
      </w:r>
      <w:r w:rsidR="007E2B74" w:rsidRPr="008A184E">
        <w:rPr>
          <w:rFonts w:asciiTheme="minorHAnsi" w:hAnsiTheme="minorHAnsi" w:cstheme="minorHAnsi"/>
          <w:sz w:val="22"/>
          <w:szCs w:val="22"/>
        </w:rPr>
        <w:t xml:space="preserve"> </w:t>
      </w:r>
      <w:r w:rsidR="00FA3B3F" w:rsidRPr="008A184E">
        <w:rPr>
          <w:rFonts w:asciiTheme="minorHAnsi" w:hAnsiTheme="minorHAnsi" w:cstheme="minorHAnsi"/>
          <w:sz w:val="22"/>
          <w:szCs w:val="22"/>
        </w:rPr>
        <w:t>at PND</w:t>
      </w:r>
      <w:r w:rsidR="00B145A6" w:rsidRPr="008A184E">
        <w:rPr>
          <w:rFonts w:asciiTheme="minorHAnsi" w:hAnsiTheme="minorHAnsi" w:cstheme="minorHAnsi"/>
          <w:sz w:val="22"/>
          <w:szCs w:val="22"/>
        </w:rPr>
        <w:t>0.5</w:t>
      </w:r>
      <w:r w:rsidR="00FA3B3F" w:rsidRPr="008A184E">
        <w:rPr>
          <w:rFonts w:asciiTheme="minorHAnsi" w:hAnsiTheme="minorHAnsi" w:cstheme="minorHAnsi"/>
          <w:sz w:val="22"/>
          <w:szCs w:val="22"/>
        </w:rPr>
        <w:t>-</w:t>
      </w:r>
      <w:r w:rsidR="00B145A6" w:rsidRPr="008A184E">
        <w:rPr>
          <w:rFonts w:asciiTheme="minorHAnsi" w:hAnsiTheme="minorHAnsi" w:cstheme="minorHAnsi"/>
          <w:sz w:val="22"/>
          <w:szCs w:val="22"/>
        </w:rPr>
        <w:t>1</w:t>
      </w:r>
      <w:r w:rsidR="00FA3B3F" w:rsidRPr="008A184E">
        <w:rPr>
          <w:rFonts w:asciiTheme="minorHAnsi" w:hAnsiTheme="minorHAnsi" w:cstheme="minorHAnsi"/>
          <w:sz w:val="22"/>
          <w:szCs w:val="22"/>
        </w:rPr>
        <w:t xml:space="preserve"> </w:t>
      </w:r>
      <w:r w:rsidR="00B145A6" w:rsidRPr="008A184E">
        <w:rPr>
          <w:rFonts w:asciiTheme="minorHAnsi" w:hAnsiTheme="minorHAnsi" w:cstheme="minorHAnsi"/>
          <w:sz w:val="22"/>
          <w:szCs w:val="22"/>
        </w:rPr>
        <w:t xml:space="preserve">with 100% lethality of all pups from dexamethasone-treated dams. </w:t>
      </w:r>
      <w:r w:rsidR="0046472F" w:rsidRPr="008A184E">
        <w:rPr>
          <w:rFonts w:asciiTheme="minorHAnsi" w:hAnsiTheme="minorHAnsi" w:cstheme="minorHAnsi"/>
          <w:sz w:val="22"/>
          <w:szCs w:val="22"/>
        </w:rPr>
        <w:t>Dexamethasone exposure at conception</w:t>
      </w:r>
      <w:r w:rsidR="00FA3B3F" w:rsidRPr="008A184E">
        <w:rPr>
          <w:rFonts w:asciiTheme="minorHAnsi" w:hAnsiTheme="minorHAnsi" w:cstheme="minorHAnsi"/>
          <w:sz w:val="22"/>
          <w:szCs w:val="22"/>
        </w:rPr>
        <w:t xml:space="preserve"> is similarly predicted to reduce offspring survival within PND</w:t>
      </w:r>
      <w:r w:rsidR="00B145A6" w:rsidRPr="008A184E">
        <w:rPr>
          <w:rFonts w:asciiTheme="minorHAnsi" w:hAnsiTheme="minorHAnsi" w:cstheme="minorHAnsi"/>
          <w:sz w:val="22"/>
          <w:szCs w:val="22"/>
        </w:rPr>
        <w:t>0.5</w:t>
      </w:r>
      <w:r w:rsidR="00FA3B3F" w:rsidRPr="008A184E">
        <w:rPr>
          <w:rFonts w:asciiTheme="minorHAnsi" w:hAnsiTheme="minorHAnsi" w:cstheme="minorHAnsi"/>
          <w:sz w:val="22"/>
          <w:szCs w:val="22"/>
        </w:rPr>
        <w:t>-</w:t>
      </w:r>
      <w:r w:rsidR="00B145A6" w:rsidRPr="008A184E">
        <w:rPr>
          <w:rFonts w:asciiTheme="minorHAnsi" w:hAnsiTheme="minorHAnsi" w:cstheme="minorHAnsi"/>
          <w:sz w:val="22"/>
          <w:szCs w:val="22"/>
        </w:rPr>
        <w:t>1</w:t>
      </w:r>
      <w:r w:rsidR="00FA3B3F" w:rsidRPr="008A184E">
        <w:rPr>
          <w:rFonts w:asciiTheme="minorHAnsi" w:hAnsiTheme="minorHAnsi" w:cstheme="minorHAnsi"/>
          <w:sz w:val="22"/>
          <w:szCs w:val="22"/>
        </w:rPr>
        <w:t xml:space="preserve"> but to a lesser degree than the pre-gestational exposure.</w:t>
      </w:r>
      <w:r w:rsidR="0037754B" w:rsidRPr="008A184E">
        <w:rPr>
          <w:rFonts w:asciiTheme="minorHAnsi" w:hAnsiTheme="minorHAnsi" w:cstheme="minorHAnsi"/>
          <w:sz w:val="22"/>
          <w:szCs w:val="22"/>
        </w:rPr>
        <w:t xml:space="preserve"> I predict offspring body weight to be relatively similar at 6 weeks</w:t>
      </w:r>
      <w:r w:rsidR="00BA5060" w:rsidRPr="008A184E">
        <w:rPr>
          <w:rFonts w:asciiTheme="minorHAnsi" w:hAnsiTheme="minorHAnsi" w:cstheme="minorHAnsi"/>
          <w:sz w:val="22"/>
          <w:szCs w:val="22"/>
        </w:rPr>
        <w:t xml:space="preserve"> as seen in </w:t>
      </w:r>
      <w:r w:rsidR="00B145A6" w:rsidRPr="008A184E">
        <w:rPr>
          <w:rFonts w:asciiTheme="minorHAnsi" w:hAnsiTheme="minorHAnsi" w:cstheme="minorHAnsi"/>
          <w:sz w:val="22"/>
          <w:szCs w:val="22"/>
        </w:rPr>
        <w:t xml:space="preserve">adult </w:t>
      </w:r>
      <w:r w:rsidR="00BA5060" w:rsidRPr="008A184E">
        <w:rPr>
          <w:rFonts w:asciiTheme="minorHAnsi" w:hAnsiTheme="minorHAnsi" w:cstheme="minorHAnsi"/>
          <w:sz w:val="22"/>
          <w:szCs w:val="22"/>
        </w:rPr>
        <w:t xml:space="preserve">rats </w:t>
      </w:r>
      <w:r w:rsidR="00BA5060" w:rsidRPr="008A184E">
        <w:rPr>
          <w:rFonts w:asciiTheme="minorHAnsi" w:hAnsiTheme="minorHAnsi" w:cstheme="minorHAnsi"/>
          <w:sz w:val="22"/>
          <w:szCs w:val="22"/>
        </w:rPr>
        <w:fldChar w:fldCharType="begin" w:fldLock="1"/>
      </w:r>
      <w:r w:rsidR="001F503D" w:rsidRPr="008A184E">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offspring.","type":"article-journal","volume":"8"},"uris":["http://www.mendeley.com/documents/?uuid=97cb204a-3ca2-336d-9f43-4ad3b48ee403"]},{"id":"ITEM-2","itemData":{"DOI":"10.1677/joe.0.1810291","ISSN":"0022-0795","PMID":"15128277","abstract":"&lt;p&gt;There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Endocrinology","id":"ITEM-2","issue":"2","issued":{"date-parts":[["2004","5","1"]]},"page":"291-296","title":"Prenatal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 O’Sullivan &lt;i&gt;et al.&lt;/i&gt;, 2013)","plainTextFormattedCitation":"(Lesage et al., 2004; O’Sullivan et al., 2013)","previouslyFormattedCitation":"(Lesage &lt;i&gt;et al.&lt;/i&gt;, 2004; O’Sullivan &lt;i&gt;et al.&lt;/i&gt;, 2013)"},"properties":{"noteIndex":0},"schema":"https://github.com/citation-style-language/schema/raw/master/csl-citation.json"}</w:instrText>
      </w:r>
      <w:r w:rsidR="00BA5060" w:rsidRPr="008A184E">
        <w:rPr>
          <w:rFonts w:asciiTheme="minorHAnsi" w:hAnsiTheme="minorHAnsi" w:cstheme="minorHAnsi"/>
          <w:sz w:val="22"/>
          <w:szCs w:val="22"/>
        </w:rPr>
        <w:fldChar w:fldCharType="separate"/>
      </w:r>
      <w:r w:rsidR="00B145A6" w:rsidRPr="008A184E">
        <w:rPr>
          <w:rFonts w:asciiTheme="minorHAnsi" w:hAnsiTheme="minorHAnsi" w:cstheme="minorHAnsi"/>
          <w:noProof/>
          <w:sz w:val="22"/>
          <w:szCs w:val="22"/>
        </w:rPr>
        <w:t xml:space="preserve">(Lesage </w:t>
      </w:r>
      <w:r w:rsidR="00B145A6" w:rsidRPr="008A184E">
        <w:rPr>
          <w:rFonts w:asciiTheme="minorHAnsi" w:hAnsiTheme="minorHAnsi" w:cstheme="minorHAnsi"/>
          <w:i/>
          <w:noProof/>
          <w:sz w:val="22"/>
          <w:szCs w:val="22"/>
        </w:rPr>
        <w:t>et al.</w:t>
      </w:r>
      <w:r w:rsidR="00B145A6" w:rsidRPr="008A184E">
        <w:rPr>
          <w:rFonts w:asciiTheme="minorHAnsi" w:hAnsiTheme="minorHAnsi" w:cstheme="minorHAnsi"/>
          <w:noProof/>
          <w:sz w:val="22"/>
          <w:szCs w:val="22"/>
        </w:rPr>
        <w:t xml:space="preserve">, 2004; O’Sullivan </w:t>
      </w:r>
      <w:r w:rsidR="00B145A6" w:rsidRPr="008A184E">
        <w:rPr>
          <w:rFonts w:asciiTheme="minorHAnsi" w:hAnsiTheme="minorHAnsi" w:cstheme="minorHAnsi"/>
          <w:i/>
          <w:noProof/>
          <w:sz w:val="22"/>
          <w:szCs w:val="22"/>
        </w:rPr>
        <w:t>et al.</w:t>
      </w:r>
      <w:r w:rsidR="00B145A6" w:rsidRPr="008A184E">
        <w:rPr>
          <w:rFonts w:asciiTheme="minorHAnsi" w:hAnsiTheme="minorHAnsi" w:cstheme="minorHAnsi"/>
          <w:noProof/>
          <w:sz w:val="22"/>
          <w:szCs w:val="22"/>
        </w:rPr>
        <w:t>, 2013)</w:t>
      </w:r>
      <w:r w:rsidR="00BA5060" w:rsidRPr="008A184E">
        <w:rPr>
          <w:rFonts w:asciiTheme="minorHAnsi" w:hAnsiTheme="minorHAnsi" w:cstheme="minorHAnsi"/>
          <w:sz w:val="22"/>
          <w:szCs w:val="22"/>
        </w:rPr>
        <w:fldChar w:fldCharType="end"/>
      </w:r>
      <w:r w:rsidR="0037754B" w:rsidRPr="008A184E">
        <w:rPr>
          <w:rFonts w:asciiTheme="minorHAnsi" w:hAnsiTheme="minorHAnsi" w:cstheme="minorHAnsi"/>
          <w:sz w:val="22"/>
          <w:szCs w:val="22"/>
        </w:rPr>
        <w:t xml:space="preserve">, but the offspring will have higher </w:t>
      </w:r>
      <w:r w:rsidR="00BA5060" w:rsidRPr="008A184E">
        <w:rPr>
          <w:rFonts w:asciiTheme="minorHAnsi" w:hAnsiTheme="minorHAnsi" w:cstheme="minorHAnsi"/>
          <w:sz w:val="22"/>
          <w:szCs w:val="22"/>
        </w:rPr>
        <w:t>fat mass</w:t>
      </w:r>
      <w:r w:rsidR="0037754B" w:rsidRPr="008A184E">
        <w:rPr>
          <w:rFonts w:asciiTheme="minorHAnsi" w:hAnsiTheme="minorHAnsi" w:cstheme="minorHAnsi"/>
          <w:sz w:val="22"/>
          <w:szCs w:val="22"/>
        </w:rPr>
        <w:t xml:space="preserve"> as seen in human studies </w:t>
      </w:r>
      <w:r w:rsidR="00274D8F" w:rsidRPr="008A184E">
        <w:rPr>
          <w:rFonts w:asciiTheme="minorHAnsi" w:hAnsiTheme="minorHAnsi" w:cstheme="minorHAnsi"/>
          <w:sz w:val="22"/>
          <w:szCs w:val="22"/>
        </w:rPr>
        <w:fldChar w:fldCharType="begin" w:fldLock="1"/>
      </w:r>
      <w:r w:rsidR="00BA5060" w:rsidRPr="008A184E">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00274D8F" w:rsidRPr="008A184E">
        <w:rPr>
          <w:rFonts w:asciiTheme="minorHAnsi" w:hAnsiTheme="minorHAnsi" w:cstheme="minorHAnsi"/>
          <w:sz w:val="22"/>
          <w:szCs w:val="22"/>
        </w:rPr>
        <w:fldChar w:fldCharType="separate"/>
      </w:r>
      <w:r w:rsidR="00274D8F" w:rsidRPr="008A184E">
        <w:rPr>
          <w:rFonts w:asciiTheme="minorHAnsi" w:hAnsiTheme="minorHAnsi" w:cstheme="minorHAnsi"/>
          <w:noProof/>
          <w:sz w:val="22"/>
          <w:szCs w:val="22"/>
        </w:rPr>
        <w:t xml:space="preserve">(Van Dijk </w:t>
      </w:r>
      <w:r w:rsidR="00274D8F" w:rsidRPr="008A184E">
        <w:rPr>
          <w:rFonts w:asciiTheme="minorHAnsi" w:hAnsiTheme="minorHAnsi" w:cstheme="minorHAnsi"/>
          <w:i/>
          <w:noProof/>
          <w:sz w:val="22"/>
          <w:szCs w:val="22"/>
        </w:rPr>
        <w:t>et al.</w:t>
      </w:r>
      <w:r w:rsidR="00274D8F" w:rsidRPr="008A184E">
        <w:rPr>
          <w:rFonts w:asciiTheme="minorHAnsi" w:hAnsiTheme="minorHAnsi" w:cstheme="minorHAnsi"/>
          <w:noProof/>
          <w:sz w:val="22"/>
          <w:szCs w:val="22"/>
        </w:rPr>
        <w:t>, 2012)</w:t>
      </w:r>
      <w:r w:rsidR="00274D8F" w:rsidRPr="008A184E">
        <w:rPr>
          <w:rFonts w:asciiTheme="minorHAnsi" w:hAnsiTheme="minorHAnsi" w:cstheme="minorHAnsi"/>
          <w:sz w:val="22"/>
          <w:szCs w:val="22"/>
        </w:rPr>
        <w:fldChar w:fldCharType="end"/>
      </w:r>
      <w:r w:rsidR="00BA5060" w:rsidRPr="008A184E">
        <w:rPr>
          <w:rFonts w:asciiTheme="minorHAnsi" w:hAnsiTheme="minorHAnsi" w:cstheme="minorHAnsi"/>
          <w:sz w:val="22"/>
          <w:szCs w:val="22"/>
        </w:rPr>
        <w:t xml:space="preserve">. Furthermore, since our exposure is longer than that of most studies, offspring may show increased </w:t>
      </w:r>
      <w:r w:rsidR="00BB699D" w:rsidRPr="008A184E">
        <w:rPr>
          <w:rFonts w:asciiTheme="minorHAnsi" w:hAnsiTheme="minorHAnsi" w:cstheme="minorHAnsi"/>
          <w:sz w:val="22"/>
          <w:szCs w:val="22"/>
        </w:rPr>
        <w:t>insulin</w:t>
      </w:r>
      <w:r w:rsidR="00BA5060" w:rsidRPr="008A184E">
        <w:rPr>
          <w:rFonts w:asciiTheme="minorHAnsi" w:hAnsiTheme="minorHAnsi" w:cstheme="minorHAnsi"/>
          <w:sz w:val="22"/>
          <w:szCs w:val="22"/>
        </w:rPr>
        <w:t xml:space="preserve"> levels </w:t>
      </w:r>
      <w:r w:rsidR="00BB699D" w:rsidRPr="008A184E">
        <w:rPr>
          <w:rFonts w:asciiTheme="minorHAnsi" w:hAnsiTheme="minorHAnsi" w:cstheme="minorHAnsi"/>
          <w:sz w:val="22"/>
          <w:szCs w:val="22"/>
        </w:rPr>
        <w:t xml:space="preserve">during the ITT </w:t>
      </w:r>
      <w:r w:rsidR="00BA5060" w:rsidRPr="008A184E">
        <w:rPr>
          <w:rFonts w:asciiTheme="minorHAnsi" w:hAnsiTheme="minorHAnsi" w:cstheme="minorHAnsi"/>
          <w:sz w:val="22"/>
          <w:szCs w:val="22"/>
        </w:rPr>
        <w:t>at 6 weeks of age</w:t>
      </w:r>
      <w:r w:rsidR="00BB699D" w:rsidRPr="008A184E">
        <w:rPr>
          <w:rFonts w:asciiTheme="minorHAnsi" w:hAnsiTheme="minorHAnsi" w:cstheme="minorHAnsi"/>
          <w:sz w:val="22"/>
          <w:szCs w:val="22"/>
        </w:rPr>
        <w:t xml:space="preserve">. </w:t>
      </w:r>
      <w:r w:rsidR="001F503D" w:rsidRPr="008A184E">
        <w:rPr>
          <w:rFonts w:asciiTheme="minorHAnsi" w:hAnsiTheme="minorHAnsi" w:cstheme="minorHAnsi"/>
          <w:sz w:val="22"/>
          <w:szCs w:val="22"/>
        </w:rPr>
        <w:t>In support of this hypothesis, 30-year-old human offspring of mothers who</w:t>
      </w:r>
      <w:r w:rsidR="00EE77A3" w:rsidRPr="008A184E">
        <w:rPr>
          <w:rFonts w:asciiTheme="minorHAnsi" w:hAnsiTheme="minorHAnsi" w:cstheme="minorHAnsi"/>
          <w:sz w:val="22"/>
          <w:szCs w:val="22"/>
        </w:rPr>
        <w:t xml:space="preserve"> had</w:t>
      </w:r>
      <w:r w:rsidR="001F503D" w:rsidRPr="008A184E">
        <w:rPr>
          <w:rFonts w:asciiTheme="minorHAnsi" w:hAnsiTheme="minorHAnsi" w:cstheme="minorHAnsi"/>
          <w:sz w:val="22"/>
          <w:szCs w:val="22"/>
        </w:rPr>
        <w:t xml:space="preserve"> received antenatal betamethasone had higher insulin levels 30 minutes after a glucose tolerance test </w:t>
      </w:r>
      <w:r w:rsidR="001F503D" w:rsidRPr="008A184E">
        <w:rPr>
          <w:rFonts w:asciiTheme="minorHAnsi" w:hAnsiTheme="minorHAnsi" w:cstheme="minorHAnsi"/>
          <w:sz w:val="22"/>
          <w:szCs w:val="22"/>
        </w:rPr>
        <w:fldChar w:fldCharType="begin" w:fldLock="1"/>
      </w:r>
      <w:r w:rsidR="001F503D" w:rsidRPr="008A184E">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F503D" w:rsidRPr="008A184E">
        <w:rPr>
          <w:rFonts w:asciiTheme="minorHAnsi" w:hAnsiTheme="minorHAnsi" w:cstheme="minorHAnsi"/>
          <w:sz w:val="22"/>
          <w:szCs w:val="22"/>
        </w:rPr>
        <w:fldChar w:fldCharType="separate"/>
      </w:r>
      <w:r w:rsidR="001F503D" w:rsidRPr="008A184E">
        <w:rPr>
          <w:rFonts w:asciiTheme="minorHAnsi" w:hAnsiTheme="minorHAnsi" w:cstheme="minorHAnsi"/>
          <w:noProof/>
          <w:sz w:val="22"/>
          <w:szCs w:val="22"/>
        </w:rPr>
        <w:t xml:space="preserve">(Dalziel </w:t>
      </w:r>
      <w:r w:rsidR="001F503D" w:rsidRPr="008A184E">
        <w:rPr>
          <w:rFonts w:asciiTheme="minorHAnsi" w:hAnsiTheme="minorHAnsi" w:cstheme="minorHAnsi"/>
          <w:i/>
          <w:noProof/>
          <w:sz w:val="22"/>
          <w:szCs w:val="22"/>
        </w:rPr>
        <w:t>et al.</w:t>
      </w:r>
      <w:r w:rsidR="001F503D" w:rsidRPr="008A184E">
        <w:rPr>
          <w:rFonts w:asciiTheme="minorHAnsi" w:hAnsiTheme="minorHAnsi" w:cstheme="minorHAnsi"/>
          <w:noProof/>
          <w:sz w:val="22"/>
          <w:szCs w:val="22"/>
        </w:rPr>
        <w:t>, 2005)</w:t>
      </w:r>
      <w:r w:rsidR="001F503D" w:rsidRPr="008A184E">
        <w:rPr>
          <w:rFonts w:asciiTheme="minorHAnsi" w:hAnsiTheme="minorHAnsi" w:cstheme="minorHAnsi"/>
          <w:sz w:val="22"/>
          <w:szCs w:val="22"/>
        </w:rPr>
        <w:fldChar w:fldCharType="end"/>
      </w:r>
      <w:r w:rsidR="001F503D" w:rsidRPr="008A184E">
        <w:rPr>
          <w:rFonts w:asciiTheme="minorHAnsi" w:hAnsiTheme="minorHAnsi" w:cstheme="minorHAnsi"/>
          <w:sz w:val="22"/>
          <w:szCs w:val="22"/>
        </w:rPr>
        <w:t xml:space="preserve">. </w:t>
      </w:r>
      <w:r w:rsidR="00EE77A3" w:rsidRPr="008A184E">
        <w:rPr>
          <w:rFonts w:asciiTheme="minorHAnsi" w:hAnsiTheme="minorHAnsi" w:cstheme="minorHAnsi"/>
          <w:sz w:val="22"/>
          <w:szCs w:val="22"/>
        </w:rPr>
        <w:t>On the other hand, a</w:t>
      </w:r>
      <w:r w:rsidR="001F503D" w:rsidRPr="008A184E">
        <w:rPr>
          <w:rFonts w:asciiTheme="minorHAnsi" w:hAnsiTheme="minorHAnsi" w:cstheme="minorHAnsi"/>
          <w:sz w:val="22"/>
          <w:szCs w:val="22"/>
        </w:rPr>
        <w:t>dult rat offspring of antenatally stressed dams had unaffected i</w:t>
      </w:r>
      <w:r w:rsidR="00BB699D" w:rsidRPr="008A184E">
        <w:rPr>
          <w:rFonts w:asciiTheme="minorHAnsi" w:hAnsiTheme="minorHAnsi" w:cstheme="minorHAnsi"/>
          <w:sz w:val="22"/>
          <w:szCs w:val="22"/>
        </w:rPr>
        <w:t xml:space="preserve">nsulin secretion </w:t>
      </w:r>
      <w:r w:rsidR="001F503D" w:rsidRPr="008A184E">
        <w:rPr>
          <w:rFonts w:asciiTheme="minorHAnsi" w:hAnsiTheme="minorHAnsi" w:cstheme="minorHAnsi"/>
          <w:sz w:val="22"/>
          <w:szCs w:val="22"/>
        </w:rPr>
        <w:t>in response to</w:t>
      </w:r>
      <w:r w:rsidR="00BB699D" w:rsidRPr="008A184E">
        <w:rPr>
          <w:rFonts w:asciiTheme="minorHAnsi" w:hAnsiTheme="minorHAnsi" w:cstheme="minorHAnsi"/>
          <w:sz w:val="22"/>
          <w:szCs w:val="22"/>
        </w:rPr>
        <w:t xml:space="preserve"> an OGTT</w:t>
      </w:r>
      <w:r w:rsidR="001F503D" w:rsidRPr="008A184E">
        <w:rPr>
          <w:rFonts w:asciiTheme="minorHAnsi" w:hAnsiTheme="minorHAnsi" w:cstheme="minorHAnsi"/>
          <w:sz w:val="22"/>
          <w:szCs w:val="22"/>
        </w:rPr>
        <w:t xml:space="preserve"> </w:t>
      </w:r>
      <w:r w:rsidR="001F503D" w:rsidRPr="008A184E">
        <w:rPr>
          <w:rFonts w:asciiTheme="minorHAnsi" w:hAnsiTheme="minorHAnsi" w:cstheme="minorHAnsi"/>
          <w:sz w:val="22"/>
          <w:szCs w:val="22"/>
        </w:rPr>
        <w:fldChar w:fldCharType="begin" w:fldLock="1"/>
      </w:r>
      <w:r w:rsidR="00726F42" w:rsidRPr="008A184E">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001F503D" w:rsidRPr="008A184E">
        <w:rPr>
          <w:rFonts w:asciiTheme="minorHAnsi" w:hAnsiTheme="minorHAnsi" w:cstheme="minorHAnsi"/>
          <w:sz w:val="22"/>
          <w:szCs w:val="22"/>
        </w:rPr>
        <w:fldChar w:fldCharType="separate"/>
      </w:r>
      <w:r w:rsidR="001F503D" w:rsidRPr="008A184E">
        <w:rPr>
          <w:rFonts w:asciiTheme="minorHAnsi" w:hAnsiTheme="minorHAnsi" w:cstheme="minorHAnsi"/>
          <w:noProof/>
          <w:sz w:val="22"/>
          <w:szCs w:val="22"/>
        </w:rPr>
        <w:t xml:space="preserve">(Lesage </w:t>
      </w:r>
      <w:r w:rsidR="001F503D" w:rsidRPr="008A184E">
        <w:rPr>
          <w:rFonts w:asciiTheme="minorHAnsi" w:hAnsiTheme="minorHAnsi" w:cstheme="minorHAnsi"/>
          <w:i/>
          <w:noProof/>
          <w:sz w:val="22"/>
          <w:szCs w:val="22"/>
        </w:rPr>
        <w:t>et al.</w:t>
      </w:r>
      <w:r w:rsidR="001F503D" w:rsidRPr="008A184E">
        <w:rPr>
          <w:rFonts w:asciiTheme="minorHAnsi" w:hAnsiTheme="minorHAnsi" w:cstheme="minorHAnsi"/>
          <w:noProof/>
          <w:sz w:val="22"/>
          <w:szCs w:val="22"/>
        </w:rPr>
        <w:t>, 2004)</w:t>
      </w:r>
      <w:r w:rsidR="001F503D" w:rsidRPr="008A184E">
        <w:rPr>
          <w:rFonts w:asciiTheme="minorHAnsi" w:hAnsiTheme="minorHAnsi" w:cstheme="minorHAnsi"/>
          <w:sz w:val="22"/>
          <w:szCs w:val="22"/>
        </w:rPr>
        <w:fldChar w:fldCharType="end"/>
      </w:r>
      <w:r w:rsidR="00BB699D" w:rsidRPr="008A184E">
        <w:rPr>
          <w:rFonts w:asciiTheme="minorHAnsi" w:hAnsiTheme="minorHAnsi" w:cstheme="minorHAnsi"/>
          <w:sz w:val="22"/>
          <w:szCs w:val="22"/>
        </w:rPr>
        <w:t xml:space="preserve">, but since our exposure is more chronic prior to or at gestation, then </w:t>
      </w:r>
      <w:r w:rsidR="00EE77A3" w:rsidRPr="008A184E">
        <w:rPr>
          <w:rFonts w:asciiTheme="minorHAnsi" w:hAnsiTheme="minorHAnsi" w:cstheme="minorHAnsi"/>
          <w:sz w:val="22"/>
          <w:szCs w:val="22"/>
        </w:rPr>
        <w:t xml:space="preserve">I expect </w:t>
      </w:r>
      <w:r w:rsidR="00BB699D" w:rsidRPr="008A184E">
        <w:rPr>
          <w:rFonts w:asciiTheme="minorHAnsi" w:hAnsiTheme="minorHAnsi" w:cstheme="minorHAnsi"/>
          <w:sz w:val="22"/>
          <w:szCs w:val="22"/>
        </w:rPr>
        <w:t>insulin levels to</w:t>
      </w:r>
      <w:r w:rsidR="001F503D" w:rsidRPr="008A184E">
        <w:rPr>
          <w:rFonts w:asciiTheme="minorHAnsi" w:hAnsiTheme="minorHAnsi" w:cstheme="minorHAnsi"/>
          <w:sz w:val="22"/>
          <w:szCs w:val="22"/>
        </w:rPr>
        <w:t xml:space="preserve"> be higher indicating less insulin sensitivity.</w:t>
      </w:r>
    </w:p>
    <w:p w14:paraId="66884CA5" w14:textId="77777777" w:rsidR="00F852CD" w:rsidRPr="008A184E" w:rsidRDefault="00F852CD" w:rsidP="006A7FB6">
      <w:pPr>
        <w:rPr>
          <w:rFonts w:asciiTheme="minorHAnsi" w:hAnsiTheme="minorHAnsi" w:cstheme="minorHAnsi"/>
          <w:sz w:val="22"/>
          <w:szCs w:val="22"/>
        </w:rPr>
      </w:pPr>
    </w:p>
    <w:p w14:paraId="12DD85FE" w14:textId="77777777" w:rsidR="00512B6C" w:rsidRPr="008A184E" w:rsidRDefault="00512B6C" w:rsidP="00A31148">
      <w:pPr>
        <w:pStyle w:val="Heading2"/>
        <w:rPr>
          <w:rFonts w:asciiTheme="minorHAnsi" w:hAnsiTheme="minorHAnsi" w:cstheme="minorHAnsi"/>
          <w:sz w:val="18"/>
          <w:szCs w:val="18"/>
        </w:rPr>
      </w:pPr>
      <w:bookmarkStart w:id="69" w:name="_Toc15461884"/>
      <w:bookmarkStart w:id="70" w:name="_Toc16512895"/>
      <w:r w:rsidRPr="008A184E">
        <w:rPr>
          <w:rFonts w:asciiTheme="minorHAnsi" w:hAnsiTheme="minorHAnsi" w:cstheme="minorHAnsi"/>
          <w:b/>
          <w:bCs/>
        </w:rPr>
        <w:lastRenderedPageBreak/>
        <w:t>Aim 1.6: </w:t>
      </w:r>
      <w:r w:rsidRPr="008A184E">
        <w:rPr>
          <w:rFonts w:asciiTheme="minorHAnsi" w:hAnsiTheme="minorHAnsi" w:cstheme="minorHAnsi"/>
        </w:rPr>
        <w:t>Does a placental GR-KO model rescue the placental and fetal effects of GC exposure?</w:t>
      </w:r>
      <w:bookmarkEnd w:id="69"/>
      <w:bookmarkEnd w:id="70"/>
    </w:p>
    <w:p w14:paraId="1D00EC09" w14:textId="07CD6A1B" w:rsidR="006D6946" w:rsidRPr="008A184E" w:rsidRDefault="0095325E" w:rsidP="00962BE4">
      <w:pPr>
        <w:rPr>
          <w:rFonts w:asciiTheme="minorHAnsi" w:hAnsiTheme="minorHAnsi" w:cstheme="minorHAnsi"/>
          <w:sz w:val="22"/>
          <w:szCs w:val="22"/>
        </w:rPr>
      </w:pPr>
      <w:r w:rsidRPr="008A184E">
        <w:rPr>
          <w:rFonts w:asciiTheme="minorHAnsi" w:hAnsiTheme="minorHAnsi" w:cstheme="minorHAnsi"/>
          <w:sz w:val="22"/>
          <w:szCs w:val="22"/>
        </w:rPr>
        <w:t xml:space="preserve">Based on the results of Aims 1.1-1.5 we will have identified critical glucocorticoid-induced changes in placental gene expression, signaling, placental and fetal </w:t>
      </w:r>
      <w:r w:rsidR="00F852CD" w:rsidRPr="008A184E">
        <w:rPr>
          <w:rFonts w:asciiTheme="minorHAnsi" w:hAnsiTheme="minorHAnsi" w:cstheme="minorHAnsi"/>
          <w:sz w:val="22"/>
          <w:szCs w:val="22"/>
        </w:rPr>
        <w:t xml:space="preserve">size </w:t>
      </w:r>
      <w:r w:rsidRPr="008A184E">
        <w:rPr>
          <w:rFonts w:asciiTheme="minorHAnsi" w:hAnsiTheme="minorHAnsi" w:cstheme="minorHAnsi"/>
          <w:sz w:val="22"/>
          <w:szCs w:val="22"/>
        </w:rPr>
        <w:t>and offspring health.  Those models however do not separate effects of dexamethasone on the mother from those on the placenta. To separate these we will use placental GR knockouts and repeat these studies.  We expect that placental-derived glucocorticoid actions will be blocked by GR knockout in the placenta, but maternal glucocorticoid actions will be retained.</w:t>
      </w:r>
      <w:r w:rsidR="0043008A" w:rsidRPr="008A184E">
        <w:rPr>
          <w:rFonts w:asciiTheme="minorHAnsi" w:hAnsiTheme="minorHAnsi" w:cstheme="minorHAnsi"/>
          <w:sz w:val="22"/>
          <w:szCs w:val="22"/>
        </w:rPr>
        <w:t xml:space="preserve">  </w:t>
      </w:r>
    </w:p>
    <w:p w14:paraId="38A88300" w14:textId="52571FE1" w:rsidR="00962BE4" w:rsidRPr="008A184E" w:rsidRDefault="002F77A2" w:rsidP="002F77A2">
      <w:pPr>
        <w:pStyle w:val="Heading1"/>
        <w:rPr>
          <w:rFonts w:asciiTheme="minorHAnsi" w:hAnsiTheme="minorHAnsi" w:cstheme="minorHAnsi"/>
        </w:rPr>
      </w:pPr>
      <w:bookmarkStart w:id="71" w:name="_Toc15461885"/>
      <w:bookmarkStart w:id="72" w:name="_Toc16512896"/>
      <w:r w:rsidRPr="008A184E">
        <w:rPr>
          <w:rFonts w:asciiTheme="minorHAnsi" w:hAnsiTheme="minorHAnsi" w:cstheme="minorHAnsi"/>
        </w:rPr>
        <w:t>Potential Pitfalls and alternate Approaches (Aims 1.1-1.6)</w:t>
      </w:r>
      <w:bookmarkEnd w:id="71"/>
      <w:bookmarkEnd w:id="72"/>
    </w:p>
    <w:p w14:paraId="2A88E20C" w14:textId="77777777" w:rsidR="00AE534E" w:rsidRPr="008A184E" w:rsidRDefault="00BB203B">
      <w:pPr>
        <w:rPr>
          <w:rFonts w:asciiTheme="minorHAnsi" w:hAnsiTheme="minorHAnsi" w:cstheme="minorHAnsi"/>
          <w:sz w:val="22"/>
          <w:szCs w:val="22"/>
        </w:rPr>
      </w:pPr>
      <w:r w:rsidRPr="008A184E">
        <w:rPr>
          <w:rFonts w:asciiTheme="minorHAnsi" w:hAnsiTheme="minorHAnsi" w:cstheme="minorHAnsi"/>
          <w:sz w:val="22"/>
          <w:szCs w:val="22"/>
        </w:rPr>
        <w:t>It is possible that mice in</w:t>
      </w:r>
      <w:r w:rsidR="0037754B" w:rsidRPr="008A184E">
        <w:rPr>
          <w:rFonts w:asciiTheme="minorHAnsi" w:hAnsiTheme="minorHAnsi" w:cstheme="minorHAnsi"/>
          <w:sz w:val="22"/>
          <w:szCs w:val="22"/>
        </w:rPr>
        <w:t xml:space="preserve"> the pre-gestation dexamethasone</w:t>
      </w:r>
      <w:r w:rsidRPr="008A184E">
        <w:rPr>
          <w:rFonts w:asciiTheme="minorHAnsi" w:hAnsiTheme="minorHAnsi" w:cstheme="minorHAnsi"/>
          <w:sz w:val="22"/>
          <w:szCs w:val="22"/>
        </w:rPr>
        <w:t xml:space="preserve"> will not conceive immediately </w:t>
      </w:r>
      <w:r w:rsidR="0037754B" w:rsidRPr="008A184E">
        <w:rPr>
          <w:rFonts w:asciiTheme="minorHAnsi" w:hAnsiTheme="minorHAnsi" w:cstheme="minorHAnsi"/>
          <w:sz w:val="22"/>
          <w:szCs w:val="22"/>
        </w:rPr>
        <w:t>upon</w:t>
      </w:r>
      <w:r w:rsidRPr="008A184E">
        <w:rPr>
          <w:rFonts w:asciiTheme="minorHAnsi" w:hAnsiTheme="minorHAnsi" w:cstheme="minorHAnsi"/>
          <w:sz w:val="22"/>
          <w:szCs w:val="22"/>
        </w:rPr>
        <w:t xml:space="preserve"> mating thus causing </w:t>
      </w:r>
      <w:r w:rsidR="0037754B" w:rsidRPr="008A184E">
        <w:rPr>
          <w:rFonts w:asciiTheme="minorHAnsi" w:hAnsiTheme="minorHAnsi" w:cstheme="minorHAnsi"/>
          <w:sz w:val="22"/>
          <w:szCs w:val="22"/>
        </w:rPr>
        <w:t>their 1 week dexamethasone</w:t>
      </w:r>
      <w:r w:rsidRPr="008A184E">
        <w:rPr>
          <w:rFonts w:asciiTheme="minorHAnsi" w:hAnsiTheme="minorHAnsi" w:cstheme="minorHAnsi"/>
          <w:sz w:val="22"/>
          <w:szCs w:val="22"/>
        </w:rPr>
        <w:t xml:space="preserve"> exposure </w:t>
      </w:r>
      <w:r w:rsidR="0037754B" w:rsidRPr="008A184E">
        <w:rPr>
          <w:rFonts w:asciiTheme="minorHAnsi" w:hAnsiTheme="minorHAnsi" w:cstheme="minorHAnsi"/>
          <w:sz w:val="22"/>
          <w:szCs w:val="22"/>
        </w:rPr>
        <w:t xml:space="preserve">prior to mating </w:t>
      </w:r>
      <w:r w:rsidRPr="008A184E">
        <w:rPr>
          <w:rFonts w:asciiTheme="minorHAnsi" w:hAnsiTheme="minorHAnsi" w:cstheme="minorHAnsi"/>
          <w:sz w:val="22"/>
          <w:szCs w:val="22"/>
        </w:rPr>
        <w:t xml:space="preserve">to be </w:t>
      </w:r>
      <w:r w:rsidR="0037754B" w:rsidRPr="008A184E">
        <w:rPr>
          <w:rFonts w:asciiTheme="minorHAnsi" w:hAnsiTheme="minorHAnsi" w:cstheme="minorHAnsi"/>
          <w:sz w:val="22"/>
          <w:szCs w:val="22"/>
        </w:rPr>
        <w:t>prolonged</w:t>
      </w:r>
      <w:r w:rsidRPr="008A184E">
        <w:rPr>
          <w:rFonts w:asciiTheme="minorHAnsi" w:hAnsiTheme="minorHAnsi" w:cstheme="minorHAnsi"/>
          <w:sz w:val="22"/>
          <w:szCs w:val="22"/>
        </w:rPr>
        <w:t xml:space="preserve">. We will have to eliminate all dams that will be exposed to </w:t>
      </w:r>
      <w:r w:rsidR="0037754B" w:rsidRPr="008A184E">
        <w:rPr>
          <w:rFonts w:asciiTheme="minorHAnsi" w:hAnsiTheme="minorHAnsi" w:cstheme="minorHAnsi"/>
          <w:sz w:val="22"/>
          <w:szCs w:val="22"/>
        </w:rPr>
        <w:t>pre-gestational dexamethasone</w:t>
      </w:r>
      <w:r w:rsidRPr="008A184E">
        <w:rPr>
          <w:rFonts w:asciiTheme="minorHAnsi" w:hAnsiTheme="minorHAnsi" w:cstheme="minorHAnsi"/>
          <w:sz w:val="22"/>
          <w:szCs w:val="22"/>
        </w:rPr>
        <w:t xml:space="preserve"> f</w:t>
      </w:r>
      <w:r w:rsidR="00C074CF" w:rsidRPr="008A184E">
        <w:rPr>
          <w:rFonts w:asciiTheme="minorHAnsi" w:hAnsiTheme="minorHAnsi" w:cstheme="minorHAnsi"/>
          <w:sz w:val="22"/>
          <w:szCs w:val="22"/>
        </w:rPr>
        <w:t>or</w:t>
      </w:r>
      <w:r w:rsidRPr="008A184E">
        <w:rPr>
          <w:rFonts w:asciiTheme="minorHAnsi" w:hAnsiTheme="minorHAnsi" w:cstheme="minorHAnsi"/>
          <w:sz w:val="22"/>
          <w:szCs w:val="22"/>
        </w:rPr>
        <w:t xml:space="preserve"> more than a week and the half prior to conception, thus we may need more mice. </w:t>
      </w:r>
      <w:r w:rsidR="0049434D" w:rsidRPr="008A184E">
        <w:rPr>
          <w:rFonts w:asciiTheme="minorHAnsi" w:hAnsiTheme="minorHAnsi" w:cstheme="minorHAnsi"/>
          <w:sz w:val="22"/>
          <w:szCs w:val="22"/>
        </w:rPr>
        <w:t xml:space="preserve">It is also possible for both groups that the mice may have spontaneous abortions and resorptions due to induced </w:t>
      </w:r>
      <w:r w:rsidR="0037754B" w:rsidRPr="008A184E">
        <w:rPr>
          <w:rFonts w:asciiTheme="minorHAnsi" w:hAnsiTheme="minorHAnsi" w:cstheme="minorHAnsi"/>
          <w:sz w:val="22"/>
          <w:szCs w:val="22"/>
        </w:rPr>
        <w:t xml:space="preserve">dexamethasone-induced </w:t>
      </w:r>
      <w:r w:rsidR="0049434D" w:rsidRPr="008A184E">
        <w:rPr>
          <w:rFonts w:asciiTheme="minorHAnsi" w:hAnsiTheme="minorHAnsi" w:cstheme="minorHAnsi"/>
          <w:sz w:val="22"/>
          <w:szCs w:val="22"/>
        </w:rPr>
        <w:t>stress</w:t>
      </w:r>
      <w:r w:rsidR="0037754B" w:rsidRPr="008A184E">
        <w:rPr>
          <w:rFonts w:asciiTheme="minorHAnsi" w:hAnsiTheme="minorHAnsi" w:cstheme="minorHAnsi"/>
          <w:sz w:val="22"/>
          <w:szCs w:val="22"/>
        </w:rPr>
        <w:t xml:space="preserve"> even prior to the E14.5 timepoint</w:t>
      </w:r>
      <w:r w:rsidR="0049434D" w:rsidRPr="008A184E">
        <w:rPr>
          <w:rFonts w:asciiTheme="minorHAnsi" w:hAnsiTheme="minorHAnsi" w:cstheme="minorHAnsi"/>
          <w:sz w:val="22"/>
          <w:szCs w:val="22"/>
        </w:rPr>
        <w:t xml:space="preserve">. </w:t>
      </w:r>
      <w:r w:rsidR="005734B8" w:rsidRPr="008A184E">
        <w:rPr>
          <w:rFonts w:asciiTheme="minorHAnsi" w:hAnsiTheme="minorHAnsi" w:cstheme="minorHAnsi"/>
          <w:sz w:val="22"/>
          <w:szCs w:val="22"/>
        </w:rPr>
        <w:t>We may</w:t>
      </w:r>
      <w:r w:rsidR="0037754B" w:rsidRPr="008A184E">
        <w:rPr>
          <w:rFonts w:asciiTheme="minorHAnsi" w:hAnsiTheme="minorHAnsi" w:cstheme="minorHAnsi"/>
          <w:sz w:val="22"/>
          <w:szCs w:val="22"/>
        </w:rPr>
        <w:t xml:space="preserve"> thus</w:t>
      </w:r>
      <w:r w:rsidR="005734B8" w:rsidRPr="008A184E">
        <w:rPr>
          <w:rFonts w:asciiTheme="minorHAnsi" w:hAnsiTheme="minorHAnsi" w:cstheme="minorHAnsi"/>
          <w:sz w:val="22"/>
          <w:szCs w:val="22"/>
        </w:rPr>
        <w:t xml:space="preserve"> need to </w:t>
      </w:r>
      <w:r w:rsidR="0037754B" w:rsidRPr="008A184E">
        <w:rPr>
          <w:rFonts w:asciiTheme="minorHAnsi" w:hAnsiTheme="minorHAnsi" w:cstheme="minorHAnsi"/>
          <w:sz w:val="22"/>
          <w:szCs w:val="22"/>
        </w:rPr>
        <w:t>alter</w:t>
      </w:r>
      <w:r w:rsidR="005734B8" w:rsidRPr="008A184E">
        <w:rPr>
          <w:rFonts w:asciiTheme="minorHAnsi" w:hAnsiTheme="minorHAnsi" w:cstheme="minorHAnsi"/>
          <w:sz w:val="22"/>
          <w:szCs w:val="22"/>
        </w:rPr>
        <w:t xml:space="preserve"> our exposure time </w:t>
      </w:r>
      <w:r w:rsidR="0037754B" w:rsidRPr="008A184E">
        <w:rPr>
          <w:rFonts w:asciiTheme="minorHAnsi" w:hAnsiTheme="minorHAnsi" w:cstheme="minorHAnsi"/>
          <w:sz w:val="22"/>
          <w:szCs w:val="22"/>
        </w:rPr>
        <w:t>and try different exposure windows for shorter periods of time during gestation.</w:t>
      </w:r>
      <w:r w:rsidR="009F79A8" w:rsidRPr="008A184E">
        <w:rPr>
          <w:rFonts w:asciiTheme="minorHAnsi" w:hAnsiTheme="minorHAnsi" w:cstheme="minorHAnsi"/>
          <w:sz w:val="22"/>
          <w:szCs w:val="22"/>
        </w:rPr>
        <w:t xml:space="preserve"> It is also possible that our placental GR KO model may prove lethal. In that case, we will use a different parental strain of </w:t>
      </w:r>
      <w:proofErr w:type="spellStart"/>
      <w:r w:rsidR="009F79A8" w:rsidRPr="008A184E">
        <w:rPr>
          <w:rFonts w:asciiTheme="minorHAnsi" w:hAnsiTheme="minorHAnsi" w:cstheme="minorHAnsi"/>
          <w:sz w:val="22"/>
          <w:szCs w:val="22"/>
        </w:rPr>
        <w:t>Hets</w:t>
      </w:r>
      <w:proofErr w:type="spellEnd"/>
      <w:r w:rsidR="009F79A8" w:rsidRPr="008A184E">
        <w:rPr>
          <w:rFonts w:asciiTheme="minorHAnsi" w:hAnsiTheme="minorHAnsi" w:cstheme="minorHAnsi"/>
          <w:sz w:val="22"/>
          <w:szCs w:val="22"/>
        </w:rPr>
        <w:t xml:space="preserve"> (Het x Het) to generate a partial knockout that may prove viable. </w:t>
      </w:r>
    </w:p>
    <w:p w14:paraId="2D8C5FA4" w14:textId="77777777" w:rsidR="00AE534E" w:rsidRPr="008A184E" w:rsidRDefault="00AE534E">
      <w:pPr>
        <w:rPr>
          <w:rFonts w:asciiTheme="minorHAnsi" w:hAnsiTheme="minorHAnsi" w:cstheme="minorHAnsi"/>
          <w:sz w:val="22"/>
          <w:szCs w:val="22"/>
        </w:rPr>
      </w:pPr>
      <w:r w:rsidRPr="008A184E">
        <w:rPr>
          <w:rFonts w:asciiTheme="minorHAnsi" w:hAnsiTheme="minorHAnsi" w:cstheme="minorHAnsi"/>
          <w:sz w:val="22"/>
          <w:szCs w:val="22"/>
        </w:rPr>
        <w:br w:type="page"/>
      </w:r>
    </w:p>
    <w:p w14:paraId="533B6D64" w14:textId="74D51C70" w:rsidR="00AE534E" w:rsidRPr="008A184E" w:rsidRDefault="00AE534E" w:rsidP="00D96AB7">
      <w:pPr>
        <w:pStyle w:val="Heading1"/>
        <w:rPr>
          <w:rFonts w:asciiTheme="minorHAnsi" w:hAnsiTheme="minorHAnsi" w:cstheme="minorHAnsi"/>
        </w:rPr>
      </w:pPr>
      <w:bookmarkStart w:id="73" w:name="_Toc16512897"/>
      <w:r w:rsidRPr="008A184E">
        <w:rPr>
          <w:rFonts w:asciiTheme="minorHAnsi" w:hAnsiTheme="minorHAnsi" w:cstheme="minorHAnsi"/>
        </w:rPr>
        <w:lastRenderedPageBreak/>
        <w:t>Appendix A: Summary Table of Compiled Studies Examining Effects of Antenatal GC on Placental/Fetal Development and Health</w:t>
      </w:r>
      <w:bookmarkEnd w:id="73"/>
      <w:r w:rsidRPr="008A184E">
        <w:rPr>
          <w:rFonts w:asciiTheme="minorHAnsi" w:hAnsiTheme="minorHAnsi" w:cstheme="minorHAnsi"/>
        </w:rPr>
        <w:t xml:space="preserve"> </w:t>
      </w:r>
    </w:p>
    <w:p w14:paraId="2EB0D98B" w14:textId="77777777" w:rsidR="002311EA" w:rsidRPr="008A184E" w:rsidRDefault="002311EA" w:rsidP="002311EA">
      <w:pPr>
        <w:rPr>
          <w:rFonts w:asciiTheme="minorHAnsi" w:hAnsiTheme="minorHAnsi" w:cstheme="minorHAnsi"/>
        </w:rPr>
      </w:pPr>
    </w:p>
    <w:tbl>
      <w:tblPr>
        <w:tblStyle w:val="TableGrid"/>
        <w:tblW w:w="11250" w:type="dxa"/>
        <w:tblInd w:w="-905" w:type="dxa"/>
        <w:tblLook w:val="04A0" w:firstRow="1" w:lastRow="0" w:firstColumn="1" w:lastColumn="0" w:noHBand="0" w:noVBand="1"/>
      </w:tblPr>
      <w:tblGrid>
        <w:gridCol w:w="1440"/>
        <w:gridCol w:w="3690"/>
        <w:gridCol w:w="6120"/>
      </w:tblGrid>
      <w:tr w:rsidR="002311EA" w:rsidRPr="008A184E" w14:paraId="26D61DE2" w14:textId="77777777" w:rsidTr="002D5882">
        <w:tc>
          <w:tcPr>
            <w:tcW w:w="1440" w:type="dxa"/>
          </w:tcPr>
          <w:p w14:paraId="6379E6A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Paper</w:t>
            </w:r>
          </w:p>
        </w:tc>
        <w:tc>
          <w:tcPr>
            <w:tcW w:w="3690" w:type="dxa"/>
          </w:tcPr>
          <w:p w14:paraId="56920D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Methods/Exposure</w:t>
            </w:r>
          </w:p>
        </w:tc>
        <w:tc>
          <w:tcPr>
            <w:tcW w:w="6120" w:type="dxa"/>
          </w:tcPr>
          <w:p w14:paraId="3C2D099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Results</w:t>
            </w:r>
          </w:p>
        </w:tc>
      </w:tr>
      <w:tr w:rsidR="002311EA" w:rsidRPr="008A184E" w14:paraId="69C0FE4F" w14:textId="77777777" w:rsidTr="002D5882">
        <w:tc>
          <w:tcPr>
            <w:tcW w:w="1440" w:type="dxa"/>
          </w:tcPr>
          <w:p w14:paraId="7F451EC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{"citationItems":[{"id":"ITEM-1","itemData":{"DOI":"10.1210/jcem.84.4.5607","ISSN":"0021-972X","PMID":"10199793","abstract":"Although glucocorticoids play important roles in development and fetal programming, they are widely used for treatment of a variety of diseases during pregnancy. In various tissues, glucocorticoids down-regulate glucose transport systems; however, their effects on glucose transporters in the placenta are unknown. In the present study, the glucose carrier proteins GLUT1 and GLUT3 were localized in the trophoblast and endothelium of the human, rat, and mouse placenta. Subsequently, it was investigated whether glucocorticoids affect messenger ribonucleic acid and protein expression of these molecules by Northern and Western blotting using 1) human term placental trophoblast cells cultured in the presence or absence of 0.5, 5, and 50 micromol/L triamcinolone; 2) placentas of rats that received a single i.p. dose of 0.38 mg/kg triamcinolone; and 3) placentas of transgenic mice bearing an antisense glucocorticoid receptor gene construct. In all of these systems, both glucose transporters were significantly down-regulated (P &lt; 0.05), with the exception of increased GLUT3 messenger ribonucleic acid and protein levels in transgenic mice. The results demonstrate that triamcinolone is a potent regulator of placental GLUT1 and GLUT3 expression involving the glucocorticoid receptor. We speculate that impaired expression of placental glucose transporters after glucocorticoid administration might contribute to the adverse side-effects, the foremost of which is a growth-retarded fetus, of this treatment during pregnancy.","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Metabolism","id":"ITEM-1","issue":"4","issued":{"date-parts":[["1999","4"]]},"page":"1445-1452","title":"Placental Glucose Transporter Expression Is Regulated by Glucocorticoids &lt;sup&gt;1&lt;/sup&gt;","type":"article-journal","volume":"84"},"uris":["http://www.mendeley.com/documents/?uuid=0515ea46-8c24-3bb1-b8cc-0eeb5a83cfdc"]}],"mendeley":{"formattedCitation":"(Hahn &lt;i&gt;et al.&lt;/i&gt;, 1999)","plainTextFormattedCitation":"(Hahn et al., 1999)","previouslyFormattedCitation":"(Hahn &lt;i&gt;et al.&lt;/i&gt;, 1999)"},"properties":{"noteIndex":0},"schema":"https://github.com/citation-style-language/schema/raw/master/csl-citation.json"}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(Hahn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1999)</w:t>
            </w:r>
            <w:r w:rsidRPr="008A184E">
              <w:rPr>
                <w:rFonts w:asciiTheme="minorHAnsi" w:hAnsiTheme="minorHAnsi" w:cstheme="minorHAnsi"/>
                <w:sz w:val="22"/>
                <w:szCs w:val="22"/>
              </w:rPr>
              <w:fldChar w:fldCharType="end"/>
            </w:r>
          </w:p>
        </w:tc>
        <w:tc>
          <w:tcPr>
            <w:tcW w:w="3690" w:type="dxa"/>
          </w:tcPr>
          <w:p w14:paraId="19BA6A3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Human placental extracts from term pregnancy treated with triamcinolone (TA)</w:t>
            </w:r>
          </w:p>
          <w:p w14:paraId="1F88D91B" w14:textId="77777777" w:rsidR="002311EA" w:rsidRPr="008A184E" w:rsidRDefault="002311EA" w:rsidP="002D5882">
            <w:pPr>
              <w:rPr>
                <w:rFonts w:asciiTheme="minorHAnsi" w:hAnsiTheme="minorHAnsi" w:cstheme="minorHAnsi"/>
                <w:sz w:val="22"/>
                <w:szCs w:val="22"/>
              </w:rPr>
            </w:pPr>
          </w:p>
          <w:p w14:paraId="5FFDAB9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E21 Rat placentas from rats injected with 0.38mg/kg TA once at E16</w:t>
            </w:r>
          </w:p>
          <w:p w14:paraId="21AC7DF9" w14:textId="77777777" w:rsidR="002311EA" w:rsidRPr="008A184E" w:rsidRDefault="002311EA" w:rsidP="002D5882">
            <w:pPr>
              <w:rPr>
                <w:rFonts w:asciiTheme="minorHAnsi" w:hAnsiTheme="minorHAnsi" w:cstheme="minorHAnsi"/>
                <w:sz w:val="22"/>
                <w:szCs w:val="22"/>
              </w:rPr>
            </w:pPr>
          </w:p>
          <w:p w14:paraId="7169832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Mouse E17 placentas from GR transgenic mice using antisense RNA – this antisense is in the mother, but in placenta GR protein expression was reduced by 28%</w:t>
            </w:r>
          </w:p>
        </w:tc>
        <w:tc>
          <w:tcPr>
            <w:tcW w:w="6120" w:type="dxa"/>
          </w:tcPr>
          <w:p w14:paraId="77DA981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Human TB cells had GLUT1 on MVM, GLUT3 on endothelial cells </w:t>
            </w:r>
          </w:p>
          <w:p w14:paraId="1809612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GLUT1 mRNA and protein reduced after TA</w:t>
            </w:r>
          </w:p>
          <w:p w14:paraId="3AE0007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GLUT3 mRNA unaffected, but protein decreased</w:t>
            </w:r>
          </w:p>
          <w:p w14:paraId="3E7D8D2C" w14:textId="77777777" w:rsidR="002311EA" w:rsidRPr="008A184E" w:rsidRDefault="002311EA" w:rsidP="002D5882">
            <w:pPr>
              <w:rPr>
                <w:rFonts w:asciiTheme="minorHAnsi" w:hAnsiTheme="minorHAnsi" w:cstheme="minorHAnsi"/>
                <w:sz w:val="22"/>
                <w:szCs w:val="22"/>
              </w:rPr>
            </w:pPr>
          </w:p>
          <w:p w14:paraId="719DAB9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 rat and mouse, GLUT1 and GLUT3 localized in STB, CTB and endothelial cells(weakest in CTB) </w:t>
            </w:r>
          </w:p>
          <w:p w14:paraId="48CBF108" w14:textId="77777777" w:rsidR="002311EA" w:rsidRPr="008A184E" w:rsidRDefault="002311EA" w:rsidP="002D5882">
            <w:pPr>
              <w:rPr>
                <w:rFonts w:asciiTheme="minorHAnsi" w:hAnsiTheme="minorHAnsi" w:cstheme="minorHAnsi"/>
                <w:sz w:val="22"/>
                <w:szCs w:val="22"/>
              </w:rPr>
            </w:pPr>
          </w:p>
          <w:p w14:paraId="52EA967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In rats, fetal and placental weights reduced by 73% and 53%, respectively at E21.</w:t>
            </w:r>
          </w:p>
          <w:p w14:paraId="0C9A8BC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Implantation number unaffected</w:t>
            </w:r>
          </w:p>
          <w:p w14:paraId="1FF013A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GLUT1 and GLUT3 mRNA and protein reduced after TA</w:t>
            </w:r>
          </w:p>
          <w:p w14:paraId="582EAB68" w14:textId="77777777" w:rsidR="002311EA" w:rsidRPr="008A184E" w:rsidRDefault="002311EA" w:rsidP="002D5882">
            <w:pPr>
              <w:rPr>
                <w:rFonts w:asciiTheme="minorHAnsi" w:hAnsiTheme="minorHAnsi" w:cstheme="minorHAnsi"/>
                <w:sz w:val="22"/>
                <w:szCs w:val="22"/>
              </w:rPr>
            </w:pPr>
          </w:p>
          <w:p w14:paraId="1172A86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w:t>
            </w:r>
            <w:proofErr w:type="spellStart"/>
            <w:r w:rsidRPr="008A184E">
              <w:rPr>
                <w:rFonts w:asciiTheme="minorHAnsi" w:hAnsiTheme="minorHAnsi" w:cstheme="minorHAnsi"/>
                <w:sz w:val="22"/>
                <w:szCs w:val="22"/>
              </w:rPr>
              <w:t>wt</w:t>
            </w:r>
            <w:proofErr w:type="spellEnd"/>
            <w:r w:rsidRPr="008A184E">
              <w:rPr>
                <w:rFonts w:asciiTheme="minorHAnsi" w:hAnsiTheme="minorHAnsi" w:cstheme="minorHAnsi"/>
                <w:sz w:val="22"/>
                <w:szCs w:val="22"/>
              </w:rPr>
              <w:t xml:space="preserve"> of transgenic mice reduced by 28%, offspring of transgenic mice were 20% lighter</w:t>
            </w:r>
          </w:p>
          <w:p w14:paraId="76B30EF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GLUT1 mRNA and protein was reduced</w:t>
            </w:r>
          </w:p>
          <w:p w14:paraId="4E51351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GLUT3 mRNA and protein increased</w:t>
            </w:r>
          </w:p>
          <w:p w14:paraId="1C6F0289" w14:textId="77777777" w:rsidR="002311EA" w:rsidRPr="008A184E" w:rsidRDefault="002311EA" w:rsidP="002D5882">
            <w:pPr>
              <w:rPr>
                <w:rFonts w:asciiTheme="minorHAnsi" w:hAnsiTheme="minorHAnsi" w:cstheme="minorHAnsi"/>
                <w:sz w:val="22"/>
                <w:szCs w:val="22"/>
              </w:rPr>
            </w:pPr>
          </w:p>
        </w:tc>
        <w:bookmarkStart w:id="74" w:name="_GoBack"/>
        <w:bookmarkEnd w:id="74"/>
      </w:tr>
      <w:tr w:rsidR="002311EA" w:rsidRPr="008A184E" w14:paraId="4BD929ED" w14:textId="77777777" w:rsidTr="002D5882">
        <w:tc>
          <w:tcPr>
            <w:tcW w:w="1440" w:type="dxa"/>
          </w:tcPr>
          <w:p w14:paraId="2BE913E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(Vaughan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2015)</w:t>
            </w:r>
            <w:r w:rsidRPr="008A184E">
              <w:rPr>
                <w:rFonts w:asciiTheme="minorHAnsi" w:hAnsiTheme="minorHAnsi" w:cstheme="minorHAnsi"/>
                <w:sz w:val="22"/>
                <w:szCs w:val="22"/>
              </w:rPr>
              <w:fldChar w:fldCharType="end"/>
            </w:r>
          </w:p>
        </w:tc>
        <w:tc>
          <w:tcPr>
            <w:tcW w:w="3690" w:type="dxa"/>
          </w:tcPr>
          <w:p w14:paraId="27ADAB1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Mice cohorts  given corticosterone in drinking water at two intervals:</w:t>
            </w:r>
          </w:p>
          <w:p w14:paraId="4C8A26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1. E11-E16</w:t>
            </w:r>
          </w:p>
          <w:p w14:paraId="6AEEABC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E14-E19</w:t>
            </w:r>
          </w:p>
          <w:p w14:paraId="6140E402" w14:textId="77777777" w:rsidR="002311EA" w:rsidRPr="008A184E" w:rsidRDefault="002311EA" w:rsidP="002D5882">
            <w:pPr>
              <w:rPr>
                <w:rFonts w:asciiTheme="minorHAnsi" w:hAnsiTheme="minorHAnsi" w:cstheme="minorHAnsi"/>
                <w:sz w:val="22"/>
                <w:szCs w:val="22"/>
              </w:rPr>
            </w:pPr>
          </w:p>
          <w:p w14:paraId="1177FE2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The dose was designed to produce plasma </w:t>
            </w: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levels that are high and similar to concentrations reported in heat/light stressed dams</w:t>
            </w:r>
          </w:p>
          <w:p w14:paraId="435E582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Unidirectional </w:t>
            </w:r>
            <w:proofErr w:type="spellStart"/>
            <w:r w:rsidRPr="008A184E">
              <w:rPr>
                <w:rFonts w:asciiTheme="minorHAnsi" w:hAnsiTheme="minorHAnsi" w:cstheme="minorHAnsi"/>
                <w:sz w:val="22"/>
                <w:szCs w:val="22"/>
              </w:rPr>
              <w:t>materno</w:t>
            </w:r>
            <w:proofErr w:type="spellEnd"/>
            <w:r w:rsidRPr="008A184E">
              <w:rPr>
                <w:rFonts w:asciiTheme="minorHAnsi" w:hAnsiTheme="minorHAnsi" w:cstheme="minorHAnsi"/>
                <w:sz w:val="22"/>
                <w:szCs w:val="22"/>
              </w:rPr>
              <w:t>-fetal clearance of non-metabolizable glucose was assessed</w:t>
            </w:r>
          </w:p>
        </w:tc>
        <w:tc>
          <w:tcPr>
            <w:tcW w:w="6120" w:type="dxa"/>
          </w:tcPr>
          <w:p w14:paraId="1568307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On D19, transplacental 3Hmethyl-D-glucose clearance decreased by 33%</w:t>
            </w:r>
          </w:p>
          <w:p w14:paraId="5918722A" w14:textId="77777777" w:rsidR="002311EA" w:rsidRPr="008A184E" w:rsidRDefault="002311EA" w:rsidP="002D5882">
            <w:pPr>
              <w:rPr>
                <w:rFonts w:asciiTheme="minorHAnsi" w:hAnsiTheme="minorHAnsi" w:cstheme="minorHAnsi"/>
                <w:sz w:val="22"/>
                <w:szCs w:val="22"/>
              </w:rPr>
            </w:pPr>
          </w:p>
          <w:p w14:paraId="19E097CB"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reduced fetal weight by 8% and 19% at D16 and D19, respectively</w:t>
            </w:r>
          </w:p>
          <w:p w14:paraId="582BF4C0" w14:textId="77777777" w:rsidR="002311EA" w:rsidRPr="008A184E" w:rsidRDefault="002311EA" w:rsidP="002D5882">
            <w:pPr>
              <w:rPr>
                <w:rFonts w:asciiTheme="minorHAnsi" w:hAnsiTheme="minorHAnsi" w:cstheme="minorHAnsi"/>
                <w:sz w:val="22"/>
                <w:szCs w:val="22"/>
              </w:rPr>
            </w:pPr>
          </w:p>
          <w:p w14:paraId="295957D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weight was reduced at both points </w:t>
            </w:r>
          </w:p>
          <w:p w14:paraId="638AE69C" w14:textId="77777777" w:rsidR="002311EA" w:rsidRPr="008A184E" w:rsidRDefault="002311EA" w:rsidP="002D5882">
            <w:pPr>
              <w:rPr>
                <w:rFonts w:asciiTheme="minorHAnsi" w:hAnsiTheme="minorHAnsi" w:cstheme="minorHAnsi"/>
                <w:sz w:val="22"/>
                <w:szCs w:val="22"/>
              </w:rPr>
            </w:pPr>
          </w:p>
          <w:p w14:paraId="62BDC7E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Number of viable pups was unaffected </w:t>
            </w:r>
          </w:p>
          <w:p w14:paraId="25AB1C4C" w14:textId="77777777" w:rsidR="002311EA" w:rsidRPr="008A184E" w:rsidRDefault="002311EA" w:rsidP="002D5882">
            <w:pPr>
              <w:rPr>
                <w:rFonts w:asciiTheme="minorHAnsi" w:hAnsiTheme="minorHAnsi" w:cstheme="minorHAnsi"/>
                <w:sz w:val="22"/>
                <w:szCs w:val="22"/>
              </w:rPr>
            </w:pPr>
          </w:p>
          <w:p w14:paraId="3069639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D19, </w:t>
            </w:r>
            <w:proofErr w:type="spellStart"/>
            <w:r w:rsidRPr="008A184E">
              <w:rPr>
                <w:rFonts w:asciiTheme="minorHAnsi" w:hAnsiTheme="minorHAnsi" w:cstheme="minorHAnsi"/>
                <w:sz w:val="22"/>
                <w:szCs w:val="22"/>
              </w:rPr>
              <w:t>materno</w:t>
            </w:r>
            <w:proofErr w:type="spellEnd"/>
            <w:r w:rsidRPr="008A184E">
              <w:rPr>
                <w:rFonts w:asciiTheme="minorHAnsi" w:hAnsiTheme="minorHAnsi" w:cstheme="minorHAnsi"/>
                <w:sz w:val="22"/>
                <w:szCs w:val="22"/>
              </w:rPr>
              <w:t>-fetal clearance and fetal accumulation of glucose tracer was lower than controls at E19. No difference in clearance or accumulation at D16</w:t>
            </w:r>
          </w:p>
          <w:p w14:paraId="561EFC8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w:t>
            </w:r>
            <w:r w:rsidRPr="008A184E">
              <w:rPr>
                <w:rFonts w:asciiTheme="minorHAnsi" w:hAnsiTheme="minorHAnsi" w:cstheme="minorHAnsi"/>
                <w:i/>
                <w:sz w:val="22"/>
                <w:szCs w:val="22"/>
              </w:rPr>
              <w:t xml:space="preserve">Slc2a1&amp;3 </w:t>
            </w:r>
            <w:r w:rsidRPr="008A184E">
              <w:rPr>
                <w:rFonts w:asciiTheme="minorHAnsi" w:hAnsiTheme="minorHAnsi" w:cstheme="minorHAnsi"/>
                <w:sz w:val="22"/>
                <w:szCs w:val="22"/>
              </w:rPr>
              <w:t xml:space="preserve">(GLUT 1 and 3) mRNA expression increased at E16, no change in expression on E19 </w:t>
            </w:r>
          </w:p>
          <w:p w14:paraId="7DCAFBB1" w14:textId="77777777" w:rsidR="002311EA" w:rsidRPr="008A184E" w:rsidRDefault="002311EA" w:rsidP="002D5882">
            <w:pPr>
              <w:rPr>
                <w:rFonts w:asciiTheme="minorHAnsi" w:hAnsiTheme="minorHAnsi" w:cstheme="minorHAnsi"/>
                <w:sz w:val="22"/>
                <w:szCs w:val="22"/>
              </w:rPr>
            </w:pPr>
          </w:p>
          <w:p w14:paraId="6F26B30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i/>
                <w:sz w:val="22"/>
                <w:szCs w:val="22"/>
              </w:rPr>
              <w:t xml:space="preserve">Redd1 </w:t>
            </w:r>
            <w:r w:rsidRPr="008A184E">
              <w:rPr>
                <w:rFonts w:asciiTheme="minorHAnsi" w:hAnsiTheme="minorHAnsi" w:cstheme="minorHAnsi"/>
                <w:sz w:val="22"/>
                <w:szCs w:val="22"/>
              </w:rPr>
              <w:t xml:space="preserve">expression increased on D19 but not D16 with </w:t>
            </w: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and was in sync with the reduced transplacental glucose transport at D19</w:t>
            </w:r>
          </w:p>
          <w:p w14:paraId="3AAF0BF4" w14:textId="77777777" w:rsidR="002311EA" w:rsidRPr="008A184E" w:rsidRDefault="002311EA" w:rsidP="002D5882">
            <w:pPr>
              <w:rPr>
                <w:rFonts w:asciiTheme="minorHAnsi" w:hAnsiTheme="minorHAnsi" w:cstheme="minorHAnsi"/>
                <w:sz w:val="22"/>
                <w:szCs w:val="22"/>
              </w:rPr>
            </w:pPr>
          </w:p>
          <w:p w14:paraId="686A659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in placental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expression</w:t>
            </w:r>
          </w:p>
          <w:p w14:paraId="54C7EC14" w14:textId="77777777" w:rsidR="002311EA" w:rsidRPr="008A184E" w:rsidRDefault="002311EA" w:rsidP="002D5882">
            <w:pPr>
              <w:rPr>
                <w:rFonts w:asciiTheme="minorHAnsi" w:hAnsiTheme="minorHAnsi" w:cstheme="minorHAnsi"/>
                <w:sz w:val="22"/>
                <w:szCs w:val="22"/>
              </w:rPr>
            </w:pPr>
          </w:p>
          <w:p w14:paraId="14B8AB2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On D16, </w:t>
            </w:r>
            <w:proofErr w:type="spellStart"/>
            <w:r w:rsidRPr="008A184E">
              <w:rPr>
                <w:rFonts w:asciiTheme="minorHAnsi" w:hAnsiTheme="minorHAnsi" w:cstheme="minorHAnsi"/>
                <w:sz w:val="22"/>
                <w:szCs w:val="22"/>
              </w:rPr>
              <w:t>pAkt</w:t>
            </w:r>
            <w:proofErr w:type="spellEnd"/>
            <w:r w:rsidRPr="008A184E">
              <w:rPr>
                <w:rFonts w:asciiTheme="minorHAnsi" w:hAnsiTheme="minorHAnsi" w:cstheme="minorHAnsi"/>
                <w:sz w:val="22"/>
                <w:szCs w:val="22"/>
              </w:rPr>
              <w:t xml:space="preserve"> was reduced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less active </w:t>
            </w:r>
            <w:proofErr w:type="spellStart"/>
            <w:r w:rsidRPr="008A184E">
              <w:rPr>
                <w:rFonts w:asciiTheme="minorHAnsi" w:hAnsiTheme="minorHAnsi" w:cstheme="minorHAnsi"/>
                <w:sz w:val="22"/>
                <w:szCs w:val="22"/>
              </w:rPr>
              <w:t>Akt</w:t>
            </w:r>
            <w:proofErr w:type="spellEnd"/>
          </w:p>
          <w:p w14:paraId="0B8A1876" w14:textId="77777777" w:rsidR="002311EA" w:rsidRPr="008A184E" w:rsidRDefault="002311EA" w:rsidP="002D5882">
            <w:pPr>
              <w:rPr>
                <w:rFonts w:asciiTheme="minorHAnsi" w:hAnsiTheme="minorHAnsi" w:cstheme="minorHAnsi"/>
                <w:sz w:val="22"/>
                <w:szCs w:val="22"/>
              </w:rPr>
            </w:pPr>
          </w:p>
        </w:tc>
      </w:tr>
      <w:tr w:rsidR="002311EA" w:rsidRPr="008A184E" w14:paraId="5AC0F93C" w14:textId="77777777" w:rsidTr="002D5882">
        <w:tc>
          <w:tcPr>
            <w:tcW w:w="1440" w:type="dxa"/>
          </w:tcPr>
          <w:p w14:paraId="652A58B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(Vaughan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p>
        </w:tc>
        <w:tc>
          <w:tcPr>
            <w:tcW w:w="3690" w:type="dxa"/>
          </w:tcPr>
          <w:p w14:paraId="249B3D3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Mice cohorts  given corticosterone in drinking water at two intervals:</w:t>
            </w:r>
          </w:p>
          <w:p w14:paraId="7288A97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t>1. E11-E16</w:t>
            </w:r>
          </w:p>
          <w:p w14:paraId="7FDB354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E14-E19</w:t>
            </w:r>
          </w:p>
          <w:p w14:paraId="17985517" w14:textId="77777777" w:rsidR="002311EA" w:rsidRPr="008A184E" w:rsidRDefault="002311EA" w:rsidP="002D5882">
            <w:pPr>
              <w:rPr>
                <w:rFonts w:asciiTheme="minorHAnsi" w:hAnsiTheme="minorHAnsi" w:cstheme="minorHAnsi"/>
                <w:sz w:val="22"/>
                <w:szCs w:val="22"/>
              </w:rPr>
            </w:pPr>
          </w:p>
        </w:tc>
        <w:tc>
          <w:tcPr>
            <w:tcW w:w="6120" w:type="dxa"/>
          </w:tcPr>
          <w:p w14:paraId="4A051AE9" w14:textId="77777777" w:rsidR="002311EA" w:rsidRPr="008A184E" w:rsidRDefault="002311EA" w:rsidP="002D5882">
            <w:pPr>
              <w:rPr>
                <w:rFonts w:asciiTheme="minorHAnsi" w:hAnsiTheme="minorHAnsi" w:cstheme="minorHAnsi"/>
                <w:i/>
                <w:sz w:val="22"/>
                <w:szCs w:val="22"/>
              </w:rPr>
            </w:pPr>
            <w:r w:rsidRPr="008A184E">
              <w:rPr>
                <w:rFonts w:asciiTheme="minorHAnsi" w:hAnsiTheme="minorHAnsi" w:cstheme="minorHAnsi"/>
                <w:sz w:val="22"/>
                <w:szCs w:val="22"/>
              </w:rPr>
              <w:lastRenderedPageBreak/>
              <w:t>Fetal weight reduced in both</w:t>
            </w:r>
          </w:p>
          <w:p w14:paraId="40E6486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D16, no effect on </w:t>
            </w:r>
            <w:proofErr w:type="spellStart"/>
            <w:r w:rsidRPr="008A184E">
              <w:rPr>
                <w:rFonts w:asciiTheme="minorHAnsi" w:hAnsiTheme="minorHAnsi" w:cstheme="minorHAnsi"/>
                <w:sz w:val="22"/>
                <w:szCs w:val="22"/>
              </w:rPr>
              <w:t>materno</w:t>
            </w:r>
            <w:proofErr w:type="spellEnd"/>
            <w:r w:rsidRPr="008A184E">
              <w:rPr>
                <w:rFonts w:asciiTheme="minorHAnsi" w:hAnsiTheme="minorHAnsi" w:cstheme="minorHAnsi"/>
                <w:sz w:val="22"/>
                <w:szCs w:val="22"/>
              </w:rPr>
              <w:t>-fetal transfer of labeled amino acid</w:t>
            </w:r>
          </w:p>
          <w:p w14:paraId="5D7405CF" w14:textId="77777777" w:rsidR="002311EA" w:rsidRPr="008A184E" w:rsidRDefault="002311EA" w:rsidP="002D5882">
            <w:pPr>
              <w:rPr>
                <w:rFonts w:asciiTheme="minorHAnsi" w:hAnsiTheme="minorHAnsi" w:cstheme="minorHAnsi"/>
                <w:sz w:val="22"/>
                <w:szCs w:val="22"/>
              </w:rPr>
            </w:pPr>
          </w:p>
          <w:p w14:paraId="470FBC1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Fetal and placental weight reduced by 7% on D16</w:t>
            </w:r>
          </w:p>
          <w:p w14:paraId="41B00C7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On D19, fetus weight decreased by 16% and placental weight was 11% smaller</w:t>
            </w:r>
          </w:p>
          <w:p w14:paraId="19DBBF2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Fetal weight negatively correlated with maternal corticosteroid levels at E19 but not E16</w:t>
            </w:r>
          </w:p>
          <w:p w14:paraId="1E3FEC7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Number of viable pups per litter was unchanged with maternal </w:t>
            </w:r>
            <w:proofErr w:type="spellStart"/>
            <w:r w:rsidRPr="008A184E">
              <w:rPr>
                <w:rFonts w:asciiTheme="minorHAnsi" w:hAnsiTheme="minorHAnsi" w:cstheme="minorHAnsi"/>
                <w:sz w:val="22"/>
                <w:szCs w:val="22"/>
              </w:rPr>
              <w:t>cort</w:t>
            </w:r>
            <w:proofErr w:type="spellEnd"/>
          </w:p>
          <w:p w14:paraId="155E7F46" w14:textId="77777777" w:rsidR="002311EA" w:rsidRPr="008A184E" w:rsidRDefault="002311EA" w:rsidP="002D5882">
            <w:pPr>
              <w:rPr>
                <w:rFonts w:asciiTheme="minorHAnsi" w:hAnsiTheme="minorHAnsi" w:cstheme="minorHAnsi"/>
                <w:sz w:val="22"/>
                <w:szCs w:val="22"/>
              </w:rPr>
            </w:pPr>
          </w:p>
          <w:p w14:paraId="65455A3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Fetal accumulation of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was not changed at E16, but placental accumulation was 35% more (expression of placental transporters was up as well, mentioned below) </w:t>
            </w:r>
          </w:p>
          <w:p w14:paraId="30A23217" w14:textId="77777777" w:rsidR="002311EA" w:rsidRPr="008A184E" w:rsidRDefault="002311EA" w:rsidP="002D5882">
            <w:pPr>
              <w:rPr>
                <w:rFonts w:asciiTheme="minorHAnsi" w:hAnsiTheme="minorHAnsi" w:cstheme="minorHAnsi"/>
                <w:sz w:val="22"/>
                <w:szCs w:val="22"/>
              </w:rPr>
            </w:pPr>
          </w:p>
          <w:p w14:paraId="596874D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E19, placental and fetal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accumulation was reduced by 40-50%,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from E14-E19 (although placental transporter snat1 increased and others did not change)</w:t>
            </w:r>
          </w:p>
          <w:p w14:paraId="1757702B" w14:textId="77777777" w:rsidR="002311EA" w:rsidRPr="008A184E" w:rsidRDefault="002311EA" w:rsidP="002D5882">
            <w:pPr>
              <w:rPr>
                <w:rFonts w:asciiTheme="minorHAnsi" w:hAnsiTheme="minorHAnsi" w:cstheme="minorHAnsi"/>
                <w:sz w:val="22"/>
                <w:szCs w:val="22"/>
              </w:rPr>
            </w:pPr>
          </w:p>
          <w:p w14:paraId="1076D21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Oppositely at E19, from dams treated E11-E16 (3 days post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fetal accumulation and clearance were 38% higher but placental accumulation was unchanged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longer term effects of GC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after cessation of </w:t>
            </w:r>
            <w:proofErr w:type="spellStart"/>
            <w:r w:rsidRPr="008A184E">
              <w:rPr>
                <w:rFonts w:asciiTheme="minorHAnsi" w:hAnsiTheme="minorHAnsi" w:cstheme="minorHAnsi"/>
                <w:sz w:val="22"/>
                <w:szCs w:val="22"/>
              </w:rPr>
              <w:t>tx</w:t>
            </w:r>
            <w:proofErr w:type="spellEnd"/>
          </w:p>
          <w:p w14:paraId="3966F6ED" w14:textId="77777777" w:rsidR="002311EA" w:rsidRPr="008A184E" w:rsidRDefault="002311EA" w:rsidP="002D5882">
            <w:pPr>
              <w:rPr>
                <w:rFonts w:asciiTheme="minorHAnsi" w:hAnsiTheme="minorHAnsi" w:cstheme="minorHAnsi"/>
                <w:sz w:val="22"/>
                <w:szCs w:val="22"/>
              </w:rPr>
            </w:pPr>
          </w:p>
          <w:p w14:paraId="3E1BC6E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E16, </w:t>
            </w:r>
            <w:r w:rsidRPr="008A184E">
              <w:rPr>
                <w:rFonts w:asciiTheme="minorHAnsi" w:hAnsiTheme="minorHAnsi" w:cstheme="minorHAnsi"/>
                <w:i/>
                <w:sz w:val="22"/>
                <w:szCs w:val="22"/>
              </w:rPr>
              <w:t xml:space="preserve">Slc38a1 and 2 </w:t>
            </w:r>
            <w:r w:rsidRPr="008A184E">
              <w:rPr>
                <w:rFonts w:asciiTheme="minorHAnsi" w:hAnsiTheme="minorHAnsi" w:cstheme="minorHAnsi"/>
                <w:sz w:val="22"/>
                <w:szCs w:val="22"/>
              </w:rPr>
              <w:t xml:space="preserve">expression in placenta was increased, </w:t>
            </w:r>
            <w:r w:rsidRPr="008A184E">
              <w:rPr>
                <w:rFonts w:asciiTheme="minorHAnsi" w:hAnsiTheme="minorHAnsi" w:cstheme="minorHAnsi"/>
                <w:i/>
                <w:sz w:val="22"/>
                <w:szCs w:val="22"/>
              </w:rPr>
              <w:t xml:space="preserve">Slc38a4 </w:t>
            </w:r>
            <w:r w:rsidRPr="008A184E">
              <w:rPr>
                <w:rFonts w:asciiTheme="minorHAnsi" w:hAnsiTheme="minorHAnsi" w:cstheme="minorHAnsi"/>
                <w:sz w:val="22"/>
                <w:szCs w:val="22"/>
              </w:rPr>
              <w:t>was unchanged</w:t>
            </w:r>
          </w:p>
          <w:p w14:paraId="4AA964FA" w14:textId="77777777" w:rsidR="002311EA" w:rsidRPr="008A184E" w:rsidRDefault="002311EA" w:rsidP="002D5882">
            <w:pPr>
              <w:rPr>
                <w:rFonts w:asciiTheme="minorHAnsi" w:hAnsiTheme="minorHAnsi" w:cstheme="minorHAnsi"/>
                <w:i/>
                <w:sz w:val="22"/>
                <w:szCs w:val="22"/>
              </w:rPr>
            </w:pPr>
            <w:r w:rsidRPr="008A184E">
              <w:rPr>
                <w:rFonts w:asciiTheme="minorHAnsi" w:hAnsiTheme="minorHAnsi" w:cstheme="minorHAnsi"/>
                <w:sz w:val="22"/>
                <w:szCs w:val="22"/>
              </w:rPr>
              <w:t xml:space="preserve">At E19, </w:t>
            </w:r>
            <w:r w:rsidRPr="008A184E">
              <w:rPr>
                <w:rFonts w:asciiTheme="minorHAnsi" w:hAnsiTheme="minorHAnsi" w:cstheme="minorHAnsi"/>
                <w:i/>
                <w:sz w:val="22"/>
                <w:szCs w:val="22"/>
              </w:rPr>
              <w:t xml:space="preserve">Slc38a1 </w:t>
            </w:r>
            <w:r w:rsidRPr="008A184E">
              <w:rPr>
                <w:rFonts w:asciiTheme="minorHAnsi" w:hAnsiTheme="minorHAnsi" w:cstheme="minorHAnsi"/>
                <w:sz w:val="22"/>
                <w:szCs w:val="22"/>
              </w:rPr>
              <w:t xml:space="preserve">expression increased, but no change in </w:t>
            </w:r>
            <w:r w:rsidRPr="008A184E">
              <w:rPr>
                <w:rFonts w:asciiTheme="minorHAnsi" w:hAnsiTheme="minorHAnsi" w:cstheme="minorHAnsi"/>
                <w:i/>
                <w:sz w:val="22"/>
                <w:szCs w:val="22"/>
              </w:rPr>
              <w:t>Slc38a2 or 4</w:t>
            </w:r>
          </w:p>
          <w:p w14:paraId="5F93B059" w14:textId="77777777" w:rsidR="002311EA" w:rsidRPr="008A184E" w:rsidRDefault="002311EA" w:rsidP="002D5882">
            <w:pPr>
              <w:rPr>
                <w:rFonts w:asciiTheme="minorHAnsi" w:hAnsiTheme="minorHAnsi" w:cstheme="minorHAnsi"/>
                <w:sz w:val="22"/>
                <w:szCs w:val="22"/>
              </w:rPr>
            </w:pPr>
          </w:p>
          <w:p w14:paraId="3FE124E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Placentas weighed less at E16 but volume of zones did not differ. No difference in zone at E19</w:t>
            </w:r>
          </w:p>
          <w:p w14:paraId="3B51218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Reduced vascularity shown by less fetal capillaries in the labyrinthine zone by 55% at E16</w:t>
            </w:r>
          </w:p>
          <w:p w14:paraId="327F5A89" w14:textId="77777777" w:rsidR="002311EA" w:rsidRPr="008A184E" w:rsidRDefault="002311EA" w:rsidP="002D5882">
            <w:pPr>
              <w:rPr>
                <w:rFonts w:asciiTheme="minorHAnsi" w:hAnsiTheme="minorHAnsi" w:cstheme="minorHAnsi"/>
                <w:sz w:val="22"/>
                <w:szCs w:val="22"/>
              </w:rPr>
            </w:pPr>
          </w:p>
        </w:tc>
      </w:tr>
      <w:tr w:rsidR="002311EA" w:rsidRPr="008A184E" w14:paraId="5FE76AAE" w14:textId="77777777" w:rsidTr="002D5882">
        <w:tc>
          <w:tcPr>
            <w:tcW w:w="1440" w:type="dxa"/>
          </w:tcPr>
          <w:p w14:paraId="382646D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2010)</w:t>
            </w:r>
            <w:r w:rsidRPr="008A184E">
              <w:rPr>
                <w:rFonts w:asciiTheme="minorHAnsi" w:hAnsiTheme="minorHAnsi" w:cstheme="minorHAnsi"/>
                <w:sz w:val="22"/>
                <w:szCs w:val="22"/>
              </w:rPr>
              <w:fldChar w:fldCharType="end"/>
            </w:r>
          </w:p>
        </w:tc>
        <w:tc>
          <w:tcPr>
            <w:tcW w:w="3690" w:type="dxa"/>
          </w:tcPr>
          <w:p w14:paraId="2F7984D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Human placental explants from term-pregnancies in healthy women</w:t>
            </w:r>
          </w:p>
          <w:p w14:paraId="63EA3645" w14:textId="77777777" w:rsidR="002311EA" w:rsidRPr="008A184E" w:rsidRDefault="002311EA" w:rsidP="002D5882">
            <w:pPr>
              <w:rPr>
                <w:rFonts w:asciiTheme="minorHAnsi" w:hAnsiTheme="minorHAnsi" w:cstheme="minorHAnsi"/>
                <w:sz w:val="22"/>
                <w:szCs w:val="22"/>
              </w:rPr>
            </w:pPr>
          </w:p>
          <w:p w14:paraId="2B30F32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explants incubated with  radiolabeled 14C-MeAIB for different periods </w:t>
            </w:r>
          </w:p>
          <w:p w14:paraId="0FEDAD5D"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added at 10</w:t>
            </w:r>
            <w:r w:rsidRPr="008A184E">
              <w:rPr>
                <w:rFonts w:asciiTheme="minorHAnsi" w:hAnsiTheme="minorHAnsi" w:cstheme="minorHAnsi"/>
                <w:sz w:val="22"/>
                <w:szCs w:val="22"/>
                <w:vertAlign w:val="superscript"/>
              </w:rPr>
              <w:t>-6</w:t>
            </w:r>
            <w:r w:rsidRPr="008A184E">
              <w:rPr>
                <w:rFonts w:asciiTheme="minorHAnsi" w:hAnsiTheme="minorHAnsi" w:cstheme="minorHAnsi"/>
                <w:sz w:val="22"/>
                <w:szCs w:val="22"/>
              </w:rPr>
              <w:t xml:space="preserve"> M</w:t>
            </w:r>
          </w:p>
        </w:tc>
        <w:tc>
          <w:tcPr>
            <w:tcW w:w="6120" w:type="dxa"/>
          </w:tcPr>
          <w:p w14:paraId="2C207C1D"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treatment increased placental uptake of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at 10</w:t>
            </w:r>
            <w:r w:rsidRPr="008A184E">
              <w:rPr>
                <w:rFonts w:asciiTheme="minorHAnsi" w:hAnsiTheme="minorHAnsi" w:cstheme="minorHAnsi"/>
                <w:sz w:val="22"/>
                <w:szCs w:val="22"/>
                <w:vertAlign w:val="superscript"/>
              </w:rPr>
              <w:t>-6</w:t>
            </w:r>
            <w:r w:rsidRPr="008A184E">
              <w:rPr>
                <w:rFonts w:asciiTheme="minorHAnsi" w:hAnsiTheme="minorHAnsi" w:cstheme="minorHAnsi"/>
                <w:sz w:val="22"/>
                <w:szCs w:val="22"/>
              </w:rPr>
              <w:t>M but not at 10</w:t>
            </w:r>
            <w:r w:rsidRPr="008A184E">
              <w:rPr>
                <w:rFonts w:asciiTheme="minorHAnsi" w:hAnsiTheme="minorHAnsi" w:cstheme="minorHAnsi"/>
                <w:sz w:val="22"/>
                <w:szCs w:val="22"/>
                <w:vertAlign w:val="superscript"/>
              </w:rPr>
              <w:t>-8</w:t>
            </w:r>
            <w:r w:rsidRPr="008A184E">
              <w:rPr>
                <w:rFonts w:asciiTheme="minorHAnsi" w:hAnsiTheme="minorHAnsi" w:cstheme="minorHAnsi"/>
                <w:sz w:val="22"/>
                <w:szCs w:val="22"/>
              </w:rPr>
              <w:t xml:space="preserve">M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stimulated system A activity at 10</w:t>
            </w:r>
            <w:r w:rsidRPr="008A184E">
              <w:rPr>
                <w:rFonts w:asciiTheme="minorHAnsi" w:hAnsiTheme="minorHAnsi" w:cstheme="minorHAnsi"/>
                <w:sz w:val="22"/>
                <w:szCs w:val="22"/>
                <w:vertAlign w:val="superscript"/>
              </w:rPr>
              <w:t>-6</w:t>
            </w:r>
            <w:r w:rsidRPr="008A184E">
              <w:rPr>
                <w:rFonts w:asciiTheme="minorHAnsi" w:hAnsiTheme="minorHAnsi" w:cstheme="minorHAnsi"/>
                <w:sz w:val="22"/>
                <w:szCs w:val="22"/>
              </w:rPr>
              <w:t xml:space="preserve">M with 30% increase of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uptake </w:t>
            </w:r>
          </w:p>
          <w:p w14:paraId="75462844" w14:textId="77777777" w:rsidR="002311EA" w:rsidRPr="008A184E" w:rsidRDefault="002311EA" w:rsidP="002D5882">
            <w:pPr>
              <w:rPr>
                <w:rFonts w:asciiTheme="minorHAnsi" w:hAnsiTheme="minorHAnsi" w:cstheme="minorHAnsi"/>
                <w:sz w:val="22"/>
                <w:szCs w:val="22"/>
              </w:rPr>
            </w:pPr>
          </w:p>
          <w:p w14:paraId="1F83C0B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in mRNA expression of SNAT1,2 or 4 with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w:t>
            </w:r>
          </w:p>
          <w:p w14:paraId="1C846095" w14:textId="77777777" w:rsidR="002311EA" w:rsidRPr="008A184E" w:rsidRDefault="002311EA" w:rsidP="002D5882">
            <w:pPr>
              <w:rPr>
                <w:rFonts w:asciiTheme="minorHAnsi" w:hAnsiTheme="minorHAnsi" w:cstheme="minorHAnsi"/>
                <w:sz w:val="22"/>
                <w:szCs w:val="22"/>
              </w:rPr>
            </w:pPr>
          </w:p>
          <w:p w14:paraId="1D79E78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effect on placental apoptosis </w:t>
            </w:r>
          </w:p>
          <w:p w14:paraId="68B4171C" w14:textId="77777777" w:rsidR="002311EA" w:rsidRPr="008A184E" w:rsidRDefault="002311EA" w:rsidP="002D5882">
            <w:pPr>
              <w:jc w:val="center"/>
              <w:rPr>
                <w:rFonts w:asciiTheme="minorHAnsi" w:hAnsiTheme="minorHAnsi" w:cstheme="minorHAnsi"/>
                <w:sz w:val="22"/>
                <w:szCs w:val="22"/>
              </w:rPr>
            </w:pPr>
          </w:p>
        </w:tc>
      </w:tr>
      <w:tr w:rsidR="002311EA" w:rsidRPr="008A184E" w14:paraId="3A5B5713" w14:textId="77777777" w:rsidTr="002D5882">
        <w:tc>
          <w:tcPr>
            <w:tcW w:w="1440" w:type="dxa"/>
          </w:tcPr>
          <w:p w14:paraId="4BF4896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(Jones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2006)</w:t>
            </w:r>
            <w:r w:rsidRPr="008A184E">
              <w:rPr>
                <w:rFonts w:asciiTheme="minorHAnsi" w:hAnsiTheme="minorHAnsi" w:cstheme="minorHAnsi"/>
                <w:sz w:val="22"/>
                <w:szCs w:val="22"/>
              </w:rPr>
              <w:fldChar w:fldCharType="end"/>
            </w:r>
          </w:p>
        </w:tc>
        <w:tc>
          <w:tcPr>
            <w:tcW w:w="3690" w:type="dxa"/>
          </w:tcPr>
          <w:p w14:paraId="7F48E9DE"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BeWo</w:t>
            </w:r>
            <w:proofErr w:type="spellEnd"/>
            <w:r w:rsidRPr="008A184E">
              <w:rPr>
                <w:rFonts w:asciiTheme="minorHAnsi" w:hAnsiTheme="minorHAnsi" w:cstheme="minorHAnsi"/>
                <w:sz w:val="22"/>
                <w:szCs w:val="22"/>
              </w:rPr>
              <w:t xml:space="preserve"> choriocarcinoma cell line used with 14CMeAIB infusion to assess transport of system A aa</w:t>
            </w:r>
          </w:p>
          <w:p w14:paraId="2B40F099" w14:textId="77777777" w:rsidR="002311EA" w:rsidRPr="008A184E" w:rsidRDefault="002311EA" w:rsidP="002D5882">
            <w:pPr>
              <w:rPr>
                <w:rFonts w:asciiTheme="minorHAnsi" w:hAnsiTheme="minorHAnsi" w:cstheme="minorHAnsi"/>
                <w:sz w:val="22"/>
                <w:szCs w:val="22"/>
              </w:rPr>
            </w:pPr>
          </w:p>
          <w:p w14:paraId="755AD64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Cortisol was added to incubated cells at concentrations 5nM-2.5uM for up to 24 hours</w:t>
            </w:r>
          </w:p>
          <w:p w14:paraId="38DC3512" w14:textId="77777777" w:rsidR="002311EA" w:rsidRPr="008A184E" w:rsidRDefault="002311EA" w:rsidP="002D5882">
            <w:pPr>
              <w:rPr>
                <w:rFonts w:asciiTheme="minorHAnsi" w:hAnsiTheme="minorHAnsi" w:cstheme="minorHAnsi"/>
                <w:sz w:val="22"/>
                <w:szCs w:val="22"/>
              </w:rPr>
            </w:pPr>
          </w:p>
        </w:tc>
        <w:tc>
          <w:tcPr>
            <w:tcW w:w="6120" w:type="dxa"/>
          </w:tcPr>
          <w:p w14:paraId="72ECB8FF"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BeWo</w:t>
            </w:r>
            <w:proofErr w:type="spellEnd"/>
            <w:r w:rsidRPr="008A184E">
              <w:rPr>
                <w:rFonts w:asciiTheme="minorHAnsi" w:hAnsiTheme="minorHAnsi" w:cstheme="minorHAnsi"/>
                <w:sz w:val="22"/>
                <w:szCs w:val="22"/>
              </w:rPr>
              <w:t xml:space="preserve"> cells incubated with 1000nM cortisol had higher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transfer from apical to basolateral chambers over 20 minutes</w:t>
            </w:r>
          </w:p>
          <w:p w14:paraId="7E81F715" w14:textId="77777777" w:rsidR="002311EA" w:rsidRPr="008A184E" w:rsidRDefault="002311EA" w:rsidP="002D5882">
            <w:pPr>
              <w:rPr>
                <w:rFonts w:asciiTheme="minorHAnsi" w:hAnsiTheme="minorHAnsi" w:cstheme="minorHAnsi"/>
                <w:sz w:val="22"/>
                <w:szCs w:val="22"/>
              </w:rPr>
            </w:pPr>
          </w:p>
          <w:p w14:paraId="5AF0E8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SNAT1 mRNA was unchanged with cortisol at multiple concentrations</w:t>
            </w:r>
          </w:p>
          <w:p w14:paraId="67248F28" w14:textId="77777777" w:rsidR="002311EA" w:rsidRPr="008A184E" w:rsidRDefault="002311EA" w:rsidP="002D5882">
            <w:pPr>
              <w:rPr>
                <w:rFonts w:asciiTheme="minorHAnsi" w:hAnsiTheme="minorHAnsi" w:cstheme="minorHAnsi"/>
                <w:sz w:val="22"/>
                <w:szCs w:val="22"/>
              </w:rPr>
            </w:pPr>
          </w:p>
          <w:p w14:paraId="0094E12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t xml:space="preserve">SNAT2 mRNA levels increased by 21% at 24h incubation of 1uM cortisol. </w:t>
            </w: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exposure of 2.5uM for 24 hours increase SNAT2 mRNA expression by 30%</w:t>
            </w:r>
          </w:p>
          <w:p w14:paraId="6A8F478C" w14:textId="77777777" w:rsidR="002311EA" w:rsidRPr="008A184E" w:rsidRDefault="002311EA" w:rsidP="002D5882">
            <w:pPr>
              <w:rPr>
                <w:rFonts w:asciiTheme="minorHAnsi" w:hAnsiTheme="minorHAnsi" w:cstheme="minorHAnsi"/>
                <w:sz w:val="22"/>
                <w:szCs w:val="22"/>
              </w:rPr>
            </w:pPr>
          </w:p>
          <w:p w14:paraId="15B8BBA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Protein expression of SNAT1 was not assessed</w:t>
            </w:r>
          </w:p>
          <w:p w14:paraId="6B03A2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Protein expression of SNAT2 showed increased expression with 1uM of cortisol for 24 hours by 11% </w:t>
            </w:r>
          </w:p>
          <w:p w14:paraId="058E2CDA" w14:textId="77777777" w:rsidR="002311EA" w:rsidRPr="008A184E" w:rsidRDefault="002311EA" w:rsidP="002D5882">
            <w:pPr>
              <w:rPr>
                <w:rFonts w:asciiTheme="minorHAnsi" w:hAnsiTheme="minorHAnsi" w:cstheme="minorHAnsi"/>
                <w:sz w:val="22"/>
                <w:szCs w:val="22"/>
              </w:rPr>
            </w:pPr>
          </w:p>
        </w:tc>
      </w:tr>
      <w:tr w:rsidR="002311EA" w:rsidRPr="008A184E" w14:paraId="20223BEE" w14:textId="77777777" w:rsidTr="002D5882">
        <w:tc>
          <w:tcPr>
            <w:tcW w:w="1440" w:type="dxa"/>
          </w:tcPr>
          <w:p w14:paraId="5D2850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{"citationItems":[{"id":"ITEM-1","itemData":{"DOI":"10.1210/en.2011-0104","ISSN":"0013-7227","author":[{"dropping-particle":"","family":"Audette","given":"Melanie C.","non-dropping-particle":"","parse-names":false,"suffix":""},{"dropping-particle":"","family":"Challis","given":"John R.G.","non-dropping-particle":"","parse-names":false,"suffix":""},{"dropping-particle":"","family":"Jones","given":"Rebecca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G.","non-dropping-particle":"","parse-names":false,"suffix":""}],"container-title":"Endocrinology","id":"ITEM-1","issue":"9","issued":{"date-parts":[["2011","9","1"]]},"page":"3561-3570","publisher":"Narnia","title":"Antenatal Dexamethasone Treatment in Midgestation Reduces System A-Mediated Transport in the Late-Gestation Murine Placenta","type":"article-journal","volume":"152"},"uris":["http://www.mendeley.com/documents/?uuid=5db97b87-8571-370b-86d6-c4267acf408b"]}],"mendeley":{"formattedCitation":"(Audette &lt;i&gt;et al.&lt;/i&gt;, 2011)","plainTextFormattedCitation":"(Audette et al., 2011)","previouslyFormattedCitation":"(Audette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p>
        </w:tc>
        <w:tc>
          <w:tcPr>
            <w:tcW w:w="3690" w:type="dxa"/>
          </w:tcPr>
          <w:p w14:paraId="6E9FDF2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Pregnant mice treated with 0.1mg/kg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injected at E13.5 and E14.5 (midgestation exposure)</w:t>
            </w:r>
          </w:p>
          <w:p w14:paraId="0641573B" w14:textId="77777777" w:rsidR="002311EA" w:rsidRPr="008A184E" w:rsidRDefault="002311EA" w:rsidP="002D5882">
            <w:pPr>
              <w:rPr>
                <w:rFonts w:asciiTheme="minorHAnsi" w:hAnsiTheme="minorHAnsi" w:cstheme="minorHAnsi"/>
                <w:sz w:val="22"/>
                <w:szCs w:val="22"/>
              </w:rPr>
            </w:pPr>
          </w:p>
          <w:p w14:paraId="13BC276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Transfer studies done at E12.5, E15.5 (24hr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 E17.5 (72h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and E18.5 (96h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w:t>
            </w:r>
          </w:p>
          <w:p w14:paraId="3440AABB" w14:textId="77777777" w:rsidR="002311EA" w:rsidRPr="008A184E" w:rsidRDefault="002311EA" w:rsidP="002D5882">
            <w:pPr>
              <w:rPr>
                <w:rFonts w:asciiTheme="minorHAnsi" w:hAnsiTheme="minorHAnsi" w:cstheme="minorHAnsi"/>
                <w:sz w:val="22"/>
                <w:szCs w:val="22"/>
              </w:rPr>
            </w:pPr>
          </w:p>
          <w:p w14:paraId="2FE29BA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Subset of dams were allowed to deliver their pups </w:t>
            </w:r>
          </w:p>
          <w:p w14:paraId="23794535" w14:textId="77777777" w:rsidR="002311EA" w:rsidRPr="008A184E" w:rsidRDefault="002311EA" w:rsidP="002D5882">
            <w:pPr>
              <w:rPr>
                <w:rFonts w:asciiTheme="minorHAnsi" w:hAnsiTheme="minorHAnsi" w:cstheme="minorHAnsi"/>
                <w:sz w:val="22"/>
                <w:szCs w:val="22"/>
              </w:rPr>
            </w:pPr>
          </w:p>
        </w:tc>
        <w:tc>
          <w:tcPr>
            <w:tcW w:w="6120" w:type="dxa"/>
          </w:tcPr>
          <w:p w14:paraId="7E60D44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 saline injected controls, placental and fetal weights increased from E12.5 to E15.5 to E18.5. Placental 14CMeAIB transfer also increased which was consistent with increases in system A gene expression of SNAT1, 2 and 4 as pregnancy progressed. </w:t>
            </w:r>
          </w:p>
          <w:p w14:paraId="63BD63D7" w14:textId="77777777" w:rsidR="002311EA" w:rsidRPr="008A184E" w:rsidRDefault="002311EA" w:rsidP="002D5882">
            <w:pPr>
              <w:rPr>
                <w:rFonts w:asciiTheme="minorHAnsi" w:hAnsiTheme="minorHAnsi" w:cstheme="minorHAnsi"/>
                <w:sz w:val="22"/>
                <w:szCs w:val="22"/>
              </w:rPr>
            </w:pPr>
          </w:p>
          <w:p w14:paraId="73AC0F3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Effects of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Treatment from E13.5 and E14.5 did not alter 14CMeAIB transfer at E15.5 or E17.5, but transfer was reduced at E18.5 in male and female placentas (long-term after treatment cessation). </w:t>
            </w:r>
          </w:p>
          <w:p w14:paraId="2AD172B9" w14:textId="77777777" w:rsidR="002311EA" w:rsidRPr="008A184E" w:rsidRDefault="002311EA" w:rsidP="002D5882">
            <w:pPr>
              <w:rPr>
                <w:rFonts w:asciiTheme="minorHAnsi" w:hAnsiTheme="minorHAnsi" w:cstheme="minorHAnsi"/>
                <w:sz w:val="22"/>
                <w:szCs w:val="22"/>
              </w:rPr>
            </w:pPr>
          </w:p>
          <w:p w14:paraId="402AFBD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SNAT1,2 and 4 mRNA expression was unchanged with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in male and female placentas at E15.5, 17.5 and 18.5 (despite reduced transfer at E18.5)</w:t>
            </w:r>
          </w:p>
          <w:p w14:paraId="4C0C891A" w14:textId="77777777" w:rsidR="002311EA" w:rsidRPr="008A184E" w:rsidRDefault="002311EA" w:rsidP="002D5882">
            <w:pPr>
              <w:rPr>
                <w:rFonts w:asciiTheme="minorHAnsi" w:hAnsiTheme="minorHAnsi" w:cstheme="minorHAnsi"/>
                <w:sz w:val="22"/>
                <w:szCs w:val="22"/>
              </w:rPr>
            </w:pPr>
          </w:p>
          <w:p w14:paraId="17F4790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Fetal weights at E15.5, E18.5 or at birth was unchanged.</w:t>
            </w:r>
          </w:p>
          <w:p w14:paraId="18D48998" w14:textId="77777777" w:rsidR="002311EA" w:rsidRPr="008A184E" w:rsidRDefault="002311EA" w:rsidP="002D5882">
            <w:pPr>
              <w:rPr>
                <w:rFonts w:asciiTheme="minorHAnsi" w:hAnsiTheme="minorHAnsi" w:cstheme="minorHAnsi"/>
                <w:sz w:val="22"/>
                <w:szCs w:val="22"/>
              </w:rPr>
            </w:pPr>
          </w:p>
          <w:p w14:paraId="2CAF439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on placental weight at E15.5, E17.5 and E18.5 in males. In females there was no change at E15.5 or E17.5, but placental weight was reduced at E18.5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the reduced female placental weight at E18.5 increased the </w:t>
            </w:r>
            <w:proofErr w:type="spellStart"/>
            <w:r w:rsidRPr="008A184E">
              <w:rPr>
                <w:rFonts w:asciiTheme="minorHAnsi" w:hAnsiTheme="minorHAnsi" w:cstheme="minorHAnsi"/>
                <w:sz w:val="22"/>
                <w:szCs w:val="22"/>
              </w:rPr>
              <w:t>fetal:placental</w:t>
            </w:r>
            <w:proofErr w:type="spellEnd"/>
            <w:r w:rsidRPr="008A184E">
              <w:rPr>
                <w:rFonts w:asciiTheme="minorHAnsi" w:hAnsiTheme="minorHAnsi" w:cstheme="minorHAnsi"/>
                <w:sz w:val="22"/>
                <w:szCs w:val="22"/>
              </w:rPr>
              <w:t xml:space="preserve"> ratio at E18.5</w:t>
            </w:r>
          </w:p>
          <w:p w14:paraId="5AC0DA9C" w14:textId="77777777" w:rsidR="002311EA" w:rsidRPr="008A184E" w:rsidRDefault="002311EA" w:rsidP="002D5882">
            <w:pPr>
              <w:rPr>
                <w:rFonts w:asciiTheme="minorHAnsi" w:hAnsiTheme="minorHAnsi" w:cstheme="minorHAnsi"/>
                <w:sz w:val="22"/>
                <w:szCs w:val="22"/>
              </w:rPr>
            </w:pPr>
          </w:p>
          <w:p w14:paraId="338F7BF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in placental labyrinth or junctional zone proportions w.r.t. total placental area </w:t>
            </w:r>
          </w:p>
          <w:p w14:paraId="2292D49F" w14:textId="77777777" w:rsidR="002311EA" w:rsidRPr="008A184E" w:rsidRDefault="002311EA" w:rsidP="002D5882">
            <w:pPr>
              <w:rPr>
                <w:rFonts w:asciiTheme="minorHAnsi" w:hAnsiTheme="minorHAnsi" w:cstheme="minorHAnsi"/>
                <w:sz w:val="22"/>
                <w:szCs w:val="22"/>
              </w:rPr>
            </w:pPr>
          </w:p>
          <w:p w14:paraId="75F3AC3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No difference in maternal or fetal plasma corticosterone concentrations at E18.5</w:t>
            </w:r>
          </w:p>
        </w:tc>
      </w:tr>
      <w:tr w:rsidR="002311EA" w:rsidRPr="008A184E" w14:paraId="3B441490" w14:textId="77777777" w:rsidTr="002D5882">
        <w:tc>
          <w:tcPr>
            <w:tcW w:w="1440" w:type="dxa"/>
          </w:tcPr>
          <w:p w14:paraId="5C61E8C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mouse","type":"article-journal","volume":"32"},"uris":["http://www.mendeley.com/documents/?uuid=89c8e49d-6b6e-3028-aaa5-bca93291d959"]}],"mendeley":{"formattedCitation":"(Cuffe &lt;i&gt;et al.&lt;/i&gt;, 2011)","plainTextFormattedCitation":"(Cuffe et al., 2011)","previouslyFormattedCitation":"(Cuffe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(Cuffe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p>
        </w:tc>
        <w:tc>
          <w:tcPr>
            <w:tcW w:w="3690" w:type="dxa"/>
          </w:tcPr>
          <w:p w14:paraId="332D34C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Pregnant mice treated with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1ug/kg/h minipump for 60 hours (2.5 days) via a minipump starting at E12.5</w:t>
            </w:r>
          </w:p>
          <w:p w14:paraId="684D84A3" w14:textId="77777777" w:rsidR="002311EA" w:rsidRPr="008A184E" w:rsidRDefault="002311EA" w:rsidP="002D5882">
            <w:pPr>
              <w:rPr>
                <w:rFonts w:asciiTheme="minorHAnsi" w:hAnsiTheme="minorHAnsi" w:cstheme="minorHAnsi"/>
                <w:sz w:val="22"/>
                <w:szCs w:val="22"/>
              </w:rPr>
            </w:pPr>
          </w:p>
          <w:p w14:paraId="00E647B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Placentas collected at E14.5 (2 days- 48 hours) and at E17.5 (after 5 days of initial exposure, after 2.5 days from end of exposure)</w:t>
            </w:r>
          </w:p>
        </w:tc>
        <w:tc>
          <w:tcPr>
            <w:tcW w:w="6120" w:type="dxa"/>
          </w:tcPr>
          <w:p w14:paraId="1D5A23E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Reduced fetal body weight at E14.5 in males and females, but not at E17.5.</w:t>
            </w:r>
          </w:p>
          <w:p w14:paraId="26202864" w14:textId="77777777" w:rsidR="002311EA" w:rsidRPr="008A184E" w:rsidRDefault="002311EA" w:rsidP="002D5882">
            <w:pPr>
              <w:rPr>
                <w:rFonts w:asciiTheme="minorHAnsi" w:hAnsiTheme="minorHAnsi" w:cstheme="minorHAnsi"/>
                <w:sz w:val="22"/>
                <w:szCs w:val="22"/>
              </w:rPr>
            </w:pPr>
          </w:p>
          <w:p w14:paraId="3ABA50A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Reduced female placental weight at E14.5 but not E17.5. Male placental weight was unchanged in both days.</w:t>
            </w:r>
          </w:p>
          <w:p w14:paraId="18B490A4" w14:textId="77777777" w:rsidR="002311EA" w:rsidRPr="008A184E" w:rsidRDefault="002311EA" w:rsidP="002D5882">
            <w:pPr>
              <w:rPr>
                <w:rFonts w:asciiTheme="minorHAnsi" w:hAnsiTheme="minorHAnsi" w:cstheme="minorHAnsi"/>
                <w:sz w:val="22"/>
                <w:szCs w:val="22"/>
              </w:rPr>
            </w:pPr>
          </w:p>
          <w:p w14:paraId="621D925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i/>
                <w:sz w:val="22"/>
                <w:szCs w:val="22"/>
              </w:rPr>
              <w:t>Igf2</w:t>
            </w:r>
            <w:r w:rsidRPr="008A184E">
              <w:rPr>
                <w:rFonts w:asciiTheme="minorHAnsi" w:hAnsiTheme="minorHAnsi" w:cstheme="minorHAnsi"/>
                <w:sz w:val="22"/>
                <w:szCs w:val="22"/>
              </w:rPr>
              <w:t xml:space="preserve"> expression not affected by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at either age. </w:t>
            </w:r>
          </w:p>
          <w:p w14:paraId="2383ADE8" w14:textId="77777777" w:rsidR="002311EA" w:rsidRPr="008A184E" w:rsidRDefault="002311EA" w:rsidP="002D5882">
            <w:pPr>
              <w:rPr>
                <w:rFonts w:asciiTheme="minorHAnsi" w:hAnsiTheme="minorHAnsi" w:cstheme="minorHAnsi"/>
                <w:sz w:val="22"/>
                <w:szCs w:val="22"/>
              </w:rPr>
            </w:pPr>
          </w:p>
          <w:p w14:paraId="0DB36DC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GLUT1, GLUT3, SNAT 1, SNAT2 and SNAT4 gene expression was unaltered after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at E14.5 and E17.5</w:t>
            </w:r>
          </w:p>
          <w:p w14:paraId="3786621A" w14:textId="77777777" w:rsidR="002311EA" w:rsidRPr="008A184E" w:rsidRDefault="002311EA" w:rsidP="002D5882">
            <w:pPr>
              <w:rPr>
                <w:rFonts w:asciiTheme="minorHAnsi" w:hAnsiTheme="minorHAnsi" w:cstheme="minorHAnsi"/>
                <w:sz w:val="22"/>
                <w:szCs w:val="22"/>
              </w:rPr>
            </w:pPr>
          </w:p>
          <w:p w14:paraId="396E42E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differences in placental areas or gross morphology </w:t>
            </w:r>
          </w:p>
          <w:p w14:paraId="56089DD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Female junctional zone cross sectional area was smaller at E14.5.</w:t>
            </w:r>
          </w:p>
          <w:p w14:paraId="239CDEE2" w14:textId="77777777" w:rsidR="002311EA" w:rsidRPr="008A184E" w:rsidRDefault="002311EA" w:rsidP="002D5882">
            <w:pPr>
              <w:rPr>
                <w:rFonts w:asciiTheme="minorHAnsi" w:hAnsiTheme="minorHAnsi" w:cstheme="minorHAnsi"/>
                <w:sz w:val="22"/>
                <w:szCs w:val="22"/>
              </w:rPr>
            </w:pPr>
          </w:p>
          <w:p w14:paraId="541F556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Whole placental cross sectional area was smaller.</w:t>
            </w:r>
          </w:p>
          <w:p w14:paraId="511C06F7" w14:textId="77777777" w:rsidR="002311EA" w:rsidRPr="008A184E" w:rsidRDefault="002311EA" w:rsidP="002D5882">
            <w:pPr>
              <w:rPr>
                <w:rFonts w:asciiTheme="minorHAnsi" w:hAnsiTheme="minorHAnsi" w:cstheme="minorHAnsi"/>
                <w:sz w:val="22"/>
                <w:szCs w:val="22"/>
              </w:rPr>
            </w:pPr>
          </w:p>
        </w:tc>
      </w:tr>
      <w:tr w:rsidR="002311EA" w:rsidRPr="008A184E" w14:paraId="17C0E8C1" w14:textId="77777777" w:rsidTr="002D5882">
        <w:tc>
          <w:tcPr>
            <w:tcW w:w="1440" w:type="dxa"/>
          </w:tcPr>
          <w:p w14:paraId="3DD5A23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2014)</w:t>
            </w:r>
            <w:r w:rsidRPr="008A184E">
              <w:rPr>
                <w:rFonts w:asciiTheme="minorHAnsi" w:hAnsiTheme="minorHAnsi" w:cstheme="minorHAnsi"/>
                <w:sz w:val="22"/>
                <w:szCs w:val="22"/>
              </w:rPr>
              <w:fldChar w:fldCharType="end"/>
            </w:r>
          </w:p>
        </w:tc>
        <w:tc>
          <w:tcPr>
            <w:tcW w:w="3690" w:type="dxa"/>
          </w:tcPr>
          <w:p w14:paraId="47BC0F6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Used placental extracts from pregnancies treated with GC who delivered at various times during gestation.</w:t>
            </w:r>
          </w:p>
          <w:p w14:paraId="14A71DC9" w14:textId="77777777" w:rsidR="002311EA" w:rsidRPr="008A184E" w:rsidRDefault="002311EA" w:rsidP="002D5882">
            <w:pPr>
              <w:rPr>
                <w:rFonts w:asciiTheme="minorHAnsi" w:hAnsiTheme="minorHAnsi" w:cstheme="minorHAnsi"/>
                <w:sz w:val="22"/>
                <w:szCs w:val="22"/>
              </w:rPr>
            </w:pPr>
          </w:p>
          <w:p w14:paraId="6A2E732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Women recruited if they received 2 doses of </w:t>
            </w:r>
            <w:proofErr w:type="spellStart"/>
            <w:r w:rsidRPr="008A184E">
              <w:rPr>
                <w:rFonts w:asciiTheme="minorHAnsi" w:hAnsiTheme="minorHAnsi" w:cstheme="minorHAnsi"/>
                <w:sz w:val="22"/>
                <w:szCs w:val="22"/>
              </w:rPr>
              <w:t>celestone</w:t>
            </w:r>
            <w:proofErr w:type="spellEnd"/>
            <w:r w:rsidRPr="008A184E">
              <w:rPr>
                <w:rFonts w:asciiTheme="minorHAnsi" w:hAnsiTheme="minorHAnsi" w:cstheme="minorHAnsi"/>
                <w:sz w:val="22"/>
                <w:szCs w:val="22"/>
              </w:rPr>
              <w:t xml:space="preserve"> (betamethasone 12 mg intramuscular ~12 hours apart) at 23.6 and 33.9 weeks of gestation </w:t>
            </w:r>
          </w:p>
          <w:p w14:paraId="13053FF2" w14:textId="77777777" w:rsidR="002311EA" w:rsidRPr="008A184E" w:rsidRDefault="002311EA" w:rsidP="002D5882">
            <w:pPr>
              <w:rPr>
                <w:rFonts w:asciiTheme="minorHAnsi" w:hAnsiTheme="minorHAnsi" w:cstheme="minorHAnsi"/>
                <w:sz w:val="22"/>
                <w:szCs w:val="22"/>
              </w:rPr>
            </w:pPr>
          </w:p>
          <w:p w14:paraId="4B72DC0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Groups: </w:t>
            </w:r>
          </w:p>
          <w:p w14:paraId="10703D2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1. mom who delivered preterm 24h-14 days after </w:t>
            </w:r>
            <w:proofErr w:type="spellStart"/>
            <w:r w:rsidRPr="008A184E">
              <w:rPr>
                <w:rFonts w:asciiTheme="minorHAnsi" w:hAnsiTheme="minorHAnsi" w:cstheme="minorHAnsi"/>
                <w:sz w:val="22"/>
                <w:szCs w:val="22"/>
              </w:rPr>
              <w:t>tx</w:t>
            </w:r>
            <w:proofErr w:type="spellEnd"/>
          </w:p>
          <w:p w14:paraId="3CE6F2F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2. who delivered 14d-after treatment but still delivered before term </w:t>
            </w:r>
          </w:p>
          <w:p w14:paraId="0304840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3.who received GC but delivered at term</w:t>
            </w:r>
          </w:p>
        </w:tc>
        <w:tc>
          <w:tcPr>
            <w:tcW w:w="6120" w:type="dxa"/>
          </w:tcPr>
          <w:p w14:paraId="5F49587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Fetuses  born 24hours-14 days after the GC treatment (preterm delivery) had reduced birth weight compared to fetuses born 14days post treatment until term (term pregnancies). </w:t>
            </w:r>
          </w:p>
          <w:p w14:paraId="1BD3538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difference between birth weight of GC treated fetuses at term and term controls (not treated with GC) </w:t>
            </w:r>
          </w:p>
          <w:p w14:paraId="1538366A" w14:textId="77777777" w:rsidR="002311EA" w:rsidRPr="008A184E" w:rsidRDefault="002311EA" w:rsidP="002D5882">
            <w:pPr>
              <w:rPr>
                <w:rFonts w:asciiTheme="minorHAnsi" w:hAnsiTheme="minorHAnsi" w:cstheme="minorHAnsi"/>
                <w:sz w:val="22"/>
                <w:szCs w:val="22"/>
              </w:rPr>
            </w:pPr>
          </w:p>
          <w:p w14:paraId="288C483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of fetuses delivered between 24h-14d after the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had significantly lower weights compared to placentas from 14d-term deliveries with GC.</w:t>
            </w:r>
          </w:p>
          <w:p w14:paraId="28BB394D" w14:textId="77777777" w:rsidR="002311EA" w:rsidRPr="008A184E" w:rsidRDefault="002311EA" w:rsidP="002D5882">
            <w:pPr>
              <w:rPr>
                <w:rFonts w:asciiTheme="minorHAnsi" w:hAnsiTheme="minorHAnsi" w:cstheme="minorHAnsi"/>
                <w:sz w:val="22"/>
                <w:szCs w:val="22"/>
              </w:rPr>
            </w:pPr>
          </w:p>
          <w:p w14:paraId="3192183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Uptake of 14CMeAIB by placental explants from GC treated moms who delivered 14d-term or at term after the treatment had reduced system A activity compared to placentas from preterm delivery.</w:t>
            </w:r>
          </w:p>
          <w:p w14:paraId="4CB7B645" w14:textId="77777777" w:rsidR="002311EA" w:rsidRPr="008A184E" w:rsidRDefault="002311EA" w:rsidP="002D5882">
            <w:pPr>
              <w:rPr>
                <w:rFonts w:asciiTheme="minorHAnsi" w:hAnsiTheme="minorHAnsi" w:cstheme="minorHAnsi"/>
                <w:sz w:val="22"/>
                <w:szCs w:val="22"/>
              </w:rPr>
            </w:pPr>
          </w:p>
          <w:p w14:paraId="3ED8491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from preterm delivery (24h-14d post GC) had no change in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uptake compared to control term placentas </w:t>
            </w:r>
          </w:p>
          <w:p w14:paraId="0A77B60B" w14:textId="77777777" w:rsidR="002311EA" w:rsidRPr="008A184E" w:rsidRDefault="002311EA" w:rsidP="002D5882">
            <w:pPr>
              <w:rPr>
                <w:rFonts w:asciiTheme="minorHAnsi" w:hAnsiTheme="minorHAnsi" w:cstheme="minorHAnsi"/>
                <w:sz w:val="22"/>
                <w:szCs w:val="22"/>
              </w:rPr>
            </w:pPr>
          </w:p>
          <w:p w14:paraId="2D8F858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of GC treated moms who delivered at term had significantly reduced system A transport compared to control term placentas. </w:t>
            </w:r>
          </w:p>
          <w:p w14:paraId="76039650" w14:textId="77777777" w:rsidR="002311EA" w:rsidRPr="008A184E" w:rsidRDefault="002311EA" w:rsidP="002D5882">
            <w:pPr>
              <w:rPr>
                <w:rFonts w:asciiTheme="minorHAnsi" w:hAnsiTheme="minorHAnsi" w:cstheme="minorHAnsi"/>
                <w:sz w:val="22"/>
                <w:szCs w:val="22"/>
              </w:rPr>
            </w:pPr>
          </w:p>
          <w:p w14:paraId="02AA735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Expression of placental AA transporters:  </w:t>
            </w:r>
          </w:p>
          <w:p w14:paraId="6016FF2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No effect of SNAT 1 or SNAT2</w:t>
            </w:r>
          </w:p>
          <w:p w14:paraId="6D4790B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SNAT4 gene expression was reduced in placentas of GC treated moms at term compared to GC treated placentas of fetuses born 14d-term after GC treatment </w:t>
            </w:r>
          </w:p>
          <w:p w14:paraId="6D880F54" w14:textId="77777777" w:rsidR="002311EA" w:rsidRPr="008A184E" w:rsidRDefault="002311EA" w:rsidP="002D5882">
            <w:pPr>
              <w:rPr>
                <w:rFonts w:asciiTheme="minorHAnsi" w:hAnsiTheme="minorHAnsi" w:cstheme="minorHAnsi"/>
                <w:sz w:val="22"/>
                <w:szCs w:val="22"/>
              </w:rPr>
            </w:pPr>
          </w:p>
        </w:tc>
      </w:tr>
      <w:tr w:rsidR="002311EA" w:rsidRPr="008A184E" w14:paraId="18D4F2E5" w14:textId="77777777" w:rsidTr="002D5882">
        <w:tc>
          <w:tcPr>
            <w:tcW w:w="1440" w:type="dxa"/>
          </w:tcPr>
          <w:p w14:paraId="5EADE27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(Mateos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p>
        </w:tc>
        <w:tc>
          <w:tcPr>
            <w:tcW w:w="3690" w:type="dxa"/>
          </w:tcPr>
          <w:p w14:paraId="4FD6E65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obtained from healthy women who delivered at term.  Placental explants cultured with or without GC hydrocortisone 1mg/ml (2.75 </w:t>
            </w:r>
            <w:proofErr w:type="spellStart"/>
            <w:r w:rsidRPr="008A184E">
              <w:rPr>
                <w:rFonts w:asciiTheme="minorHAnsi" w:hAnsiTheme="minorHAnsi" w:cstheme="minorHAnsi"/>
                <w:sz w:val="22"/>
                <w:szCs w:val="22"/>
              </w:rPr>
              <w:t>mM</w:t>
            </w:r>
            <w:proofErr w:type="spellEnd"/>
            <w:r w:rsidRPr="008A184E">
              <w:rPr>
                <w:rFonts w:asciiTheme="minorHAnsi" w:hAnsiTheme="minorHAnsi" w:cstheme="minorHAnsi"/>
                <w:sz w:val="22"/>
                <w:szCs w:val="22"/>
              </w:rPr>
              <w:t>)</w:t>
            </w:r>
          </w:p>
        </w:tc>
        <w:tc>
          <w:tcPr>
            <w:tcW w:w="6120" w:type="dxa"/>
          </w:tcPr>
          <w:p w14:paraId="024EBCD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incubated with 1mg/ml hydrocortisone had unchanged 3H-2DOG uptake, but higher concentrations of 2mg/ml and 20mg/ml showed reduced DOG uptake by 30-40% </w:t>
            </w:r>
          </w:p>
          <w:p w14:paraId="21B06BC3" w14:textId="77777777" w:rsidR="002311EA" w:rsidRPr="008A184E" w:rsidRDefault="002311EA" w:rsidP="002D5882">
            <w:pPr>
              <w:rPr>
                <w:rFonts w:asciiTheme="minorHAnsi" w:hAnsiTheme="minorHAnsi" w:cstheme="minorHAnsi"/>
                <w:sz w:val="22"/>
                <w:szCs w:val="22"/>
              </w:rPr>
            </w:pPr>
          </w:p>
          <w:p w14:paraId="0822ECE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Expression of GLUT1 was not changed with all concentrations </w:t>
            </w:r>
          </w:p>
          <w:p w14:paraId="3EE6912A" w14:textId="77777777" w:rsidR="002311EA" w:rsidRPr="008A184E" w:rsidRDefault="002311EA" w:rsidP="002D5882">
            <w:pPr>
              <w:rPr>
                <w:rFonts w:asciiTheme="minorHAnsi" w:hAnsiTheme="minorHAnsi" w:cstheme="minorHAnsi"/>
                <w:sz w:val="22"/>
                <w:szCs w:val="22"/>
              </w:rPr>
            </w:pPr>
          </w:p>
          <w:p w14:paraId="2E5BC3C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GLUT3 mRNA expression was increased with 2mg/ml incubation only</w:t>
            </w:r>
          </w:p>
          <w:p w14:paraId="1172D375" w14:textId="77777777" w:rsidR="002311EA" w:rsidRPr="008A184E" w:rsidRDefault="002311EA" w:rsidP="002D5882">
            <w:pPr>
              <w:rPr>
                <w:rFonts w:asciiTheme="minorHAnsi" w:hAnsiTheme="minorHAnsi" w:cstheme="minorHAnsi"/>
                <w:sz w:val="22"/>
                <w:szCs w:val="22"/>
              </w:rPr>
            </w:pPr>
          </w:p>
          <w:p w14:paraId="7D26F66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GLUT1 protein expression was increased at 1mg/ml, 2mg/ml and 20mg/ml of hydrocortisone </w:t>
            </w:r>
          </w:p>
          <w:p w14:paraId="5AC7075C" w14:textId="77777777" w:rsidR="002311EA" w:rsidRPr="008A184E" w:rsidRDefault="002311EA" w:rsidP="002D5882">
            <w:pPr>
              <w:rPr>
                <w:rFonts w:asciiTheme="minorHAnsi" w:hAnsiTheme="minorHAnsi" w:cstheme="minorHAnsi"/>
                <w:sz w:val="22"/>
                <w:szCs w:val="22"/>
              </w:rPr>
            </w:pPr>
          </w:p>
          <w:p w14:paraId="207234B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Fatty acid oxidation was reduced by 25%, 50% and 75% in explants treated with 1, 2 and 20 mg/ml, respectively </w:t>
            </w:r>
          </w:p>
          <w:p w14:paraId="585CC6E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Fatty acid esterification (to make TG or to undergo oxidation) was also reduced at all concentrations, consistent with the fact that there was less oxidation.</w:t>
            </w:r>
          </w:p>
          <w:p w14:paraId="7A46E913" w14:textId="77777777" w:rsidR="002311EA" w:rsidRPr="008A184E" w:rsidRDefault="002311EA" w:rsidP="002D5882">
            <w:pPr>
              <w:rPr>
                <w:rFonts w:asciiTheme="minorHAnsi" w:hAnsiTheme="minorHAnsi" w:cstheme="minorHAnsi"/>
                <w:sz w:val="22"/>
                <w:szCs w:val="22"/>
              </w:rPr>
            </w:pPr>
          </w:p>
          <w:p w14:paraId="0D686C5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Lipoprotein lipase activity was reduced significantly by 40% and 80% at 2 and 20 mg/ml doses, respectively (LPL is needed to allow uptake of fatty acids that will then become esterified and undergo oxidation or become TG)</w:t>
            </w:r>
          </w:p>
          <w:p w14:paraId="7A116247" w14:textId="77777777" w:rsidR="002311EA" w:rsidRPr="008A184E" w:rsidRDefault="002311EA" w:rsidP="002D5882">
            <w:pPr>
              <w:rPr>
                <w:rFonts w:asciiTheme="minorHAnsi" w:hAnsiTheme="minorHAnsi" w:cstheme="minorHAnsi"/>
                <w:sz w:val="22"/>
                <w:szCs w:val="22"/>
              </w:rPr>
            </w:pPr>
          </w:p>
          <w:p w14:paraId="07F436B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Mitochondrial activity in placental explants was significantly reduced at 20mg/ml only, but TUNEL analysis showed no differences in apoptosis </w:t>
            </w:r>
          </w:p>
          <w:p w14:paraId="3EE45E01" w14:textId="77777777" w:rsidR="002311EA" w:rsidRPr="008A184E" w:rsidRDefault="002311EA" w:rsidP="002D5882">
            <w:pPr>
              <w:rPr>
                <w:rFonts w:asciiTheme="minorHAnsi" w:hAnsiTheme="minorHAnsi" w:cstheme="minorHAnsi"/>
                <w:sz w:val="22"/>
                <w:szCs w:val="22"/>
              </w:rPr>
            </w:pPr>
          </w:p>
          <w:p w14:paraId="59F71D6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Hence, glucose and lipid uptake were reduced in placentas despite available nutrients </w:t>
            </w:r>
          </w:p>
          <w:p w14:paraId="783119B1" w14:textId="77777777" w:rsidR="002311EA" w:rsidRPr="008A184E" w:rsidRDefault="002311EA" w:rsidP="002D5882">
            <w:pPr>
              <w:rPr>
                <w:rFonts w:asciiTheme="minorHAnsi" w:hAnsiTheme="minorHAnsi" w:cstheme="minorHAnsi"/>
                <w:sz w:val="22"/>
                <w:szCs w:val="22"/>
              </w:rPr>
            </w:pPr>
          </w:p>
          <w:p w14:paraId="0EB38A7F" w14:textId="77777777" w:rsidR="002311EA" w:rsidRPr="008A184E" w:rsidRDefault="002311EA" w:rsidP="002D5882">
            <w:pPr>
              <w:rPr>
                <w:rFonts w:asciiTheme="minorHAnsi" w:hAnsiTheme="minorHAnsi" w:cstheme="minorHAnsi"/>
                <w:sz w:val="22"/>
                <w:szCs w:val="22"/>
              </w:rPr>
            </w:pPr>
          </w:p>
        </w:tc>
      </w:tr>
      <w:tr w:rsidR="002311EA" w:rsidRPr="008A184E" w14:paraId="481301A5" w14:textId="77777777" w:rsidTr="002D5882">
        <w:tc>
          <w:tcPr>
            <w:tcW w:w="1440" w:type="dxa"/>
          </w:tcPr>
          <w:p w14:paraId="3C76FCF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placenta.","type":"article-journal","volume":"28"},"uris":["http://www.mendeley.com/documents/?uuid=ca88723f-bdbf-3226-84be-f57ba728515a"]}],"mendeley":{"formattedCitation":"(Baisden &lt;i&gt;et al.&lt;/i&gt;, 2007)","plainTextFormattedCitation":"(Baisden et al., 2007)","previouslyFormattedCitation":"(Baisden &lt;i&gt;et al.&lt;/i&gt;, 2007)"},"properties":{"noteIndex":0},"schema":"https://github.com/citation-style-language/schema/raw/master/csl-citation.json"}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(Baisden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2007)</w:t>
            </w:r>
            <w:r w:rsidRPr="008A184E">
              <w:rPr>
                <w:rFonts w:asciiTheme="minorHAnsi" w:hAnsiTheme="minorHAnsi" w:cstheme="minorHAnsi"/>
                <w:sz w:val="22"/>
                <w:szCs w:val="22"/>
              </w:rPr>
              <w:fldChar w:fldCharType="end"/>
            </w:r>
          </w:p>
        </w:tc>
        <w:tc>
          <w:tcPr>
            <w:tcW w:w="3690" w:type="dxa"/>
          </w:tcPr>
          <w:p w14:paraId="3BD3EF1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Pregnant mice injected with 0.5mg/kg intraperitoneal dexamethasone on E15, E16 and E17 to mimic multiple course of antenatal GC treatment</w:t>
            </w:r>
          </w:p>
        </w:tc>
        <w:tc>
          <w:tcPr>
            <w:tcW w:w="6120" w:type="dxa"/>
          </w:tcPr>
          <w:p w14:paraId="4C88314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E20,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placentas were pale and weighed less. </w:t>
            </w:r>
          </w:p>
          <w:p w14:paraId="1FD653AC" w14:textId="77777777" w:rsidR="002311EA" w:rsidRPr="008A184E" w:rsidRDefault="002311EA" w:rsidP="002D5882">
            <w:pPr>
              <w:rPr>
                <w:rFonts w:asciiTheme="minorHAnsi" w:hAnsiTheme="minorHAnsi" w:cstheme="minorHAnsi"/>
                <w:sz w:val="22"/>
                <w:szCs w:val="22"/>
              </w:rPr>
            </w:pPr>
          </w:p>
          <w:p w14:paraId="7C54A4C7"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treatment was not associated with fetal death.</w:t>
            </w:r>
          </w:p>
          <w:p w14:paraId="56426871" w14:textId="77777777" w:rsidR="002311EA" w:rsidRPr="008A184E" w:rsidRDefault="002311EA" w:rsidP="002D5882">
            <w:pPr>
              <w:rPr>
                <w:rFonts w:asciiTheme="minorHAnsi" w:hAnsiTheme="minorHAnsi" w:cstheme="minorHAnsi"/>
                <w:sz w:val="22"/>
                <w:szCs w:val="22"/>
              </w:rPr>
            </w:pPr>
          </w:p>
          <w:p w14:paraId="4CADA48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Trophoblasts in labyrinth and junctional zones were swollen with loss of TB in junctional zone (marked by empty space in H&amp;E stain)</w:t>
            </w:r>
          </w:p>
          <w:p w14:paraId="3C8D6A9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Downregulation of 1212 genes and up-regulation of 1382 genes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decreased expression of genes involved in cell division with mixed responses on genes regulating glucose, cholesterol and steroid metabolism</w:t>
            </w:r>
          </w:p>
          <w:p w14:paraId="1840033F" w14:textId="77777777" w:rsidR="002311EA" w:rsidRPr="008A184E" w:rsidRDefault="002311EA" w:rsidP="002D5882">
            <w:pPr>
              <w:rPr>
                <w:rFonts w:asciiTheme="minorHAnsi" w:hAnsiTheme="minorHAnsi" w:cstheme="minorHAnsi"/>
                <w:sz w:val="22"/>
                <w:szCs w:val="22"/>
              </w:rPr>
            </w:pPr>
          </w:p>
          <w:p w14:paraId="6AC9452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difference in gene expression of </w:t>
            </w:r>
            <w:r w:rsidRPr="008A184E">
              <w:rPr>
                <w:rFonts w:asciiTheme="minorHAnsi" w:hAnsiTheme="minorHAnsi" w:cstheme="minorHAnsi"/>
                <w:i/>
                <w:sz w:val="22"/>
                <w:szCs w:val="22"/>
              </w:rPr>
              <w:t>Igf1 or 2</w:t>
            </w:r>
          </w:p>
          <w:p w14:paraId="466FBF84" w14:textId="77777777" w:rsidR="002311EA" w:rsidRPr="008A184E" w:rsidRDefault="002311EA" w:rsidP="002D5882">
            <w:pPr>
              <w:rPr>
                <w:rFonts w:asciiTheme="minorHAnsi" w:hAnsiTheme="minorHAnsi" w:cstheme="minorHAnsi"/>
                <w:sz w:val="22"/>
                <w:szCs w:val="22"/>
              </w:rPr>
            </w:pPr>
          </w:p>
        </w:tc>
      </w:tr>
      <w:tr w:rsidR="002311EA" w:rsidRPr="008A184E" w14:paraId="5FE27707" w14:textId="77777777" w:rsidTr="002D5882">
        <w:tc>
          <w:tcPr>
            <w:tcW w:w="1440" w:type="dxa"/>
          </w:tcPr>
          <w:p w14:paraId="1C32F6D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{"citationItems":[{"id":"ITEM-1","itemData":{"DOI":"10.1016/j.placenta.2013.02.002","ISSN":"01434004","PMID":"23465880","abstract":"UNLABELLED Betamethasone (BET) is a widely used treatment for women who are at high risk of preterm delivery. In sheep, BET-induced growth restriction was found to be associated with reduced placenta lactogen (PL), a key regulator of fetal growth. We therefore hypothesized that also in humans a single course of BET administration is associated with a reduction of PL, associated with a deceleration in fetal growth. OBJECTIVE To investigate effects of a single course of antenatal BET in humans on birth weight and PL. METHODS Women exposed to BET (2 × 12 mg; n = 44) with normally grown fetuses between 23 + 5 and 34 + 0 wks (weeks + days of gestation) who delivered between 23 + 5 to 42 + 0 wks were compared to gestational age-matched controls (n = 49). Maternal gestational blood samples were obtained before, during and after BET treatment and at the time of birth. MAIN OUTCOME MEASURES BET effects on fetal anthropometrics, placental morphometry and placental PL-protein and maternal plasma levels. RESULTS The mean duration of days between BET administration and birth was 52 days. BET treatment was associated with decreased birth weight (-18.2%), head circumference (-8.6%), body length (-6.0%), and placental width (-5.5%), as compared to controls. These changes were irrespective of possible maternal confounders (gestational age at birth, maternal age, maternal BMI gain during pregnancy, smoking etc.). However, neither PL-plasma levels within 48 h after BET treatment nor placental PL-protein levels and maternal plasma levels at birth were changed after BET treatment. In central regions of the placenta, BET treatment increased the circumference of syncytiotrophoblast nuclei by +4.7% and nucleus surface area by +9.4% compared to controls, but these changes were not related to placental PL-protein or maternal PL-plasma levels at birth. CONCLUSION A single course of BET treatment was accompanied with reduced fetal growth, but this growth restricting effect was not associated with altered placental or maternal plasma PL levels. Altered expression of PL appears not to be causal for BET-induced fetal growth restriction in the human.","author":[{"dropping-particle":"","family":"Braun","given":"T.","non-dropping-particle":"","parse-names":false,"suffix":""},{"dropping-particle":"","family":"Husar","given":"A.","non-dropping-particle":"","parse-names":false,"suffix":""},{"dropping-particle":"","family":"Challis","given":"J.R.G.","non-dropping-particle":"","parse-names":false,"suffix":""},{"dropping-particle":"","family":"Dudenhausen","given":"J.W.","non-dropping-particle":"","parse-names":false,"suffix":""},{"dropping-particle":"","family":"Henrich","given":"W.","non-dropping-particle":"","parse-names":false,"suffix":""},{"dropping-particle":"","family":"Plagemann","given":"A.","non-dropping-particle":"","parse-names":false,"suffix":""},{"dropping-particle":"","family":"Sloboda","given":"D.M.","non-dropping-particle":"","parse-names":false,"suffix":""}],"container-title":"Placenta","id":"ITEM-1","issue":"5","issued":{"date-parts":[["2013","5"]]},"page":"407-415","title":"Growth restricting effects of a single course of antenatal betamethasone treatment and the role of human placental lactogen","type":"article-journal","volume":"34"},"uris":["http://www.mendeley.com/documents/?uuid=31ebcad1-dd64-3723-9ef5-5d773f6b3452"]}],"mendeley":{"formattedCitation":"(Braun &lt;i&gt;et al.&lt;/i&gt;, 2013)","plainTextFormattedCitation":"(Braun et al., 2013)","previouslyFormattedCitation":"(Braun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(Braun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p>
        </w:tc>
        <w:tc>
          <w:tcPr>
            <w:tcW w:w="3690" w:type="dxa"/>
          </w:tcPr>
          <w:p w14:paraId="6A34CFD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Mothers who received a single course of betamethasone treatment during pregnancy </w:t>
            </w:r>
          </w:p>
          <w:p w14:paraId="0716C30D" w14:textId="77777777" w:rsidR="002311EA" w:rsidRPr="008A184E" w:rsidRDefault="002311EA" w:rsidP="002D5882">
            <w:pPr>
              <w:rPr>
                <w:rFonts w:asciiTheme="minorHAnsi" w:hAnsiTheme="minorHAnsi" w:cstheme="minorHAnsi"/>
                <w:sz w:val="22"/>
                <w:szCs w:val="22"/>
              </w:rPr>
            </w:pPr>
          </w:p>
          <w:p w14:paraId="0F458FE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Single course is 2 x 12 mg betamethasone in 2 consecutive days given intramuscularly  </w:t>
            </w:r>
          </w:p>
          <w:p w14:paraId="7AAF7ED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Collected maternal plasma at 4 timepoints: </w:t>
            </w:r>
          </w:p>
          <w:p w14:paraId="39A2E99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1.prior to first GC administration</w:t>
            </w:r>
          </w:p>
          <w:p w14:paraId="39E7D8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24 hours after first GC administration and right before the second dose of 12mg betamethasone</w:t>
            </w:r>
          </w:p>
          <w:p w14:paraId="0E643C7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3. 48 hours after the first GC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(24h after second dose)</w:t>
            </w:r>
          </w:p>
          <w:p w14:paraId="367011B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4. Finally, one sample collected during delivery at 4-5cm cervical dilation </w:t>
            </w:r>
          </w:p>
          <w:p w14:paraId="0464A90C" w14:textId="77777777" w:rsidR="002311EA" w:rsidRPr="008A184E" w:rsidRDefault="002311EA" w:rsidP="002D5882">
            <w:pPr>
              <w:rPr>
                <w:rFonts w:asciiTheme="minorHAnsi" w:hAnsiTheme="minorHAnsi" w:cstheme="minorHAnsi"/>
                <w:sz w:val="22"/>
                <w:szCs w:val="22"/>
              </w:rPr>
            </w:pPr>
          </w:p>
        </w:tc>
        <w:tc>
          <w:tcPr>
            <w:tcW w:w="6120" w:type="dxa"/>
          </w:tcPr>
          <w:p w14:paraId="24B5E5B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Single Betamethasone treatment was associated with reduced fetal growth and reduced head circumference.</w:t>
            </w:r>
          </w:p>
          <w:p w14:paraId="713B35DC" w14:textId="77777777" w:rsidR="002311EA" w:rsidRPr="008A184E" w:rsidRDefault="002311EA" w:rsidP="002D5882">
            <w:pPr>
              <w:rPr>
                <w:rFonts w:asciiTheme="minorHAnsi" w:hAnsiTheme="minorHAnsi" w:cstheme="minorHAnsi"/>
                <w:sz w:val="22"/>
                <w:szCs w:val="22"/>
              </w:rPr>
            </w:pPr>
          </w:p>
          <w:p w14:paraId="078E2D9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Birth weight was reduced by 18.2% after betamethasone. </w:t>
            </w:r>
          </w:p>
          <w:p w14:paraId="7477A649" w14:textId="77777777" w:rsidR="002311EA" w:rsidRPr="008A184E" w:rsidRDefault="002311EA" w:rsidP="002D5882">
            <w:pPr>
              <w:rPr>
                <w:rFonts w:asciiTheme="minorHAnsi" w:hAnsiTheme="minorHAnsi" w:cstheme="minorHAnsi"/>
                <w:sz w:val="22"/>
                <w:szCs w:val="22"/>
              </w:rPr>
            </w:pPr>
          </w:p>
          <w:p w14:paraId="2D3333B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Placental width was reduced by 5.5% with insignificant but reduced surface area by 14.7%</w:t>
            </w:r>
          </w:p>
          <w:p w14:paraId="205383E4" w14:textId="77777777" w:rsidR="002311EA" w:rsidRPr="008A184E" w:rsidRDefault="002311EA" w:rsidP="002D5882">
            <w:pPr>
              <w:rPr>
                <w:rFonts w:asciiTheme="minorHAnsi" w:hAnsiTheme="minorHAnsi" w:cstheme="minorHAnsi"/>
                <w:sz w:val="22"/>
                <w:szCs w:val="22"/>
              </w:rPr>
            </w:pPr>
          </w:p>
          <w:p w14:paraId="3EF7933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Birth weight was positively associated with placental surface area.</w:t>
            </w:r>
          </w:p>
          <w:p w14:paraId="3AD6EF68" w14:textId="77777777" w:rsidR="002311EA" w:rsidRPr="008A184E" w:rsidRDefault="002311EA" w:rsidP="002D5882">
            <w:pPr>
              <w:rPr>
                <w:rFonts w:asciiTheme="minorHAnsi" w:hAnsiTheme="minorHAnsi" w:cstheme="minorHAnsi"/>
                <w:sz w:val="22"/>
                <w:szCs w:val="22"/>
              </w:rPr>
            </w:pPr>
          </w:p>
          <w:p w14:paraId="62AB477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Betamethasone increased STB cell circumference and cell surface.</w:t>
            </w:r>
          </w:p>
        </w:tc>
      </w:tr>
      <w:tr w:rsidR="002311EA" w:rsidRPr="008A184E" w14:paraId="750D9A5E" w14:textId="77777777" w:rsidTr="002D5882">
        <w:tc>
          <w:tcPr>
            <w:tcW w:w="1440" w:type="dxa"/>
          </w:tcPr>
          <w:p w14:paraId="0DFD219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(Langdown &amp; Sugden, 2001)</w:t>
            </w:r>
            <w:r w:rsidRPr="008A184E">
              <w:rPr>
                <w:rFonts w:asciiTheme="minorHAnsi" w:hAnsiTheme="minorHAnsi" w:cstheme="minorHAnsi"/>
                <w:sz w:val="22"/>
                <w:szCs w:val="22"/>
              </w:rPr>
              <w:fldChar w:fldCharType="end"/>
            </w:r>
          </w:p>
        </w:tc>
        <w:tc>
          <w:tcPr>
            <w:tcW w:w="3690" w:type="dxa"/>
          </w:tcPr>
          <w:p w14:paraId="42FF1DE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Pregnant rats given dexamethasone by subcutaneous infusion at E15 via a pump at a dose of 100 or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/kg body </w:t>
            </w:r>
            <w:proofErr w:type="spellStart"/>
            <w:r w:rsidRPr="008A184E">
              <w:rPr>
                <w:rFonts w:asciiTheme="minorHAnsi" w:hAnsiTheme="minorHAnsi" w:cstheme="minorHAnsi"/>
                <w:sz w:val="22"/>
                <w:szCs w:val="22"/>
              </w:rPr>
              <w:t>wt</w:t>
            </w:r>
            <w:proofErr w:type="spellEnd"/>
            <w:r w:rsidRPr="008A184E">
              <w:rPr>
                <w:rFonts w:asciiTheme="minorHAnsi" w:hAnsiTheme="minorHAnsi" w:cstheme="minorHAnsi"/>
                <w:sz w:val="22"/>
                <w:szCs w:val="22"/>
              </w:rPr>
              <w:t>/day</w:t>
            </w:r>
          </w:p>
          <w:p w14:paraId="502A5A7E" w14:textId="77777777" w:rsidR="002311EA" w:rsidRPr="008A184E" w:rsidRDefault="002311EA" w:rsidP="002D5882">
            <w:pPr>
              <w:rPr>
                <w:rFonts w:asciiTheme="minorHAnsi" w:hAnsiTheme="minorHAnsi" w:cstheme="minorHAnsi"/>
                <w:sz w:val="22"/>
                <w:szCs w:val="22"/>
              </w:rPr>
            </w:pPr>
          </w:p>
          <w:p w14:paraId="03DE632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Sac at E21</w:t>
            </w:r>
          </w:p>
        </w:tc>
        <w:tc>
          <w:tcPr>
            <w:tcW w:w="6120" w:type="dxa"/>
          </w:tcPr>
          <w:p w14:paraId="058D83D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Reduced fetal and placental weights that was dose-dependent, the 200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dose had a larger impact on weight reduction </w:t>
            </w:r>
          </w:p>
          <w:p w14:paraId="21069D74" w14:textId="77777777" w:rsidR="002311EA" w:rsidRPr="008A184E" w:rsidRDefault="002311EA" w:rsidP="002D5882">
            <w:pPr>
              <w:rPr>
                <w:rFonts w:asciiTheme="minorHAnsi" w:hAnsiTheme="minorHAnsi" w:cstheme="minorHAnsi"/>
                <w:sz w:val="22"/>
                <w:szCs w:val="22"/>
              </w:rPr>
            </w:pPr>
          </w:p>
          <w:p w14:paraId="15D32B4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effect of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on gestation length or offspring number or viability</w:t>
            </w:r>
          </w:p>
          <w:p w14:paraId="61302F36" w14:textId="77777777" w:rsidR="002311EA" w:rsidRPr="008A184E" w:rsidRDefault="002311EA" w:rsidP="002D5882">
            <w:pPr>
              <w:rPr>
                <w:rFonts w:asciiTheme="minorHAnsi" w:hAnsiTheme="minorHAnsi" w:cstheme="minorHAnsi"/>
                <w:sz w:val="22"/>
                <w:szCs w:val="22"/>
              </w:rPr>
            </w:pPr>
          </w:p>
          <w:p w14:paraId="1090247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Maternal blood showed higher but insignificant blood glucose when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treated at 200 dose. </w:t>
            </w:r>
          </w:p>
          <w:p w14:paraId="04D336F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Fetal hypoglycemia was evident and showed 36% and 49% reduction in fetal plasma glucose at 100 and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respectively. </w:t>
            </w:r>
          </w:p>
          <w:p w14:paraId="35F00D0D" w14:textId="77777777" w:rsidR="002311EA" w:rsidRPr="008A184E" w:rsidRDefault="002311EA" w:rsidP="002D5882">
            <w:pPr>
              <w:rPr>
                <w:rFonts w:asciiTheme="minorHAnsi" w:hAnsiTheme="minorHAnsi" w:cstheme="minorHAnsi"/>
                <w:sz w:val="22"/>
                <w:szCs w:val="22"/>
              </w:rPr>
            </w:pPr>
          </w:p>
          <w:p w14:paraId="5531807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Increase in placental GLUT1 protein expression by 1.6 and 1.9 fold at 100 and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/kg/day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doses, respectively. </w:t>
            </w:r>
          </w:p>
          <w:p w14:paraId="671A3FC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Increased GLUT3 protein expression by 2.3 fold only with the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dose. </w:t>
            </w:r>
          </w:p>
        </w:tc>
      </w:tr>
      <w:tr w:rsidR="002311EA" w:rsidRPr="008A184E" w14:paraId="20077801" w14:textId="77777777" w:rsidTr="002D5882">
        <w:tc>
          <w:tcPr>
            <w:tcW w:w="1440" w:type="dxa"/>
          </w:tcPr>
          <w:p w14:paraId="25E809A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(Dupouy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1987)</w:t>
            </w:r>
            <w:r w:rsidRPr="008A184E">
              <w:rPr>
                <w:rFonts w:asciiTheme="minorHAnsi" w:hAnsiTheme="minorHAnsi" w:cstheme="minorHAnsi"/>
                <w:sz w:val="22"/>
                <w:szCs w:val="22"/>
              </w:rPr>
              <w:fldChar w:fldCharType="end"/>
            </w:r>
          </w:p>
        </w:tc>
        <w:tc>
          <w:tcPr>
            <w:tcW w:w="3690" w:type="dxa"/>
          </w:tcPr>
          <w:p w14:paraId="51C6142B"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treated rats at E15 till E21 with dexamethasone acetate in drinking water at 10ug/ml dose</w:t>
            </w:r>
          </w:p>
        </w:tc>
        <w:tc>
          <w:tcPr>
            <w:tcW w:w="6120" w:type="dxa"/>
          </w:tcPr>
          <w:p w14:paraId="370095A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21 day old rats offspring from stressed dams showed reduced headless body weight (- 66%)</w:t>
            </w:r>
          </w:p>
          <w:p w14:paraId="2C7B08CE" w14:textId="77777777" w:rsidR="002311EA" w:rsidRPr="008A184E" w:rsidRDefault="002311EA" w:rsidP="002D5882">
            <w:pPr>
              <w:rPr>
                <w:rFonts w:asciiTheme="minorHAnsi" w:hAnsiTheme="minorHAnsi" w:cstheme="minorHAnsi"/>
                <w:sz w:val="22"/>
                <w:szCs w:val="22"/>
              </w:rPr>
            </w:pPr>
          </w:p>
          <w:p w14:paraId="070DA37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Lower offspring hypothalamic Corticotropin releasing factor content and concentration from 21-day old rats of stressed dams (-57 and -67%, respectively )</w:t>
            </w:r>
          </w:p>
          <w:p w14:paraId="314439BC" w14:textId="77777777" w:rsidR="002311EA" w:rsidRPr="008A184E" w:rsidRDefault="002311EA" w:rsidP="002D5882">
            <w:pPr>
              <w:rPr>
                <w:rFonts w:asciiTheme="minorHAnsi" w:hAnsiTheme="minorHAnsi" w:cstheme="minorHAnsi"/>
                <w:sz w:val="22"/>
                <w:szCs w:val="22"/>
              </w:rPr>
            </w:pPr>
          </w:p>
          <w:p w14:paraId="2167BBA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Lower pituitary ACTH content (-93 %) and lower plasma ACTH levels.</w:t>
            </w:r>
          </w:p>
          <w:p w14:paraId="23971E7C" w14:textId="77777777" w:rsidR="002311EA" w:rsidRPr="008A184E" w:rsidRDefault="002311EA" w:rsidP="002D5882">
            <w:pPr>
              <w:rPr>
                <w:rFonts w:asciiTheme="minorHAnsi" w:hAnsiTheme="minorHAnsi" w:cstheme="minorHAnsi"/>
                <w:sz w:val="22"/>
                <w:szCs w:val="22"/>
              </w:rPr>
            </w:pPr>
          </w:p>
          <w:p w14:paraId="7779379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Lower adrenal corticosterone concentrations (-74%) and lower plasma corticosterone levels.</w:t>
            </w:r>
          </w:p>
          <w:p w14:paraId="00566CB5" w14:textId="77777777" w:rsidR="002311EA" w:rsidRPr="008A184E" w:rsidRDefault="002311EA" w:rsidP="002D5882">
            <w:pPr>
              <w:rPr>
                <w:rFonts w:asciiTheme="minorHAnsi" w:hAnsiTheme="minorHAnsi" w:cstheme="minorHAnsi"/>
                <w:sz w:val="22"/>
                <w:szCs w:val="22"/>
              </w:rPr>
            </w:pPr>
          </w:p>
          <w:p w14:paraId="0E950EE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Severe atrophy of adrenals with reduced absolute adrenal weight (- 83%) and reduced relative adrenal to body weight </w:t>
            </w:r>
          </w:p>
          <w:p w14:paraId="076A9CA1" w14:textId="77777777" w:rsidR="002311EA" w:rsidRPr="008A184E" w:rsidRDefault="002311EA" w:rsidP="002D5882">
            <w:pPr>
              <w:rPr>
                <w:rFonts w:asciiTheme="minorHAnsi" w:hAnsiTheme="minorHAnsi" w:cstheme="minorHAnsi"/>
                <w:sz w:val="22"/>
                <w:szCs w:val="22"/>
              </w:rPr>
            </w:pPr>
          </w:p>
        </w:tc>
      </w:tr>
      <w:tr w:rsidR="002311EA" w:rsidRPr="008A184E" w14:paraId="2F5EB039" w14:textId="77777777" w:rsidTr="002D5882">
        <w:tc>
          <w:tcPr>
            <w:tcW w:w="1440" w:type="dxa"/>
          </w:tcPr>
          <w:p w14:paraId="59938E2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{"citationItems":[{"id":"ITEM-1","itemData":{"DOI":"10.1677/joe.1.06039","ISSN":"0022-0795","PMID":"15845918","abstract":"&lt;p&gt;Intrauterine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apoptosis.&lt;/p&gt;","author":[{"dropping-particle":"","family":"Ain","given":"Rupasri","non-dropping-particle":"","parse-names":false,"suffix":""},{"dropping-particle":"","family":"Canham","given":"Lindsey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Endocrinology","id":"ITEM-1","issue":"2","issued":{"date-parts":[["2005","5"]]},"page":"253-263","title":"Dexamethasone-induced intrauterine growth restriction impacts the placental prolactin family, insulin-like growth factor-II and the Akt signaling pathway","type":"article-journal","volume":"185"},"uris":["http://www.mendeley.com/documents/?uuid=1f8ea335-56ff-3c12-a30c-29aee68e8724"]}],"mendeley":{"formattedCitation":"(Ain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p>
        </w:tc>
        <w:tc>
          <w:tcPr>
            <w:tcW w:w="3690" w:type="dxa"/>
          </w:tcPr>
          <w:p w14:paraId="0CC0EDF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Rats injected subcutaneously with 100ug dexamethasone acetate in 0.1% ethanol at E13.</w:t>
            </w:r>
          </w:p>
          <w:p w14:paraId="607521D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Pump was then implanted to release 200ug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acetate/kg body </w:t>
            </w:r>
            <w:proofErr w:type="spellStart"/>
            <w:r w:rsidRPr="008A184E">
              <w:rPr>
                <w:rFonts w:asciiTheme="minorHAnsi" w:hAnsiTheme="minorHAnsi" w:cstheme="minorHAnsi"/>
                <w:sz w:val="22"/>
                <w:szCs w:val="22"/>
              </w:rPr>
              <w:t>wt</w:t>
            </w:r>
            <w:proofErr w:type="spellEnd"/>
            <w:r w:rsidRPr="008A184E">
              <w:rPr>
                <w:rFonts w:asciiTheme="minorHAnsi" w:hAnsiTheme="minorHAnsi" w:cstheme="minorHAnsi"/>
                <w:sz w:val="22"/>
                <w:szCs w:val="22"/>
              </w:rPr>
              <w:t xml:space="preserve">/day </w:t>
            </w:r>
          </w:p>
          <w:p w14:paraId="08A05FD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Sac on E20</w:t>
            </w:r>
          </w:p>
        </w:tc>
        <w:tc>
          <w:tcPr>
            <w:tcW w:w="6120" w:type="dxa"/>
          </w:tcPr>
          <w:p w14:paraId="0B8A9FEB"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did not affect litter size or fetal viability.</w:t>
            </w:r>
          </w:p>
          <w:p w14:paraId="6025ACC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Significant reduction of fetal and placental weights.</w:t>
            </w:r>
          </w:p>
          <w:p w14:paraId="2062F151" w14:textId="77777777" w:rsidR="002311EA" w:rsidRPr="008A184E" w:rsidRDefault="002311EA" w:rsidP="002D5882">
            <w:pPr>
              <w:rPr>
                <w:rFonts w:asciiTheme="minorHAnsi" w:hAnsiTheme="minorHAnsi" w:cstheme="minorHAnsi"/>
                <w:sz w:val="22"/>
                <w:szCs w:val="22"/>
              </w:rPr>
            </w:pPr>
          </w:p>
          <w:p w14:paraId="0ED076C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Decrease of junctional zone.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 xml:space="preserve">mRNA expression but no effect on it in labyrinth zone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can be a contributor to placental growth restriction </w:t>
            </w:r>
          </w:p>
          <w:p w14:paraId="6E69C5FF" w14:textId="77777777" w:rsidR="002311EA" w:rsidRPr="008A184E" w:rsidRDefault="002311EA" w:rsidP="002D5882">
            <w:pPr>
              <w:rPr>
                <w:rFonts w:asciiTheme="minorHAnsi" w:hAnsiTheme="minorHAnsi" w:cstheme="minorHAnsi"/>
                <w:sz w:val="22"/>
                <w:szCs w:val="22"/>
              </w:rPr>
            </w:pPr>
          </w:p>
          <w:p w14:paraId="6ADDC4B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Decrease protein expression of phosphorylated/active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but no effect on total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attenuated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signaling</w:t>
            </w:r>
          </w:p>
          <w:p w14:paraId="58CF9A48" w14:textId="77777777" w:rsidR="002311EA" w:rsidRPr="008A184E" w:rsidRDefault="002311EA" w:rsidP="002D5882">
            <w:pPr>
              <w:rPr>
                <w:rFonts w:asciiTheme="minorHAnsi" w:hAnsiTheme="minorHAnsi" w:cstheme="minorHAnsi"/>
                <w:sz w:val="22"/>
                <w:szCs w:val="22"/>
              </w:rPr>
            </w:pPr>
          </w:p>
        </w:tc>
      </w:tr>
      <w:tr w:rsidR="002311EA" w:rsidRPr="008A184E" w14:paraId="4A9F54D2" w14:textId="77777777" w:rsidTr="002D5882">
        <w:tc>
          <w:tcPr>
            <w:tcW w:w="1440" w:type="dxa"/>
          </w:tcPr>
          <w:p w14:paraId="49224CD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(Lesage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2004)</w:t>
            </w:r>
            <w:r w:rsidRPr="008A184E">
              <w:rPr>
                <w:rFonts w:asciiTheme="minorHAnsi" w:hAnsiTheme="minorHAnsi" w:cstheme="minorHAnsi"/>
                <w:sz w:val="22"/>
                <w:szCs w:val="22"/>
              </w:rPr>
              <w:fldChar w:fldCharType="end"/>
            </w:r>
          </w:p>
        </w:tc>
        <w:tc>
          <w:tcPr>
            <w:tcW w:w="3690" w:type="dxa"/>
          </w:tcPr>
          <w:p w14:paraId="43EAA61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Rats exposed to stress by being in a plastic cylinder in a lighted environment 3x/day for 45 minutes each during last week of gestation. </w:t>
            </w:r>
          </w:p>
          <w:p w14:paraId="1BF21C2B" w14:textId="77777777" w:rsidR="002311EA" w:rsidRPr="008A184E" w:rsidRDefault="002311EA" w:rsidP="002D5882">
            <w:pPr>
              <w:rPr>
                <w:rFonts w:asciiTheme="minorHAnsi" w:hAnsiTheme="minorHAnsi" w:cstheme="minorHAnsi"/>
                <w:sz w:val="22"/>
                <w:szCs w:val="22"/>
              </w:rPr>
            </w:pPr>
          </w:p>
          <w:p w14:paraId="322F5B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Sac at E20</w:t>
            </w:r>
          </w:p>
        </w:tc>
        <w:tc>
          <w:tcPr>
            <w:tcW w:w="6120" w:type="dxa"/>
          </w:tcPr>
          <w:p w14:paraId="5DD0CC0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Fetuses of stressed dams had reduced body weights in males and females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IUGR</w:t>
            </w:r>
          </w:p>
          <w:p w14:paraId="2E30598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Fetal plasma glucose and corticosterone levels were reduced but leptin was unchanged. </w:t>
            </w:r>
          </w:p>
          <w:p w14:paraId="0FE744DF" w14:textId="77777777" w:rsidR="002311EA" w:rsidRPr="008A184E" w:rsidRDefault="002311EA" w:rsidP="002D5882">
            <w:pPr>
              <w:rPr>
                <w:rFonts w:asciiTheme="minorHAnsi" w:hAnsiTheme="minorHAnsi" w:cstheme="minorHAnsi"/>
                <w:sz w:val="22"/>
                <w:szCs w:val="22"/>
              </w:rPr>
            </w:pPr>
          </w:p>
          <w:p w14:paraId="3649D4A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Effect of antenatal stress on offspring: </w:t>
            </w:r>
          </w:p>
          <w:p w14:paraId="4970335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t>24-month old male rats had unchanged weights after antenatal exposure of stress</w:t>
            </w:r>
          </w:p>
          <w:p w14:paraId="706E18D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Basal plasma corticosterone levels were higher but not significant </w:t>
            </w:r>
          </w:p>
          <w:p w14:paraId="4ABC15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Plasma leptin was reduced </w:t>
            </w:r>
          </w:p>
          <w:p w14:paraId="2CA1D78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OGTT showed higher plasma glucose levels in antenatally stressed rats at all timepoints (0, 60 and 120 minutes tested), but insulin secretion was similar.</w:t>
            </w:r>
          </w:p>
          <w:p w14:paraId="57D612E2" w14:textId="77777777" w:rsidR="002311EA" w:rsidRPr="008A184E" w:rsidRDefault="002311EA" w:rsidP="002D5882">
            <w:pPr>
              <w:rPr>
                <w:rFonts w:asciiTheme="minorHAnsi" w:hAnsiTheme="minorHAnsi" w:cstheme="minorHAnsi"/>
                <w:sz w:val="22"/>
                <w:szCs w:val="22"/>
              </w:rPr>
            </w:pPr>
          </w:p>
        </w:tc>
      </w:tr>
    </w:tbl>
    <w:p w14:paraId="5D85EBA2" w14:textId="77777777" w:rsidR="002311EA" w:rsidRPr="008A184E" w:rsidRDefault="002311EA" w:rsidP="002311EA">
      <w:pPr>
        <w:rPr>
          <w:rFonts w:asciiTheme="minorHAnsi" w:hAnsiTheme="minorHAnsi" w:cstheme="minorHAnsi"/>
        </w:rPr>
      </w:pPr>
    </w:p>
    <w:p w14:paraId="6F001B8A" w14:textId="209A1C46" w:rsidR="001605D8" w:rsidRPr="008A184E" w:rsidRDefault="001605D8" w:rsidP="00AE534E">
      <w:pPr>
        <w:pStyle w:val="Heading4"/>
        <w:rPr>
          <w:rFonts w:asciiTheme="minorHAnsi" w:hAnsiTheme="minorHAnsi" w:cstheme="minorHAnsi"/>
          <w:sz w:val="22"/>
          <w:szCs w:val="22"/>
        </w:rPr>
      </w:pPr>
      <w:r w:rsidRPr="008A184E">
        <w:rPr>
          <w:rFonts w:asciiTheme="minorHAnsi" w:hAnsiTheme="minorHAnsi" w:cstheme="minorHAnsi"/>
        </w:rPr>
        <w:br w:type="page"/>
      </w:r>
    </w:p>
    <w:p w14:paraId="4C6311E7" w14:textId="44358389" w:rsidR="00487EC4" w:rsidRPr="008A184E" w:rsidRDefault="00A4084D"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rPr>
        <w:lastRenderedPageBreak/>
        <w:fldChar w:fldCharType="begin" w:fldLock="1"/>
      </w:r>
      <w:r w:rsidRPr="008A184E">
        <w:rPr>
          <w:rFonts w:asciiTheme="minorHAnsi" w:hAnsiTheme="minorHAnsi" w:cstheme="minorHAnsi"/>
        </w:rPr>
        <w:instrText xml:space="preserve">ADDIN Mendeley Bibliography CSL_BIBLIOGRAPHY </w:instrText>
      </w:r>
      <w:r w:rsidRPr="008A184E">
        <w:rPr>
          <w:rFonts w:asciiTheme="minorHAnsi" w:hAnsiTheme="minorHAnsi" w:cstheme="minorHAnsi"/>
        </w:rPr>
        <w:fldChar w:fldCharType="separate"/>
      </w:r>
      <w:r w:rsidR="00487EC4" w:rsidRPr="008A184E">
        <w:rPr>
          <w:rFonts w:asciiTheme="minorHAnsi" w:hAnsiTheme="minorHAnsi" w:cstheme="minorHAnsi"/>
          <w:noProof/>
        </w:rPr>
        <w:t xml:space="preserve">Ain R, Canham LN &amp; Soares MJ (2005). Dexamethasone-induced intrauterine growth restriction impacts the placental prolactin family, insulin-like growth factor-II and the Akt signaling pathway. </w:t>
      </w:r>
      <w:r w:rsidR="00487EC4" w:rsidRPr="008A184E">
        <w:rPr>
          <w:rFonts w:asciiTheme="minorHAnsi" w:hAnsiTheme="minorHAnsi" w:cstheme="minorHAnsi"/>
          <w:i/>
          <w:iCs/>
          <w:noProof/>
        </w:rPr>
        <w:t>J Endocrinol</w:t>
      </w:r>
      <w:r w:rsidR="00487EC4" w:rsidRPr="008A184E">
        <w:rPr>
          <w:rFonts w:asciiTheme="minorHAnsi" w:hAnsiTheme="minorHAnsi" w:cstheme="minorHAnsi"/>
          <w:noProof/>
        </w:rPr>
        <w:t xml:space="preserve"> </w:t>
      </w:r>
      <w:r w:rsidR="00487EC4" w:rsidRPr="008A184E">
        <w:rPr>
          <w:rFonts w:asciiTheme="minorHAnsi" w:hAnsiTheme="minorHAnsi" w:cstheme="minorHAnsi"/>
          <w:b/>
          <w:bCs/>
          <w:noProof/>
        </w:rPr>
        <w:t>185,</w:t>
      </w:r>
      <w:r w:rsidR="00487EC4" w:rsidRPr="008A184E">
        <w:rPr>
          <w:rFonts w:asciiTheme="minorHAnsi" w:hAnsiTheme="minorHAnsi" w:cstheme="minorHAnsi"/>
          <w:noProof/>
        </w:rPr>
        <w:t xml:space="preserve"> 253–263.</w:t>
      </w:r>
    </w:p>
    <w:p w14:paraId="0FB2A523"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Alexander N, Rosenlöcher F, Stalder T, Linke J, Distler W, Morgner J &amp; Kirschbaum C (2012). Impact of Antenatal Synthetic Glucocorticoid Exposure on Endocrine Stress Reactivity in Term-Born Children.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97,</w:t>
      </w:r>
      <w:r w:rsidRPr="008A184E">
        <w:rPr>
          <w:rFonts w:asciiTheme="minorHAnsi" w:hAnsiTheme="minorHAnsi" w:cstheme="minorHAnsi"/>
          <w:noProof/>
        </w:rPr>
        <w:t xml:space="preserve"> 3538–3544.</w:t>
      </w:r>
    </w:p>
    <w:p w14:paraId="5375D780"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Andrade SE, Gurwitz JH, Davis RL, Chan KA, Finkelstein JA, Fortman K, Mcphillips H, Raebel MA, Roblin D, Smith DH, Yood MU, Morse AN &amp; Platt R (2004). Prescription drug use in pregnancy. </w:t>
      </w:r>
      <w:r w:rsidRPr="008A184E">
        <w:rPr>
          <w:rFonts w:asciiTheme="minorHAnsi" w:hAnsiTheme="minorHAnsi" w:cstheme="minorHAnsi"/>
          <w:i/>
          <w:iCs/>
          <w:noProof/>
        </w:rPr>
        <w:t>Am J Obstet Gynecol</w:t>
      </w:r>
      <w:r w:rsidRPr="008A184E">
        <w:rPr>
          <w:rFonts w:asciiTheme="minorHAnsi" w:hAnsiTheme="minorHAnsi" w:cstheme="minorHAnsi"/>
          <w:noProof/>
        </w:rPr>
        <w:t xml:space="preserve"> </w:t>
      </w:r>
      <w:r w:rsidRPr="008A184E">
        <w:rPr>
          <w:rFonts w:asciiTheme="minorHAnsi" w:hAnsiTheme="minorHAnsi" w:cstheme="minorHAnsi"/>
          <w:b/>
          <w:bCs/>
          <w:noProof/>
        </w:rPr>
        <w:t>191,</w:t>
      </w:r>
      <w:r w:rsidRPr="008A184E">
        <w:rPr>
          <w:rFonts w:asciiTheme="minorHAnsi" w:hAnsiTheme="minorHAnsi" w:cstheme="minorHAnsi"/>
          <w:noProof/>
        </w:rPr>
        <w:t xml:space="preserve"> 398–407.</w:t>
      </w:r>
    </w:p>
    <w:p w14:paraId="6AD934A5"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Audette MC, Challis JRG, Jones RL, Sibley CP &amp; Matthews SG (2011). Antenatal Dexamethasone Treatment in Midgestation Reduces System A-Mediated Transport in the Late-Gestation Murine Placenta. ; DOI: 10.1210/en.2011-0104.</w:t>
      </w:r>
    </w:p>
    <w:p w14:paraId="29C59468"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Audette MC, Challis JRG, Jones RL, Sibley CP &amp; Matthews SG (2014). Synthetic Glucocorticoid Reduces Human Placental System A Transport in Women Treated With Antenatal Therapy.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99,</w:t>
      </w:r>
      <w:r w:rsidRPr="008A184E">
        <w:rPr>
          <w:rFonts w:asciiTheme="minorHAnsi" w:hAnsiTheme="minorHAnsi" w:cstheme="minorHAnsi"/>
          <w:noProof/>
        </w:rPr>
        <w:t xml:space="preserve"> E2226–E2233.</w:t>
      </w:r>
    </w:p>
    <w:p w14:paraId="1BDB1401"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Audette MC, Greenwood SL, Sibley CP, Jones CJP, Challis JRG, Matthews SG &amp; Jones RL (2010). Dexamethasone stimulates placental system A transport and trophoblast differentiation in term villous explants.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31,</w:t>
      </w:r>
      <w:r w:rsidRPr="008A184E">
        <w:rPr>
          <w:rFonts w:asciiTheme="minorHAnsi" w:hAnsiTheme="minorHAnsi" w:cstheme="minorHAnsi"/>
          <w:noProof/>
        </w:rPr>
        <w:t xml:space="preserve"> 97–105.</w:t>
      </w:r>
    </w:p>
    <w:p w14:paraId="3E9B2302"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Baisden B, Sonne S, Joshi RM, Ganapathy V &amp; Shekhawat PS (2007). Antenatal dexamethasone treatment leads to changes in gene expression in a murine late placenta.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28,</w:t>
      </w:r>
      <w:r w:rsidRPr="008A184E">
        <w:rPr>
          <w:rFonts w:asciiTheme="minorHAnsi" w:hAnsiTheme="minorHAnsi" w:cstheme="minorHAnsi"/>
          <w:noProof/>
        </w:rPr>
        <w:t xml:space="preserve"> 1082–1090.</w:t>
      </w:r>
    </w:p>
    <w:p w14:paraId="609AE9DA"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Bakker JM, Schmidt ED, Kroes H, Kavelaars A, Heijnen CJ, Tilders FJH &amp; van Rees EP (1995). Effects of short-term dexamethasone treatment during pregnancy on the development of the immune system and the hypothalamo-pituitary adrenal axis in the rat. </w:t>
      </w:r>
      <w:r w:rsidRPr="008A184E">
        <w:rPr>
          <w:rFonts w:asciiTheme="minorHAnsi" w:hAnsiTheme="minorHAnsi" w:cstheme="minorHAnsi"/>
          <w:i/>
          <w:iCs/>
          <w:noProof/>
        </w:rPr>
        <w:t>J Neuroimmunol</w:t>
      </w:r>
      <w:r w:rsidRPr="008A184E">
        <w:rPr>
          <w:rFonts w:asciiTheme="minorHAnsi" w:hAnsiTheme="minorHAnsi" w:cstheme="minorHAnsi"/>
          <w:noProof/>
        </w:rPr>
        <w:t xml:space="preserve"> </w:t>
      </w:r>
      <w:r w:rsidRPr="008A184E">
        <w:rPr>
          <w:rFonts w:asciiTheme="minorHAnsi" w:hAnsiTheme="minorHAnsi" w:cstheme="minorHAnsi"/>
          <w:b/>
          <w:bCs/>
          <w:noProof/>
        </w:rPr>
        <w:t>63,</w:t>
      </w:r>
      <w:r w:rsidRPr="008A184E">
        <w:rPr>
          <w:rFonts w:asciiTheme="minorHAnsi" w:hAnsiTheme="minorHAnsi" w:cstheme="minorHAnsi"/>
          <w:noProof/>
        </w:rPr>
        <w:t xml:space="preserve"> 183–191.</w:t>
      </w:r>
    </w:p>
    <w:p w14:paraId="320A4024"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Barker DJP (2007). The origins of the developmental origins theory. </w:t>
      </w:r>
      <w:r w:rsidRPr="008A184E">
        <w:rPr>
          <w:rFonts w:asciiTheme="minorHAnsi" w:hAnsiTheme="minorHAnsi" w:cstheme="minorHAnsi"/>
          <w:i/>
          <w:iCs/>
          <w:noProof/>
        </w:rPr>
        <w:t>J Intern Med</w:t>
      </w:r>
      <w:r w:rsidRPr="008A184E">
        <w:rPr>
          <w:rFonts w:asciiTheme="minorHAnsi" w:hAnsiTheme="minorHAnsi" w:cstheme="minorHAnsi"/>
          <w:noProof/>
        </w:rPr>
        <w:t xml:space="preserve"> </w:t>
      </w:r>
      <w:r w:rsidRPr="008A184E">
        <w:rPr>
          <w:rFonts w:asciiTheme="minorHAnsi" w:hAnsiTheme="minorHAnsi" w:cstheme="minorHAnsi"/>
          <w:b/>
          <w:bCs/>
          <w:noProof/>
        </w:rPr>
        <w:t>261,</w:t>
      </w:r>
      <w:r w:rsidRPr="008A184E">
        <w:rPr>
          <w:rFonts w:asciiTheme="minorHAnsi" w:hAnsiTheme="minorHAnsi" w:cstheme="minorHAnsi"/>
          <w:noProof/>
        </w:rPr>
        <w:t xml:space="preserve"> 412–417.</w:t>
      </w:r>
    </w:p>
    <w:p w14:paraId="4E4B66CA"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Barlow SM, Morrison PJ &amp; Sullivan FM (1973). Plasma corticosterone levels during pregnancy in the mouse. </w:t>
      </w:r>
      <w:r w:rsidRPr="008A184E">
        <w:rPr>
          <w:rFonts w:asciiTheme="minorHAnsi" w:hAnsiTheme="minorHAnsi" w:cstheme="minorHAnsi"/>
          <w:i/>
          <w:iCs/>
          <w:noProof/>
        </w:rPr>
        <w:t>Br J Pharmacol</w:t>
      </w:r>
      <w:r w:rsidRPr="008A184E">
        <w:rPr>
          <w:rFonts w:asciiTheme="minorHAnsi" w:hAnsiTheme="minorHAnsi" w:cstheme="minorHAnsi"/>
          <w:noProof/>
        </w:rPr>
        <w:t xml:space="preserve"> </w:t>
      </w:r>
      <w:r w:rsidRPr="008A184E">
        <w:rPr>
          <w:rFonts w:asciiTheme="minorHAnsi" w:hAnsiTheme="minorHAnsi" w:cstheme="minorHAnsi"/>
          <w:b/>
          <w:bCs/>
          <w:noProof/>
        </w:rPr>
        <w:t>48,</w:t>
      </w:r>
      <w:r w:rsidRPr="008A184E">
        <w:rPr>
          <w:rFonts w:asciiTheme="minorHAnsi" w:hAnsiTheme="minorHAnsi" w:cstheme="minorHAnsi"/>
          <w:noProof/>
        </w:rPr>
        <w:t xml:space="preserve"> 346P.</w:t>
      </w:r>
    </w:p>
    <w:p w14:paraId="3DB338B0"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Bayliss RIS, Browne JCM, Round B &amp; Steinbeck AW (1955). PLASMA-17-HYDROXYCORTICOSTEROIDS IN PREGNANCY. </w:t>
      </w:r>
      <w:r w:rsidRPr="008A184E">
        <w:rPr>
          <w:rFonts w:asciiTheme="minorHAnsi" w:hAnsiTheme="minorHAnsi" w:cstheme="minorHAnsi"/>
          <w:i/>
          <w:iCs/>
          <w:noProof/>
        </w:rPr>
        <w:t>Lancet</w:t>
      </w:r>
      <w:r w:rsidRPr="008A184E">
        <w:rPr>
          <w:rFonts w:asciiTheme="minorHAnsi" w:hAnsiTheme="minorHAnsi" w:cstheme="minorHAnsi"/>
          <w:noProof/>
        </w:rPr>
        <w:t xml:space="preserve"> </w:t>
      </w:r>
      <w:r w:rsidRPr="008A184E">
        <w:rPr>
          <w:rFonts w:asciiTheme="minorHAnsi" w:hAnsiTheme="minorHAnsi" w:cstheme="minorHAnsi"/>
          <w:b/>
          <w:bCs/>
          <w:noProof/>
        </w:rPr>
        <w:t>265,</w:t>
      </w:r>
      <w:r w:rsidRPr="008A184E">
        <w:rPr>
          <w:rFonts w:asciiTheme="minorHAnsi" w:hAnsiTheme="minorHAnsi" w:cstheme="minorHAnsi"/>
          <w:noProof/>
        </w:rPr>
        <w:t xml:space="preserve"> 62–64.</w:t>
      </w:r>
    </w:p>
    <w:p w14:paraId="1F928198"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Braun T, Challis JR, Newnham JP &amp; Sloboda DM (2013). Early-Life Glucocorticoid Exposure: The Hypothalamic-Pituitary-Adrenal Axis, Placental Function, and Long-term Disease Risk. </w:t>
      </w:r>
      <w:r w:rsidRPr="008A184E">
        <w:rPr>
          <w:rFonts w:asciiTheme="minorHAnsi" w:hAnsiTheme="minorHAnsi" w:cstheme="minorHAnsi"/>
          <w:i/>
          <w:iCs/>
          <w:noProof/>
        </w:rPr>
        <w:t>Endocr Rev</w:t>
      </w:r>
      <w:r w:rsidRPr="008A184E">
        <w:rPr>
          <w:rFonts w:asciiTheme="minorHAnsi" w:hAnsiTheme="minorHAnsi" w:cstheme="minorHAnsi"/>
          <w:noProof/>
        </w:rPr>
        <w:t xml:space="preserve"> </w:t>
      </w:r>
      <w:r w:rsidRPr="008A184E">
        <w:rPr>
          <w:rFonts w:asciiTheme="minorHAnsi" w:hAnsiTheme="minorHAnsi" w:cstheme="minorHAnsi"/>
          <w:b/>
          <w:bCs/>
          <w:noProof/>
        </w:rPr>
        <w:t>34,</w:t>
      </w:r>
      <w:r w:rsidRPr="008A184E">
        <w:rPr>
          <w:rFonts w:asciiTheme="minorHAnsi" w:hAnsiTheme="minorHAnsi" w:cstheme="minorHAnsi"/>
          <w:noProof/>
        </w:rPr>
        <w:t xml:space="preserve"> 885–916.</w:t>
      </w:r>
    </w:p>
    <w:p w14:paraId="52826CE6"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Brett K, Ferraro Z, Yockell-Lelievre J, Gruslin A &amp; Adamo K (2014). Maternal–Fetal Nutrient Transport in Pregnancy Pathologies: The Role of the Placenta. </w:t>
      </w:r>
      <w:r w:rsidRPr="008A184E">
        <w:rPr>
          <w:rFonts w:asciiTheme="minorHAnsi" w:hAnsiTheme="minorHAnsi" w:cstheme="minorHAnsi"/>
          <w:i/>
          <w:iCs/>
          <w:noProof/>
        </w:rPr>
        <w:t>Int J Mol Sci</w:t>
      </w:r>
      <w:r w:rsidRPr="008A184E">
        <w:rPr>
          <w:rFonts w:asciiTheme="minorHAnsi" w:hAnsiTheme="minorHAnsi" w:cstheme="minorHAnsi"/>
          <w:noProof/>
        </w:rPr>
        <w:t xml:space="preserve"> </w:t>
      </w:r>
      <w:r w:rsidRPr="008A184E">
        <w:rPr>
          <w:rFonts w:asciiTheme="minorHAnsi" w:hAnsiTheme="minorHAnsi" w:cstheme="minorHAnsi"/>
          <w:b/>
          <w:bCs/>
          <w:noProof/>
        </w:rPr>
        <w:t>15,</w:t>
      </w:r>
      <w:r w:rsidRPr="008A184E">
        <w:rPr>
          <w:rFonts w:asciiTheme="minorHAnsi" w:hAnsiTheme="minorHAnsi" w:cstheme="minorHAnsi"/>
          <w:noProof/>
        </w:rPr>
        <w:t xml:space="preserve"> 16153–16185.</w:t>
      </w:r>
    </w:p>
    <w:p w14:paraId="709894B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Bronson SL &amp; Bale TL (2016). The Placenta as a Mediator of Stress Effects on Neurodevelopmental Reprogramming. </w:t>
      </w:r>
      <w:r w:rsidRPr="008A184E">
        <w:rPr>
          <w:rFonts w:asciiTheme="minorHAnsi" w:hAnsiTheme="minorHAnsi" w:cstheme="minorHAnsi"/>
          <w:i/>
          <w:iCs/>
          <w:noProof/>
        </w:rPr>
        <w:t>Neuropsychopharmacology</w:t>
      </w:r>
      <w:r w:rsidRPr="008A184E">
        <w:rPr>
          <w:rFonts w:asciiTheme="minorHAnsi" w:hAnsiTheme="minorHAnsi" w:cstheme="minorHAnsi"/>
          <w:noProof/>
        </w:rPr>
        <w:t xml:space="preserve"> </w:t>
      </w:r>
      <w:r w:rsidRPr="008A184E">
        <w:rPr>
          <w:rFonts w:asciiTheme="minorHAnsi" w:hAnsiTheme="minorHAnsi" w:cstheme="minorHAnsi"/>
          <w:b/>
          <w:bCs/>
          <w:noProof/>
        </w:rPr>
        <w:t>41,</w:t>
      </w:r>
      <w:r w:rsidRPr="008A184E">
        <w:rPr>
          <w:rFonts w:asciiTheme="minorHAnsi" w:hAnsiTheme="minorHAnsi" w:cstheme="minorHAnsi"/>
          <w:noProof/>
        </w:rPr>
        <w:t xml:space="preserve"> 207–218.</w:t>
      </w:r>
    </w:p>
    <w:p w14:paraId="288EE0B1"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Buss C, Davis EP, Shahbaba B, Pruessner JC, Head K &amp; Sandman CA (2012). Maternal cortisol over the course of pregnancy and subsequent child amygdala and hippocampus volumes and affective problems. </w:t>
      </w:r>
      <w:r w:rsidRPr="008A184E">
        <w:rPr>
          <w:rFonts w:asciiTheme="minorHAnsi" w:hAnsiTheme="minorHAnsi" w:cstheme="minorHAnsi"/>
          <w:i/>
          <w:iCs/>
          <w:noProof/>
        </w:rPr>
        <w:t>Proc Natl Acad Sci U S A</w:t>
      </w:r>
      <w:r w:rsidRPr="008A184E">
        <w:rPr>
          <w:rFonts w:asciiTheme="minorHAnsi" w:hAnsiTheme="minorHAnsi" w:cstheme="minorHAnsi"/>
          <w:noProof/>
        </w:rPr>
        <w:t xml:space="preserve"> </w:t>
      </w:r>
      <w:r w:rsidRPr="008A184E">
        <w:rPr>
          <w:rFonts w:asciiTheme="minorHAnsi" w:hAnsiTheme="minorHAnsi" w:cstheme="minorHAnsi"/>
          <w:b/>
          <w:bCs/>
          <w:noProof/>
        </w:rPr>
        <w:t>109,</w:t>
      </w:r>
      <w:r w:rsidRPr="008A184E">
        <w:rPr>
          <w:rFonts w:asciiTheme="minorHAnsi" w:hAnsiTheme="minorHAnsi" w:cstheme="minorHAnsi"/>
          <w:noProof/>
        </w:rPr>
        <w:t xml:space="preserve"> E1312-9.</w:t>
      </w:r>
    </w:p>
    <w:p w14:paraId="0C4EAB77"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Carr BR, Parker CR, Madden JD, MacDonald PC &amp; Porter JC (1981). Maternal plasma adrenocorticotropin and cortisol relationships throughout human pregnancy. </w:t>
      </w:r>
      <w:r w:rsidRPr="008A184E">
        <w:rPr>
          <w:rFonts w:asciiTheme="minorHAnsi" w:hAnsiTheme="minorHAnsi" w:cstheme="minorHAnsi"/>
          <w:i/>
          <w:iCs/>
          <w:noProof/>
        </w:rPr>
        <w:t>Am J Obstet Gynecol</w:t>
      </w:r>
      <w:r w:rsidRPr="008A184E">
        <w:rPr>
          <w:rFonts w:asciiTheme="minorHAnsi" w:hAnsiTheme="minorHAnsi" w:cstheme="minorHAnsi"/>
          <w:noProof/>
        </w:rPr>
        <w:t xml:space="preserve"> </w:t>
      </w:r>
      <w:r w:rsidRPr="008A184E">
        <w:rPr>
          <w:rFonts w:asciiTheme="minorHAnsi" w:hAnsiTheme="minorHAnsi" w:cstheme="minorHAnsi"/>
          <w:b/>
          <w:bCs/>
          <w:noProof/>
        </w:rPr>
        <w:t>139,</w:t>
      </w:r>
      <w:r w:rsidRPr="008A184E">
        <w:rPr>
          <w:rFonts w:asciiTheme="minorHAnsi" w:hAnsiTheme="minorHAnsi" w:cstheme="minorHAnsi"/>
          <w:noProof/>
        </w:rPr>
        <w:t xml:space="preserve"> 416–422.</w:t>
      </w:r>
    </w:p>
    <w:p w14:paraId="41149A72"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lastRenderedPageBreak/>
        <w:t xml:space="preserve">Cetin I, Ronzoni S, Marconi AM, Perugino G, Corbetta C, Battaglia FC &amp; Pardi G (1996). Maternal concentrations and fetal-maternal concentration differences of plasma amino acids in normal and intrauterine growth-restricted pregnancies. </w:t>
      </w:r>
      <w:r w:rsidRPr="008A184E">
        <w:rPr>
          <w:rFonts w:asciiTheme="minorHAnsi" w:hAnsiTheme="minorHAnsi" w:cstheme="minorHAnsi"/>
          <w:i/>
          <w:iCs/>
          <w:noProof/>
        </w:rPr>
        <w:t>Am J Obstet Gynecol</w:t>
      </w:r>
      <w:r w:rsidRPr="008A184E">
        <w:rPr>
          <w:rFonts w:asciiTheme="minorHAnsi" w:hAnsiTheme="minorHAnsi" w:cstheme="minorHAnsi"/>
          <w:noProof/>
        </w:rPr>
        <w:t xml:space="preserve"> </w:t>
      </w:r>
      <w:r w:rsidRPr="008A184E">
        <w:rPr>
          <w:rFonts w:asciiTheme="minorHAnsi" w:hAnsiTheme="minorHAnsi" w:cstheme="minorHAnsi"/>
          <w:b/>
          <w:bCs/>
          <w:noProof/>
        </w:rPr>
        <w:t>174,</w:t>
      </w:r>
      <w:r w:rsidRPr="008A184E">
        <w:rPr>
          <w:rFonts w:asciiTheme="minorHAnsi" w:hAnsiTheme="minorHAnsi" w:cstheme="minorHAnsi"/>
          <w:noProof/>
        </w:rPr>
        <w:t xml:space="preserve"> 1575–1583.</w:t>
      </w:r>
    </w:p>
    <w:p w14:paraId="4E75D351"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Chen Q, Wang Y, Zhao M, Hyett J, da Silva Costa F &amp; Nie G (2016). Serum levels of GDF15 are reduced in preeclampsia and the reduction is more profound in late-onset than early-onset cases. </w:t>
      </w:r>
      <w:r w:rsidRPr="008A184E">
        <w:rPr>
          <w:rFonts w:asciiTheme="minorHAnsi" w:hAnsiTheme="minorHAnsi" w:cstheme="minorHAnsi"/>
          <w:i/>
          <w:iCs/>
          <w:noProof/>
        </w:rPr>
        <w:t>Cytokine</w:t>
      </w:r>
      <w:r w:rsidRPr="008A184E">
        <w:rPr>
          <w:rFonts w:asciiTheme="minorHAnsi" w:hAnsiTheme="minorHAnsi" w:cstheme="minorHAnsi"/>
          <w:noProof/>
        </w:rPr>
        <w:t xml:space="preserve"> </w:t>
      </w:r>
      <w:r w:rsidRPr="008A184E">
        <w:rPr>
          <w:rFonts w:asciiTheme="minorHAnsi" w:hAnsiTheme="minorHAnsi" w:cstheme="minorHAnsi"/>
          <w:b/>
          <w:bCs/>
          <w:noProof/>
        </w:rPr>
        <w:t>83,</w:t>
      </w:r>
      <w:r w:rsidRPr="008A184E">
        <w:rPr>
          <w:rFonts w:asciiTheme="minorHAnsi" w:hAnsiTheme="minorHAnsi" w:cstheme="minorHAnsi"/>
          <w:noProof/>
        </w:rPr>
        <w:t xml:space="preserve"> 226–230.</w:t>
      </w:r>
    </w:p>
    <w:p w14:paraId="1938A458"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Cuffe JSM, Dickinson H, Simmons DG &amp; Moritz KM (2011). Sex specific changes in placental growth and MAPK following short term maternal dexamethasone exposure in the mouse.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32,</w:t>
      </w:r>
      <w:r w:rsidRPr="008A184E">
        <w:rPr>
          <w:rFonts w:asciiTheme="minorHAnsi" w:hAnsiTheme="minorHAnsi" w:cstheme="minorHAnsi"/>
          <w:noProof/>
        </w:rPr>
        <w:t xml:space="preserve"> 981–989.</w:t>
      </w:r>
    </w:p>
    <w:p w14:paraId="2D05763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Dalziel SR, Walker NK, Parag V, Mantell C, Rea HH, Rodgers A &amp; Harding JE (2005). Cardiovascular risk factors after antenatal exposure to betamethasone: 30-year follow-up of a randomised controlled trial. </w:t>
      </w:r>
      <w:r w:rsidRPr="008A184E">
        <w:rPr>
          <w:rFonts w:asciiTheme="minorHAnsi" w:hAnsiTheme="minorHAnsi" w:cstheme="minorHAnsi"/>
          <w:i/>
          <w:iCs/>
          <w:noProof/>
        </w:rPr>
        <w:t>Lancet</w:t>
      </w:r>
      <w:r w:rsidRPr="008A184E">
        <w:rPr>
          <w:rFonts w:asciiTheme="minorHAnsi" w:hAnsiTheme="minorHAnsi" w:cstheme="minorHAnsi"/>
          <w:noProof/>
        </w:rPr>
        <w:t xml:space="preserve"> </w:t>
      </w:r>
      <w:r w:rsidRPr="008A184E">
        <w:rPr>
          <w:rFonts w:asciiTheme="minorHAnsi" w:hAnsiTheme="minorHAnsi" w:cstheme="minorHAnsi"/>
          <w:b/>
          <w:bCs/>
          <w:noProof/>
        </w:rPr>
        <w:t>365,</w:t>
      </w:r>
      <w:r w:rsidRPr="008A184E">
        <w:rPr>
          <w:rFonts w:asciiTheme="minorHAnsi" w:hAnsiTheme="minorHAnsi" w:cstheme="minorHAnsi"/>
          <w:noProof/>
        </w:rPr>
        <w:t xml:space="preserve"> 1856–1862.</w:t>
      </w:r>
    </w:p>
    <w:p w14:paraId="45962428"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Davis EP, Townsend EL, Gunnar MR, Georgieff MK, Guiang SF, Ciffuentes RF &amp; Lussky RC (2004). Effects of prenatal betamethasone exposure on regulation of stress physiology in healthy premature infants. </w:t>
      </w:r>
      <w:r w:rsidRPr="008A184E">
        <w:rPr>
          <w:rFonts w:asciiTheme="minorHAnsi" w:hAnsiTheme="minorHAnsi" w:cstheme="minorHAnsi"/>
          <w:i/>
          <w:iCs/>
          <w:noProof/>
        </w:rPr>
        <w:t>Psychoneuroendocrinology</w:t>
      </w:r>
      <w:r w:rsidRPr="008A184E">
        <w:rPr>
          <w:rFonts w:asciiTheme="minorHAnsi" w:hAnsiTheme="minorHAnsi" w:cstheme="minorHAnsi"/>
          <w:noProof/>
        </w:rPr>
        <w:t xml:space="preserve"> </w:t>
      </w:r>
      <w:r w:rsidRPr="008A184E">
        <w:rPr>
          <w:rFonts w:asciiTheme="minorHAnsi" w:hAnsiTheme="minorHAnsi" w:cstheme="minorHAnsi"/>
          <w:b/>
          <w:bCs/>
          <w:noProof/>
        </w:rPr>
        <w:t>29,</w:t>
      </w:r>
      <w:r w:rsidRPr="008A184E">
        <w:rPr>
          <w:rFonts w:asciiTheme="minorHAnsi" w:hAnsiTheme="minorHAnsi" w:cstheme="minorHAnsi"/>
          <w:noProof/>
        </w:rPr>
        <w:t xml:space="preserve"> 1028–1036.</w:t>
      </w:r>
    </w:p>
    <w:p w14:paraId="2BF5E122"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Van Dijk AE, Van Eijsden M, Stronks K, Gemke RJBJ &amp; Vrijkotte TGM (2012). The relation of maternal job strain and cortisol levels during early pregnancy with body composition later in the 5-year-old child: The ABCD study. </w:t>
      </w:r>
      <w:r w:rsidRPr="008A184E">
        <w:rPr>
          <w:rFonts w:asciiTheme="minorHAnsi" w:hAnsiTheme="minorHAnsi" w:cstheme="minorHAnsi"/>
          <w:i/>
          <w:iCs/>
          <w:noProof/>
        </w:rPr>
        <w:t>Early Hum Dev</w:t>
      </w:r>
      <w:r w:rsidRPr="008A184E">
        <w:rPr>
          <w:rFonts w:asciiTheme="minorHAnsi" w:hAnsiTheme="minorHAnsi" w:cstheme="minorHAnsi"/>
          <w:noProof/>
        </w:rPr>
        <w:t xml:space="preserve"> </w:t>
      </w:r>
      <w:r w:rsidRPr="008A184E">
        <w:rPr>
          <w:rFonts w:asciiTheme="minorHAnsi" w:hAnsiTheme="minorHAnsi" w:cstheme="minorHAnsi"/>
          <w:b/>
          <w:bCs/>
          <w:noProof/>
        </w:rPr>
        <w:t>88,</w:t>
      </w:r>
      <w:r w:rsidRPr="008A184E">
        <w:rPr>
          <w:rFonts w:asciiTheme="minorHAnsi" w:hAnsiTheme="minorHAnsi" w:cstheme="minorHAnsi"/>
          <w:noProof/>
        </w:rPr>
        <w:t xml:space="preserve"> 351–356.</w:t>
      </w:r>
    </w:p>
    <w:p w14:paraId="12CA9D96"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Doyle LW, Ford GW, Rickards AL, Kelly EA, Davis NM, Callanan C &amp; Olinsky A (2000). Antenatal corticosteroids and outcome at 14 years of age in children with birth weight less than 1501 grams. </w:t>
      </w:r>
      <w:r w:rsidRPr="008A184E">
        <w:rPr>
          <w:rFonts w:asciiTheme="minorHAnsi" w:hAnsiTheme="minorHAnsi" w:cstheme="minorHAnsi"/>
          <w:i/>
          <w:iCs/>
          <w:noProof/>
        </w:rPr>
        <w:t>Pediatrics</w:t>
      </w:r>
      <w:r w:rsidRPr="008A184E">
        <w:rPr>
          <w:rFonts w:asciiTheme="minorHAnsi" w:hAnsiTheme="minorHAnsi" w:cstheme="minorHAnsi"/>
          <w:noProof/>
        </w:rPr>
        <w:t xml:space="preserve"> </w:t>
      </w:r>
      <w:r w:rsidRPr="008A184E">
        <w:rPr>
          <w:rFonts w:asciiTheme="minorHAnsi" w:hAnsiTheme="minorHAnsi" w:cstheme="minorHAnsi"/>
          <w:b/>
          <w:bCs/>
          <w:noProof/>
        </w:rPr>
        <w:t>106,</w:t>
      </w:r>
      <w:r w:rsidRPr="008A184E">
        <w:rPr>
          <w:rFonts w:asciiTheme="minorHAnsi" w:hAnsiTheme="minorHAnsi" w:cstheme="minorHAnsi"/>
          <w:noProof/>
        </w:rPr>
        <w:t xml:space="preserve"> E2.</w:t>
      </w:r>
    </w:p>
    <w:p w14:paraId="020C3ADE"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Dupouy J-P, Chatelain A, Boudouresque F, Conte-Devolx B &amp; Oliver C (1987). Effects of Chronic Maternal Dexamethasone Treatment on the Hormones of the Hypothalamo-Pituitary-Adrenal Axis in the Rat Fetus. </w:t>
      </w:r>
      <w:r w:rsidRPr="008A184E">
        <w:rPr>
          <w:rFonts w:asciiTheme="minorHAnsi" w:hAnsiTheme="minorHAnsi" w:cstheme="minorHAnsi"/>
          <w:i/>
          <w:iCs/>
          <w:noProof/>
        </w:rPr>
        <w:t>Neonatology</w:t>
      </w:r>
      <w:r w:rsidRPr="008A184E">
        <w:rPr>
          <w:rFonts w:asciiTheme="minorHAnsi" w:hAnsiTheme="minorHAnsi" w:cstheme="minorHAnsi"/>
          <w:noProof/>
        </w:rPr>
        <w:t xml:space="preserve"> </w:t>
      </w:r>
      <w:r w:rsidRPr="008A184E">
        <w:rPr>
          <w:rFonts w:asciiTheme="minorHAnsi" w:hAnsiTheme="minorHAnsi" w:cstheme="minorHAnsi"/>
          <w:b/>
          <w:bCs/>
          <w:noProof/>
        </w:rPr>
        <w:t>52,</w:t>
      </w:r>
      <w:r w:rsidRPr="008A184E">
        <w:rPr>
          <w:rFonts w:asciiTheme="minorHAnsi" w:hAnsiTheme="minorHAnsi" w:cstheme="minorHAnsi"/>
          <w:noProof/>
        </w:rPr>
        <w:t xml:space="preserve"> 216–222.</w:t>
      </w:r>
    </w:p>
    <w:p w14:paraId="2A3B130B"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Duthie L &amp; Reynolds RM (2013). Changes in the maternal hypothalamic-pituitary-adrenal axis in pregnancy and postpartum: influences on maternal and fetal outcomes. </w:t>
      </w:r>
      <w:r w:rsidRPr="008A184E">
        <w:rPr>
          <w:rFonts w:asciiTheme="minorHAnsi" w:hAnsiTheme="minorHAnsi" w:cstheme="minorHAnsi"/>
          <w:i/>
          <w:iCs/>
          <w:noProof/>
        </w:rPr>
        <w:t>Neuroendocrinology</w:t>
      </w:r>
      <w:r w:rsidRPr="008A184E">
        <w:rPr>
          <w:rFonts w:asciiTheme="minorHAnsi" w:hAnsiTheme="minorHAnsi" w:cstheme="minorHAnsi"/>
          <w:noProof/>
        </w:rPr>
        <w:t xml:space="preserve"> </w:t>
      </w:r>
      <w:r w:rsidRPr="008A184E">
        <w:rPr>
          <w:rFonts w:asciiTheme="minorHAnsi" w:hAnsiTheme="minorHAnsi" w:cstheme="minorHAnsi"/>
          <w:b/>
          <w:bCs/>
          <w:noProof/>
        </w:rPr>
        <w:t>98,</w:t>
      </w:r>
      <w:r w:rsidRPr="008A184E">
        <w:rPr>
          <w:rFonts w:asciiTheme="minorHAnsi" w:hAnsiTheme="minorHAnsi" w:cstheme="minorHAnsi"/>
          <w:noProof/>
        </w:rPr>
        <w:t xml:space="preserve"> 106–115.</w:t>
      </w:r>
    </w:p>
    <w:p w14:paraId="37564FE9"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Entringer S, Buss C, Rasmussen JM, Lindsay K, Gillen DL, Cooper DM &amp; Wadhwa PD (2016). Maternal cortisol during pregnancy and infant adiposity: a prospective investigation.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102,</w:t>
      </w:r>
      <w:r w:rsidRPr="008A184E">
        <w:rPr>
          <w:rFonts w:asciiTheme="minorHAnsi" w:hAnsiTheme="minorHAnsi" w:cstheme="minorHAnsi"/>
          <w:noProof/>
        </w:rPr>
        <w:t xml:space="preserve"> jc.2016-3025.</w:t>
      </w:r>
    </w:p>
    <w:p w14:paraId="05446FF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Gaccioli F, Aye ILMH, Roos S, Lager S, Ramirez VI, Kanai Y, Powell TL &amp; Jansson T (2015). Expression and functional characterisation of System L amino acid transporters in the human term placenta. </w:t>
      </w:r>
      <w:r w:rsidRPr="008A184E">
        <w:rPr>
          <w:rFonts w:asciiTheme="minorHAnsi" w:hAnsiTheme="minorHAnsi" w:cstheme="minorHAnsi"/>
          <w:i/>
          <w:iCs/>
          <w:noProof/>
        </w:rPr>
        <w:t>Reprod Biol Endocrinol</w:t>
      </w:r>
      <w:r w:rsidRPr="008A184E">
        <w:rPr>
          <w:rFonts w:asciiTheme="minorHAnsi" w:hAnsiTheme="minorHAnsi" w:cstheme="minorHAnsi"/>
          <w:noProof/>
        </w:rPr>
        <w:t xml:space="preserve"> </w:t>
      </w:r>
      <w:r w:rsidRPr="008A184E">
        <w:rPr>
          <w:rFonts w:asciiTheme="minorHAnsi" w:hAnsiTheme="minorHAnsi" w:cstheme="minorHAnsi"/>
          <w:b/>
          <w:bCs/>
          <w:noProof/>
        </w:rPr>
        <w:t>13,</w:t>
      </w:r>
      <w:r w:rsidRPr="008A184E">
        <w:rPr>
          <w:rFonts w:asciiTheme="minorHAnsi" w:hAnsiTheme="minorHAnsi" w:cstheme="minorHAnsi"/>
          <w:noProof/>
        </w:rPr>
        <w:t xml:space="preserve"> 57.</w:t>
      </w:r>
    </w:p>
    <w:p w14:paraId="2D892EA7"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Georgiades P, Ferguson-Smith AC &amp; Burton GJ (2002). Comparative Developmental Anatomy of the Murine and Human Definitive Placentae.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23,</w:t>
      </w:r>
      <w:r w:rsidRPr="008A184E">
        <w:rPr>
          <w:rFonts w:asciiTheme="minorHAnsi" w:hAnsiTheme="minorHAnsi" w:cstheme="minorHAnsi"/>
          <w:noProof/>
        </w:rPr>
        <w:t xml:space="preserve"> 3–19.</w:t>
      </w:r>
    </w:p>
    <w:p w14:paraId="02CF8C2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Glazier JD, Cetin I, Perugino G, Ronzoni S, Grey AM, Mahendran D, Marconi AM, Pardi G &amp; Sibley CP (1997). Association between the Activity of the System A Amino Acid Transporter in the Microvillous Plasma Membrane of the Human Placenta and Severity of Fetal Compromise in Intrauterine Growth Restriction. </w:t>
      </w:r>
      <w:r w:rsidRPr="008A184E">
        <w:rPr>
          <w:rFonts w:asciiTheme="minorHAnsi" w:hAnsiTheme="minorHAnsi" w:cstheme="minorHAnsi"/>
          <w:i/>
          <w:iCs/>
          <w:noProof/>
        </w:rPr>
        <w:t>Pediatr Res</w:t>
      </w:r>
      <w:r w:rsidRPr="008A184E">
        <w:rPr>
          <w:rFonts w:asciiTheme="minorHAnsi" w:hAnsiTheme="minorHAnsi" w:cstheme="minorHAnsi"/>
          <w:noProof/>
        </w:rPr>
        <w:t xml:space="preserve"> </w:t>
      </w:r>
      <w:r w:rsidRPr="008A184E">
        <w:rPr>
          <w:rFonts w:asciiTheme="minorHAnsi" w:hAnsiTheme="minorHAnsi" w:cstheme="minorHAnsi"/>
          <w:b/>
          <w:bCs/>
          <w:noProof/>
        </w:rPr>
        <w:t>42,</w:t>
      </w:r>
      <w:r w:rsidRPr="008A184E">
        <w:rPr>
          <w:rFonts w:asciiTheme="minorHAnsi" w:hAnsiTheme="minorHAnsi" w:cstheme="minorHAnsi"/>
          <w:noProof/>
        </w:rPr>
        <w:t xml:space="preserve"> 514–519.</w:t>
      </w:r>
    </w:p>
    <w:p w14:paraId="6F411CBE"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Hahn T, Barth S, Graf R, Engelmann M, Beslagic D, Reul JMHM, Holsboer F, Dohr G &amp; Desoye G (1999). Placental Glucose Transporter Expression Is Regulated by Glucocorticoids </w:t>
      </w:r>
      <w:r w:rsidRPr="008A184E">
        <w:rPr>
          <w:rFonts w:asciiTheme="minorHAnsi" w:hAnsiTheme="minorHAnsi" w:cstheme="minorHAnsi"/>
          <w:noProof/>
          <w:vertAlign w:val="superscript"/>
        </w:rPr>
        <w:t>1</w:t>
      </w:r>
      <w:r w:rsidRPr="008A184E">
        <w:rPr>
          <w:rFonts w:asciiTheme="minorHAnsi" w:hAnsiTheme="minorHAnsi" w:cstheme="minorHAnsi"/>
          <w:noProof/>
        </w:rPr>
        <w:t xml:space="preserve">.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84,</w:t>
      </w:r>
      <w:r w:rsidRPr="008A184E">
        <w:rPr>
          <w:rFonts w:asciiTheme="minorHAnsi" w:hAnsiTheme="minorHAnsi" w:cstheme="minorHAnsi"/>
          <w:noProof/>
        </w:rPr>
        <w:t xml:space="preserve"> 1445–1452.</w:t>
      </w:r>
    </w:p>
    <w:p w14:paraId="2FF89E09"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Hahn T &amp; Desoye G (1996). Ontogeny of glucose transport systems in the placenta and its </w:t>
      </w:r>
      <w:r w:rsidRPr="008A184E">
        <w:rPr>
          <w:rFonts w:asciiTheme="minorHAnsi" w:hAnsiTheme="minorHAnsi" w:cstheme="minorHAnsi"/>
          <w:noProof/>
        </w:rPr>
        <w:lastRenderedPageBreak/>
        <w:t xml:space="preserve">progenitor tissues. </w:t>
      </w:r>
      <w:r w:rsidRPr="008A184E">
        <w:rPr>
          <w:rFonts w:asciiTheme="minorHAnsi" w:hAnsiTheme="minorHAnsi" w:cstheme="minorHAnsi"/>
          <w:i/>
          <w:iCs/>
          <w:noProof/>
        </w:rPr>
        <w:t>Early Pregnancy</w:t>
      </w:r>
      <w:r w:rsidRPr="008A184E">
        <w:rPr>
          <w:rFonts w:asciiTheme="minorHAnsi" w:hAnsiTheme="minorHAnsi" w:cstheme="minorHAnsi"/>
          <w:noProof/>
        </w:rPr>
        <w:t xml:space="preserve"> </w:t>
      </w:r>
      <w:r w:rsidRPr="008A184E">
        <w:rPr>
          <w:rFonts w:asciiTheme="minorHAnsi" w:hAnsiTheme="minorHAnsi" w:cstheme="minorHAnsi"/>
          <w:b/>
          <w:bCs/>
          <w:noProof/>
        </w:rPr>
        <w:t>2,</w:t>
      </w:r>
      <w:r w:rsidRPr="008A184E">
        <w:rPr>
          <w:rFonts w:asciiTheme="minorHAnsi" w:hAnsiTheme="minorHAnsi" w:cstheme="minorHAnsi"/>
          <w:noProof/>
        </w:rPr>
        <w:t xml:space="preserve"> 168–182.</w:t>
      </w:r>
    </w:p>
    <w:p w14:paraId="6FD39728"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Hochberg I, Tran QT, Barkan AL, Saltiel AR, Chandler WF &amp; Bridges D (2015). Gene Expression Signature in Adipose Tissue of Acromegaly Patients. </w:t>
      </w:r>
      <w:r w:rsidRPr="008A184E">
        <w:rPr>
          <w:rFonts w:asciiTheme="minorHAnsi" w:hAnsiTheme="minorHAnsi" w:cstheme="minorHAnsi"/>
          <w:i/>
          <w:iCs/>
          <w:noProof/>
        </w:rPr>
        <w:t>PLoS One</w:t>
      </w:r>
      <w:r w:rsidRPr="008A184E">
        <w:rPr>
          <w:rFonts w:asciiTheme="minorHAnsi" w:hAnsiTheme="minorHAnsi" w:cstheme="minorHAnsi"/>
          <w:noProof/>
        </w:rPr>
        <w:t xml:space="preserve"> </w:t>
      </w:r>
      <w:r w:rsidRPr="008A184E">
        <w:rPr>
          <w:rFonts w:asciiTheme="minorHAnsi" w:hAnsiTheme="minorHAnsi" w:cstheme="minorHAnsi"/>
          <w:b/>
          <w:bCs/>
          <w:noProof/>
        </w:rPr>
        <w:t>10,</w:t>
      </w:r>
      <w:r w:rsidRPr="008A184E">
        <w:rPr>
          <w:rFonts w:asciiTheme="minorHAnsi" w:hAnsiTheme="minorHAnsi" w:cstheme="minorHAnsi"/>
          <w:noProof/>
        </w:rPr>
        <w:t xml:space="preserve"> e0129359.</w:t>
      </w:r>
    </w:p>
    <w:p w14:paraId="235ADC35"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Huter O, Wolf HJ, Schnetzer A &amp; Pfaller K (1997). Lipoprotein lipase, LDL receptors and apo-lipoproteins in human fetal membranes at term.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18,</w:t>
      </w:r>
      <w:r w:rsidRPr="008A184E">
        <w:rPr>
          <w:rFonts w:asciiTheme="minorHAnsi" w:hAnsiTheme="minorHAnsi" w:cstheme="minorHAnsi"/>
          <w:noProof/>
        </w:rPr>
        <w:t xml:space="preserve"> 707–715.</w:t>
      </w:r>
    </w:p>
    <w:p w14:paraId="6FBEAEB3"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Hviid A &amp; Mølgaard-Nielsen D (2011). Corticosteroid use during pregnancy and risk of orofacial clefts. </w:t>
      </w:r>
      <w:r w:rsidRPr="008A184E">
        <w:rPr>
          <w:rFonts w:asciiTheme="minorHAnsi" w:hAnsiTheme="minorHAnsi" w:cstheme="minorHAnsi"/>
          <w:i/>
          <w:iCs/>
          <w:noProof/>
        </w:rPr>
        <w:t>CMAJ</w:t>
      </w:r>
      <w:r w:rsidRPr="008A184E">
        <w:rPr>
          <w:rFonts w:asciiTheme="minorHAnsi" w:hAnsiTheme="minorHAnsi" w:cstheme="minorHAnsi"/>
          <w:noProof/>
        </w:rPr>
        <w:t xml:space="preserve"> </w:t>
      </w:r>
      <w:r w:rsidRPr="008A184E">
        <w:rPr>
          <w:rFonts w:asciiTheme="minorHAnsi" w:hAnsiTheme="minorHAnsi" w:cstheme="minorHAnsi"/>
          <w:b/>
          <w:bCs/>
          <w:noProof/>
        </w:rPr>
        <w:t>183,</w:t>
      </w:r>
      <w:r w:rsidRPr="008A184E">
        <w:rPr>
          <w:rFonts w:asciiTheme="minorHAnsi" w:hAnsiTheme="minorHAnsi" w:cstheme="minorHAnsi"/>
          <w:noProof/>
        </w:rPr>
        <w:t xml:space="preserve"> 796–804.</w:t>
      </w:r>
    </w:p>
    <w:p w14:paraId="0140F3E1"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Inder WJ, Prickett TCR, Ellis MJ, Hull L, Reid R, Benny PS, Livesey JH &amp; Donald RA (2001). The Utility of Plasma CRH as a Predictor of Preterm Delivery.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86,</w:t>
      </w:r>
      <w:r w:rsidRPr="008A184E">
        <w:rPr>
          <w:rFonts w:asciiTheme="minorHAnsi" w:hAnsiTheme="minorHAnsi" w:cstheme="minorHAnsi"/>
          <w:noProof/>
        </w:rPr>
        <w:t xml:space="preserve"> 5706–5710.</w:t>
      </w:r>
    </w:p>
    <w:p w14:paraId="33D8B31D"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Jafari Z, Mehla J, Afrashteh N, Kolb BE &amp; Mohajerani MH (2017). Corticosterone response to gestational stress and postpartum memory function in mice ed. Pawluski J. </w:t>
      </w:r>
      <w:r w:rsidRPr="008A184E">
        <w:rPr>
          <w:rFonts w:asciiTheme="minorHAnsi" w:hAnsiTheme="minorHAnsi" w:cstheme="minorHAnsi"/>
          <w:i/>
          <w:iCs/>
          <w:noProof/>
        </w:rPr>
        <w:t>PLoS One</w:t>
      </w:r>
      <w:r w:rsidRPr="008A184E">
        <w:rPr>
          <w:rFonts w:asciiTheme="minorHAnsi" w:hAnsiTheme="minorHAnsi" w:cstheme="minorHAnsi"/>
          <w:noProof/>
        </w:rPr>
        <w:t xml:space="preserve"> </w:t>
      </w:r>
      <w:r w:rsidRPr="008A184E">
        <w:rPr>
          <w:rFonts w:asciiTheme="minorHAnsi" w:hAnsiTheme="minorHAnsi" w:cstheme="minorHAnsi"/>
          <w:b/>
          <w:bCs/>
          <w:noProof/>
        </w:rPr>
        <w:t>12,</w:t>
      </w:r>
      <w:r w:rsidRPr="008A184E">
        <w:rPr>
          <w:rFonts w:asciiTheme="minorHAnsi" w:hAnsiTheme="minorHAnsi" w:cstheme="minorHAnsi"/>
          <w:noProof/>
        </w:rPr>
        <w:t xml:space="preserve"> e0180306.</w:t>
      </w:r>
    </w:p>
    <w:p w14:paraId="1B5C381B"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Jansson T &amp; Powell TL (2013). Role of placental nutrient sensing in developmental programming. </w:t>
      </w:r>
      <w:r w:rsidRPr="008A184E">
        <w:rPr>
          <w:rFonts w:asciiTheme="minorHAnsi" w:hAnsiTheme="minorHAnsi" w:cstheme="minorHAnsi"/>
          <w:i/>
          <w:iCs/>
          <w:noProof/>
        </w:rPr>
        <w:t>Clin Obstet Gynecol</w:t>
      </w:r>
      <w:r w:rsidRPr="008A184E">
        <w:rPr>
          <w:rFonts w:asciiTheme="minorHAnsi" w:hAnsiTheme="minorHAnsi" w:cstheme="minorHAnsi"/>
          <w:noProof/>
        </w:rPr>
        <w:t xml:space="preserve"> </w:t>
      </w:r>
      <w:r w:rsidRPr="008A184E">
        <w:rPr>
          <w:rFonts w:asciiTheme="minorHAnsi" w:hAnsiTheme="minorHAnsi" w:cstheme="minorHAnsi"/>
          <w:b/>
          <w:bCs/>
          <w:noProof/>
        </w:rPr>
        <w:t>56,</w:t>
      </w:r>
      <w:r w:rsidRPr="008A184E">
        <w:rPr>
          <w:rFonts w:asciiTheme="minorHAnsi" w:hAnsiTheme="minorHAnsi" w:cstheme="minorHAnsi"/>
          <w:noProof/>
        </w:rPr>
        <w:t xml:space="preserve"> 591–601.</w:t>
      </w:r>
    </w:p>
    <w:p w14:paraId="3BE1173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Jansson T, Scholtbach V &amp; Powell TL (1998). Placental Transport of Leucine and Lysine Is Reduced in Intrauterine Growth Restriction1. </w:t>
      </w:r>
      <w:r w:rsidRPr="008A184E">
        <w:rPr>
          <w:rFonts w:asciiTheme="minorHAnsi" w:hAnsiTheme="minorHAnsi" w:cstheme="minorHAnsi"/>
          <w:i/>
          <w:iCs/>
          <w:noProof/>
        </w:rPr>
        <w:t>Pediatr Res</w:t>
      </w:r>
      <w:r w:rsidRPr="008A184E">
        <w:rPr>
          <w:rFonts w:asciiTheme="minorHAnsi" w:hAnsiTheme="minorHAnsi" w:cstheme="minorHAnsi"/>
          <w:noProof/>
        </w:rPr>
        <w:t xml:space="preserve"> </w:t>
      </w:r>
      <w:r w:rsidRPr="008A184E">
        <w:rPr>
          <w:rFonts w:asciiTheme="minorHAnsi" w:hAnsiTheme="minorHAnsi" w:cstheme="minorHAnsi"/>
          <w:b/>
          <w:bCs/>
          <w:noProof/>
        </w:rPr>
        <w:t>44,</w:t>
      </w:r>
      <w:r w:rsidRPr="008A184E">
        <w:rPr>
          <w:rFonts w:asciiTheme="minorHAnsi" w:hAnsiTheme="minorHAnsi" w:cstheme="minorHAnsi"/>
          <w:noProof/>
        </w:rPr>
        <w:t xml:space="preserve"> 532–537.</w:t>
      </w:r>
    </w:p>
    <w:p w14:paraId="4545AD42"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Jones HN, Ashworth CJ, Page KR &amp; McArdle HJ (2006). Cortisol stimulates system A amino acid transport and SNAT2 expression in a human placental cell line (BeWo). </w:t>
      </w:r>
      <w:r w:rsidRPr="008A184E">
        <w:rPr>
          <w:rFonts w:asciiTheme="minorHAnsi" w:hAnsiTheme="minorHAnsi" w:cstheme="minorHAnsi"/>
          <w:i/>
          <w:iCs/>
          <w:noProof/>
        </w:rPr>
        <w:t>Am J Physiol Metab</w:t>
      </w:r>
      <w:r w:rsidRPr="008A184E">
        <w:rPr>
          <w:rFonts w:asciiTheme="minorHAnsi" w:hAnsiTheme="minorHAnsi" w:cstheme="minorHAnsi"/>
          <w:noProof/>
        </w:rPr>
        <w:t xml:space="preserve"> </w:t>
      </w:r>
      <w:r w:rsidRPr="008A184E">
        <w:rPr>
          <w:rFonts w:asciiTheme="minorHAnsi" w:hAnsiTheme="minorHAnsi" w:cstheme="minorHAnsi"/>
          <w:b/>
          <w:bCs/>
          <w:noProof/>
        </w:rPr>
        <w:t>291,</w:t>
      </w:r>
      <w:r w:rsidRPr="008A184E">
        <w:rPr>
          <w:rFonts w:asciiTheme="minorHAnsi" w:hAnsiTheme="minorHAnsi" w:cstheme="minorHAnsi"/>
          <w:noProof/>
        </w:rPr>
        <w:t xml:space="preserve"> E596–E603.</w:t>
      </w:r>
    </w:p>
    <w:p w14:paraId="1D148536"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Jung C, Ho JT, Torpy DJ, Rogers A, Doogue M, Lewis JG, Czajko RJ &amp; Inder WJ (2011). A Longitudinal Study of Plasma and Urinary Cortisol in Pregnancy and Postpartum.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96,</w:t>
      </w:r>
      <w:r w:rsidRPr="008A184E">
        <w:rPr>
          <w:rFonts w:asciiTheme="minorHAnsi" w:hAnsiTheme="minorHAnsi" w:cstheme="minorHAnsi"/>
          <w:noProof/>
        </w:rPr>
        <w:t xml:space="preserve"> 1533–1540.</w:t>
      </w:r>
    </w:p>
    <w:p w14:paraId="37471FFD"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Kemp MW, Newnham JP, Challis JG, Jobe AH &amp; Stock SJ (2015). The clinical use of corticosteroids in pregnancy. </w:t>
      </w:r>
      <w:r w:rsidRPr="008A184E">
        <w:rPr>
          <w:rFonts w:asciiTheme="minorHAnsi" w:hAnsiTheme="minorHAnsi" w:cstheme="minorHAnsi"/>
          <w:i/>
          <w:iCs/>
          <w:noProof/>
        </w:rPr>
        <w:t>Hum Reprod Update</w:t>
      </w:r>
      <w:r w:rsidRPr="008A184E">
        <w:rPr>
          <w:rFonts w:asciiTheme="minorHAnsi" w:hAnsiTheme="minorHAnsi" w:cstheme="minorHAnsi"/>
          <w:noProof/>
        </w:rPr>
        <w:t xml:space="preserve"> </w:t>
      </w:r>
      <w:r w:rsidRPr="008A184E">
        <w:rPr>
          <w:rFonts w:asciiTheme="minorHAnsi" w:hAnsiTheme="minorHAnsi" w:cstheme="minorHAnsi"/>
          <w:b/>
          <w:bCs/>
          <w:noProof/>
        </w:rPr>
        <w:t>22,</w:t>
      </w:r>
      <w:r w:rsidRPr="008A184E">
        <w:rPr>
          <w:rFonts w:asciiTheme="minorHAnsi" w:hAnsiTheme="minorHAnsi" w:cstheme="minorHAnsi"/>
          <w:noProof/>
        </w:rPr>
        <w:t xml:space="preserve"> dmv047.</w:t>
      </w:r>
    </w:p>
    <w:p w14:paraId="3EA30FAB"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Khan NA, Nikkanen J, Yatsuga S, Jackson C, Wang L, Pradhan S, Kivelä R, Pessia A, Velagapudi V &amp; Suomalainen A (2017). mTORC1 Regulates Mitochondrial Integrated Stress Response and Mitochondrial Myopathy Progression. </w:t>
      </w:r>
      <w:r w:rsidRPr="008A184E">
        <w:rPr>
          <w:rFonts w:asciiTheme="minorHAnsi" w:hAnsiTheme="minorHAnsi" w:cstheme="minorHAnsi"/>
          <w:i/>
          <w:iCs/>
          <w:noProof/>
        </w:rPr>
        <w:t>Cell Metab</w:t>
      </w:r>
      <w:r w:rsidRPr="008A184E">
        <w:rPr>
          <w:rFonts w:asciiTheme="minorHAnsi" w:hAnsiTheme="minorHAnsi" w:cstheme="minorHAnsi"/>
          <w:noProof/>
        </w:rPr>
        <w:t xml:space="preserve"> </w:t>
      </w:r>
      <w:r w:rsidRPr="008A184E">
        <w:rPr>
          <w:rFonts w:asciiTheme="minorHAnsi" w:hAnsiTheme="minorHAnsi" w:cstheme="minorHAnsi"/>
          <w:b/>
          <w:bCs/>
          <w:noProof/>
        </w:rPr>
        <w:t>26,</w:t>
      </w:r>
      <w:r w:rsidRPr="008A184E">
        <w:rPr>
          <w:rFonts w:asciiTheme="minorHAnsi" w:hAnsiTheme="minorHAnsi" w:cstheme="minorHAnsi"/>
          <w:noProof/>
        </w:rPr>
        <w:t xml:space="preserve"> 419-428.e5.</w:t>
      </w:r>
    </w:p>
    <w:p w14:paraId="109CD609"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Kipmen-Korgun D, Ozmen A, Unek G, Simsek M, Demir R &amp; Korgun ET (2012). Triamcinolone up-regulates GLUT 1 and GLUT 3 expression in cultured human placental endothelial cells. </w:t>
      </w:r>
      <w:r w:rsidRPr="008A184E">
        <w:rPr>
          <w:rFonts w:asciiTheme="minorHAnsi" w:hAnsiTheme="minorHAnsi" w:cstheme="minorHAnsi"/>
          <w:i/>
          <w:iCs/>
          <w:noProof/>
        </w:rPr>
        <w:t>Cell Biochem Funct</w:t>
      </w:r>
      <w:r w:rsidRPr="008A184E">
        <w:rPr>
          <w:rFonts w:asciiTheme="minorHAnsi" w:hAnsiTheme="minorHAnsi" w:cstheme="minorHAnsi"/>
          <w:noProof/>
        </w:rPr>
        <w:t xml:space="preserve"> </w:t>
      </w:r>
      <w:r w:rsidRPr="008A184E">
        <w:rPr>
          <w:rFonts w:asciiTheme="minorHAnsi" w:hAnsiTheme="minorHAnsi" w:cstheme="minorHAnsi"/>
          <w:b/>
          <w:bCs/>
          <w:noProof/>
        </w:rPr>
        <w:t>30,</w:t>
      </w:r>
      <w:r w:rsidRPr="008A184E">
        <w:rPr>
          <w:rFonts w:asciiTheme="minorHAnsi" w:hAnsiTheme="minorHAnsi" w:cstheme="minorHAnsi"/>
          <w:noProof/>
        </w:rPr>
        <w:t xml:space="preserve"> 47–53.</w:t>
      </w:r>
    </w:p>
    <w:p w14:paraId="6BCBD29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Langdown ML &amp; Sugden MC (2001). Enhanced placental GLUT1 and GLUT3 expression in dexamethasone-induced fetal growth retardation. </w:t>
      </w:r>
      <w:r w:rsidRPr="008A184E">
        <w:rPr>
          <w:rFonts w:asciiTheme="minorHAnsi" w:hAnsiTheme="minorHAnsi" w:cstheme="minorHAnsi"/>
          <w:i/>
          <w:iCs/>
          <w:noProof/>
        </w:rPr>
        <w:t>Mol Cell Endocrinol</w:t>
      </w:r>
      <w:r w:rsidRPr="008A184E">
        <w:rPr>
          <w:rFonts w:asciiTheme="minorHAnsi" w:hAnsiTheme="minorHAnsi" w:cstheme="minorHAnsi"/>
          <w:noProof/>
        </w:rPr>
        <w:t xml:space="preserve"> </w:t>
      </w:r>
      <w:r w:rsidRPr="008A184E">
        <w:rPr>
          <w:rFonts w:asciiTheme="minorHAnsi" w:hAnsiTheme="minorHAnsi" w:cstheme="minorHAnsi"/>
          <w:b/>
          <w:bCs/>
          <w:noProof/>
        </w:rPr>
        <w:t>185,</w:t>
      </w:r>
      <w:r w:rsidRPr="008A184E">
        <w:rPr>
          <w:rFonts w:asciiTheme="minorHAnsi" w:hAnsiTheme="minorHAnsi" w:cstheme="minorHAnsi"/>
          <w:noProof/>
        </w:rPr>
        <w:t xml:space="preserve"> 109–117.</w:t>
      </w:r>
    </w:p>
    <w:p w14:paraId="055BA57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Lesage J, Del-Favero F, Leonhardt M, Louvart H, Maccari S, Vieau D &amp; Darnaudery M (2004). Prenatal stress induces intrauterine growth restriction and programmes glucose intolerance and feeding behaviour disturbances in the aged rat. </w:t>
      </w:r>
      <w:r w:rsidRPr="008A184E">
        <w:rPr>
          <w:rFonts w:asciiTheme="minorHAnsi" w:hAnsiTheme="minorHAnsi" w:cstheme="minorHAnsi"/>
          <w:i/>
          <w:iCs/>
          <w:noProof/>
        </w:rPr>
        <w:t>J Endocrinol</w:t>
      </w:r>
      <w:r w:rsidRPr="008A184E">
        <w:rPr>
          <w:rFonts w:asciiTheme="minorHAnsi" w:hAnsiTheme="minorHAnsi" w:cstheme="minorHAnsi"/>
          <w:noProof/>
        </w:rPr>
        <w:t xml:space="preserve"> </w:t>
      </w:r>
      <w:r w:rsidRPr="008A184E">
        <w:rPr>
          <w:rFonts w:asciiTheme="minorHAnsi" w:hAnsiTheme="minorHAnsi" w:cstheme="minorHAnsi"/>
          <w:b/>
          <w:bCs/>
          <w:noProof/>
        </w:rPr>
        <w:t>181,</w:t>
      </w:r>
      <w:r w:rsidRPr="008A184E">
        <w:rPr>
          <w:rFonts w:asciiTheme="minorHAnsi" w:hAnsiTheme="minorHAnsi" w:cstheme="minorHAnsi"/>
          <w:noProof/>
        </w:rPr>
        <w:t xml:space="preserve"> 291–296.</w:t>
      </w:r>
    </w:p>
    <w:p w14:paraId="27E82E6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Lindsay JR &amp; Nieman LK (2005). The Hypothalamic-Pituitary-Adrenal Axis in Pregnancy: Challenges in Disease Detection and Treatment. </w:t>
      </w:r>
      <w:r w:rsidRPr="008A184E">
        <w:rPr>
          <w:rFonts w:asciiTheme="minorHAnsi" w:hAnsiTheme="minorHAnsi" w:cstheme="minorHAnsi"/>
          <w:i/>
          <w:iCs/>
          <w:noProof/>
        </w:rPr>
        <w:t>Endocr Rev</w:t>
      </w:r>
      <w:r w:rsidRPr="008A184E">
        <w:rPr>
          <w:rFonts w:asciiTheme="minorHAnsi" w:hAnsiTheme="minorHAnsi" w:cstheme="minorHAnsi"/>
          <w:noProof/>
        </w:rPr>
        <w:t xml:space="preserve"> </w:t>
      </w:r>
      <w:r w:rsidRPr="008A184E">
        <w:rPr>
          <w:rFonts w:asciiTheme="minorHAnsi" w:hAnsiTheme="minorHAnsi" w:cstheme="minorHAnsi"/>
          <w:b/>
          <w:bCs/>
          <w:noProof/>
        </w:rPr>
        <w:t>26,</w:t>
      </w:r>
      <w:r w:rsidRPr="008A184E">
        <w:rPr>
          <w:rFonts w:asciiTheme="minorHAnsi" w:hAnsiTheme="minorHAnsi" w:cstheme="minorHAnsi"/>
          <w:noProof/>
        </w:rPr>
        <w:t xml:space="preserve"> 775–799.</w:t>
      </w:r>
    </w:p>
    <w:p w14:paraId="114A2E7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Lu B, Bridges D, Yang Y, Fisher K, Cheng A, Chang L, Meng Z-X, Lin JD, Downes M, Yu RT, Liddle C, Evans RM &amp; Saltiel AR (2014). Metabolic Crosstalk: Molecular Links Between Glycogen and Lipid Metabolism in Obesity. </w:t>
      </w:r>
      <w:r w:rsidRPr="008A184E">
        <w:rPr>
          <w:rFonts w:asciiTheme="minorHAnsi" w:hAnsiTheme="minorHAnsi" w:cstheme="minorHAnsi"/>
          <w:i/>
          <w:iCs/>
          <w:noProof/>
        </w:rPr>
        <w:t>Diabetes</w:t>
      </w:r>
      <w:r w:rsidRPr="008A184E">
        <w:rPr>
          <w:rFonts w:asciiTheme="minorHAnsi" w:hAnsiTheme="minorHAnsi" w:cstheme="minorHAnsi"/>
          <w:noProof/>
        </w:rPr>
        <w:t xml:space="preserve"> </w:t>
      </w:r>
      <w:r w:rsidRPr="008A184E">
        <w:rPr>
          <w:rFonts w:asciiTheme="minorHAnsi" w:hAnsiTheme="minorHAnsi" w:cstheme="minorHAnsi"/>
          <w:b/>
          <w:bCs/>
          <w:noProof/>
        </w:rPr>
        <w:t>63,</w:t>
      </w:r>
      <w:r w:rsidRPr="008A184E">
        <w:rPr>
          <w:rFonts w:asciiTheme="minorHAnsi" w:hAnsiTheme="minorHAnsi" w:cstheme="minorHAnsi"/>
          <w:noProof/>
        </w:rPr>
        <w:t xml:space="preserve"> 2935–2948.</w:t>
      </w:r>
    </w:p>
    <w:p w14:paraId="65E66D44"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Lunghi L, Pavan B, Biondi C, Paolillo R, Valerio A, Vesce F &amp; Patella A (2010). Use of Glucocorticoids in Pregnancy. </w:t>
      </w:r>
      <w:r w:rsidRPr="008A184E">
        <w:rPr>
          <w:rFonts w:asciiTheme="minorHAnsi" w:hAnsiTheme="minorHAnsi" w:cstheme="minorHAnsi"/>
          <w:i/>
          <w:iCs/>
          <w:noProof/>
        </w:rPr>
        <w:t>Curr Pharm Des</w:t>
      </w:r>
      <w:r w:rsidRPr="008A184E">
        <w:rPr>
          <w:rFonts w:asciiTheme="minorHAnsi" w:hAnsiTheme="minorHAnsi" w:cstheme="minorHAnsi"/>
          <w:noProof/>
        </w:rPr>
        <w:t xml:space="preserve"> </w:t>
      </w:r>
      <w:r w:rsidRPr="008A184E">
        <w:rPr>
          <w:rFonts w:asciiTheme="minorHAnsi" w:hAnsiTheme="minorHAnsi" w:cstheme="minorHAnsi"/>
          <w:b/>
          <w:bCs/>
          <w:noProof/>
        </w:rPr>
        <w:t>16,</w:t>
      </w:r>
      <w:r w:rsidRPr="008A184E">
        <w:rPr>
          <w:rFonts w:asciiTheme="minorHAnsi" w:hAnsiTheme="minorHAnsi" w:cstheme="minorHAnsi"/>
          <w:noProof/>
        </w:rPr>
        <w:t xml:space="preserve"> 3616–3637.</w:t>
      </w:r>
    </w:p>
    <w:p w14:paraId="53FAAD35"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Magnusson AL, Waterman IJ, Wennergren M, Jansson T &amp; Powell TL (2004). Triglyceride </w:t>
      </w:r>
      <w:r w:rsidRPr="008A184E">
        <w:rPr>
          <w:rFonts w:asciiTheme="minorHAnsi" w:hAnsiTheme="minorHAnsi" w:cstheme="minorHAnsi"/>
          <w:noProof/>
        </w:rPr>
        <w:lastRenderedPageBreak/>
        <w:t xml:space="preserve">Hydrolase Activities and Expression of Fatty Acid Binding Proteins in the Human Placenta in Pregnancies Complicated by Intrauterine Growth Restriction and Diabetes.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89,</w:t>
      </w:r>
      <w:r w:rsidRPr="008A184E">
        <w:rPr>
          <w:rFonts w:asciiTheme="minorHAnsi" w:hAnsiTheme="minorHAnsi" w:cstheme="minorHAnsi"/>
          <w:noProof/>
        </w:rPr>
        <w:t xml:space="preserve"> 4607–4614.</w:t>
      </w:r>
    </w:p>
    <w:p w14:paraId="52D3AC7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Malassine A, Frendo J-L &amp; Evain-Brion D (2003). A comparison of placental development and endocrine functions between the human and mouse model. </w:t>
      </w:r>
      <w:r w:rsidRPr="008A184E">
        <w:rPr>
          <w:rFonts w:asciiTheme="minorHAnsi" w:hAnsiTheme="minorHAnsi" w:cstheme="minorHAnsi"/>
          <w:i/>
          <w:iCs/>
          <w:noProof/>
        </w:rPr>
        <w:t>Hum Reprod Update</w:t>
      </w:r>
      <w:r w:rsidRPr="008A184E">
        <w:rPr>
          <w:rFonts w:asciiTheme="minorHAnsi" w:hAnsiTheme="minorHAnsi" w:cstheme="minorHAnsi"/>
          <w:noProof/>
        </w:rPr>
        <w:t xml:space="preserve"> </w:t>
      </w:r>
      <w:r w:rsidRPr="008A184E">
        <w:rPr>
          <w:rFonts w:asciiTheme="minorHAnsi" w:hAnsiTheme="minorHAnsi" w:cstheme="minorHAnsi"/>
          <w:b/>
          <w:bCs/>
          <w:noProof/>
        </w:rPr>
        <w:t>9,</w:t>
      </w:r>
      <w:r w:rsidRPr="008A184E">
        <w:rPr>
          <w:rFonts w:asciiTheme="minorHAnsi" w:hAnsiTheme="minorHAnsi" w:cstheme="minorHAnsi"/>
          <w:noProof/>
        </w:rPr>
        <w:t xml:space="preserve"> 531–539.</w:t>
      </w:r>
    </w:p>
    <w:p w14:paraId="1D8CEFE9"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Mateos RM, Jiménez G, Álvarez-Gil C, Visiedo F, Rivera-Rodríguez F, Santos-Rosendo C, Rodriguez-Pareja A, Perdomo G &amp; Lechuga-Sancho AM (2018). Excess Hydrocortisone Hampers Placental Nutrient Uptake Disrupting Cellular Metabolism. </w:t>
      </w:r>
      <w:r w:rsidRPr="008A184E">
        <w:rPr>
          <w:rFonts w:asciiTheme="minorHAnsi" w:hAnsiTheme="minorHAnsi" w:cstheme="minorHAnsi"/>
          <w:i/>
          <w:iCs/>
          <w:noProof/>
        </w:rPr>
        <w:t>Biomed Res Int</w:t>
      </w:r>
      <w:r w:rsidRPr="008A184E">
        <w:rPr>
          <w:rFonts w:asciiTheme="minorHAnsi" w:hAnsiTheme="minorHAnsi" w:cstheme="minorHAnsi"/>
          <w:noProof/>
        </w:rPr>
        <w:t xml:space="preserve"> </w:t>
      </w:r>
      <w:r w:rsidRPr="008A184E">
        <w:rPr>
          <w:rFonts w:asciiTheme="minorHAnsi" w:hAnsiTheme="minorHAnsi" w:cstheme="minorHAnsi"/>
          <w:b/>
          <w:bCs/>
          <w:noProof/>
        </w:rPr>
        <w:t>2018,</w:t>
      </w:r>
      <w:r w:rsidRPr="008A184E">
        <w:rPr>
          <w:rFonts w:asciiTheme="minorHAnsi" w:hAnsiTheme="minorHAnsi" w:cstheme="minorHAnsi"/>
          <w:noProof/>
        </w:rPr>
        <w:t xml:space="preserve"> 1–11.</w:t>
      </w:r>
    </w:p>
    <w:p w14:paraId="42DC6F79"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Moisiadis VG &amp; Matthews SG (2014). Glucocorticoids and fetal programming part 1: outcomes. </w:t>
      </w:r>
      <w:r w:rsidRPr="008A184E">
        <w:rPr>
          <w:rFonts w:asciiTheme="minorHAnsi" w:hAnsiTheme="minorHAnsi" w:cstheme="minorHAnsi"/>
          <w:i/>
          <w:iCs/>
          <w:noProof/>
        </w:rPr>
        <w:t>Nat Rev Endocrinol</w:t>
      </w:r>
      <w:r w:rsidRPr="008A184E">
        <w:rPr>
          <w:rFonts w:asciiTheme="minorHAnsi" w:hAnsiTheme="minorHAnsi" w:cstheme="minorHAnsi"/>
          <w:noProof/>
        </w:rPr>
        <w:t xml:space="preserve"> </w:t>
      </w:r>
      <w:r w:rsidRPr="008A184E">
        <w:rPr>
          <w:rFonts w:asciiTheme="minorHAnsi" w:hAnsiTheme="minorHAnsi" w:cstheme="minorHAnsi"/>
          <w:b/>
          <w:bCs/>
          <w:noProof/>
        </w:rPr>
        <w:t>10,</w:t>
      </w:r>
      <w:r w:rsidRPr="008A184E">
        <w:rPr>
          <w:rFonts w:asciiTheme="minorHAnsi" w:hAnsiTheme="minorHAnsi" w:cstheme="minorHAnsi"/>
          <w:noProof/>
        </w:rPr>
        <w:t xml:space="preserve"> 391–402.</w:t>
      </w:r>
    </w:p>
    <w:p w14:paraId="1DAD46C8"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Mparmpakas D, Zachariades E, Goumenou A, Gidron Y &amp; Karteris E (2012). Placental DEPTOR as a stress sensor during pregnancy. </w:t>
      </w:r>
      <w:r w:rsidRPr="008A184E">
        <w:rPr>
          <w:rFonts w:asciiTheme="minorHAnsi" w:hAnsiTheme="minorHAnsi" w:cstheme="minorHAnsi"/>
          <w:i/>
          <w:iCs/>
          <w:noProof/>
        </w:rPr>
        <w:t>Clin Sci (Lond)</w:t>
      </w:r>
      <w:r w:rsidRPr="008A184E">
        <w:rPr>
          <w:rFonts w:asciiTheme="minorHAnsi" w:hAnsiTheme="minorHAnsi" w:cstheme="minorHAnsi"/>
          <w:noProof/>
        </w:rPr>
        <w:t xml:space="preserve"> </w:t>
      </w:r>
      <w:r w:rsidRPr="008A184E">
        <w:rPr>
          <w:rFonts w:asciiTheme="minorHAnsi" w:hAnsiTheme="minorHAnsi" w:cstheme="minorHAnsi"/>
          <w:b/>
          <w:bCs/>
          <w:noProof/>
        </w:rPr>
        <w:t>122,</w:t>
      </w:r>
      <w:r w:rsidRPr="008A184E">
        <w:rPr>
          <w:rFonts w:asciiTheme="minorHAnsi" w:hAnsiTheme="minorHAnsi" w:cstheme="minorHAnsi"/>
          <w:noProof/>
        </w:rPr>
        <w:t xml:space="preserve"> 349–359.</w:t>
      </w:r>
    </w:p>
    <w:p w14:paraId="1B81279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Napso T, Yong HEJ, Lopez-Tello J &amp; Sferruzzi-Perri AN (2018). The Role of Placental Hormones in Mediating Maternal Adaptations to Support Pregnancy and Lactation. </w:t>
      </w:r>
      <w:r w:rsidRPr="008A184E">
        <w:rPr>
          <w:rFonts w:asciiTheme="minorHAnsi" w:hAnsiTheme="minorHAnsi" w:cstheme="minorHAnsi"/>
          <w:i/>
          <w:iCs/>
          <w:noProof/>
        </w:rPr>
        <w:t>Front Physiol</w:t>
      </w:r>
      <w:r w:rsidRPr="008A184E">
        <w:rPr>
          <w:rFonts w:asciiTheme="minorHAnsi" w:hAnsiTheme="minorHAnsi" w:cstheme="minorHAnsi"/>
          <w:noProof/>
        </w:rPr>
        <w:t xml:space="preserve"> </w:t>
      </w:r>
      <w:r w:rsidRPr="008A184E">
        <w:rPr>
          <w:rFonts w:asciiTheme="minorHAnsi" w:hAnsiTheme="minorHAnsi" w:cstheme="minorHAnsi"/>
          <w:b/>
          <w:bCs/>
          <w:noProof/>
        </w:rPr>
        <w:t>9,</w:t>
      </w:r>
      <w:r w:rsidRPr="008A184E">
        <w:rPr>
          <w:rFonts w:asciiTheme="minorHAnsi" w:hAnsiTheme="minorHAnsi" w:cstheme="minorHAnsi"/>
          <w:noProof/>
        </w:rPr>
        <w:t xml:space="preserve"> 1091.</w:t>
      </w:r>
    </w:p>
    <w:p w14:paraId="44D9C4B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Ng PC (2000). The fetal and neonatal hypothalamic-pituitary-adrenal axis. </w:t>
      </w:r>
      <w:r w:rsidRPr="008A184E">
        <w:rPr>
          <w:rFonts w:asciiTheme="minorHAnsi" w:hAnsiTheme="minorHAnsi" w:cstheme="minorHAnsi"/>
          <w:i/>
          <w:iCs/>
          <w:noProof/>
        </w:rPr>
        <w:t>Arch Dis Child Fetal Neonatal Ed</w:t>
      </w:r>
      <w:r w:rsidRPr="008A184E">
        <w:rPr>
          <w:rFonts w:asciiTheme="minorHAnsi" w:hAnsiTheme="minorHAnsi" w:cstheme="minorHAnsi"/>
          <w:noProof/>
        </w:rPr>
        <w:t xml:space="preserve"> </w:t>
      </w:r>
      <w:r w:rsidRPr="008A184E">
        <w:rPr>
          <w:rFonts w:asciiTheme="minorHAnsi" w:hAnsiTheme="minorHAnsi" w:cstheme="minorHAnsi"/>
          <w:b/>
          <w:bCs/>
          <w:noProof/>
        </w:rPr>
        <w:t>82,</w:t>
      </w:r>
      <w:r w:rsidRPr="008A184E">
        <w:rPr>
          <w:rFonts w:asciiTheme="minorHAnsi" w:hAnsiTheme="minorHAnsi" w:cstheme="minorHAnsi"/>
          <w:noProof/>
        </w:rPr>
        <w:t xml:space="preserve"> F250-4.</w:t>
      </w:r>
    </w:p>
    <w:p w14:paraId="715D9FE3"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Norberg S, Powell TL &amp; Jansson T (1998). Intrauterine Growth Restriction Is Associated with a Reduced Activity of Placental Taurine Transporters. </w:t>
      </w:r>
      <w:r w:rsidRPr="008A184E">
        <w:rPr>
          <w:rFonts w:asciiTheme="minorHAnsi" w:hAnsiTheme="minorHAnsi" w:cstheme="minorHAnsi"/>
          <w:i/>
          <w:iCs/>
          <w:noProof/>
        </w:rPr>
        <w:t>Pediatr Res</w:t>
      </w:r>
      <w:r w:rsidRPr="008A184E">
        <w:rPr>
          <w:rFonts w:asciiTheme="minorHAnsi" w:hAnsiTheme="minorHAnsi" w:cstheme="minorHAnsi"/>
          <w:noProof/>
        </w:rPr>
        <w:t xml:space="preserve"> </w:t>
      </w:r>
      <w:r w:rsidRPr="008A184E">
        <w:rPr>
          <w:rFonts w:asciiTheme="minorHAnsi" w:hAnsiTheme="minorHAnsi" w:cstheme="minorHAnsi"/>
          <w:b/>
          <w:bCs/>
          <w:noProof/>
        </w:rPr>
        <w:t>44,</w:t>
      </w:r>
      <w:r w:rsidRPr="008A184E">
        <w:rPr>
          <w:rFonts w:asciiTheme="minorHAnsi" w:hAnsiTheme="minorHAnsi" w:cstheme="minorHAnsi"/>
          <w:noProof/>
        </w:rPr>
        <w:t xml:space="preserve"> 233–238.</w:t>
      </w:r>
    </w:p>
    <w:p w14:paraId="2FCBB2C3"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O’Sullivan L, Cuffe JSM, Paravicini TM, Campbell S, Dickinson H, Singh RR, Gezmish O, Black MJ &amp; Moritz KM (2013). Prenatal exposure to dexamethasone in the mouse alters cardiac growth patterns and increases pulse pressure in aged male offspring. </w:t>
      </w:r>
      <w:r w:rsidRPr="008A184E">
        <w:rPr>
          <w:rFonts w:asciiTheme="minorHAnsi" w:hAnsiTheme="minorHAnsi" w:cstheme="minorHAnsi"/>
          <w:i/>
          <w:iCs/>
          <w:noProof/>
        </w:rPr>
        <w:t>PLoS One</w:t>
      </w:r>
      <w:r w:rsidRPr="008A184E">
        <w:rPr>
          <w:rFonts w:asciiTheme="minorHAnsi" w:hAnsiTheme="minorHAnsi" w:cstheme="minorHAnsi"/>
          <w:noProof/>
        </w:rPr>
        <w:t xml:space="preserve"> </w:t>
      </w:r>
      <w:r w:rsidRPr="008A184E">
        <w:rPr>
          <w:rFonts w:asciiTheme="minorHAnsi" w:hAnsiTheme="minorHAnsi" w:cstheme="minorHAnsi"/>
          <w:b/>
          <w:bCs/>
          <w:noProof/>
        </w:rPr>
        <w:t>8,</w:t>
      </w:r>
      <w:r w:rsidRPr="008A184E">
        <w:rPr>
          <w:rFonts w:asciiTheme="minorHAnsi" w:hAnsiTheme="minorHAnsi" w:cstheme="minorHAnsi"/>
          <w:noProof/>
        </w:rPr>
        <w:t xml:space="preserve"> e69149.</w:t>
      </w:r>
    </w:p>
    <w:p w14:paraId="3495C0E0"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Ochsner S et al. (2019). The Signaling Pathways Project: an integrated ‘omics knowledgebase for mammalian cellular signaling pathways. </w:t>
      </w:r>
      <w:r w:rsidRPr="008A184E">
        <w:rPr>
          <w:rFonts w:asciiTheme="minorHAnsi" w:hAnsiTheme="minorHAnsi" w:cstheme="minorHAnsi"/>
          <w:i/>
          <w:iCs/>
          <w:noProof/>
        </w:rPr>
        <w:t>bioRxiv</w:t>
      </w:r>
      <w:r w:rsidRPr="008A184E">
        <w:rPr>
          <w:rFonts w:asciiTheme="minorHAnsi" w:hAnsiTheme="minorHAnsi" w:cstheme="minorHAnsi"/>
          <w:noProof/>
        </w:rPr>
        <w:t>401729.</w:t>
      </w:r>
    </w:p>
    <w:p w14:paraId="701529A3"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Padoan A, Rigano S, Ferrazzi E, Beaty BL, Battaglia FC &amp; Galan HL (2004). Differences in fat and lean mass proportions in normal and growth-restricted fetuses. </w:t>
      </w:r>
      <w:r w:rsidRPr="008A184E">
        <w:rPr>
          <w:rFonts w:asciiTheme="minorHAnsi" w:hAnsiTheme="minorHAnsi" w:cstheme="minorHAnsi"/>
          <w:i/>
          <w:iCs/>
          <w:noProof/>
        </w:rPr>
        <w:t>Am J Obstet Gynecol</w:t>
      </w:r>
      <w:r w:rsidRPr="008A184E">
        <w:rPr>
          <w:rFonts w:asciiTheme="minorHAnsi" w:hAnsiTheme="minorHAnsi" w:cstheme="minorHAnsi"/>
          <w:noProof/>
        </w:rPr>
        <w:t xml:space="preserve"> </w:t>
      </w:r>
      <w:r w:rsidRPr="008A184E">
        <w:rPr>
          <w:rFonts w:asciiTheme="minorHAnsi" w:hAnsiTheme="minorHAnsi" w:cstheme="minorHAnsi"/>
          <w:b/>
          <w:bCs/>
          <w:noProof/>
        </w:rPr>
        <w:t>191,</w:t>
      </w:r>
      <w:r w:rsidRPr="008A184E">
        <w:rPr>
          <w:rFonts w:asciiTheme="minorHAnsi" w:hAnsiTheme="minorHAnsi" w:cstheme="minorHAnsi"/>
          <w:noProof/>
        </w:rPr>
        <w:t xml:space="preserve"> 1459–1464.</w:t>
      </w:r>
    </w:p>
    <w:p w14:paraId="76EB515D"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Petry CJ, Ong KK, Burling KA, Barker P, Goodburn SF, Perry JRB, Acerini CL, Hughes IA, Painter RC, Afink GB, Dunger DB &amp; O’Rahilly S (2018). Associations of vomiting and antiemetic use in pregnancy with levels of circulating GDF15 early in the second trimester: A nested case-control study. </w:t>
      </w:r>
      <w:r w:rsidRPr="008A184E">
        <w:rPr>
          <w:rFonts w:asciiTheme="minorHAnsi" w:hAnsiTheme="minorHAnsi" w:cstheme="minorHAnsi"/>
          <w:i/>
          <w:iCs/>
          <w:noProof/>
        </w:rPr>
        <w:t>Wellcome open Res</w:t>
      </w:r>
      <w:r w:rsidRPr="008A184E">
        <w:rPr>
          <w:rFonts w:asciiTheme="minorHAnsi" w:hAnsiTheme="minorHAnsi" w:cstheme="minorHAnsi"/>
          <w:noProof/>
        </w:rPr>
        <w:t xml:space="preserve"> </w:t>
      </w:r>
      <w:r w:rsidRPr="008A184E">
        <w:rPr>
          <w:rFonts w:asciiTheme="minorHAnsi" w:hAnsiTheme="minorHAnsi" w:cstheme="minorHAnsi"/>
          <w:b/>
          <w:bCs/>
          <w:noProof/>
        </w:rPr>
        <w:t>3,</w:t>
      </w:r>
      <w:r w:rsidRPr="008A184E">
        <w:rPr>
          <w:rFonts w:asciiTheme="minorHAnsi" w:hAnsiTheme="minorHAnsi" w:cstheme="minorHAnsi"/>
          <w:noProof/>
        </w:rPr>
        <w:t xml:space="preserve"> 123.</w:t>
      </w:r>
    </w:p>
    <w:p w14:paraId="3C9D666E"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Ponnusamy S, Tran QT, Harvey I, Smallwood HS, Thiyagarajan T, Banerjee S, Johnson DL, Dalton JT, Sullivan RD, Miller DD, Bridges D &amp; Narayanan R (2017). Pharmacologic activation of estrogen receptor β increases mitochondrial function, energy expenditure, and brown adipose tissue. </w:t>
      </w:r>
      <w:r w:rsidRPr="008A184E">
        <w:rPr>
          <w:rFonts w:asciiTheme="minorHAnsi" w:hAnsiTheme="minorHAnsi" w:cstheme="minorHAnsi"/>
          <w:i/>
          <w:iCs/>
          <w:noProof/>
        </w:rPr>
        <w:t>FASEB J</w:t>
      </w:r>
      <w:r w:rsidRPr="008A184E">
        <w:rPr>
          <w:rFonts w:asciiTheme="minorHAnsi" w:hAnsiTheme="minorHAnsi" w:cstheme="minorHAnsi"/>
          <w:noProof/>
        </w:rPr>
        <w:t xml:space="preserve"> </w:t>
      </w:r>
      <w:r w:rsidRPr="008A184E">
        <w:rPr>
          <w:rFonts w:asciiTheme="minorHAnsi" w:hAnsiTheme="minorHAnsi" w:cstheme="minorHAnsi"/>
          <w:b/>
          <w:bCs/>
          <w:noProof/>
        </w:rPr>
        <w:t>31,</w:t>
      </w:r>
      <w:r w:rsidRPr="008A184E">
        <w:rPr>
          <w:rFonts w:asciiTheme="minorHAnsi" w:hAnsiTheme="minorHAnsi" w:cstheme="minorHAnsi"/>
          <w:noProof/>
        </w:rPr>
        <w:t xml:space="preserve"> 266–281.</w:t>
      </w:r>
    </w:p>
    <w:p w14:paraId="7D6F575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Regnault TRH, Orbus RJ, de Vrijer B, Davidsen ML, Galan HL, Wilkening RB &amp; Anthony RV (2002). Placental Expression of VEGF, PlGF and their Receptors in a Model of Placental Insufficiency—Intrauterine Growth Restriction (PI-IUGR).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23,</w:t>
      </w:r>
      <w:r w:rsidRPr="008A184E">
        <w:rPr>
          <w:rFonts w:asciiTheme="minorHAnsi" w:hAnsiTheme="minorHAnsi" w:cstheme="minorHAnsi"/>
          <w:noProof/>
        </w:rPr>
        <w:t xml:space="preserve"> 132–144.</w:t>
      </w:r>
    </w:p>
    <w:p w14:paraId="3377569D"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Reynolds RM (2013). Glucocorticoid excess and the developmental origins of disease: Two decades of testing the hypothesis – 2012 Curt Richter Award Winner. </w:t>
      </w:r>
      <w:r w:rsidRPr="008A184E">
        <w:rPr>
          <w:rFonts w:asciiTheme="minorHAnsi" w:hAnsiTheme="minorHAnsi" w:cstheme="minorHAnsi"/>
          <w:i/>
          <w:iCs/>
          <w:noProof/>
        </w:rPr>
        <w:t>Psychoneuroendocrinology</w:t>
      </w:r>
      <w:r w:rsidRPr="008A184E">
        <w:rPr>
          <w:rFonts w:asciiTheme="minorHAnsi" w:hAnsiTheme="minorHAnsi" w:cstheme="minorHAnsi"/>
          <w:noProof/>
        </w:rPr>
        <w:t xml:space="preserve"> </w:t>
      </w:r>
      <w:r w:rsidRPr="008A184E">
        <w:rPr>
          <w:rFonts w:asciiTheme="minorHAnsi" w:hAnsiTheme="minorHAnsi" w:cstheme="minorHAnsi"/>
          <w:b/>
          <w:bCs/>
          <w:noProof/>
        </w:rPr>
        <w:t>38,</w:t>
      </w:r>
      <w:r w:rsidRPr="008A184E">
        <w:rPr>
          <w:rFonts w:asciiTheme="minorHAnsi" w:hAnsiTheme="minorHAnsi" w:cstheme="minorHAnsi"/>
          <w:noProof/>
        </w:rPr>
        <w:t xml:space="preserve"> 1–11.</w:t>
      </w:r>
    </w:p>
    <w:p w14:paraId="044297F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Roos S, Jansson N, Palmberg I, Säljö K, Powell TL &amp; Jansson T (2007). Mammalian target of </w:t>
      </w:r>
      <w:r w:rsidRPr="008A184E">
        <w:rPr>
          <w:rFonts w:asciiTheme="minorHAnsi" w:hAnsiTheme="minorHAnsi" w:cstheme="minorHAnsi"/>
          <w:noProof/>
        </w:rPr>
        <w:lastRenderedPageBreak/>
        <w:t xml:space="preserve">rapamycin in the human placenta regulates leucine transport and is down-regulated in restricted fetal growth. </w:t>
      </w:r>
      <w:r w:rsidRPr="008A184E">
        <w:rPr>
          <w:rFonts w:asciiTheme="minorHAnsi" w:hAnsiTheme="minorHAnsi" w:cstheme="minorHAnsi"/>
          <w:i/>
          <w:iCs/>
          <w:noProof/>
        </w:rPr>
        <w:t>J Physiol</w:t>
      </w:r>
      <w:r w:rsidRPr="008A184E">
        <w:rPr>
          <w:rFonts w:asciiTheme="minorHAnsi" w:hAnsiTheme="minorHAnsi" w:cstheme="minorHAnsi"/>
          <w:noProof/>
        </w:rPr>
        <w:t xml:space="preserve"> </w:t>
      </w:r>
      <w:r w:rsidRPr="008A184E">
        <w:rPr>
          <w:rFonts w:asciiTheme="minorHAnsi" w:hAnsiTheme="minorHAnsi" w:cstheme="minorHAnsi"/>
          <w:b/>
          <w:bCs/>
          <w:noProof/>
        </w:rPr>
        <w:t>582,</w:t>
      </w:r>
      <w:r w:rsidRPr="008A184E">
        <w:rPr>
          <w:rFonts w:asciiTheme="minorHAnsi" w:hAnsiTheme="minorHAnsi" w:cstheme="minorHAnsi"/>
          <w:noProof/>
        </w:rPr>
        <w:t xml:space="preserve"> 449–459.</w:t>
      </w:r>
    </w:p>
    <w:p w14:paraId="09CD54F3"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Schmidt M, Enthoven L, van der Mark M, Levine S, de Kloet ER &amp; Oitzl MS (2003). The postnatal development of the hypothalamic–pituitary–adrenal axis in the mouse. </w:t>
      </w:r>
      <w:r w:rsidRPr="008A184E">
        <w:rPr>
          <w:rFonts w:asciiTheme="minorHAnsi" w:hAnsiTheme="minorHAnsi" w:cstheme="minorHAnsi"/>
          <w:i/>
          <w:iCs/>
          <w:noProof/>
        </w:rPr>
        <w:t>Int J Dev Neurosci</w:t>
      </w:r>
      <w:r w:rsidRPr="008A184E">
        <w:rPr>
          <w:rFonts w:asciiTheme="minorHAnsi" w:hAnsiTheme="minorHAnsi" w:cstheme="minorHAnsi"/>
          <w:noProof/>
        </w:rPr>
        <w:t xml:space="preserve"> </w:t>
      </w:r>
      <w:r w:rsidRPr="008A184E">
        <w:rPr>
          <w:rFonts w:asciiTheme="minorHAnsi" w:hAnsiTheme="minorHAnsi" w:cstheme="minorHAnsi"/>
          <w:b/>
          <w:bCs/>
          <w:noProof/>
        </w:rPr>
        <w:t>21,</w:t>
      </w:r>
      <w:r w:rsidRPr="008A184E">
        <w:rPr>
          <w:rFonts w:asciiTheme="minorHAnsi" w:hAnsiTheme="minorHAnsi" w:cstheme="minorHAnsi"/>
          <w:noProof/>
        </w:rPr>
        <w:t xml:space="preserve"> 125–132.</w:t>
      </w:r>
    </w:p>
    <w:p w14:paraId="25409CC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Shibata E, Hubel CA, Powers RW, von Versen-Hoeynck F, Gammill H, Rajakumar A &amp; Roberts JM (2008). Placental system A amino acid transport is reduced in pregnancies with small for gestational age (SGA) infants but not in preeclampsia with SGA infants.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29,</w:t>
      </w:r>
      <w:r w:rsidRPr="008A184E">
        <w:rPr>
          <w:rFonts w:asciiTheme="minorHAnsi" w:hAnsiTheme="minorHAnsi" w:cstheme="minorHAnsi"/>
          <w:noProof/>
        </w:rPr>
        <w:t xml:space="preserve"> 879–882.</w:t>
      </w:r>
    </w:p>
    <w:p w14:paraId="3ACC8352"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Singh RR, Cuffe JS &amp; Moritz KM (2012). Short- and long-term effects of exposure to natural and synthetic glucocorticoids during development. </w:t>
      </w:r>
      <w:r w:rsidRPr="008A184E">
        <w:rPr>
          <w:rFonts w:asciiTheme="minorHAnsi" w:hAnsiTheme="minorHAnsi" w:cstheme="minorHAnsi"/>
          <w:i/>
          <w:iCs/>
          <w:noProof/>
        </w:rPr>
        <w:t>Clin Exp Pharmacol Physiol</w:t>
      </w:r>
      <w:r w:rsidRPr="008A184E">
        <w:rPr>
          <w:rFonts w:asciiTheme="minorHAnsi" w:hAnsiTheme="minorHAnsi" w:cstheme="minorHAnsi"/>
          <w:noProof/>
        </w:rPr>
        <w:t xml:space="preserve"> </w:t>
      </w:r>
      <w:r w:rsidRPr="008A184E">
        <w:rPr>
          <w:rFonts w:asciiTheme="minorHAnsi" w:hAnsiTheme="minorHAnsi" w:cstheme="minorHAnsi"/>
          <w:b/>
          <w:bCs/>
          <w:noProof/>
        </w:rPr>
        <w:t>39,</w:t>
      </w:r>
      <w:r w:rsidRPr="008A184E">
        <w:rPr>
          <w:rFonts w:asciiTheme="minorHAnsi" w:hAnsiTheme="minorHAnsi" w:cstheme="minorHAnsi"/>
          <w:noProof/>
        </w:rPr>
        <w:t xml:space="preserve"> 979–989.</w:t>
      </w:r>
    </w:p>
    <w:p w14:paraId="52D6BDA0"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Stephenson EJ, Redd JR, Snyder D, Tran QT, Lu B, Peloquin MJ, Mulcahy MC, Harvey I, Fisher K, Han JC, Qi N, Saltiel AR &amp; Bridges D (2019). Skeletal Muscle mTORC1 Activation Increases Energy Expenditure and Reduces Longevity in Mice. </w:t>
      </w:r>
      <w:r w:rsidRPr="008A184E">
        <w:rPr>
          <w:rFonts w:asciiTheme="minorHAnsi" w:hAnsiTheme="minorHAnsi" w:cstheme="minorHAnsi"/>
          <w:i/>
          <w:iCs/>
          <w:noProof/>
        </w:rPr>
        <w:t>bioRxiv</w:t>
      </w:r>
      <w:r w:rsidRPr="008A184E">
        <w:rPr>
          <w:rFonts w:asciiTheme="minorHAnsi" w:hAnsiTheme="minorHAnsi" w:cstheme="minorHAnsi"/>
          <w:noProof/>
        </w:rPr>
        <w:t>720540.</w:t>
      </w:r>
    </w:p>
    <w:p w14:paraId="13357EFD"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Sugulle M, Dechend R, Herse F, Weedon-Fekjaer MS, Johnsen GM, Brosnihan KB, Anton L, Luft FC, Wollert KC, Kempf T &amp; Staff AC (2009). Circulating and placental growth-differentiation factor 15 in preeclampsia and in pregnancy complicated by diabetes mellitus. </w:t>
      </w:r>
      <w:r w:rsidRPr="008A184E">
        <w:rPr>
          <w:rFonts w:asciiTheme="minorHAnsi" w:hAnsiTheme="minorHAnsi" w:cstheme="minorHAnsi"/>
          <w:i/>
          <w:iCs/>
          <w:noProof/>
        </w:rPr>
        <w:t>Hypertens (Dallas, Tex  1979)</w:t>
      </w:r>
      <w:r w:rsidRPr="008A184E">
        <w:rPr>
          <w:rFonts w:asciiTheme="minorHAnsi" w:hAnsiTheme="minorHAnsi" w:cstheme="minorHAnsi"/>
          <w:noProof/>
        </w:rPr>
        <w:t xml:space="preserve"> </w:t>
      </w:r>
      <w:r w:rsidRPr="008A184E">
        <w:rPr>
          <w:rFonts w:asciiTheme="minorHAnsi" w:hAnsiTheme="minorHAnsi" w:cstheme="minorHAnsi"/>
          <w:b/>
          <w:bCs/>
          <w:noProof/>
        </w:rPr>
        <w:t>54,</w:t>
      </w:r>
      <w:r w:rsidRPr="008A184E">
        <w:rPr>
          <w:rFonts w:asciiTheme="minorHAnsi" w:hAnsiTheme="minorHAnsi" w:cstheme="minorHAnsi"/>
          <w:noProof/>
        </w:rPr>
        <w:t xml:space="preserve"> 106–112.</w:t>
      </w:r>
    </w:p>
    <w:p w14:paraId="06557DEA"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Tang H et al. (2019). mTORC1 underlies age‐related muscle fiber damage and loss by inducing oxidative stress and catabolism. </w:t>
      </w:r>
      <w:r w:rsidRPr="008A184E">
        <w:rPr>
          <w:rFonts w:asciiTheme="minorHAnsi" w:hAnsiTheme="minorHAnsi" w:cstheme="minorHAnsi"/>
          <w:i/>
          <w:iCs/>
          <w:noProof/>
        </w:rPr>
        <w:t>Aging Cell</w:t>
      </w:r>
      <w:r w:rsidRPr="008A184E">
        <w:rPr>
          <w:rFonts w:asciiTheme="minorHAnsi" w:hAnsiTheme="minorHAnsi" w:cstheme="minorHAnsi"/>
          <w:noProof/>
        </w:rPr>
        <w:t xml:space="preserve"> </w:t>
      </w:r>
      <w:r w:rsidRPr="008A184E">
        <w:rPr>
          <w:rFonts w:asciiTheme="minorHAnsi" w:hAnsiTheme="minorHAnsi" w:cstheme="minorHAnsi"/>
          <w:b/>
          <w:bCs/>
          <w:noProof/>
        </w:rPr>
        <w:t>18,</w:t>
      </w:r>
      <w:r w:rsidRPr="008A184E">
        <w:rPr>
          <w:rFonts w:asciiTheme="minorHAnsi" w:hAnsiTheme="minorHAnsi" w:cstheme="minorHAnsi"/>
          <w:noProof/>
        </w:rPr>
        <w:t xml:space="preserve"> e12943.</w:t>
      </w:r>
    </w:p>
    <w:p w14:paraId="18CC30D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Tong S, Marjono B, Brown DA, Mulvey S, Breit SN, Manuelpillai U &amp; Wallace EM (2004). Serum concentrations of macrophage inhibitory cytokine 1 (MIC 1) as a predictor of miscarriage. </w:t>
      </w:r>
      <w:r w:rsidRPr="008A184E">
        <w:rPr>
          <w:rFonts w:asciiTheme="minorHAnsi" w:hAnsiTheme="minorHAnsi" w:cstheme="minorHAnsi"/>
          <w:i/>
          <w:iCs/>
          <w:noProof/>
        </w:rPr>
        <w:t>Lancet</w:t>
      </w:r>
      <w:r w:rsidRPr="008A184E">
        <w:rPr>
          <w:rFonts w:asciiTheme="minorHAnsi" w:hAnsiTheme="minorHAnsi" w:cstheme="minorHAnsi"/>
          <w:noProof/>
        </w:rPr>
        <w:t xml:space="preserve"> </w:t>
      </w:r>
      <w:r w:rsidRPr="008A184E">
        <w:rPr>
          <w:rFonts w:asciiTheme="minorHAnsi" w:hAnsiTheme="minorHAnsi" w:cstheme="minorHAnsi"/>
          <w:b/>
          <w:bCs/>
          <w:noProof/>
        </w:rPr>
        <w:t>363,</w:t>
      </w:r>
      <w:r w:rsidRPr="008A184E">
        <w:rPr>
          <w:rFonts w:asciiTheme="minorHAnsi" w:hAnsiTheme="minorHAnsi" w:cstheme="minorHAnsi"/>
          <w:noProof/>
        </w:rPr>
        <w:t xml:space="preserve"> 129–130.</w:t>
      </w:r>
    </w:p>
    <w:p w14:paraId="6C7B19E6"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Urraca N, Memon R, El-Iyachi I, Goorha S, Valdez C, Tran QT, Scroggs R, Miranda-Carboni GA, Donaldson M, Bridges D &amp; Reiter LT (2015). Characterization of neurons from immortalized dental pulp stem cells for the study of neurogenetic disorders. </w:t>
      </w:r>
      <w:r w:rsidRPr="008A184E">
        <w:rPr>
          <w:rFonts w:asciiTheme="minorHAnsi" w:hAnsiTheme="minorHAnsi" w:cstheme="minorHAnsi"/>
          <w:i/>
          <w:iCs/>
          <w:noProof/>
        </w:rPr>
        <w:t>Stem Cell Res</w:t>
      </w:r>
      <w:r w:rsidRPr="008A184E">
        <w:rPr>
          <w:rFonts w:asciiTheme="minorHAnsi" w:hAnsiTheme="minorHAnsi" w:cstheme="minorHAnsi"/>
          <w:noProof/>
        </w:rPr>
        <w:t xml:space="preserve"> </w:t>
      </w:r>
      <w:r w:rsidRPr="008A184E">
        <w:rPr>
          <w:rFonts w:asciiTheme="minorHAnsi" w:hAnsiTheme="minorHAnsi" w:cstheme="minorHAnsi"/>
          <w:b/>
          <w:bCs/>
          <w:noProof/>
        </w:rPr>
        <w:t>15,</w:t>
      </w:r>
      <w:r w:rsidRPr="008A184E">
        <w:rPr>
          <w:rFonts w:asciiTheme="minorHAnsi" w:hAnsiTheme="minorHAnsi" w:cstheme="minorHAnsi"/>
          <w:noProof/>
        </w:rPr>
        <w:t xml:space="preserve"> 722–730.</w:t>
      </w:r>
    </w:p>
    <w:p w14:paraId="499D6C50"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Vaughan OR, Fisher HM, Dionelis KN, Jefferies EC, Higgins JS, Musial B, Sferruzzi-Perri AN &amp; Fowden AL (2015). Corticosterone alters materno-fetal glucose partitioning and insulin signalling in pregnant mice. </w:t>
      </w:r>
      <w:r w:rsidRPr="008A184E">
        <w:rPr>
          <w:rFonts w:asciiTheme="minorHAnsi" w:hAnsiTheme="minorHAnsi" w:cstheme="minorHAnsi"/>
          <w:i/>
          <w:iCs/>
          <w:noProof/>
        </w:rPr>
        <w:t>J Physiol</w:t>
      </w:r>
      <w:r w:rsidRPr="008A184E">
        <w:rPr>
          <w:rFonts w:asciiTheme="minorHAnsi" w:hAnsiTheme="minorHAnsi" w:cstheme="minorHAnsi"/>
          <w:noProof/>
        </w:rPr>
        <w:t xml:space="preserve"> </w:t>
      </w:r>
      <w:r w:rsidRPr="008A184E">
        <w:rPr>
          <w:rFonts w:asciiTheme="minorHAnsi" w:hAnsiTheme="minorHAnsi" w:cstheme="minorHAnsi"/>
          <w:b/>
          <w:bCs/>
          <w:noProof/>
        </w:rPr>
        <w:t>593,</w:t>
      </w:r>
      <w:r w:rsidRPr="008A184E">
        <w:rPr>
          <w:rFonts w:asciiTheme="minorHAnsi" w:hAnsiTheme="minorHAnsi" w:cstheme="minorHAnsi"/>
          <w:noProof/>
        </w:rPr>
        <w:t xml:space="preserve"> 1307–1321.</w:t>
      </w:r>
    </w:p>
    <w:p w14:paraId="3751184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Vaughan OR, Rosario FJ, Powell TL &amp; Jansson T (2017). Regulation of Placental Amino Acid Transport and Fetal Growth. </w:t>
      </w:r>
      <w:r w:rsidRPr="008A184E">
        <w:rPr>
          <w:rFonts w:asciiTheme="minorHAnsi" w:hAnsiTheme="minorHAnsi" w:cstheme="minorHAnsi"/>
          <w:i/>
          <w:iCs/>
          <w:noProof/>
        </w:rPr>
        <w:t>Prog Mol Biol Transl Sci</w:t>
      </w:r>
      <w:r w:rsidRPr="008A184E">
        <w:rPr>
          <w:rFonts w:asciiTheme="minorHAnsi" w:hAnsiTheme="minorHAnsi" w:cstheme="minorHAnsi"/>
          <w:noProof/>
        </w:rPr>
        <w:t xml:space="preserve"> </w:t>
      </w:r>
      <w:r w:rsidRPr="008A184E">
        <w:rPr>
          <w:rFonts w:asciiTheme="minorHAnsi" w:hAnsiTheme="minorHAnsi" w:cstheme="minorHAnsi"/>
          <w:b/>
          <w:bCs/>
          <w:noProof/>
        </w:rPr>
        <w:t>145,</w:t>
      </w:r>
      <w:r w:rsidRPr="008A184E">
        <w:rPr>
          <w:rFonts w:asciiTheme="minorHAnsi" w:hAnsiTheme="minorHAnsi" w:cstheme="minorHAnsi"/>
          <w:noProof/>
        </w:rPr>
        <w:t xml:space="preserve"> 217–251.</w:t>
      </w:r>
    </w:p>
    <w:p w14:paraId="3D1DF047"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Vaughan OR, Sferruzzi-Perri AN &amp; Fowden AL (2012). Maternal corticosterone regulates nutrient allocation to fetal growth in mice. </w:t>
      </w:r>
      <w:r w:rsidRPr="008A184E">
        <w:rPr>
          <w:rFonts w:asciiTheme="minorHAnsi" w:hAnsiTheme="minorHAnsi" w:cstheme="minorHAnsi"/>
          <w:i/>
          <w:iCs/>
          <w:noProof/>
        </w:rPr>
        <w:t>J Physiol</w:t>
      </w:r>
      <w:r w:rsidRPr="008A184E">
        <w:rPr>
          <w:rFonts w:asciiTheme="minorHAnsi" w:hAnsiTheme="minorHAnsi" w:cstheme="minorHAnsi"/>
          <w:noProof/>
        </w:rPr>
        <w:t xml:space="preserve"> </w:t>
      </w:r>
      <w:r w:rsidRPr="008A184E">
        <w:rPr>
          <w:rFonts w:asciiTheme="minorHAnsi" w:hAnsiTheme="minorHAnsi" w:cstheme="minorHAnsi"/>
          <w:b/>
          <w:bCs/>
          <w:noProof/>
        </w:rPr>
        <w:t>590,</w:t>
      </w:r>
      <w:r w:rsidRPr="008A184E">
        <w:rPr>
          <w:rFonts w:asciiTheme="minorHAnsi" w:hAnsiTheme="minorHAnsi" w:cstheme="minorHAnsi"/>
          <w:noProof/>
        </w:rPr>
        <w:t xml:space="preserve"> 5529–5540.</w:t>
      </w:r>
    </w:p>
    <w:p w14:paraId="4097B75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Wadsack C, Tabano S, Maier A, Hiden U, Alvino G, Cozzi V, Hüttinger M, Schneider WJ, Lang U, Cetin I &amp; Desoye G (2007). Intrauterine growth restriction is associated with alterations in placental lipoprotein receptors and maternal lipoprotein composition. </w:t>
      </w:r>
      <w:r w:rsidRPr="008A184E">
        <w:rPr>
          <w:rFonts w:asciiTheme="minorHAnsi" w:hAnsiTheme="minorHAnsi" w:cstheme="minorHAnsi"/>
          <w:i/>
          <w:iCs/>
          <w:noProof/>
        </w:rPr>
        <w:t>Am J Physiol Metab</w:t>
      </w:r>
      <w:r w:rsidRPr="008A184E">
        <w:rPr>
          <w:rFonts w:asciiTheme="minorHAnsi" w:hAnsiTheme="minorHAnsi" w:cstheme="minorHAnsi"/>
          <w:noProof/>
        </w:rPr>
        <w:t xml:space="preserve"> </w:t>
      </w:r>
      <w:r w:rsidRPr="008A184E">
        <w:rPr>
          <w:rFonts w:asciiTheme="minorHAnsi" w:hAnsiTheme="minorHAnsi" w:cstheme="minorHAnsi"/>
          <w:b/>
          <w:bCs/>
          <w:noProof/>
        </w:rPr>
        <w:t>292,</w:t>
      </w:r>
      <w:r w:rsidRPr="008A184E">
        <w:rPr>
          <w:rFonts w:asciiTheme="minorHAnsi" w:hAnsiTheme="minorHAnsi" w:cstheme="minorHAnsi"/>
          <w:noProof/>
        </w:rPr>
        <w:t xml:space="preserve"> E476–E484.</w:t>
      </w:r>
    </w:p>
    <w:p w14:paraId="1762A0B7"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Waffarn F &amp; Davis EP (2012). Effects of antenatal corticosteroids on the hypothalamic-pituitary-adrenocortical axis of the fetus and newborn: experimental findings and clinical considerations. </w:t>
      </w:r>
      <w:r w:rsidRPr="008A184E">
        <w:rPr>
          <w:rFonts w:asciiTheme="minorHAnsi" w:hAnsiTheme="minorHAnsi" w:cstheme="minorHAnsi"/>
          <w:i/>
          <w:iCs/>
          <w:noProof/>
        </w:rPr>
        <w:t>Am J Obstet Gynecol</w:t>
      </w:r>
      <w:r w:rsidRPr="008A184E">
        <w:rPr>
          <w:rFonts w:asciiTheme="minorHAnsi" w:hAnsiTheme="minorHAnsi" w:cstheme="minorHAnsi"/>
          <w:noProof/>
        </w:rPr>
        <w:t xml:space="preserve"> </w:t>
      </w:r>
      <w:r w:rsidRPr="008A184E">
        <w:rPr>
          <w:rFonts w:asciiTheme="minorHAnsi" w:hAnsiTheme="minorHAnsi" w:cstheme="minorHAnsi"/>
          <w:b/>
          <w:bCs/>
          <w:noProof/>
        </w:rPr>
        <w:t>207,</w:t>
      </w:r>
      <w:r w:rsidRPr="008A184E">
        <w:rPr>
          <w:rFonts w:asciiTheme="minorHAnsi" w:hAnsiTheme="minorHAnsi" w:cstheme="minorHAnsi"/>
          <w:noProof/>
        </w:rPr>
        <w:t xml:space="preserve"> 446–454.</w:t>
      </w:r>
    </w:p>
    <w:p w14:paraId="3DBC40DB"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Wen HY, Abbasi S, Kellems RE &amp; Xia Y (2005). mTOR: A placental growth signaling sensor.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26,</w:t>
      </w:r>
      <w:r w:rsidRPr="008A184E">
        <w:rPr>
          <w:rFonts w:asciiTheme="minorHAnsi" w:hAnsiTheme="minorHAnsi" w:cstheme="minorHAnsi"/>
          <w:noProof/>
        </w:rPr>
        <w:t xml:space="preserve"> S63–S69.</w:t>
      </w:r>
    </w:p>
    <w:p w14:paraId="7A10EA1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Wenzel PL &amp; Leone G (2007). Expression of Cre recombinase in early diploid trophoblast cells of the mouse placenta. </w:t>
      </w:r>
      <w:r w:rsidRPr="008A184E">
        <w:rPr>
          <w:rFonts w:asciiTheme="minorHAnsi" w:hAnsiTheme="minorHAnsi" w:cstheme="minorHAnsi"/>
          <w:i/>
          <w:iCs/>
          <w:noProof/>
        </w:rPr>
        <w:t>genesis</w:t>
      </w:r>
      <w:r w:rsidRPr="008A184E">
        <w:rPr>
          <w:rFonts w:asciiTheme="minorHAnsi" w:hAnsiTheme="minorHAnsi" w:cstheme="minorHAnsi"/>
          <w:noProof/>
        </w:rPr>
        <w:t xml:space="preserve"> </w:t>
      </w:r>
      <w:r w:rsidRPr="008A184E">
        <w:rPr>
          <w:rFonts w:asciiTheme="minorHAnsi" w:hAnsiTheme="minorHAnsi" w:cstheme="minorHAnsi"/>
          <w:b/>
          <w:bCs/>
          <w:noProof/>
        </w:rPr>
        <w:t>45,</w:t>
      </w:r>
      <w:r w:rsidRPr="008A184E">
        <w:rPr>
          <w:rFonts w:asciiTheme="minorHAnsi" w:hAnsiTheme="minorHAnsi" w:cstheme="minorHAnsi"/>
          <w:noProof/>
        </w:rPr>
        <w:t xml:space="preserve"> 129–134.</w:t>
      </w:r>
    </w:p>
    <w:p w14:paraId="75F29BE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lastRenderedPageBreak/>
        <w:t xml:space="preserve">Wieczorek A, Perani C V., Nixon M, Constancia M, Sandovici I, Zazara DE, Leone G, Zhang M-Z, Arck PC &amp; Solano ME (2019). Sex-specific regulation of stress-induced fetal glucocorticoid surge by the mouse placenta. </w:t>
      </w:r>
      <w:r w:rsidRPr="008A184E">
        <w:rPr>
          <w:rFonts w:asciiTheme="minorHAnsi" w:hAnsiTheme="minorHAnsi" w:cstheme="minorHAnsi"/>
          <w:i/>
          <w:iCs/>
          <w:noProof/>
        </w:rPr>
        <w:t>Am J Physiol Metab</w:t>
      </w:r>
      <w:r w:rsidRPr="008A184E">
        <w:rPr>
          <w:rFonts w:asciiTheme="minorHAnsi" w:hAnsiTheme="minorHAnsi" w:cstheme="minorHAnsi"/>
          <w:noProof/>
        </w:rPr>
        <w:t xml:space="preserve"> </w:t>
      </w:r>
      <w:r w:rsidRPr="008A184E">
        <w:rPr>
          <w:rFonts w:asciiTheme="minorHAnsi" w:hAnsiTheme="minorHAnsi" w:cstheme="minorHAnsi"/>
          <w:b/>
          <w:bCs/>
          <w:noProof/>
        </w:rPr>
        <w:t>317,</w:t>
      </w:r>
      <w:r w:rsidRPr="008A184E">
        <w:rPr>
          <w:rFonts w:asciiTheme="minorHAnsi" w:hAnsiTheme="minorHAnsi" w:cstheme="minorHAnsi"/>
          <w:noProof/>
        </w:rPr>
        <w:t xml:space="preserve"> E109–E120.</w:t>
      </w:r>
    </w:p>
    <w:p w14:paraId="7754A5E4"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Woods L, Perez-Garcia V &amp; Hemberger M (2018). Regulation of Placental Development and Its Impact on Fetal Growth-New Insights From Mouse Models. </w:t>
      </w:r>
      <w:r w:rsidRPr="008A184E">
        <w:rPr>
          <w:rFonts w:asciiTheme="minorHAnsi" w:hAnsiTheme="minorHAnsi" w:cstheme="minorHAnsi"/>
          <w:i/>
          <w:iCs/>
          <w:noProof/>
        </w:rPr>
        <w:t>Front Endocrinol (Lausanne)</w:t>
      </w:r>
      <w:r w:rsidRPr="008A184E">
        <w:rPr>
          <w:rFonts w:asciiTheme="minorHAnsi" w:hAnsiTheme="minorHAnsi" w:cstheme="minorHAnsi"/>
          <w:noProof/>
        </w:rPr>
        <w:t xml:space="preserve"> </w:t>
      </w:r>
      <w:r w:rsidRPr="008A184E">
        <w:rPr>
          <w:rFonts w:asciiTheme="minorHAnsi" w:hAnsiTheme="minorHAnsi" w:cstheme="minorHAnsi"/>
          <w:b/>
          <w:bCs/>
          <w:noProof/>
        </w:rPr>
        <w:t>9,</w:t>
      </w:r>
      <w:r w:rsidRPr="008A184E">
        <w:rPr>
          <w:rFonts w:asciiTheme="minorHAnsi" w:hAnsiTheme="minorHAnsi" w:cstheme="minorHAnsi"/>
          <w:noProof/>
        </w:rPr>
        <w:t xml:space="preserve"> 570.</w:t>
      </w:r>
    </w:p>
    <w:p w14:paraId="50F1DE49" w14:textId="21A4EB33" w:rsidR="00A4084D" w:rsidRPr="008A184E" w:rsidRDefault="00A4084D" w:rsidP="00487EC4">
      <w:pPr>
        <w:widowControl w:val="0"/>
        <w:autoSpaceDE w:val="0"/>
        <w:autoSpaceDN w:val="0"/>
        <w:adjustRightInd w:val="0"/>
        <w:ind w:left="480" w:hanging="480"/>
        <w:rPr>
          <w:rFonts w:asciiTheme="minorHAnsi" w:hAnsiTheme="minorHAnsi" w:cstheme="minorHAnsi"/>
        </w:rPr>
      </w:pPr>
      <w:r w:rsidRPr="008A184E">
        <w:rPr>
          <w:rFonts w:asciiTheme="minorHAnsi" w:hAnsiTheme="minorHAnsi" w:cstheme="minorHAnsi"/>
        </w:rPr>
        <w:fldChar w:fldCharType="end"/>
      </w:r>
    </w:p>
    <w:p w14:paraId="1C536A7C" w14:textId="77777777" w:rsidR="00BC5354" w:rsidRPr="008A184E" w:rsidRDefault="00BC5354">
      <w:pPr>
        <w:widowControl w:val="0"/>
        <w:autoSpaceDE w:val="0"/>
        <w:autoSpaceDN w:val="0"/>
        <w:adjustRightInd w:val="0"/>
        <w:ind w:left="480" w:hanging="480"/>
        <w:rPr>
          <w:rFonts w:asciiTheme="minorHAnsi" w:hAnsiTheme="minorHAnsi" w:cstheme="minorHAnsi"/>
        </w:rPr>
      </w:pPr>
    </w:p>
    <w:sectPr w:rsidR="00BC5354" w:rsidRPr="008A184E" w:rsidSect="00212190">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7A5D3" w14:textId="77777777" w:rsidR="005D1A6F" w:rsidRDefault="005D1A6F" w:rsidP="00CA5244">
      <w:r>
        <w:separator/>
      </w:r>
    </w:p>
  </w:endnote>
  <w:endnote w:type="continuationSeparator" w:id="0">
    <w:p w14:paraId="049AE4EC" w14:textId="77777777" w:rsidR="005D1A6F" w:rsidRDefault="005D1A6F" w:rsidP="00CA5244">
      <w:r>
        <w:continuationSeparator/>
      </w:r>
    </w:p>
  </w:endnote>
  <w:endnote w:type="continuationNotice" w:id="1">
    <w:p w14:paraId="30AEE98D" w14:textId="77777777" w:rsidR="005D1A6F" w:rsidRDefault="005D1A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B3849" w14:textId="77777777" w:rsidR="006E12D7" w:rsidRDefault="006E12D7">
    <w:pPr>
      <w:pPrChange w:id="77" w:author="Microsoft Office User" w:date="2019-07-31T11:38: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77EEC" w14:textId="77777777" w:rsidR="006E12D7" w:rsidRDefault="006E12D7">
    <w:pPr>
      <w:pPrChange w:id="78" w:author="Microsoft Office User" w:date="2019-07-31T11:38:00Z">
        <w:pPr>
          <w:pStyle w:val="Footer"/>
        </w:pPr>
      </w:pPrChan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2774A" w14:textId="77777777" w:rsidR="006E12D7" w:rsidRDefault="006E12D7">
    <w:pPr>
      <w:pPrChange w:id="80" w:author="Microsoft Office User" w:date="2019-07-31T11:38: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6C579" w14:textId="77777777" w:rsidR="005D1A6F" w:rsidRDefault="005D1A6F" w:rsidP="00CA5244">
      <w:r>
        <w:separator/>
      </w:r>
    </w:p>
  </w:footnote>
  <w:footnote w:type="continuationSeparator" w:id="0">
    <w:p w14:paraId="2EEEFA68" w14:textId="77777777" w:rsidR="005D1A6F" w:rsidRDefault="005D1A6F" w:rsidP="00CA5244">
      <w:r>
        <w:continuationSeparator/>
      </w:r>
    </w:p>
  </w:footnote>
  <w:footnote w:type="continuationNotice" w:id="1">
    <w:p w14:paraId="7AD3E62E" w14:textId="77777777" w:rsidR="005D1A6F" w:rsidRDefault="005D1A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4607F" w14:textId="77777777" w:rsidR="006E12D7" w:rsidRDefault="006E12D7">
    <w:pPr>
      <w:pPrChange w:id="75" w:author="Microsoft Office User" w:date="2019-07-31T11:38:00Z">
        <w:pPr>
          <w:pStyle w:val="Header"/>
        </w:pPr>
      </w:pPrChang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E781E" w14:textId="77777777" w:rsidR="006E12D7" w:rsidRDefault="006E12D7">
    <w:pPr>
      <w:pPrChange w:id="76" w:author="Microsoft Office User" w:date="2019-07-31T11:38:00Z">
        <w:pPr>
          <w:pStyle w:val="Header"/>
        </w:pPr>
      </w:pPrChang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8F7FD" w14:textId="77777777" w:rsidR="006E12D7" w:rsidRDefault="006E12D7">
    <w:pPr>
      <w:pPrChange w:id="79" w:author="Microsoft Office User" w:date="2019-07-31T11:38:00Z">
        <w:pPr>
          <w:pStyle w:val="Header"/>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59C"/>
    <w:multiLevelType w:val="hybridMultilevel"/>
    <w:tmpl w:val="A900E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0C4270"/>
    <w:multiLevelType w:val="hybridMultilevel"/>
    <w:tmpl w:val="3F948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e Bridges">
    <w15:presenceInfo w15:providerId="Windows Live" w15:userId="4bc1184c43c78bbd"/>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53F"/>
    <w:rsid w:val="000034EF"/>
    <w:rsid w:val="00005A2B"/>
    <w:rsid w:val="000106D1"/>
    <w:rsid w:val="00013D15"/>
    <w:rsid w:val="00014F11"/>
    <w:rsid w:val="00016991"/>
    <w:rsid w:val="0002196E"/>
    <w:rsid w:val="00022112"/>
    <w:rsid w:val="00035107"/>
    <w:rsid w:val="00055F98"/>
    <w:rsid w:val="00060ACE"/>
    <w:rsid w:val="00063DB1"/>
    <w:rsid w:val="00065AAA"/>
    <w:rsid w:val="0009009F"/>
    <w:rsid w:val="00090A9D"/>
    <w:rsid w:val="000936EC"/>
    <w:rsid w:val="000A215B"/>
    <w:rsid w:val="000A4E1F"/>
    <w:rsid w:val="000A5534"/>
    <w:rsid w:val="000A5FB7"/>
    <w:rsid w:val="000A73B0"/>
    <w:rsid w:val="000A7C24"/>
    <w:rsid w:val="000B1841"/>
    <w:rsid w:val="000B4308"/>
    <w:rsid w:val="000B47C7"/>
    <w:rsid w:val="000B7DEC"/>
    <w:rsid w:val="000D09D4"/>
    <w:rsid w:val="000D65B8"/>
    <w:rsid w:val="000E0EC2"/>
    <w:rsid w:val="000E4575"/>
    <w:rsid w:val="000E7827"/>
    <w:rsid w:val="000E7CFE"/>
    <w:rsid w:val="000F303E"/>
    <w:rsid w:val="000F47D9"/>
    <w:rsid w:val="000F6643"/>
    <w:rsid w:val="00112314"/>
    <w:rsid w:val="00115499"/>
    <w:rsid w:val="00120498"/>
    <w:rsid w:val="00121382"/>
    <w:rsid w:val="00123B2D"/>
    <w:rsid w:val="00126C16"/>
    <w:rsid w:val="001279F5"/>
    <w:rsid w:val="00131252"/>
    <w:rsid w:val="001331F4"/>
    <w:rsid w:val="001359C9"/>
    <w:rsid w:val="0014003E"/>
    <w:rsid w:val="00140A08"/>
    <w:rsid w:val="00144737"/>
    <w:rsid w:val="0015050F"/>
    <w:rsid w:val="00152AE4"/>
    <w:rsid w:val="00155A63"/>
    <w:rsid w:val="00156ED2"/>
    <w:rsid w:val="00157A51"/>
    <w:rsid w:val="001605D8"/>
    <w:rsid w:val="001670BD"/>
    <w:rsid w:val="00171F90"/>
    <w:rsid w:val="00176C70"/>
    <w:rsid w:val="00176DC0"/>
    <w:rsid w:val="00180EBB"/>
    <w:rsid w:val="00183DD1"/>
    <w:rsid w:val="00184EDB"/>
    <w:rsid w:val="00185188"/>
    <w:rsid w:val="00187EB9"/>
    <w:rsid w:val="001906A8"/>
    <w:rsid w:val="00193F83"/>
    <w:rsid w:val="001A04BE"/>
    <w:rsid w:val="001A4A84"/>
    <w:rsid w:val="001C47B0"/>
    <w:rsid w:val="001C4BEB"/>
    <w:rsid w:val="001D2F2A"/>
    <w:rsid w:val="001E124C"/>
    <w:rsid w:val="001F2032"/>
    <w:rsid w:val="001F503D"/>
    <w:rsid w:val="00201392"/>
    <w:rsid w:val="00201FD6"/>
    <w:rsid w:val="002021BB"/>
    <w:rsid w:val="002041DD"/>
    <w:rsid w:val="0020590B"/>
    <w:rsid w:val="00206A20"/>
    <w:rsid w:val="00206F20"/>
    <w:rsid w:val="00210218"/>
    <w:rsid w:val="002108FB"/>
    <w:rsid w:val="00211149"/>
    <w:rsid w:val="00212190"/>
    <w:rsid w:val="002151F8"/>
    <w:rsid w:val="0021588C"/>
    <w:rsid w:val="00215E10"/>
    <w:rsid w:val="00220B36"/>
    <w:rsid w:val="00224FE1"/>
    <w:rsid w:val="002275CE"/>
    <w:rsid w:val="00227868"/>
    <w:rsid w:val="002311EA"/>
    <w:rsid w:val="002523E6"/>
    <w:rsid w:val="002529DD"/>
    <w:rsid w:val="00260F5F"/>
    <w:rsid w:val="002666F8"/>
    <w:rsid w:val="00270FB0"/>
    <w:rsid w:val="00272A58"/>
    <w:rsid w:val="00274021"/>
    <w:rsid w:val="00274133"/>
    <w:rsid w:val="00274D8F"/>
    <w:rsid w:val="00275911"/>
    <w:rsid w:val="00276B15"/>
    <w:rsid w:val="002815F0"/>
    <w:rsid w:val="00285123"/>
    <w:rsid w:val="00291FA8"/>
    <w:rsid w:val="00294FDE"/>
    <w:rsid w:val="002950AE"/>
    <w:rsid w:val="0029786F"/>
    <w:rsid w:val="002A3B2C"/>
    <w:rsid w:val="002A44EF"/>
    <w:rsid w:val="002B1626"/>
    <w:rsid w:val="002B37C0"/>
    <w:rsid w:val="002B5A19"/>
    <w:rsid w:val="002D1520"/>
    <w:rsid w:val="002D1E26"/>
    <w:rsid w:val="002D3391"/>
    <w:rsid w:val="002D53E2"/>
    <w:rsid w:val="002D6F94"/>
    <w:rsid w:val="002D7584"/>
    <w:rsid w:val="002E3F5B"/>
    <w:rsid w:val="002E50B3"/>
    <w:rsid w:val="002E762E"/>
    <w:rsid w:val="002F19BF"/>
    <w:rsid w:val="002F5420"/>
    <w:rsid w:val="002F5643"/>
    <w:rsid w:val="002F77A2"/>
    <w:rsid w:val="00313C37"/>
    <w:rsid w:val="003142A3"/>
    <w:rsid w:val="00322507"/>
    <w:rsid w:val="00326079"/>
    <w:rsid w:val="00331700"/>
    <w:rsid w:val="00332181"/>
    <w:rsid w:val="00335A75"/>
    <w:rsid w:val="00341FEA"/>
    <w:rsid w:val="003476FD"/>
    <w:rsid w:val="00347877"/>
    <w:rsid w:val="00351F06"/>
    <w:rsid w:val="00362D93"/>
    <w:rsid w:val="00366FC7"/>
    <w:rsid w:val="003709ED"/>
    <w:rsid w:val="00372EB0"/>
    <w:rsid w:val="0037754B"/>
    <w:rsid w:val="0038721A"/>
    <w:rsid w:val="00391E59"/>
    <w:rsid w:val="00391F57"/>
    <w:rsid w:val="0039639A"/>
    <w:rsid w:val="00397FD7"/>
    <w:rsid w:val="003A0538"/>
    <w:rsid w:val="003A76D0"/>
    <w:rsid w:val="003B3EB5"/>
    <w:rsid w:val="003B40C8"/>
    <w:rsid w:val="003B523F"/>
    <w:rsid w:val="003B5A87"/>
    <w:rsid w:val="003C3FC4"/>
    <w:rsid w:val="003C6EA7"/>
    <w:rsid w:val="003D5038"/>
    <w:rsid w:val="003D5958"/>
    <w:rsid w:val="003E115F"/>
    <w:rsid w:val="003E3624"/>
    <w:rsid w:val="003E4494"/>
    <w:rsid w:val="003E6410"/>
    <w:rsid w:val="003E7770"/>
    <w:rsid w:val="003F1702"/>
    <w:rsid w:val="003F193D"/>
    <w:rsid w:val="003F26C3"/>
    <w:rsid w:val="003F2E66"/>
    <w:rsid w:val="003F3984"/>
    <w:rsid w:val="003F49A5"/>
    <w:rsid w:val="003F517F"/>
    <w:rsid w:val="00405484"/>
    <w:rsid w:val="004111D7"/>
    <w:rsid w:val="004139F1"/>
    <w:rsid w:val="00415929"/>
    <w:rsid w:val="0041641F"/>
    <w:rsid w:val="00417971"/>
    <w:rsid w:val="00423099"/>
    <w:rsid w:val="0042633D"/>
    <w:rsid w:val="0043008A"/>
    <w:rsid w:val="00433F14"/>
    <w:rsid w:val="00441F6B"/>
    <w:rsid w:val="00445077"/>
    <w:rsid w:val="00450C7B"/>
    <w:rsid w:val="0045213A"/>
    <w:rsid w:val="00452CDA"/>
    <w:rsid w:val="00455F2F"/>
    <w:rsid w:val="00461074"/>
    <w:rsid w:val="00462D5E"/>
    <w:rsid w:val="00463773"/>
    <w:rsid w:val="004637E8"/>
    <w:rsid w:val="0046472F"/>
    <w:rsid w:val="0047519D"/>
    <w:rsid w:val="0048740A"/>
    <w:rsid w:val="00487EC4"/>
    <w:rsid w:val="00490786"/>
    <w:rsid w:val="0049434D"/>
    <w:rsid w:val="004950F5"/>
    <w:rsid w:val="004956F4"/>
    <w:rsid w:val="00495BF0"/>
    <w:rsid w:val="004A03F5"/>
    <w:rsid w:val="004A0DD1"/>
    <w:rsid w:val="004A3355"/>
    <w:rsid w:val="004B22DB"/>
    <w:rsid w:val="004B3606"/>
    <w:rsid w:val="004B57AA"/>
    <w:rsid w:val="004B77A7"/>
    <w:rsid w:val="004C0C53"/>
    <w:rsid w:val="004C1962"/>
    <w:rsid w:val="004C4FDC"/>
    <w:rsid w:val="004C506E"/>
    <w:rsid w:val="004C6AC2"/>
    <w:rsid w:val="004D34C8"/>
    <w:rsid w:val="004D3E33"/>
    <w:rsid w:val="004D5552"/>
    <w:rsid w:val="004E123E"/>
    <w:rsid w:val="004F26BE"/>
    <w:rsid w:val="004F32E7"/>
    <w:rsid w:val="004F6937"/>
    <w:rsid w:val="004F6DD3"/>
    <w:rsid w:val="004F7DE4"/>
    <w:rsid w:val="00500401"/>
    <w:rsid w:val="0050490C"/>
    <w:rsid w:val="00504E92"/>
    <w:rsid w:val="00506A0D"/>
    <w:rsid w:val="00512B6C"/>
    <w:rsid w:val="00524EF3"/>
    <w:rsid w:val="00527AE3"/>
    <w:rsid w:val="00533DF6"/>
    <w:rsid w:val="0053551E"/>
    <w:rsid w:val="00540511"/>
    <w:rsid w:val="00543271"/>
    <w:rsid w:val="0055253F"/>
    <w:rsid w:val="00553024"/>
    <w:rsid w:val="0055569B"/>
    <w:rsid w:val="00556E02"/>
    <w:rsid w:val="00557B6E"/>
    <w:rsid w:val="005649D4"/>
    <w:rsid w:val="00565EA6"/>
    <w:rsid w:val="005734B8"/>
    <w:rsid w:val="00574659"/>
    <w:rsid w:val="00577533"/>
    <w:rsid w:val="00581DC3"/>
    <w:rsid w:val="00585A0A"/>
    <w:rsid w:val="00586E35"/>
    <w:rsid w:val="00590B20"/>
    <w:rsid w:val="00591A9B"/>
    <w:rsid w:val="00592033"/>
    <w:rsid w:val="00592C80"/>
    <w:rsid w:val="005960E9"/>
    <w:rsid w:val="005A1C27"/>
    <w:rsid w:val="005A3466"/>
    <w:rsid w:val="005A366F"/>
    <w:rsid w:val="005A62AD"/>
    <w:rsid w:val="005C2CC5"/>
    <w:rsid w:val="005C397F"/>
    <w:rsid w:val="005D1A6F"/>
    <w:rsid w:val="005D3530"/>
    <w:rsid w:val="005E46A7"/>
    <w:rsid w:val="005E6FCA"/>
    <w:rsid w:val="005F18E1"/>
    <w:rsid w:val="005F1EC7"/>
    <w:rsid w:val="005F50E9"/>
    <w:rsid w:val="005F737E"/>
    <w:rsid w:val="0060605F"/>
    <w:rsid w:val="006067C6"/>
    <w:rsid w:val="0061520E"/>
    <w:rsid w:val="00616CE1"/>
    <w:rsid w:val="00620013"/>
    <w:rsid w:val="00635448"/>
    <w:rsid w:val="00643B1E"/>
    <w:rsid w:val="006514C8"/>
    <w:rsid w:val="00655647"/>
    <w:rsid w:val="0066001B"/>
    <w:rsid w:val="006620F2"/>
    <w:rsid w:val="00663781"/>
    <w:rsid w:val="00663EB6"/>
    <w:rsid w:val="00665B80"/>
    <w:rsid w:val="0067295D"/>
    <w:rsid w:val="0067636B"/>
    <w:rsid w:val="00680CC1"/>
    <w:rsid w:val="00684AC2"/>
    <w:rsid w:val="00684B7D"/>
    <w:rsid w:val="00685B1D"/>
    <w:rsid w:val="00691D51"/>
    <w:rsid w:val="006A0BAE"/>
    <w:rsid w:val="006A0D15"/>
    <w:rsid w:val="006A24C8"/>
    <w:rsid w:val="006A32E4"/>
    <w:rsid w:val="006A7FB6"/>
    <w:rsid w:val="006B24DC"/>
    <w:rsid w:val="006B3852"/>
    <w:rsid w:val="006D34E1"/>
    <w:rsid w:val="006D36C9"/>
    <w:rsid w:val="006D3871"/>
    <w:rsid w:val="006D434D"/>
    <w:rsid w:val="006D50EE"/>
    <w:rsid w:val="006D6946"/>
    <w:rsid w:val="006E0AE2"/>
    <w:rsid w:val="006E12D7"/>
    <w:rsid w:val="006E6060"/>
    <w:rsid w:val="006F0507"/>
    <w:rsid w:val="006F2590"/>
    <w:rsid w:val="006F2ECB"/>
    <w:rsid w:val="006F4981"/>
    <w:rsid w:val="006F6692"/>
    <w:rsid w:val="007012A2"/>
    <w:rsid w:val="00702DD4"/>
    <w:rsid w:val="00704C87"/>
    <w:rsid w:val="00705D84"/>
    <w:rsid w:val="00711AFD"/>
    <w:rsid w:val="0072076C"/>
    <w:rsid w:val="0072080C"/>
    <w:rsid w:val="00721888"/>
    <w:rsid w:val="007221B7"/>
    <w:rsid w:val="00726C60"/>
    <w:rsid w:val="00726F42"/>
    <w:rsid w:val="00731F54"/>
    <w:rsid w:val="00737410"/>
    <w:rsid w:val="00743680"/>
    <w:rsid w:val="007519CA"/>
    <w:rsid w:val="00753645"/>
    <w:rsid w:val="00756AA2"/>
    <w:rsid w:val="00761A50"/>
    <w:rsid w:val="00761B15"/>
    <w:rsid w:val="00762C07"/>
    <w:rsid w:val="00763564"/>
    <w:rsid w:val="00765DC3"/>
    <w:rsid w:val="00773337"/>
    <w:rsid w:val="00775E11"/>
    <w:rsid w:val="00777AFC"/>
    <w:rsid w:val="007878E9"/>
    <w:rsid w:val="00787B51"/>
    <w:rsid w:val="00793054"/>
    <w:rsid w:val="007946B3"/>
    <w:rsid w:val="00794D81"/>
    <w:rsid w:val="007973F7"/>
    <w:rsid w:val="007A21E1"/>
    <w:rsid w:val="007A5832"/>
    <w:rsid w:val="007A7C32"/>
    <w:rsid w:val="007B04C3"/>
    <w:rsid w:val="007B0E82"/>
    <w:rsid w:val="007B3C17"/>
    <w:rsid w:val="007C19D2"/>
    <w:rsid w:val="007C1A9F"/>
    <w:rsid w:val="007C1BB5"/>
    <w:rsid w:val="007C3BBD"/>
    <w:rsid w:val="007C3C36"/>
    <w:rsid w:val="007C418F"/>
    <w:rsid w:val="007D58C3"/>
    <w:rsid w:val="007E262F"/>
    <w:rsid w:val="007E2B74"/>
    <w:rsid w:val="007E3238"/>
    <w:rsid w:val="007E3ED8"/>
    <w:rsid w:val="007E443A"/>
    <w:rsid w:val="007E54B6"/>
    <w:rsid w:val="007E7EE6"/>
    <w:rsid w:val="007F535B"/>
    <w:rsid w:val="008018BA"/>
    <w:rsid w:val="0080659B"/>
    <w:rsid w:val="00806BAA"/>
    <w:rsid w:val="00813B0F"/>
    <w:rsid w:val="0081568E"/>
    <w:rsid w:val="00817D79"/>
    <w:rsid w:val="00826EA5"/>
    <w:rsid w:val="00830BD8"/>
    <w:rsid w:val="00834709"/>
    <w:rsid w:val="00836729"/>
    <w:rsid w:val="00840434"/>
    <w:rsid w:val="00844D93"/>
    <w:rsid w:val="0084582F"/>
    <w:rsid w:val="00846D49"/>
    <w:rsid w:val="00847D92"/>
    <w:rsid w:val="00852A28"/>
    <w:rsid w:val="00855A77"/>
    <w:rsid w:val="00856034"/>
    <w:rsid w:val="00857171"/>
    <w:rsid w:val="00857D48"/>
    <w:rsid w:val="008643D8"/>
    <w:rsid w:val="00874782"/>
    <w:rsid w:val="00874FFF"/>
    <w:rsid w:val="008761F1"/>
    <w:rsid w:val="00885504"/>
    <w:rsid w:val="008919CD"/>
    <w:rsid w:val="008933AD"/>
    <w:rsid w:val="008953C8"/>
    <w:rsid w:val="00896055"/>
    <w:rsid w:val="00897E6C"/>
    <w:rsid w:val="008A184E"/>
    <w:rsid w:val="008A185D"/>
    <w:rsid w:val="008A1EF5"/>
    <w:rsid w:val="008B569D"/>
    <w:rsid w:val="008C2535"/>
    <w:rsid w:val="008C6790"/>
    <w:rsid w:val="008D0338"/>
    <w:rsid w:val="008D18BC"/>
    <w:rsid w:val="008D4015"/>
    <w:rsid w:val="008D52EA"/>
    <w:rsid w:val="008E1844"/>
    <w:rsid w:val="008E7DD6"/>
    <w:rsid w:val="008F014C"/>
    <w:rsid w:val="008F466E"/>
    <w:rsid w:val="00900AB4"/>
    <w:rsid w:val="009011AC"/>
    <w:rsid w:val="00901F09"/>
    <w:rsid w:val="00902DBB"/>
    <w:rsid w:val="009036E0"/>
    <w:rsid w:val="00903CAE"/>
    <w:rsid w:val="00903DB0"/>
    <w:rsid w:val="009053A5"/>
    <w:rsid w:val="00920DF2"/>
    <w:rsid w:val="00921449"/>
    <w:rsid w:val="009231E9"/>
    <w:rsid w:val="0092353C"/>
    <w:rsid w:val="00923DA3"/>
    <w:rsid w:val="00935D20"/>
    <w:rsid w:val="00936683"/>
    <w:rsid w:val="0094077C"/>
    <w:rsid w:val="00941EEE"/>
    <w:rsid w:val="00942EA1"/>
    <w:rsid w:val="00944F2E"/>
    <w:rsid w:val="00950D22"/>
    <w:rsid w:val="00951BB4"/>
    <w:rsid w:val="00953191"/>
    <w:rsid w:val="0095325E"/>
    <w:rsid w:val="009569E0"/>
    <w:rsid w:val="00957E86"/>
    <w:rsid w:val="00961D2E"/>
    <w:rsid w:val="009628ED"/>
    <w:rsid w:val="00962BE4"/>
    <w:rsid w:val="00972B17"/>
    <w:rsid w:val="00974D32"/>
    <w:rsid w:val="00977176"/>
    <w:rsid w:val="00980A48"/>
    <w:rsid w:val="0098316E"/>
    <w:rsid w:val="0099140B"/>
    <w:rsid w:val="00994CB0"/>
    <w:rsid w:val="00995460"/>
    <w:rsid w:val="00996B5C"/>
    <w:rsid w:val="00996D5E"/>
    <w:rsid w:val="009A07F5"/>
    <w:rsid w:val="009A15CF"/>
    <w:rsid w:val="009A6586"/>
    <w:rsid w:val="009B0BF5"/>
    <w:rsid w:val="009B12C1"/>
    <w:rsid w:val="009B2245"/>
    <w:rsid w:val="009B4159"/>
    <w:rsid w:val="009B475B"/>
    <w:rsid w:val="009B5699"/>
    <w:rsid w:val="009C14E7"/>
    <w:rsid w:val="009C7AC2"/>
    <w:rsid w:val="009D3E01"/>
    <w:rsid w:val="009D5281"/>
    <w:rsid w:val="009D6679"/>
    <w:rsid w:val="009D6B4D"/>
    <w:rsid w:val="009E16BE"/>
    <w:rsid w:val="009E2ED7"/>
    <w:rsid w:val="009E3DA0"/>
    <w:rsid w:val="009F0AF8"/>
    <w:rsid w:val="009F62B1"/>
    <w:rsid w:val="009F63A2"/>
    <w:rsid w:val="009F77C3"/>
    <w:rsid w:val="009F79A8"/>
    <w:rsid w:val="00A071EF"/>
    <w:rsid w:val="00A11439"/>
    <w:rsid w:val="00A15093"/>
    <w:rsid w:val="00A20FFF"/>
    <w:rsid w:val="00A213C8"/>
    <w:rsid w:val="00A229FD"/>
    <w:rsid w:val="00A22CAC"/>
    <w:rsid w:val="00A242EB"/>
    <w:rsid w:val="00A273CD"/>
    <w:rsid w:val="00A31148"/>
    <w:rsid w:val="00A34518"/>
    <w:rsid w:val="00A353DC"/>
    <w:rsid w:val="00A4084D"/>
    <w:rsid w:val="00A4084F"/>
    <w:rsid w:val="00A41D71"/>
    <w:rsid w:val="00A47E76"/>
    <w:rsid w:val="00A50931"/>
    <w:rsid w:val="00A54965"/>
    <w:rsid w:val="00A642E0"/>
    <w:rsid w:val="00A72114"/>
    <w:rsid w:val="00A737DE"/>
    <w:rsid w:val="00A93D12"/>
    <w:rsid w:val="00A957AC"/>
    <w:rsid w:val="00AA038D"/>
    <w:rsid w:val="00AA4811"/>
    <w:rsid w:val="00AB210B"/>
    <w:rsid w:val="00AB63C3"/>
    <w:rsid w:val="00AC14EB"/>
    <w:rsid w:val="00AC4392"/>
    <w:rsid w:val="00AC5345"/>
    <w:rsid w:val="00AC578F"/>
    <w:rsid w:val="00AC60EC"/>
    <w:rsid w:val="00AD39EE"/>
    <w:rsid w:val="00AD47D6"/>
    <w:rsid w:val="00AD53EC"/>
    <w:rsid w:val="00AD5477"/>
    <w:rsid w:val="00AD57E5"/>
    <w:rsid w:val="00AD7CBD"/>
    <w:rsid w:val="00AE1363"/>
    <w:rsid w:val="00AE1BA5"/>
    <w:rsid w:val="00AE2C68"/>
    <w:rsid w:val="00AE534E"/>
    <w:rsid w:val="00AF28D8"/>
    <w:rsid w:val="00AF2FD3"/>
    <w:rsid w:val="00AF4654"/>
    <w:rsid w:val="00AF53A2"/>
    <w:rsid w:val="00AF6552"/>
    <w:rsid w:val="00AF68E9"/>
    <w:rsid w:val="00B0156E"/>
    <w:rsid w:val="00B145A6"/>
    <w:rsid w:val="00B156BA"/>
    <w:rsid w:val="00B23BE8"/>
    <w:rsid w:val="00B25B53"/>
    <w:rsid w:val="00B260E7"/>
    <w:rsid w:val="00B3692A"/>
    <w:rsid w:val="00B425F3"/>
    <w:rsid w:val="00B4594A"/>
    <w:rsid w:val="00B4635F"/>
    <w:rsid w:val="00B52D6D"/>
    <w:rsid w:val="00B53FE7"/>
    <w:rsid w:val="00B5476C"/>
    <w:rsid w:val="00B553C8"/>
    <w:rsid w:val="00B57152"/>
    <w:rsid w:val="00B6171C"/>
    <w:rsid w:val="00B63864"/>
    <w:rsid w:val="00B64A4C"/>
    <w:rsid w:val="00B72827"/>
    <w:rsid w:val="00B74C13"/>
    <w:rsid w:val="00B8105A"/>
    <w:rsid w:val="00B849BE"/>
    <w:rsid w:val="00B868F1"/>
    <w:rsid w:val="00B92933"/>
    <w:rsid w:val="00BA1306"/>
    <w:rsid w:val="00BA34C8"/>
    <w:rsid w:val="00BA430F"/>
    <w:rsid w:val="00BA5060"/>
    <w:rsid w:val="00BA7ED0"/>
    <w:rsid w:val="00BB10BD"/>
    <w:rsid w:val="00BB203B"/>
    <w:rsid w:val="00BB44EF"/>
    <w:rsid w:val="00BB59F7"/>
    <w:rsid w:val="00BB699D"/>
    <w:rsid w:val="00BC0B10"/>
    <w:rsid w:val="00BC3A52"/>
    <w:rsid w:val="00BC5354"/>
    <w:rsid w:val="00BD7345"/>
    <w:rsid w:val="00BE04F9"/>
    <w:rsid w:val="00BE1B84"/>
    <w:rsid w:val="00BE228E"/>
    <w:rsid w:val="00BE2CDF"/>
    <w:rsid w:val="00BE3DB0"/>
    <w:rsid w:val="00BE7FF0"/>
    <w:rsid w:val="00BF040A"/>
    <w:rsid w:val="00BF066D"/>
    <w:rsid w:val="00BF35D4"/>
    <w:rsid w:val="00BF4121"/>
    <w:rsid w:val="00C0100E"/>
    <w:rsid w:val="00C053F8"/>
    <w:rsid w:val="00C06470"/>
    <w:rsid w:val="00C074CF"/>
    <w:rsid w:val="00C10164"/>
    <w:rsid w:val="00C10BD2"/>
    <w:rsid w:val="00C12997"/>
    <w:rsid w:val="00C1469B"/>
    <w:rsid w:val="00C16F7C"/>
    <w:rsid w:val="00C16FC8"/>
    <w:rsid w:val="00C2122F"/>
    <w:rsid w:val="00C32CBB"/>
    <w:rsid w:val="00C34ED5"/>
    <w:rsid w:val="00C36456"/>
    <w:rsid w:val="00C367C6"/>
    <w:rsid w:val="00C37C76"/>
    <w:rsid w:val="00C44385"/>
    <w:rsid w:val="00C453B5"/>
    <w:rsid w:val="00C50154"/>
    <w:rsid w:val="00C54C4F"/>
    <w:rsid w:val="00C57F7C"/>
    <w:rsid w:val="00C61528"/>
    <w:rsid w:val="00C651F8"/>
    <w:rsid w:val="00C73452"/>
    <w:rsid w:val="00C75649"/>
    <w:rsid w:val="00C75EDD"/>
    <w:rsid w:val="00C76CD5"/>
    <w:rsid w:val="00C77FF6"/>
    <w:rsid w:val="00C834A7"/>
    <w:rsid w:val="00C86FEF"/>
    <w:rsid w:val="00C94C3A"/>
    <w:rsid w:val="00C9771E"/>
    <w:rsid w:val="00CA0080"/>
    <w:rsid w:val="00CA5244"/>
    <w:rsid w:val="00CA5BE8"/>
    <w:rsid w:val="00CA5C58"/>
    <w:rsid w:val="00CB0AF7"/>
    <w:rsid w:val="00CB2081"/>
    <w:rsid w:val="00CB4244"/>
    <w:rsid w:val="00CB69D4"/>
    <w:rsid w:val="00CB7394"/>
    <w:rsid w:val="00CC0C45"/>
    <w:rsid w:val="00CC26DA"/>
    <w:rsid w:val="00CC3E0F"/>
    <w:rsid w:val="00CD1A3F"/>
    <w:rsid w:val="00CD61D0"/>
    <w:rsid w:val="00CD6BC6"/>
    <w:rsid w:val="00CE1EB9"/>
    <w:rsid w:val="00CE6BD3"/>
    <w:rsid w:val="00CE7D06"/>
    <w:rsid w:val="00CF13B7"/>
    <w:rsid w:val="00CF481B"/>
    <w:rsid w:val="00CF5FBF"/>
    <w:rsid w:val="00D04463"/>
    <w:rsid w:val="00D049ED"/>
    <w:rsid w:val="00D07C5E"/>
    <w:rsid w:val="00D07C84"/>
    <w:rsid w:val="00D23847"/>
    <w:rsid w:val="00D32F5D"/>
    <w:rsid w:val="00D35E42"/>
    <w:rsid w:val="00D36FD5"/>
    <w:rsid w:val="00D46E29"/>
    <w:rsid w:val="00D50CF0"/>
    <w:rsid w:val="00D60144"/>
    <w:rsid w:val="00D6367F"/>
    <w:rsid w:val="00D6572C"/>
    <w:rsid w:val="00D72273"/>
    <w:rsid w:val="00D8113E"/>
    <w:rsid w:val="00D8176C"/>
    <w:rsid w:val="00D817FF"/>
    <w:rsid w:val="00D91122"/>
    <w:rsid w:val="00D93471"/>
    <w:rsid w:val="00D96AB7"/>
    <w:rsid w:val="00DA282D"/>
    <w:rsid w:val="00DB39D9"/>
    <w:rsid w:val="00DB76A4"/>
    <w:rsid w:val="00DC1693"/>
    <w:rsid w:val="00DC56D4"/>
    <w:rsid w:val="00DD1852"/>
    <w:rsid w:val="00DD188F"/>
    <w:rsid w:val="00DD3A76"/>
    <w:rsid w:val="00DD4A40"/>
    <w:rsid w:val="00DD76FD"/>
    <w:rsid w:val="00DE38CD"/>
    <w:rsid w:val="00DE68A0"/>
    <w:rsid w:val="00DE711B"/>
    <w:rsid w:val="00DE7291"/>
    <w:rsid w:val="00DF0147"/>
    <w:rsid w:val="00DF2686"/>
    <w:rsid w:val="00DF5CAD"/>
    <w:rsid w:val="00DF7199"/>
    <w:rsid w:val="00E06E30"/>
    <w:rsid w:val="00E102B4"/>
    <w:rsid w:val="00E1684F"/>
    <w:rsid w:val="00E267D3"/>
    <w:rsid w:val="00E267D6"/>
    <w:rsid w:val="00E30462"/>
    <w:rsid w:val="00E31698"/>
    <w:rsid w:val="00E3549C"/>
    <w:rsid w:val="00E35E15"/>
    <w:rsid w:val="00E379B1"/>
    <w:rsid w:val="00E40833"/>
    <w:rsid w:val="00E41613"/>
    <w:rsid w:val="00E4362E"/>
    <w:rsid w:val="00E47C8D"/>
    <w:rsid w:val="00E51CFF"/>
    <w:rsid w:val="00E51F50"/>
    <w:rsid w:val="00E62441"/>
    <w:rsid w:val="00E63EC2"/>
    <w:rsid w:val="00E71DF8"/>
    <w:rsid w:val="00E72433"/>
    <w:rsid w:val="00E73D7B"/>
    <w:rsid w:val="00E841ED"/>
    <w:rsid w:val="00E846E6"/>
    <w:rsid w:val="00E859AB"/>
    <w:rsid w:val="00E92D65"/>
    <w:rsid w:val="00E96878"/>
    <w:rsid w:val="00EA12AD"/>
    <w:rsid w:val="00EA2731"/>
    <w:rsid w:val="00EA6DC1"/>
    <w:rsid w:val="00EB0998"/>
    <w:rsid w:val="00EB2094"/>
    <w:rsid w:val="00EB2AA6"/>
    <w:rsid w:val="00EB4148"/>
    <w:rsid w:val="00EB428E"/>
    <w:rsid w:val="00EC10A5"/>
    <w:rsid w:val="00ED1E6A"/>
    <w:rsid w:val="00ED4E3A"/>
    <w:rsid w:val="00ED546C"/>
    <w:rsid w:val="00EE2775"/>
    <w:rsid w:val="00EE3C49"/>
    <w:rsid w:val="00EE52EE"/>
    <w:rsid w:val="00EE77A3"/>
    <w:rsid w:val="00EF16FA"/>
    <w:rsid w:val="00EF17CE"/>
    <w:rsid w:val="00F00060"/>
    <w:rsid w:val="00F0111A"/>
    <w:rsid w:val="00F0338B"/>
    <w:rsid w:val="00F04518"/>
    <w:rsid w:val="00F0675C"/>
    <w:rsid w:val="00F1137D"/>
    <w:rsid w:val="00F20D68"/>
    <w:rsid w:val="00F262AA"/>
    <w:rsid w:val="00F279DC"/>
    <w:rsid w:val="00F45F8E"/>
    <w:rsid w:val="00F476FF"/>
    <w:rsid w:val="00F5248A"/>
    <w:rsid w:val="00F52E26"/>
    <w:rsid w:val="00F61013"/>
    <w:rsid w:val="00F66F9E"/>
    <w:rsid w:val="00F66FB0"/>
    <w:rsid w:val="00F67A85"/>
    <w:rsid w:val="00F70BFA"/>
    <w:rsid w:val="00F765EF"/>
    <w:rsid w:val="00F81695"/>
    <w:rsid w:val="00F82970"/>
    <w:rsid w:val="00F852CD"/>
    <w:rsid w:val="00F854CB"/>
    <w:rsid w:val="00F858CB"/>
    <w:rsid w:val="00F85E09"/>
    <w:rsid w:val="00F85F1B"/>
    <w:rsid w:val="00F92ECA"/>
    <w:rsid w:val="00F94A37"/>
    <w:rsid w:val="00F95057"/>
    <w:rsid w:val="00F95D9E"/>
    <w:rsid w:val="00F96253"/>
    <w:rsid w:val="00FA25BF"/>
    <w:rsid w:val="00FA3B3F"/>
    <w:rsid w:val="00FA4829"/>
    <w:rsid w:val="00FA49AA"/>
    <w:rsid w:val="00FA59AD"/>
    <w:rsid w:val="00FB32F6"/>
    <w:rsid w:val="00FC11D5"/>
    <w:rsid w:val="00FC501C"/>
    <w:rsid w:val="00FD4738"/>
    <w:rsid w:val="00FD6140"/>
    <w:rsid w:val="00FD63D9"/>
    <w:rsid w:val="00FD680E"/>
    <w:rsid w:val="00FD7092"/>
    <w:rsid w:val="00FE1879"/>
    <w:rsid w:val="00FE7F7E"/>
    <w:rsid w:val="00FF2B04"/>
    <w:rsid w:val="00FF3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3D48B"/>
  <w15:chartTrackingRefBased/>
  <w15:docId w15:val="{760086F0-0D89-4E43-91A2-C72955A3F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D6946"/>
    <w:rPr>
      <w:rFonts w:ascii="Times New Roman" w:eastAsia="Times New Roman" w:hAnsi="Times New Roman" w:cs="Times New Roman"/>
    </w:rPr>
  </w:style>
  <w:style w:type="paragraph" w:styleId="Heading1">
    <w:name w:val="heading 1"/>
    <w:basedOn w:val="Normal"/>
    <w:next w:val="Normal"/>
    <w:link w:val="Heading1Char"/>
    <w:uiPriority w:val="9"/>
    <w:qFormat/>
    <w:rsid w:val="00A311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114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465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E534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5244"/>
    <w:rPr>
      <w:sz w:val="20"/>
      <w:szCs w:val="20"/>
    </w:rPr>
  </w:style>
  <w:style w:type="character" w:customStyle="1" w:styleId="FootnoteTextChar">
    <w:name w:val="Footnote Text Char"/>
    <w:basedOn w:val="DefaultParagraphFont"/>
    <w:link w:val="FootnoteText"/>
    <w:uiPriority w:val="99"/>
    <w:semiHidden/>
    <w:rsid w:val="00CA524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A5244"/>
    <w:rPr>
      <w:vertAlign w:val="superscript"/>
    </w:rPr>
  </w:style>
  <w:style w:type="paragraph" w:styleId="NormalWeb">
    <w:name w:val="Normal (Web)"/>
    <w:basedOn w:val="Normal"/>
    <w:uiPriority w:val="99"/>
    <w:semiHidden/>
    <w:unhideWhenUsed/>
    <w:rsid w:val="006D6946"/>
    <w:pPr>
      <w:spacing w:before="100" w:beforeAutospacing="1" w:after="100" w:afterAutospacing="1"/>
    </w:pPr>
  </w:style>
  <w:style w:type="character" w:styleId="Hyperlink">
    <w:name w:val="Hyperlink"/>
    <w:basedOn w:val="DefaultParagraphFont"/>
    <w:uiPriority w:val="99"/>
    <w:unhideWhenUsed/>
    <w:rsid w:val="00BF4121"/>
    <w:rPr>
      <w:color w:val="0000FF"/>
      <w:u w:val="single"/>
    </w:rPr>
  </w:style>
  <w:style w:type="character" w:styleId="FollowedHyperlink">
    <w:name w:val="FollowedHyperlink"/>
    <w:basedOn w:val="DefaultParagraphFont"/>
    <w:uiPriority w:val="99"/>
    <w:semiHidden/>
    <w:unhideWhenUsed/>
    <w:rsid w:val="00ED546C"/>
    <w:rPr>
      <w:color w:val="954F72" w:themeColor="followedHyperlink"/>
      <w:u w:val="single"/>
    </w:rPr>
  </w:style>
  <w:style w:type="character" w:customStyle="1" w:styleId="s2">
    <w:name w:val="s2"/>
    <w:basedOn w:val="DefaultParagraphFont"/>
    <w:rsid w:val="00512B6C"/>
  </w:style>
  <w:style w:type="character" w:customStyle="1" w:styleId="apple-converted-space">
    <w:name w:val="apple-converted-space"/>
    <w:basedOn w:val="DefaultParagraphFont"/>
    <w:rsid w:val="00512B6C"/>
  </w:style>
  <w:style w:type="character" w:customStyle="1" w:styleId="s3">
    <w:name w:val="s3"/>
    <w:basedOn w:val="DefaultParagraphFont"/>
    <w:rsid w:val="00512B6C"/>
  </w:style>
  <w:style w:type="character" w:customStyle="1" w:styleId="Heading2Char">
    <w:name w:val="Heading 2 Char"/>
    <w:basedOn w:val="DefaultParagraphFont"/>
    <w:link w:val="Heading2"/>
    <w:uiPriority w:val="9"/>
    <w:rsid w:val="00A3114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31148"/>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E102B4"/>
    <w:rPr>
      <w:sz w:val="16"/>
      <w:szCs w:val="16"/>
    </w:rPr>
  </w:style>
  <w:style w:type="paragraph" w:styleId="CommentText">
    <w:name w:val="annotation text"/>
    <w:basedOn w:val="Normal"/>
    <w:link w:val="CommentTextChar"/>
    <w:uiPriority w:val="99"/>
    <w:semiHidden/>
    <w:unhideWhenUsed/>
    <w:rsid w:val="00E102B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E102B4"/>
    <w:rPr>
      <w:sz w:val="20"/>
      <w:szCs w:val="20"/>
    </w:rPr>
  </w:style>
  <w:style w:type="paragraph" w:styleId="BalloonText">
    <w:name w:val="Balloon Text"/>
    <w:basedOn w:val="Normal"/>
    <w:link w:val="BalloonTextChar"/>
    <w:uiPriority w:val="99"/>
    <w:semiHidden/>
    <w:unhideWhenUsed/>
    <w:rsid w:val="00E102B4"/>
    <w:rPr>
      <w:sz w:val="18"/>
      <w:szCs w:val="18"/>
    </w:rPr>
  </w:style>
  <w:style w:type="character" w:customStyle="1" w:styleId="BalloonTextChar">
    <w:name w:val="Balloon Text Char"/>
    <w:basedOn w:val="DefaultParagraphFont"/>
    <w:link w:val="BalloonText"/>
    <w:uiPriority w:val="99"/>
    <w:semiHidden/>
    <w:rsid w:val="00E102B4"/>
    <w:rPr>
      <w:rFonts w:ascii="Times New Roman" w:eastAsia="Times New Roman" w:hAnsi="Times New Roman" w:cs="Times New Roman"/>
      <w:sz w:val="18"/>
      <w:szCs w:val="18"/>
    </w:rPr>
  </w:style>
  <w:style w:type="paragraph" w:styleId="TOCHeading">
    <w:name w:val="TOC Heading"/>
    <w:basedOn w:val="Heading1"/>
    <w:next w:val="Normal"/>
    <w:uiPriority w:val="39"/>
    <w:unhideWhenUsed/>
    <w:qFormat/>
    <w:rsid w:val="006067C6"/>
    <w:pPr>
      <w:spacing w:before="480" w:line="276" w:lineRule="auto"/>
      <w:outlineLvl w:val="9"/>
    </w:pPr>
    <w:rPr>
      <w:b/>
      <w:bCs/>
      <w:sz w:val="28"/>
      <w:szCs w:val="28"/>
    </w:rPr>
  </w:style>
  <w:style w:type="paragraph" w:styleId="TOC1">
    <w:name w:val="toc 1"/>
    <w:basedOn w:val="Normal"/>
    <w:next w:val="Normal"/>
    <w:autoRedefine/>
    <w:uiPriority w:val="39"/>
    <w:unhideWhenUsed/>
    <w:rsid w:val="006067C6"/>
    <w:pPr>
      <w:spacing w:before="120"/>
    </w:pPr>
    <w:rPr>
      <w:rFonts w:asciiTheme="minorHAnsi" w:hAnsiTheme="minorHAnsi"/>
      <w:b/>
      <w:bCs/>
      <w:i/>
      <w:iCs/>
    </w:rPr>
  </w:style>
  <w:style w:type="paragraph" w:styleId="TOC2">
    <w:name w:val="toc 2"/>
    <w:basedOn w:val="Normal"/>
    <w:next w:val="Normal"/>
    <w:autoRedefine/>
    <w:uiPriority w:val="39"/>
    <w:unhideWhenUsed/>
    <w:rsid w:val="00201392"/>
    <w:pPr>
      <w:tabs>
        <w:tab w:val="right" w:leader="dot" w:pos="9350"/>
      </w:tabs>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6067C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6067C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067C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067C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067C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067C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067C6"/>
    <w:pPr>
      <w:ind w:left="1920"/>
    </w:pPr>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2523E6"/>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2523E6"/>
    <w:rPr>
      <w:rFonts w:ascii="Times New Roman" w:eastAsia="Times New Roman" w:hAnsi="Times New Roman" w:cs="Times New Roman"/>
      <w:b/>
      <w:bCs/>
      <w:sz w:val="20"/>
      <w:szCs w:val="20"/>
    </w:rPr>
  </w:style>
  <w:style w:type="paragraph" w:styleId="ListParagraph">
    <w:name w:val="List Paragraph"/>
    <w:basedOn w:val="Normal"/>
    <w:uiPriority w:val="34"/>
    <w:qFormat/>
    <w:rsid w:val="00F82970"/>
    <w:pPr>
      <w:ind w:left="720"/>
      <w:contextualSpacing/>
    </w:pPr>
  </w:style>
  <w:style w:type="character" w:customStyle="1" w:styleId="Heading3Char">
    <w:name w:val="Heading 3 Char"/>
    <w:basedOn w:val="DefaultParagraphFont"/>
    <w:link w:val="Heading3"/>
    <w:uiPriority w:val="9"/>
    <w:rsid w:val="00574659"/>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0F303E"/>
    <w:pPr>
      <w:tabs>
        <w:tab w:val="center" w:pos="4680"/>
        <w:tab w:val="right" w:pos="9360"/>
      </w:tabs>
    </w:pPr>
  </w:style>
  <w:style w:type="character" w:customStyle="1" w:styleId="HeaderChar">
    <w:name w:val="Header Char"/>
    <w:basedOn w:val="DefaultParagraphFont"/>
    <w:link w:val="Header"/>
    <w:uiPriority w:val="99"/>
    <w:rsid w:val="000F303E"/>
    <w:rPr>
      <w:rFonts w:ascii="Times New Roman" w:eastAsia="Times New Roman" w:hAnsi="Times New Roman" w:cs="Times New Roman"/>
    </w:rPr>
  </w:style>
  <w:style w:type="paragraph" w:styleId="Footer">
    <w:name w:val="footer"/>
    <w:basedOn w:val="Normal"/>
    <w:link w:val="FooterChar"/>
    <w:uiPriority w:val="99"/>
    <w:unhideWhenUsed/>
    <w:rsid w:val="000F303E"/>
    <w:pPr>
      <w:tabs>
        <w:tab w:val="center" w:pos="4680"/>
        <w:tab w:val="right" w:pos="9360"/>
      </w:tabs>
    </w:pPr>
  </w:style>
  <w:style w:type="character" w:customStyle="1" w:styleId="FooterChar">
    <w:name w:val="Footer Char"/>
    <w:basedOn w:val="DefaultParagraphFont"/>
    <w:link w:val="Footer"/>
    <w:uiPriority w:val="99"/>
    <w:rsid w:val="000F303E"/>
    <w:rPr>
      <w:rFonts w:ascii="Times New Roman" w:eastAsia="Times New Roman" w:hAnsi="Times New Roman" w:cs="Times New Roman"/>
    </w:rPr>
  </w:style>
  <w:style w:type="character" w:styleId="Emphasis">
    <w:name w:val="Emphasis"/>
    <w:basedOn w:val="DefaultParagraphFont"/>
    <w:uiPriority w:val="20"/>
    <w:qFormat/>
    <w:rsid w:val="00A737DE"/>
    <w:rPr>
      <w:i/>
      <w:iCs/>
    </w:rPr>
  </w:style>
  <w:style w:type="paragraph" w:styleId="Revision">
    <w:name w:val="Revision"/>
    <w:hidden/>
    <w:uiPriority w:val="99"/>
    <w:semiHidden/>
    <w:rsid w:val="00201392"/>
    <w:rPr>
      <w:rFonts w:ascii="Times New Roman" w:eastAsia="Times New Roman" w:hAnsi="Times New Roman" w:cs="Times New Roman"/>
    </w:rPr>
  </w:style>
  <w:style w:type="character" w:customStyle="1" w:styleId="Heading4Char">
    <w:name w:val="Heading 4 Char"/>
    <w:basedOn w:val="DefaultParagraphFont"/>
    <w:link w:val="Heading4"/>
    <w:uiPriority w:val="9"/>
    <w:rsid w:val="00AE534E"/>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31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537212">
      <w:bodyDiv w:val="1"/>
      <w:marLeft w:val="0"/>
      <w:marRight w:val="0"/>
      <w:marTop w:val="0"/>
      <w:marBottom w:val="0"/>
      <w:divBdr>
        <w:top w:val="none" w:sz="0" w:space="0" w:color="auto"/>
        <w:left w:val="none" w:sz="0" w:space="0" w:color="auto"/>
        <w:bottom w:val="none" w:sz="0" w:space="0" w:color="auto"/>
        <w:right w:val="none" w:sz="0" w:space="0" w:color="auto"/>
      </w:divBdr>
    </w:div>
    <w:div w:id="661741893">
      <w:bodyDiv w:val="1"/>
      <w:marLeft w:val="0"/>
      <w:marRight w:val="0"/>
      <w:marTop w:val="0"/>
      <w:marBottom w:val="0"/>
      <w:divBdr>
        <w:top w:val="none" w:sz="0" w:space="0" w:color="auto"/>
        <w:left w:val="none" w:sz="0" w:space="0" w:color="auto"/>
        <w:bottom w:val="none" w:sz="0" w:space="0" w:color="auto"/>
        <w:right w:val="none" w:sz="0" w:space="0" w:color="auto"/>
      </w:divBdr>
    </w:div>
    <w:div w:id="770855495">
      <w:bodyDiv w:val="1"/>
      <w:marLeft w:val="0"/>
      <w:marRight w:val="0"/>
      <w:marTop w:val="0"/>
      <w:marBottom w:val="0"/>
      <w:divBdr>
        <w:top w:val="none" w:sz="0" w:space="0" w:color="auto"/>
        <w:left w:val="none" w:sz="0" w:space="0" w:color="auto"/>
        <w:bottom w:val="none" w:sz="0" w:space="0" w:color="auto"/>
        <w:right w:val="none" w:sz="0" w:space="0" w:color="auto"/>
      </w:divBdr>
    </w:div>
    <w:div w:id="888804086">
      <w:bodyDiv w:val="1"/>
      <w:marLeft w:val="0"/>
      <w:marRight w:val="0"/>
      <w:marTop w:val="0"/>
      <w:marBottom w:val="0"/>
      <w:divBdr>
        <w:top w:val="none" w:sz="0" w:space="0" w:color="auto"/>
        <w:left w:val="none" w:sz="0" w:space="0" w:color="auto"/>
        <w:bottom w:val="none" w:sz="0" w:space="0" w:color="auto"/>
        <w:right w:val="none" w:sz="0" w:space="0" w:color="auto"/>
      </w:divBdr>
    </w:div>
    <w:div w:id="977031908">
      <w:bodyDiv w:val="1"/>
      <w:marLeft w:val="0"/>
      <w:marRight w:val="0"/>
      <w:marTop w:val="0"/>
      <w:marBottom w:val="0"/>
      <w:divBdr>
        <w:top w:val="none" w:sz="0" w:space="0" w:color="auto"/>
        <w:left w:val="none" w:sz="0" w:space="0" w:color="auto"/>
        <w:bottom w:val="none" w:sz="0" w:space="0" w:color="auto"/>
        <w:right w:val="none" w:sz="0" w:space="0" w:color="auto"/>
      </w:divBdr>
    </w:div>
    <w:div w:id="990868643">
      <w:bodyDiv w:val="1"/>
      <w:marLeft w:val="0"/>
      <w:marRight w:val="0"/>
      <w:marTop w:val="0"/>
      <w:marBottom w:val="0"/>
      <w:divBdr>
        <w:top w:val="none" w:sz="0" w:space="0" w:color="auto"/>
        <w:left w:val="none" w:sz="0" w:space="0" w:color="auto"/>
        <w:bottom w:val="none" w:sz="0" w:space="0" w:color="auto"/>
        <w:right w:val="none" w:sz="0" w:space="0" w:color="auto"/>
      </w:divBdr>
    </w:div>
    <w:div w:id="1016267614">
      <w:bodyDiv w:val="1"/>
      <w:marLeft w:val="0"/>
      <w:marRight w:val="0"/>
      <w:marTop w:val="0"/>
      <w:marBottom w:val="0"/>
      <w:divBdr>
        <w:top w:val="none" w:sz="0" w:space="0" w:color="auto"/>
        <w:left w:val="none" w:sz="0" w:space="0" w:color="auto"/>
        <w:bottom w:val="none" w:sz="0" w:space="0" w:color="auto"/>
        <w:right w:val="none" w:sz="0" w:space="0" w:color="auto"/>
      </w:divBdr>
    </w:div>
    <w:div w:id="1032002424">
      <w:bodyDiv w:val="1"/>
      <w:marLeft w:val="0"/>
      <w:marRight w:val="0"/>
      <w:marTop w:val="0"/>
      <w:marBottom w:val="0"/>
      <w:divBdr>
        <w:top w:val="none" w:sz="0" w:space="0" w:color="auto"/>
        <w:left w:val="none" w:sz="0" w:space="0" w:color="auto"/>
        <w:bottom w:val="none" w:sz="0" w:space="0" w:color="auto"/>
        <w:right w:val="none" w:sz="0" w:space="0" w:color="auto"/>
      </w:divBdr>
      <w:divsChild>
        <w:div w:id="1762294016">
          <w:marLeft w:val="0"/>
          <w:marRight w:val="0"/>
          <w:marTop w:val="0"/>
          <w:marBottom w:val="0"/>
          <w:divBdr>
            <w:top w:val="none" w:sz="0" w:space="0" w:color="auto"/>
            <w:left w:val="none" w:sz="0" w:space="0" w:color="auto"/>
            <w:bottom w:val="none" w:sz="0" w:space="0" w:color="auto"/>
            <w:right w:val="none" w:sz="0" w:space="0" w:color="auto"/>
          </w:divBdr>
          <w:divsChild>
            <w:div w:id="1601990383">
              <w:marLeft w:val="0"/>
              <w:marRight w:val="0"/>
              <w:marTop w:val="0"/>
              <w:marBottom w:val="0"/>
              <w:divBdr>
                <w:top w:val="none" w:sz="0" w:space="0" w:color="auto"/>
                <w:left w:val="none" w:sz="0" w:space="0" w:color="auto"/>
                <w:bottom w:val="single" w:sz="6" w:space="0" w:color="CFD5E4"/>
                <w:right w:val="none" w:sz="0" w:space="0" w:color="auto"/>
              </w:divBdr>
              <w:divsChild>
                <w:div w:id="322901733">
                  <w:marLeft w:val="0"/>
                  <w:marRight w:val="0"/>
                  <w:marTop w:val="0"/>
                  <w:marBottom w:val="0"/>
                  <w:divBdr>
                    <w:top w:val="none" w:sz="0" w:space="0" w:color="auto"/>
                    <w:left w:val="none" w:sz="0" w:space="0" w:color="auto"/>
                    <w:bottom w:val="none" w:sz="0" w:space="0" w:color="auto"/>
                    <w:right w:val="none" w:sz="0" w:space="0" w:color="auto"/>
                  </w:divBdr>
                  <w:divsChild>
                    <w:div w:id="142166418">
                      <w:marLeft w:val="0"/>
                      <w:marRight w:val="0"/>
                      <w:marTop w:val="0"/>
                      <w:marBottom w:val="0"/>
                      <w:divBdr>
                        <w:top w:val="none" w:sz="0" w:space="0" w:color="auto"/>
                        <w:left w:val="none" w:sz="0" w:space="0" w:color="auto"/>
                        <w:bottom w:val="none" w:sz="0" w:space="0" w:color="auto"/>
                        <w:right w:val="none" w:sz="0" w:space="0" w:color="auto"/>
                      </w:divBdr>
                    </w:div>
                    <w:div w:id="1089422314">
                      <w:marLeft w:val="0"/>
                      <w:marRight w:val="0"/>
                      <w:marTop w:val="0"/>
                      <w:marBottom w:val="0"/>
                      <w:divBdr>
                        <w:top w:val="none" w:sz="0" w:space="0" w:color="auto"/>
                        <w:left w:val="none" w:sz="0" w:space="0" w:color="auto"/>
                        <w:bottom w:val="none" w:sz="0" w:space="0" w:color="auto"/>
                        <w:right w:val="none" w:sz="0" w:space="0" w:color="auto"/>
                      </w:divBdr>
                      <w:divsChild>
                        <w:div w:id="118763508">
                          <w:marLeft w:val="0"/>
                          <w:marRight w:val="0"/>
                          <w:marTop w:val="0"/>
                          <w:marBottom w:val="0"/>
                          <w:divBdr>
                            <w:top w:val="none" w:sz="0" w:space="0" w:color="auto"/>
                            <w:left w:val="none" w:sz="0" w:space="0" w:color="auto"/>
                            <w:bottom w:val="none" w:sz="0" w:space="0" w:color="auto"/>
                            <w:right w:val="none" w:sz="0" w:space="0" w:color="auto"/>
                          </w:divBdr>
                        </w:div>
                      </w:divsChild>
                    </w:div>
                    <w:div w:id="66730248">
                      <w:marLeft w:val="0"/>
                      <w:marRight w:val="0"/>
                      <w:marTop w:val="0"/>
                      <w:marBottom w:val="0"/>
                      <w:divBdr>
                        <w:top w:val="none" w:sz="0" w:space="0" w:color="auto"/>
                        <w:left w:val="none" w:sz="0" w:space="0" w:color="auto"/>
                        <w:bottom w:val="none" w:sz="0" w:space="0" w:color="auto"/>
                        <w:right w:val="none" w:sz="0" w:space="0" w:color="auto"/>
                      </w:divBdr>
                      <w:divsChild>
                        <w:div w:id="184733036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663383">
          <w:marLeft w:val="0"/>
          <w:marRight w:val="0"/>
          <w:marTop w:val="0"/>
          <w:marBottom w:val="0"/>
          <w:divBdr>
            <w:top w:val="none" w:sz="0" w:space="0" w:color="auto"/>
            <w:left w:val="none" w:sz="0" w:space="0" w:color="auto"/>
            <w:bottom w:val="none" w:sz="0" w:space="0" w:color="auto"/>
            <w:right w:val="none" w:sz="0" w:space="0" w:color="auto"/>
          </w:divBdr>
          <w:divsChild>
            <w:div w:id="485898612">
              <w:marLeft w:val="0"/>
              <w:marRight w:val="0"/>
              <w:marTop w:val="0"/>
              <w:marBottom w:val="0"/>
              <w:divBdr>
                <w:top w:val="single" w:sz="6" w:space="8" w:color="CFD5E4"/>
                <w:left w:val="single" w:sz="6" w:space="19" w:color="CFD5E4"/>
                <w:bottom w:val="single" w:sz="6" w:space="8" w:color="CFD5E4"/>
                <w:right w:val="single" w:sz="6" w:space="19" w:color="CFD5E4"/>
              </w:divBdr>
              <w:divsChild>
                <w:div w:id="387917183">
                  <w:marLeft w:val="0"/>
                  <w:marRight w:val="0"/>
                  <w:marTop w:val="0"/>
                  <w:marBottom w:val="0"/>
                  <w:divBdr>
                    <w:top w:val="none" w:sz="0" w:space="0" w:color="auto"/>
                    <w:left w:val="none" w:sz="0" w:space="0" w:color="auto"/>
                    <w:bottom w:val="none" w:sz="0" w:space="0" w:color="auto"/>
                    <w:right w:val="none" w:sz="0" w:space="0" w:color="auto"/>
                  </w:divBdr>
                </w:div>
              </w:divsChild>
            </w:div>
            <w:div w:id="1281495595">
              <w:marLeft w:val="0"/>
              <w:marRight w:val="0"/>
              <w:marTop w:val="0"/>
              <w:marBottom w:val="0"/>
              <w:divBdr>
                <w:top w:val="none" w:sz="0" w:space="0" w:color="auto"/>
                <w:left w:val="none" w:sz="0" w:space="0" w:color="auto"/>
                <w:bottom w:val="none" w:sz="0" w:space="0" w:color="auto"/>
                <w:right w:val="none" w:sz="0" w:space="0" w:color="auto"/>
              </w:divBdr>
              <w:divsChild>
                <w:div w:id="36861867">
                  <w:marLeft w:val="0"/>
                  <w:marRight w:val="0"/>
                  <w:marTop w:val="0"/>
                  <w:marBottom w:val="0"/>
                  <w:divBdr>
                    <w:top w:val="none" w:sz="0" w:space="0" w:color="auto"/>
                    <w:left w:val="none" w:sz="0" w:space="0" w:color="auto"/>
                    <w:bottom w:val="none" w:sz="0" w:space="0" w:color="auto"/>
                    <w:right w:val="none" w:sz="0" w:space="0" w:color="auto"/>
                  </w:divBdr>
                  <w:divsChild>
                    <w:div w:id="1246302142">
                      <w:marLeft w:val="0"/>
                      <w:marRight w:val="0"/>
                      <w:marTop w:val="0"/>
                      <w:marBottom w:val="0"/>
                      <w:divBdr>
                        <w:top w:val="none" w:sz="0" w:space="0" w:color="auto"/>
                        <w:left w:val="none" w:sz="0" w:space="0" w:color="auto"/>
                        <w:bottom w:val="none" w:sz="0" w:space="0" w:color="auto"/>
                        <w:right w:val="none" w:sz="0" w:space="0" w:color="auto"/>
                      </w:divBdr>
                      <w:divsChild>
                        <w:div w:id="1334338138">
                          <w:marLeft w:val="0"/>
                          <w:marRight w:val="0"/>
                          <w:marTop w:val="0"/>
                          <w:marBottom w:val="0"/>
                          <w:divBdr>
                            <w:top w:val="none" w:sz="0" w:space="0" w:color="auto"/>
                            <w:left w:val="none" w:sz="0" w:space="0" w:color="auto"/>
                            <w:bottom w:val="none" w:sz="0" w:space="0" w:color="auto"/>
                            <w:right w:val="none" w:sz="0" w:space="0" w:color="auto"/>
                          </w:divBdr>
                          <w:divsChild>
                            <w:div w:id="1810517580">
                              <w:marLeft w:val="0"/>
                              <w:marRight w:val="0"/>
                              <w:marTop w:val="0"/>
                              <w:marBottom w:val="0"/>
                              <w:divBdr>
                                <w:top w:val="none" w:sz="0" w:space="0" w:color="auto"/>
                                <w:left w:val="none" w:sz="0" w:space="0" w:color="auto"/>
                                <w:bottom w:val="none" w:sz="0" w:space="0" w:color="auto"/>
                                <w:right w:val="none" w:sz="0" w:space="0" w:color="auto"/>
                              </w:divBdr>
                              <w:divsChild>
                                <w:div w:id="652871897">
                                  <w:marLeft w:val="0"/>
                                  <w:marRight w:val="0"/>
                                  <w:marTop w:val="0"/>
                                  <w:marBottom w:val="165"/>
                                  <w:divBdr>
                                    <w:top w:val="none" w:sz="0" w:space="0" w:color="auto"/>
                                    <w:left w:val="none" w:sz="0" w:space="0" w:color="auto"/>
                                    <w:bottom w:val="none" w:sz="0" w:space="0" w:color="auto"/>
                                    <w:right w:val="none" w:sz="0" w:space="0" w:color="auto"/>
                                  </w:divBdr>
                                </w:div>
                              </w:divsChild>
                            </w:div>
                            <w:div w:id="93672933">
                              <w:marLeft w:val="0"/>
                              <w:marRight w:val="0"/>
                              <w:marTop w:val="165"/>
                              <w:marBottom w:val="165"/>
                              <w:divBdr>
                                <w:top w:val="none" w:sz="0" w:space="0" w:color="auto"/>
                                <w:left w:val="none" w:sz="0" w:space="0" w:color="auto"/>
                                <w:bottom w:val="none" w:sz="0" w:space="0" w:color="auto"/>
                                <w:right w:val="none" w:sz="0" w:space="0" w:color="auto"/>
                              </w:divBdr>
                              <w:divsChild>
                                <w:div w:id="1496143038">
                                  <w:marLeft w:val="0"/>
                                  <w:marRight w:val="0"/>
                                  <w:marTop w:val="0"/>
                                  <w:marBottom w:val="0"/>
                                  <w:divBdr>
                                    <w:top w:val="none" w:sz="0" w:space="0" w:color="auto"/>
                                    <w:left w:val="none" w:sz="0" w:space="0" w:color="auto"/>
                                    <w:bottom w:val="none" w:sz="0" w:space="0" w:color="auto"/>
                                    <w:right w:val="none" w:sz="0" w:space="0" w:color="auto"/>
                                  </w:divBdr>
                                  <w:divsChild>
                                    <w:div w:id="1316841778">
                                      <w:marLeft w:val="0"/>
                                      <w:marRight w:val="225"/>
                                      <w:marTop w:val="0"/>
                                      <w:marBottom w:val="0"/>
                                      <w:divBdr>
                                        <w:top w:val="none" w:sz="0" w:space="0" w:color="auto"/>
                                        <w:left w:val="none" w:sz="0" w:space="0" w:color="auto"/>
                                        <w:bottom w:val="none" w:sz="0" w:space="0" w:color="auto"/>
                                        <w:right w:val="none" w:sz="0" w:space="0" w:color="auto"/>
                                      </w:divBdr>
                                    </w:div>
                                  </w:divsChild>
                                </w:div>
                                <w:div w:id="2015573569">
                                  <w:marLeft w:val="0"/>
                                  <w:marRight w:val="0"/>
                                  <w:marTop w:val="0"/>
                                  <w:marBottom w:val="0"/>
                                  <w:divBdr>
                                    <w:top w:val="none" w:sz="0" w:space="0" w:color="auto"/>
                                    <w:left w:val="none" w:sz="0" w:space="0" w:color="auto"/>
                                    <w:bottom w:val="none" w:sz="0" w:space="0" w:color="auto"/>
                                    <w:right w:val="none" w:sz="0" w:space="0" w:color="auto"/>
                                  </w:divBdr>
                                  <w:divsChild>
                                    <w:div w:id="932474736">
                                      <w:marLeft w:val="0"/>
                                      <w:marRight w:val="300"/>
                                      <w:marTop w:val="0"/>
                                      <w:marBottom w:val="0"/>
                                      <w:divBdr>
                                        <w:top w:val="none" w:sz="0" w:space="0" w:color="auto"/>
                                        <w:left w:val="none" w:sz="0" w:space="0" w:color="auto"/>
                                        <w:bottom w:val="none" w:sz="0" w:space="0" w:color="auto"/>
                                        <w:right w:val="none" w:sz="0" w:space="0" w:color="auto"/>
                                      </w:divBdr>
                                      <w:divsChild>
                                        <w:div w:id="769466676">
                                          <w:marLeft w:val="0"/>
                                          <w:marRight w:val="75"/>
                                          <w:marTop w:val="0"/>
                                          <w:marBottom w:val="0"/>
                                          <w:divBdr>
                                            <w:top w:val="none" w:sz="0" w:space="0" w:color="auto"/>
                                            <w:left w:val="none" w:sz="0" w:space="0" w:color="auto"/>
                                            <w:bottom w:val="none" w:sz="0" w:space="0" w:color="auto"/>
                                            <w:right w:val="none" w:sz="0" w:space="0" w:color="auto"/>
                                          </w:divBdr>
                                        </w:div>
                                        <w:div w:id="1397434295">
                                          <w:marLeft w:val="0"/>
                                          <w:marRight w:val="0"/>
                                          <w:marTop w:val="0"/>
                                          <w:marBottom w:val="0"/>
                                          <w:divBdr>
                                            <w:top w:val="none" w:sz="0" w:space="0" w:color="auto"/>
                                            <w:left w:val="none" w:sz="0" w:space="0" w:color="auto"/>
                                            <w:bottom w:val="none" w:sz="0" w:space="0" w:color="auto"/>
                                            <w:right w:val="none" w:sz="0" w:space="0" w:color="auto"/>
                                          </w:divBdr>
                                        </w:div>
                                      </w:divsChild>
                                    </w:div>
                                    <w:div w:id="811554361">
                                      <w:marLeft w:val="0"/>
                                      <w:marRight w:val="0"/>
                                      <w:marTop w:val="0"/>
                                      <w:marBottom w:val="0"/>
                                      <w:divBdr>
                                        <w:top w:val="none" w:sz="0" w:space="0" w:color="auto"/>
                                        <w:left w:val="none" w:sz="0" w:space="0" w:color="auto"/>
                                        <w:bottom w:val="none" w:sz="0" w:space="0" w:color="auto"/>
                                        <w:right w:val="none" w:sz="0" w:space="0" w:color="auto"/>
                                      </w:divBdr>
                                      <w:divsChild>
                                        <w:div w:id="1184977687">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660370">
                  <w:marLeft w:val="0"/>
                  <w:marRight w:val="0"/>
                  <w:marTop w:val="0"/>
                  <w:marBottom w:val="0"/>
                  <w:divBdr>
                    <w:top w:val="none" w:sz="0" w:space="0" w:color="auto"/>
                    <w:left w:val="none" w:sz="0" w:space="0" w:color="auto"/>
                    <w:bottom w:val="none" w:sz="0" w:space="0" w:color="auto"/>
                    <w:right w:val="none" w:sz="0" w:space="0" w:color="auto"/>
                  </w:divBdr>
                  <w:divsChild>
                    <w:div w:id="387149534">
                      <w:marLeft w:val="0"/>
                      <w:marRight w:val="0"/>
                      <w:marTop w:val="0"/>
                      <w:marBottom w:val="0"/>
                      <w:divBdr>
                        <w:top w:val="none" w:sz="0" w:space="0" w:color="auto"/>
                        <w:left w:val="none" w:sz="0" w:space="0" w:color="auto"/>
                        <w:bottom w:val="single" w:sz="6" w:space="0" w:color="CFD5E4"/>
                        <w:right w:val="none" w:sz="0" w:space="0" w:color="auto"/>
                      </w:divBdr>
                      <w:divsChild>
                        <w:div w:id="1962419970">
                          <w:marLeft w:val="0"/>
                          <w:marRight w:val="0"/>
                          <w:marTop w:val="0"/>
                          <w:marBottom w:val="0"/>
                          <w:divBdr>
                            <w:top w:val="none" w:sz="0" w:space="0" w:color="auto"/>
                            <w:left w:val="none" w:sz="0" w:space="0" w:color="auto"/>
                            <w:bottom w:val="none" w:sz="0" w:space="0" w:color="auto"/>
                            <w:right w:val="none" w:sz="0" w:space="0" w:color="auto"/>
                          </w:divBdr>
                          <w:divsChild>
                            <w:div w:id="438183297">
                              <w:marLeft w:val="0"/>
                              <w:marRight w:val="0"/>
                              <w:marTop w:val="0"/>
                              <w:marBottom w:val="0"/>
                              <w:divBdr>
                                <w:top w:val="none" w:sz="0" w:space="0" w:color="auto"/>
                                <w:left w:val="none" w:sz="0" w:space="0" w:color="auto"/>
                                <w:bottom w:val="none" w:sz="0" w:space="0" w:color="auto"/>
                                <w:right w:val="none" w:sz="0" w:space="0" w:color="auto"/>
                              </w:divBdr>
                            </w:div>
                            <w:div w:id="847642844">
                              <w:marLeft w:val="0"/>
                              <w:marRight w:val="0"/>
                              <w:marTop w:val="0"/>
                              <w:marBottom w:val="0"/>
                              <w:divBdr>
                                <w:top w:val="none" w:sz="0" w:space="0" w:color="auto"/>
                                <w:left w:val="none" w:sz="0" w:space="0" w:color="auto"/>
                                <w:bottom w:val="none" w:sz="0" w:space="0" w:color="auto"/>
                                <w:right w:val="none" w:sz="0" w:space="0" w:color="auto"/>
                              </w:divBdr>
                              <w:divsChild>
                                <w:div w:id="1365594145">
                                  <w:marLeft w:val="0"/>
                                  <w:marRight w:val="0"/>
                                  <w:marTop w:val="0"/>
                                  <w:marBottom w:val="0"/>
                                  <w:divBdr>
                                    <w:top w:val="none" w:sz="0" w:space="0" w:color="auto"/>
                                    <w:left w:val="none" w:sz="0" w:space="0" w:color="auto"/>
                                    <w:bottom w:val="none" w:sz="0" w:space="0" w:color="auto"/>
                                    <w:right w:val="none" w:sz="0" w:space="0" w:color="auto"/>
                                  </w:divBdr>
                                </w:div>
                              </w:divsChild>
                            </w:div>
                            <w:div w:id="301232356">
                              <w:marLeft w:val="0"/>
                              <w:marRight w:val="0"/>
                              <w:marTop w:val="0"/>
                              <w:marBottom w:val="0"/>
                              <w:divBdr>
                                <w:top w:val="none" w:sz="0" w:space="0" w:color="auto"/>
                                <w:left w:val="none" w:sz="0" w:space="0" w:color="auto"/>
                                <w:bottom w:val="none" w:sz="0" w:space="0" w:color="auto"/>
                                <w:right w:val="none" w:sz="0" w:space="0" w:color="auto"/>
                              </w:divBdr>
                              <w:divsChild>
                                <w:div w:id="34911216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964701856">
                      <w:marLeft w:val="0"/>
                      <w:marRight w:val="0"/>
                      <w:marTop w:val="0"/>
                      <w:marBottom w:val="0"/>
                      <w:divBdr>
                        <w:top w:val="none" w:sz="0" w:space="0" w:color="auto"/>
                        <w:left w:val="none" w:sz="0" w:space="0" w:color="auto"/>
                        <w:bottom w:val="none" w:sz="0" w:space="0" w:color="auto"/>
                        <w:right w:val="none" w:sz="0" w:space="0" w:color="auto"/>
                      </w:divBdr>
                      <w:divsChild>
                        <w:div w:id="2017269486">
                          <w:marLeft w:val="0"/>
                          <w:marRight w:val="0"/>
                          <w:marTop w:val="0"/>
                          <w:marBottom w:val="0"/>
                          <w:divBdr>
                            <w:top w:val="none" w:sz="0" w:space="0" w:color="auto"/>
                            <w:left w:val="none" w:sz="0" w:space="0" w:color="auto"/>
                            <w:bottom w:val="none" w:sz="0" w:space="0" w:color="auto"/>
                            <w:right w:val="none" w:sz="0" w:space="0" w:color="auto"/>
                          </w:divBdr>
                          <w:divsChild>
                            <w:div w:id="2075349761">
                              <w:marLeft w:val="0"/>
                              <w:marRight w:val="0"/>
                              <w:marTop w:val="0"/>
                              <w:marBottom w:val="0"/>
                              <w:divBdr>
                                <w:top w:val="none" w:sz="0" w:space="0" w:color="auto"/>
                                <w:left w:val="none" w:sz="0" w:space="0" w:color="auto"/>
                                <w:bottom w:val="none" w:sz="0" w:space="0" w:color="auto"/>
                                <w:right w:val="none" w:sz="0" w:space="0" w:color="auto"/>
                              </w:divBdr>
                              <w:divsChild>
                                <w:div w:id="998070104">
                                  <w:marLeft w:val="0"/>
                                  <w:marRight w:val="0"/>
                                  <w:marTop w:val="0"/>
                                  <w:marBottom w:val="0"/>
                                  <w:divBdr>
                                    <w:top w:val="none" w:sz="0" w:space="0" w:color="auto"/>
                                    <w:left w:val="none" w:sz="0" w:space="0" w:color="auto"/>
                                    <w:bottom w:val="none" w:sz="0" w:space="0" w:color="auto"/>
                                    <w:right w:val="none" w:sz="0" w:space="0" w:color="auto"/>
                                  </w:divBdr>
                                  <w:divsChild>
                                    <w:div w:id="593634034">
                                      <w:marLeft w:val="0"/>
                                      <w:marRight w:val="0"/>
                                      <w:marTop w:val="0"/>
                                      <w:marBottom w:val="0"/>
                                      <w:divBdr>
                                        <w:top w:val="none" w:sz="0" w:space="0" w:color="auto"/>
                                        <w:left w:val="none" w:sz="0" w:space="0" w:color="auto"/>
                                        <w:bottom w:val="none" w:sz="0" w:space="0" w:color="auto"/>
                                        <w:right w:val="none" w:sz="0" w:space="0" w:color="auto"/>
                                      </w:divBdr>
                                      <w:divsChild>
                                        <w:div w:id="1977568355">
                                          <w:marLeft w:val="0"/>
                                          <w:marRight w:val="0"/>
                                          <w:marTop w:val="0"/>
                                          <w:marBottom w:val="0"/>
                                          <w:divBdr>
                                            <w:top w:val="single" w:sz="6" w:space="0" w:color="CFD5E4"/>
                                            <w:left w:val="none" w:sz="0" w:space="0" w:color="auto"/>
                                            <w:bottom w:val="none" w:sz="0" w:space="0" w:color="auto"/>
                                            <w:right w:val="none" w:sz="0" w:space="0" w:color="auto"/>
                                          </w:divBdr>
                                          <w:divsChild>
                                            <w:div w:id="149063436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5425553">
      <w:bodyDiv w:val="1"/>
      <w:marLeft w:val="0"/>
      <w:marRight w:val="0"/>
      <w:marTop w:val="0"/>
      <w:marBottom w:val="0"/>
      <w:divBdr>
        <w:top w:val="none" w:sz="0" w:space="0" w:color="auto"/>
        <w:left w:val="none" w:sz="0" w:space="0" w:color="auto"/>
        <w:bottom w:val="none" w:sz="0" w:space="0" w:color="auto"/>
        <w:right w:val="none" w:sz="0" w:space="0" w:color="auto"/>
      </w:divBdr>
    </w:div>
    <w:div w:id="1391229658">
      <w:bodyDiv w:val="1"/>
      <w:marLeft w:val="0"/>
      <w:marRight w:val="0"/>
      <w:marTop w:val="0"/>
      <w:marBottom w:val="0"/>
      <w:divBdr>
        <w:top w:val="none" w:sz="0" w:space="0" w:color="auto"/>
        <w:left w:val="none" w:sz="0" w:space="0" w:color="auto"/>
        <w:bottom w:val="none" w:sz="0" w:space="0" w:color="auto"/>
        <w:right w:val="none" w:sz="0" w:space="0" w:color="auto"/>
      </w:divBdr>
    </w:div>
    <w:div w:id="1410232764">
      <w:bodyDiv w:val="1"/>
      <w:marLeft w:val="0"/>
      <w:marRight w:val="0"/>
      <w:marTop w:val="0"/>
      <w:marBottom w:val="0"/>
      <w:divBdr>
        <w:top w:val="none" w:sz="0" w:space="0" w:color="auto"/>
        <w:left w:val="none" w:sz="0" w:space="0" w:color="auto"/>
        <w:bottom w:val="none" w:sz="0" w:space="0" w:color="auto"/>
        <w:right w:val="none" w:sz="0" w:space="0" w:color="auto"/>
      </w:divBdr>
    </w:div>
    <w:div w:id="2008970062">
      <w:bodyDiv w:val="1"/>
      <w:marLeft w:val="0"/>
      <w:marRight w:val="0"/>
      <w:marTop w:val="0"/>
      <w:marBottom w:val="0"/>
      <w:divBdr>
        <w:top w:val="none" w:sz="0" w:space="0" w:color="auto"/>
        <w:left w:val="none" w:sz="0" w:space="0" w:color="auto"/>
        <w:bottom w:val="none" w:sz="0" w:space="0" w:color="auto"/>
        <w:right w:val="none" w:sz="0" w:space="0" w:color="auto"/>
      </w:divBdr>
    </w:div>
    <w:div w:id="2024553531">
      <w:bodyDiv w:val="1"/>
      <w:marLeft w:val="0"/>
      <w:marRight w:val="0"/>
      <w:marTop w:val="0"/>
      <w:marBottom w:val="0"/>
      <w:divBdr>
        <w:top w:val="none" w:sz="0" w:space="0" w:color="auto"/>
        <w:left w:val="none" w:sz="0" w:space="0" w:color="auto"/>
        <w:bottom w:val="none" w:sz="0" w:space="0" w:color="auto"/>
        <w:right w:val="none" w:sz="0" w:space="0" w:color="auto"/>
      </w:divBdr>
    </w:div>
    <w:div w:id="2062165817">
      <w:bodyDiv w:val="1"/>
      <w:marLeft w:val="0"/>
      <w:marRight w:val="0"/>
      <w:marTop w:val="0"/>
      <w:marBottom w:val="0"/>
      <w:divBdr>
        <w:top w:val="none" w:sz="0" w:space="0" w:color="auto"/>
        <w:left w:val="none" w:sz="0" w:space="0" w:color="auto"/>
        <w:bottom w:val="none" w:sz="0" w:space="0" w:color="auto"/>
        <w:right w:val="none" w:sz="0" w:space="0" w:color="auto"/>
      </w:divBdr>
    </w:div>
    <w:div w:id="2082020741">
      <w:bodyDiv w:val="1"/>
      <w:marLeft w:val="0"/>
      <w:marRight w:val="0"/>
      <w:marTop w:val="0"/>
      <w:marBottom w:val="0"/>
      <w:divBdr>
        <w:top w:val="none" w:sz="0" w:space="0" w:color="auto"/>
        <w:left w:val="none" w:sz="0" w:space="0" w:color="auto"/>
        <w:bottom w:val="none" w:sz="0" w:space="0" w:color="auto"/>
        <w:right w:val="none" w:sz="0" w:space="0" w:color="auto"/>
      </w:divBdr>
    </w:div>
    <w:div w:id="2114200107">
      <w:bodyDiv w:val="1"/>
      <w:marLeft w:val="0"/>
      <w:marRight w:val="0"/>
      <w:marTop w:val="0"/>
      <w:marBottom w:val="0"/>
      <w:divBdr>
        <w:top w:val="none" w:sz="0" w:space="0" w:color="auto"/>
        <w:left w:val="none" w:sz="0" w:space="0" w:color="auto"/>
        <w:bottom w:val="none" w:sz="0" w:space="0" w:color="auto"/>
        <w:right w:val="none" w:sz="0" w:space="0" w:color="auto"/>
      </w:divBdr>
    </w:div>
    <w:div w:id="213131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36C2F-4276-A647-AC5D-EBE341F22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32</Pages>
  <Words>89590</Words>
  <Characters>510663</Characters>
  <Application>Microsoft Office Word</Application>
  <DocSecurity>0</DocSecurity>
  <Lines>4255</Lines>
  <Paragraphs>1198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Noura El Habbal</cp:lastModifiedBy>
  <cp:revision>380</cp:revision>
  <dcterms:created xsi:type="dcterms:W3CDTF">2019-08-01T16:14:00Z</dcterms:created>
  <dcterms:modified xsi:type="dcterms:W3CDTF">2019-08-12T18:36:00Z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http://www.zotero.org/styles/chicago-note-bibliography</vt:lpwstr>
  </property>
  <property fmtid="{D5CDD505-2E9C-101B-9397-08002B2CF9AE}" pid="9" name="Mendeley Recent Style Name 3_1">
    <vt:lpwstr>Chicago Manual of Style 17th edition (note)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http://www.zotero.org/styles/the-journal-of-physiology</vt:lpwstr>
  </property>
  <property fmtid="{D5CDD505-2E9C-101B-9397-08002B2CF9AE}" pid="21" name="Mendeley Recent Style Name 9_1">
    <vt:lpwstr>The Journal of Physiology</vt:lpwstr>
  </property>
  <property fmtid="{D5CDD505-2E9C-101B-9397-08002B2CF9AE}" pid="22" name="Mendeley Document_1">
    <vt:lpwstr>True</vt:lpwstr>
  </property>
  <property fmtid="{D5CDD505-2E9C-101B-9397-08002B2CF9AE}" pid="23" name="Mendeley Unique User Id_1">
    <vt:lpwstr>c33fb8b5-176b-3b1e-b478-660f3fc91271</vt:lpwstr>
  </property>
  <property fmtid="{D5CDD505-2E9C-101B-9397-08002B2CF9AE}" pid="24" name="Mendeley Citation Style_1">
    <vt:lpwstr>http://www.zotero.org/styles/the-journal-of-physiology</vt:lpwstr>
  </property>
</Properties>
</file>